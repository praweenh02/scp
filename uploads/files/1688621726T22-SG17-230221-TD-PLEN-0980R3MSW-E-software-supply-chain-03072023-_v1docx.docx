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A66FB6" w:rsidRPr="00961D4B" w14:paraId="23EB2B2B" w14:textId="77777777" w:rsidTr="0081064E">
        <w:trPr>
          <w:cantSplit/>
          <w:jc w:val="center"/>
        </w:trPr>
        <w:tc>
          <w:tcPr>
            <w:tcW w:w="1134" w:type="dxa"/>
            <w:vMerge w:val="restart"/>
            <w:vAlign w:val="center"/>
          </w:tcPr>
          <w:p w14:paraId="0AC4EC3F" w14:textId="77777777" w:rsidR="00A66FB6" w:rsidRPr="00961D4B" w:rsidRDefault="00A66FB6" w:rsidP="0081064E">
            <w:pPr>
              <w:spacing w:before="0"/>
              <w:jc w:val="center"/>
            </w:pPr>
            <w:r w:rsidRPr="00961D4B">
              <w:rPr>
                <w:noProof/>
                <w:lang w:eastAsia="en-GB" w:bidi="hi-IN"/>
              </w:rPr>
              <w:drawing>
                <wp:inline distT="0" distB="0" distL="0" distR="0" wp14:anchorId="146B86C8" wp14:editId="7C1E67FE">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3FA7E934" w14:textId="77777777" w:rsidR="00A66FB6" w:rsidRPr="00961D4B" w:rsidRDefault="00A66FB6" w:rsidP="009F42B3">
            <w:pPr>
              <w:rPr>
                <w:sz w:val="16"/>
                <w:szCs w:val="16"/>
              </w:rPr>
            </w:pPr>
            <w:r w:rsidRPr="00961D4B">
              <w:rPr>
                <w:sz w:val="16"/>
                <w:szCs w:val="16"/>
              </w:rPr>
              <w:t>INTERNATIONAL TELECOMMUNICATION UNION</w:t>
            </w:r>
          </w:p>
          <w:p w14:paraId="27AA5233" w14:textId="77777777" w:rsidR="00A66FB6" w:rsidRPr="00961D4B" w:rsidRDefault="00A66FB6" w:rsidP="009F42B3">
            <w:pPr>
              <w:rPr>
                <w:b/>
                <w:bCs/>
                <w:sz w:val="26"/>
                <w:szCs w:val="26"/>
              </w:rPr>
            </w:pPr>
            <w:r w:rsidRPr="00961D4B">
              <w:rPr>
                <w:b/>
                <w:bCs/>
                <w:sz w:val="26"/>
                <w:szCs w:val="26"/>
              </w:rPr>
              <w:t>TELECOMMUNICATION</w:t>
            </w:r>
            <w:r w:rsidRPr="00961D4B">
              <w:rPr>
                <w:b/>
                <w:bCs/>
                <w:sz w:val="26"/>
                <w:szCs w:val="26"/>
              </w:rPr>
              <w:br/>
              <w:t>STANDARDIZATION SECTOR</w:t>
            </w:r>
          </w:p>
          <w:p w14:paraId="4C202DFE" w14:textId="77777777" w:rsidR="00A66FB6" w:rsidRPr="00961D4B" w:rsidRDefault="00A66FB6" w:rsidP="009F42B3">
            <w:pPr>
              <w:rPr>
                <w:sz w:val="20"/>
                <w:szCs w:val="20"/>
              </w:rPr>
            </w:pPr>
            <w:r w:rsidRPr="00961D4B">
              <w:rPr>
                <w:sz w:val="20"/>
                <w:szCs w:val="20"/>
              </w:rPr>
              <w:t>STUDY PERIOD 2022-2024</w:t>
            </w:r>
          </w:p>
        </w:tc>
        <w:tc>
          <w:tcPr>
            <w:tcW w:w="4537" w:type="dxa"/>
            <w:gridSpan w:val="3"/>
            <w:vAlign w:val="center"/>
          </w:tcPr>
          <w:p w14:paraId="09913D59" w14:textId="1234F919" w:rsidR="00A66FB6" w:rsidRPr="00961D4B" w:rsidRDefault="00A66FB6" w:rsidP="00A66FB6">
            <w:pPr>
              <w:pStyle w:val="Docnumber"/>
              <w:rPr>
                <w:highlight w:val="yellow"/>
              </w:rPr>
            </w:pPr>
            <w:r w:rsidRPr="00961D4B">
              <w:rPr>
                <w:noProof/>
              </w:rPr>
              <w:t>SG17</w:t>
            </w:r>
            <w:r w:rsidRPr="00961D4B">
              <w:t>-</w:t>
            </w:r>
            <w:r w:rsidR="001D138F">
              <w:t>TD980R</w:t>
            </w:r>
            <w:r w:rsidR="00F00A6B">
              <w:t>3</w:t>
            </w:r>
          </w:p>
        </w:tc>
      </w:tr>
      <w:tr w:rsidR="00A66FB6" w:rsidRPr="00961D4B" w14:paraId="1A14430F" w14:textId="77777777" w:rsidTr="009B75B3">
        <w:trPr>
          <w:cantSplit/>
          <w:jc w:val="center"/>
        </w:trPr>
        <w:tc>
          <w:tcPr>
            <w:tcW w:w="1134" w:type="dxa"/>
            <w:vMerge/>
          </w:tcPr>
          <w:p w14:paraId="0FE3CE11" w14:textId="77777777" w:rsidR="00A66FB6" w:rsidRPr="00961D4B" w:rsidRDefault="00A66FB6" w:rsidP="00FD35D4">
            <w:pPr>
              <w:rPr>
                <w:smallCaps/>
                <w:sz w:val="20"/>
              </w:rPr>
            </w:pPr>
          </w:p>
        </w:tc>
        <w:tc>
          <w:tcPr>
            <w:tcW w:w="3969" w:type="dxa"/>
            <w:gridSpan w:val="2"/>
            <w:vMerge/>
          </w:tcPr>
          <w:p w14:paraId="3165138E" w14:textId="77777777" w:rsidR="00A66FB6" w:rsidRPr="00961D4B" w:rsidRDefault="00A66FB6" w:rsidP="00FD35D4">
            <w:pPr>
              <w:rPr>
                <w:smallCaps/>
                <w:sz w:val="20"/>
              </w:rPr>
            </w:pPr>
          </w:p>
        </w:tc>
        <w:tc>
          <w:tcPr>
            <w:tcW w:w="4537" w:type="dxa"/>
            <w:gridSpan w:val="3"/>
          </w:tcPr>
          <w:p w14:paraId="0DABFCF7" w14:textId="77777777" w:rsidR="00A66FB6" w:rsidRPr="00961D4B" w:rsidRDefault="00A66FB6" w:rsidP="00FD35D4">
            <w:pPr>
              <w:pStyle w:val="TSBHeaderRight14"/>
            </w:pPr>
            <w:r w:rsidRPr="00961D4B">
              <w:rPr>
                <w:noProof/>
              </w:rPr>
              <w:t>STUDY GROUP 17</w:t>
            </w:r>
            <w:r w:rsidRPr="00961D4B">
              <w:t xml:space="preserve"> </w:t>
            </w:r>
          </w:p>
        </w:tc>
      </w:tr>
      <w:tr w:rsidR="00A66FB6" w:rsidRPr="00961D4B" w14:paraId="7DC7D13A" w14:textId="77777777" w:rsidTr="009B75B3">
        <w:trPr>
          <w:cantSplit/>
          <w:jc w:val="center"/>
        </w:trPr>
        <w:tc>
          <w:tcPr>
            <w:tcW w:w="1134" w:type="dxa"/>
            <w:vMerge/>
            <w:tcBorders>
              <w:bottom w:val="single" w:sz="12" w:space="0" w:color="auto"/>
            </w:tcBorders>
          </w:tcPr>
          <w:p w14:paraId="165D5A30" w14:textId="77777777" w:rsidR="00A66FB6" w:rsidRPr="00961D4B" w:rsidRDefault="00A66FB6" w:rsidP="00691C94">
            <w:pPr>
              <w:rPr>
                <w:b/>
                <w:bCs/>
                <w:sz w:val="26"/>
              </w:rPr>
            </w:pPr>
          </w:p>
        </w:tc>
        <w:tc>
          <w:tcPr>
            <w:tcW w:w="3969" w:type="dxa"/>
            <w:gridSpan w:val="2"/>
            <w:vMerge/>
            <w:tcBorders>
              <w:bottom w:val="single" w:sz="12" w:space="0" w:color="auto"/>
            </w:tcBorders>
          </w:tcPr>
          <w:p w14:paraId="16599EB5" w14:textId="77777777" w:rsidR="00A66FB6" w:rsidRPr="00961D4B" w:rsidRDefault="00A66FB6" w:rsidP="00691C94">
            <w:pPr>
              <w:rPr>
                <w:b/>
                <w:bCs/>
                <w:sz w:val="26"/>
              </w:rPr>
            </w:pPr>
          </w:p>
        </w:tc>
        <w:tc>
          <w:tcPr>
            <w:tcW w:w="4537" w:type="dxa"/>
            <w:gridSpan w:val="3"/>
            <w:tcBorders>
              <w:bottom w:val="single" w:sz="12" w:space="0" w:color="auto"/>
            </w:tcBorders>
            <w:vAlign w:val="center"/>
          </w:tcPr>
          <w:p w14:paraId="072A533C" w14:textId="77777777" w:rsidR="00A66FB6" w:rsidRPr="00961D4B" w:rsidRDefault="00A66FB6" w:rsidP="006F4361">
            <w:pPr>
              <w:pStyle w:val="TSBHeaderRight14"/>
            </w:pPr>
            <w:r w:rsidRPr="00961D4B">
              <w:t>Original: English</w:t>
            </w:r>
          </w:p>
        </w:tc>
      </w:tr>
      <w:tr w:rsidR="00A66FB6" w:rsidRPr="00961D4B" w14:paraId="0533D509" w14:textId="77777777" w:rsidTr="00D57D7F">
        <w:trPr>
          <w:cantSplit/>
          <w:jc w:val="center"/>
        </w:trPr>
        <w:tc>
          <w:tcPr>
            <w:tcW w:w="1418" w:type="dxa"/>
            <w:gridSpan w:val="2"/>
          </w:tcPr>
          <w:p w14:paraId="75B29341" w14:textId="77777777" w:rsidR="00A66FB6" w:rsidRPr="00961D4B" w:rsidRDefault="00A66FB6" w:rsidP="00691C94">
            <w:pPr>
              <w:rPr>
                <w:b/>
                <w:bCs/>
              </w:rPr>
            </w:pPr>
            <w:r w:rsidRPr="00961D4B">
              <w:rPr>
                <w:b/>
                <w:bCs/>
              </w:rPr>
              <w:t>Question(s):</w:t>
            </w:r>
          </w:p>
        </w:tc>
        <w:tc>
          <w:tcPr>
            <w:tcW w:w="3827" w:type="dxa"/>
            <w:gridSpan w:val="2"/>
          </w:tcPr>
          <w:p w14:paraId="5EC8281C" w14:textId="4228566D" w:rsidR="00A66FB6" w:rsidRPr="00961D4B" w:rsidRDefault="00F046A1" w:rsidP="002534C9">
            <w:pPr>
              <w:pStyle w:val="TSBHeaderQuestion"/>
            </w:pPr>
            <w:r w:rsidRPr="00961D4B">
              <w:rPr>
                <w:noProof/>
              </w:rPr>
              <w:t>4</w:t>
            </w:r>
            <w:r w:rsidR="00A66FB6" w:rsidRPr="00961D4B">
              <w:rPr>
                <w:noProof/>
              </w:rPr>
              <w:t>/17</w:t>
            </w:r>
          </w:p>
        </w:tc>
        <w:bookmarkStart w:id="0" w:name="OLE_LINK4"/>
        <w:tc>
          <w:tcPr>
            <w:tcW w:w="4395" w:type="dxa"/>
            <w:gridSpan w:val="2"/>
          </w:tcPr>
          <w:p w14:paraId="3FB7B1FC" w14:textId="15CC7EC3" w:rsidR="00A66FB6" w:rsidRPr="00961D4B" w:rsidRDefault="0025029C" w:rsidP="0081064E">
            <w:pPr>
              <w:pStyle w:val="VenueDate"/>
            </w:pPr>
            <w:sdt>
              <w:sdtPr>
                <w:rPr>
                  <w:rFonts w:asciiTheme="majorBidi" w:hAnsiTheme="majorBidi" w:cstheme="majorBidi"/>
                  <w:b/>
                  <w:bCs/>
                  <w:color w:val="444444"/>
                  <w:bdr w:val="none" w:sz="0" w:space="0" w:color="auto" w:frame="1"/>
                  <w:shd w:val="clear" w:color="auto" w:fill="FFFFFF"/>
                </w:rPr>
                <w:alias w:val="Place"/>
                <w:tag w:val="Place"/>
                <w:id w:val="594904712"/>
                <w:placeholder>
                  <w:docPart w:val="EAB77B0CC8B549468FFADB75F67B7E47"/>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EndPr/>
              <w:sdtContent>
                <w:proofErr w:type="spellStart"/>
                <w:r w:rsidR="001175B6" w:rsidRPr="0015388E">
                  <w:rPr>
                    <w:rFonts w:asciiTheme="majorBidi" w:hAnsiTheme="majorBidi" w:cstheme="majorBidi"/>
                    <w:b/>
                    <w:bCs/>
                    <w:color w:val="444444"/>
                    <w:bdr w:val="none" w:sz="0" w:space="0" w:color="auto" w:frame="1"/>
                    <w:shd w:val="clear" w:color="auto" w:fill="FFFFFF"/>
                  </w:rPr>
                  <w:t>Goyang</w:t>
                </w:r>
                <w:proofErr w:type="spellEnd"/>
                <w:r w:rsidR="001175B6" w:rsidRPr="0015388E">
                  <w:rPr>
                    <w:rFonts w:asciiTheme="majorBidi" w:hAnsiTheme="majorBidi" w:cstheme="majorBidi"/>
                    <w:b/>
                    <w:bCs/>
                    <w:color w:val="444444"/>
                    <w:bdr w:val="none" w:sz="0" w:space="0" w:color="auto" w:frame="1"/>
                    <w:shd w:val="clear" w:color="auto" w:fill="FFFFFF"/>
                  </w:rPr>
                  <w:t>, Korea (Rep. of),</w:t>
                </w:r>
              </w:sdtContent>
            </w:sdt>
            <w:r w:rsidR="001175B6">
              <w:rPr>
                <w:color w:val="FF0000"/>
              </w:rPr>
              <w:t xml:space="preserve"> </w:t>
            </w:r>
            <w:sdt>
              <w:sdtPr>
                <w:rPr>
                  <w:rFonts w:asciiTheme="majorBidi" w:hAnsiTheme="majorBidi" w:cstheme="majorBidi"/>
                  <w:b/>
                  <w:bCs/>
                  <w:color w:val="444444"/>
                  <w:bdr w:val="none" w:sz="0" w:space="0" w:color="auto" w:frame="1"/>
                  <w:shd w:val="clear" w:color="auto" w:fill="FFFFFF"/>
                </w:rPr>
                <w:alias w:val="When"/>
                <w:tag w:val="When"/>
                <w:id w:val="542724177"/>
                <w:placeholder>
                  <w:docPart w:val="C80A85E3E67545CD845F7702B0339C54"/>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EndPr/>
              <w:sdtContent>
                <w:r w:rsidR="001175B6" w:rsidRPr="0015388E">
                  <w:rPr>
                    <w:rFonts w:asciiTheme="majorBidi" w:hAnsiTheme="majorBidi" w:cstheme="majorBidi"/>
                    <w:b/>
                    <w:bCs/>
                    <w:color w:val="444444"/>
                    <w:bdr w:val="none" w:sz="0" w:space="0" w:color="auto" w:frame="1"/>
                    <w:shd w:val="clear" w:color="auto" w:fill="FFFFFF"/>
                  </w:rPr>
                  <w:t>29 August - 8 September 2023</w:t>
                </w:r>
              </w:sdtContent>
            </w:sdt>
            <w:bookmarkEnd w:id="0"/>
          </w:p>
        </w:tc>
      </w:tr>
      <w:tr w:rsidR="00A66FB6" w:rsidRPr="00961D4B" w14:paraId="4A1BC8C4" w14:textId="77777777" w:rsidTr="00BC1FAE">
        <w:trPr>
          <w:cantSplit/>
          <w:jc w:val="center"/>
        </w:trPr>
        <w:tc>
          <w:tcPr>
            <w:tcW w:w="9640" w:type="dxa"/>
            <w:gridSpan w:val="6"/>
          </w:tcPr>
          <w:p w14:paraId="30806E7F" w14:textId="49965473" w:rsidR="00A66FB6" w:rsidRPr="00961D4B" w:rsidRDefault="00BB5D25" w:rsidP="0095099F">
            <w:pPr>
              <w:jc w:val="center"/>
              <w:rPr>
                <w:b/>
                <w:bCs/>
              </w:rPr>
            </w:pPr>
            <w:r>
              <w:rPr>
                <w:b/>
                <w:bCs/>
              </w:rPr>
              <w:t>C</w:t>
            </w:r>
          </w:p>
        </w:tc>
      </w:tr>
      <w:tr w:rsidR="00A66FB6" w:rsidRPr="00961D4B" w14:paraId="26FE2A53" w14:textId="77777777" w:rsidTr="00D57D7F">
        <w:trPr>
          <w:cantSplit/>
          <w:jc w:val="center"/>
        </w:trPr>
        <w:tc>
          <w:tcPr>
            <w:tcW w:w="1418" w:type="dxa"/>
            <w:gridSpan w:val="2"/>
          </w:tcPr>
          <w:p w14:paraId="26F1DDBF" w14:textId="77777777" w:rsidR="00A66FB6" w:rsidRPr="00961D4B" w:rsidRDefault="00A66FB6" w:rsidP="00691C94">
            <w:pPr>
              <w:rPr>
                <w:b/>
                <w:bCs/>
              </w:rPr>
            </w:pPr>
            <w:r w:rsidRPr="00961D4B">
              <w:rPr>
                <w:b/>
                <w:bCs/>
              </w:rPr>
              <w:t>Source:</w:t>
            </w:r>
          </w:p>
        </w:tc>
        <w:tc>
          <w:tcPr>
            <w:tcW w:w="8222" w:type="dxa"/>
            <w:gridSpan w:val="4"/>
          </w:tcPr>
          <w:p w14:paraId="27D4BA5C" w14:textId="5D34EC62" w:rsidR="00A66FB6" w:rsidRPr="00961D4B" w:rsidRDefault="00F42B77" w:rsidP="002534C9">
            <w:pPr>
              <w:pStyle w:val="TSBHeaderSource"/>
            </w:pPr>
            <w:r w:rsidRPr="005E5455">
              <w:rPr>
                <w:rFonts w:asciiTheme="majorBidi" w:eastAsia="Times New Roman" w:hAnsiTheme="majorBidi" w:cstheme="majorBidi"/>
                <w:lang w:eastAsia="en-US"/>
              </w:rPr>
              <w:t>Ministry of Communications</w:t>
            </w:r>
            <w:r>
              <w:rPr>
                <w:rFonts w:asciiTheme="majorBidi" w:eastAsia="Times New Roman" w:hAnsiTheme="majorBidi" w:cstheme="majorBidi"/>
                <w:lang w:eastAsia="en-US"/>
              </w:rPr>
              <w:t>, India</w:t>
            </w:r>
          </w:p>
        </w:tc>
      </w:tr>
      <w:tr w:rsidR="00A66FB6" w:rsidRPr="00961D4B" w14:paraId="5B73E061" w14:textId="77777777" w:rsidTr="00D57D7F">
        <w:trPr>
          <w:cantSplit/>
          <w:jc w:val="center"/>
        </w:trPr>
        <w:tc>
          <w:tcPr>
            <w:tcW w:w="1418" w:type="dxa"/>
            <w:gridSpan w:val="2"/>
          </w:tcPr>
          <w:p w14:paraId="7FAA6FE4" w14:textId="77777777" w:rsidR="00A66FB6" w:rsidRPr="00961D4B" w:rsidRDefault="00A66FB6" w:rsidP="00691C94">
            <w:r w:rsidRPr="00961D4B">
              <w:rPr>
                <w:b/>
                <w:bCs/>
              </w:rPr>
              <w:t>Title:</w:t>
            </w:r>
          </w:p>
        </w:tc>
        <w:tc>
          <w:tcPr>
            <w:tcW w:w="8222" w:type="dxa"/>
            <w:gridSpan w:val="4"/>
          </w:tcPr>
          <w:p w14:paraId="48937171" w14:textId="4469BA7E" w:rsidR="0063088A" w:rsidRPr="00961D4B" w:rsidRDefault="0025029C" w:rsidP="00DA614B">
            <w:pPr>
              <w:pStyle w:val="TSBHeaderTitle"/>
              <w:rPr>
                <w:rFonts w:eastAsia="Malgun Gothic"/>
                <w:lang w:eastAsia="ko-KR"/>
              </w:rPr>
            </w:pPr>
            <w:sdt>
              <w:sdtPr>
                <w:rPr>
                  <w:lang w:val="en-US" w:eastAsia="zh-CN"/>
                </w:rPr>
                <w:alias w:val="Title"/>
                <w:tag w:val="Title"/>
                <w:id w:val="1877968201"/>
                <w:placeholder>
                  <w:docPart w:val="72B7EDC240FC4775BD74F712C8C98804"/>
                </w:placeholder>
                <w:dataBinding w:prefixMappings="xmlns:ns0='http://purl.org/dc/elements/1.1/' xmlns:ns1='http://schemas.openxmlformats.org/package/2006/metadata/core-properties' " w:xpath="/ns1:coreProperties[1]/ns0:title[1]" w:storeItemID="{6C3C8BC8-F283-45AE-878A-BAB7291924A1}"/>
                <w:text/>
              </w:sdtPr>
              <w:sdtEndPr/>
              <w:sdtContent>
                <w:r w:rsidR="007B3C6A" w:rsidRPr="007B3C6A">
                  <w:rPr>
                    <w:lang w:val="en-US" w:eastAsia="zh-CN"/>
                  </w:rPr>
                  <w:t>Proposed revision of SG17-TD980R3  : Security threats of software supply chain</w:t>
                </w:r>
              </w:sdtContent>
            </w:sdt>
          </w:p>
        </w:tc>
      </w:tr>
      <w:tr w:rsidR="009104DA" w:rsidRPr="0087691B" w14:paraId="136A7181" w14:textId="77777777" w:rsidTr="009766DC">
        <w:trPr>
          <w:cantSplit/>
          <w:trHeight w:val="1128"/>
          <w:jc w:val="center"/>
        </w:trPr>
        <w:tc>
          <w:tcPr>
            <w:tcW w:w="1418" w:type="dxa"/>
            <w:gridSpan w:val="2"/>
            <w:tcBorders>
              <w:top w:val="single" w:sz="6" w:space="0" w:color="auto"/>
              <w:bottom w:val="single" w:sz="6" w:space="0" w:color="auto"/>
            </w:tcBorders>
          </w:tcPr>
          <w:p w14:paraId="0773CB66" w14:textId="56EB84A2" w:rsidR="009104DA" w:rsidRPr="00961D4B" w:rsidRDefault="009104DA" w:rsidP="009104DA">
            <w:pPr>
              <w:rPr>
                <w:b/>
                <w:bCs/>
              </w:rPr>
            </w:pPr>
            <w:bookmarkStart w:id="1" w:name="_Hlk109313555"/>
            <w:r w:rsidRPr="00961D4B">
              <w:rPr>
                <w:b/>
                <w:bCs/>
                <w:kern w:val="2"/>
              </w:rPr>
              <w:t>Contact:</w:t>
            </w:r>
          </w:p>
        </w:tc>
        <w:tc>
          <w:tcPr>
            <w:tcW w:w="4111" w:type="dxa"/>
            <w:gridSpan w:val="3"/>
            <w:tcBorders>
              <w:top w:val="single" w:sz="6" w:space="0" w:color="auto"/>
              <w:bottom w:val="single" w:sz="6" w:space="0" w:color="auto"/>
            </w:tcBorders>
          </w:tcPr>
          <w:p w14:paraId="004EB996" w14:textId="4349AA8A" w:rsidR="009104DA" w:rsidRPr="00961D4B" w:rsidRDefault="0025029C" w:rsidP="00BB5D25">
            <w:sdt>
              <w:sdtPr>
                <w:rPr>
                  <w:lang w:eastAsia="zh-CN"/>
                </w:rPr>
                <w:alias w:val="ContactNameOrgCountry"/>
                <w:tag w:val="ContactNameOrgCountry"/>
                <w:id w:val="-1495950860"/>
                <w:placeholder>
                  <w:docPart w:val="029D74EE61A94D138B8CA5BF5FDB0396"/>
                </w:placeholder>
                <w:text w:multiLine="1"/>
              </w:sdtPr>
              <w:sdtEndPr/>
              <w:sdtContent>
                <w:r w:rsidR="00BB5D25" w:rsidRPr="00BB5D25">
                  <w:rPr>
                    <w:lang w:eastAsia="zh-CN"/>
                  </w:rPr>
                  <w:t>Jyoti Sengar</w:t>
                </w:r>
                <w:r w:rsidR="00BB5D25">
                  <w:rPr>
                    <w:lang w:eastAsia="zh-CN"/>
                  </w:rPr>
                  <w:br/>
                </w:r>
                <w:r w:rsidR="00BB5D25" w:rsidRPr="00BB5D25">
                  <w:rPr>
                    <w:lang w:eastAsia="zh-CN"/>
                  </w:rPr>
                  <w:t>Ministry of Communications</w:t>
                </w:r>
                <w:r w:rsidR="00BB5D25">
                  <w:rPr>
                    <w:lang w:eastAsia="zh-CN"/>
                  </w:rPr>
                  <w:br/>
                </w:r>
                <w:r w:rsidR="00BB5D25" w:rsidRPr="00BB5D25">
                  <w:rPr>
                    <w:lang w:eastAsia="zh-CN"/>
                  </w:rPr>
                  <w:t>India</w:t>
                </w:r>
              </w:sdtContent>
            </w:sdt>
          </w:p>
        </w:tc>
        <w:sdt>
          <w:sdtPr>
            <w:rPr>
              <w:lang w:eastAsia="zh-CN"/>
            </w:rPr>
            <w:alias w:val="ContactTelFaxEmail"/>
            <w:tag w:val="ContactTelFaxEmail"/>
            <w:id w:val="-1665551314"/>
            <w:placeholder>
              <w:docPart w:val="CBECB8A9DA2A4007AA4929E8DAB54AA2"/>
            </w:placeholder>
          </w:sdtPr>
          <w:sdtEndPr/>
          <w:sdtContent>
            <w:tc>
              <w:tcPr>
                <w:tcW w:w="4111" w:type="dxa"/>
                <w:tcBorders>
                  <w:top w:val="single" w:sz="6" w:space="0" w:color="auto"/>
                  <w:bottom w:val="single" w:sz="6" w:space="0" w:color="auto"/>
                </w:tcBorders>
              </w:tcPr>
              <w:sdt>
                <w:sdtPr>
                  <w:alias w:val="ContactTelFaxEmail"/>
                  <w:tag w:val="ContactTelFaxEmail"/>
                  <w:id w:val="882757341"/>
                  <w:placeholder>
                    <w:docPart w:val="C2A43A69729A4D72A38D2479A6AAAE96"/>
                  </w:placeholder>
                </w:sdtPr>
                <w:sdtEndPr>
                  <w:rPr>
                    <w:lang w:eastAsia="zh-CN"/>
                  </w:rPr>
                </w:sdtEndPr>
                <w:sdtContent>
                  <w:p w14:paraId="0B73A8CC" w14:textId="77777777" w:rsidR="00BB5D25" w:rsidRDefault="00BB5D25" w:rsidP="00BB5D25">
                    <w:pPr>
                      <w:rPr>
                        <w:lang w:eastAsia="zh-CN"/>
                      </w:rPr>
                    </w:pPr>
                    <w:r w:rsidRPr="005C521A">
                      <w:rPr>
                        <w:lang w:eastAsia="zh-CN"/>
                      </w:rPr>
                      <w:t xml:space="preserve">Tel.: </w:t>
                    </w:r>
                    <w:r>
                      <w:rPr>
                        <w:lang w:eastAsia="zh-CN"/>
                      </w:rPr>
                      <w:tab/>
                      <w:t>+91 9997998435</w:t>
                    </w:r>
                    <w:r>
                      <w:rPr>
                        <w:lang w:eastAsia="zh-CN"/>
                      </w:rPr>
                      <w:br/>
                    </w:r>
                    <w:r w:rsidRPr="005C521A">
                      <w:rPr>
                        <w:lang w:eastAsia="zh-CN"/>
                      </w:rPr>
                      <w:t xml:space="preserve">Email: </w:t>
                    </w:r>
                    <w:r>
                      <w:rPr>
                        <w:rStyle w:val="Hyperlink"/>
                      </w:rPr>
                      <w:t>jyoti.sengar@gov.in</w:t>
                    </w:r>
                  </w:p>
                </w:sdtContent>
              </w:sdt>
              <w:p w14:paraId="67326570" w14:textId="0D07DF4C" w:rsidR="0087691B" w:rsidRPr="00715EA5" w:rsidRDefault="0087691B" w:rsidP="00BB5D25"/>
            </w:tc>
          </w:sdtContent>
        </w:sdt>
      </w:tr>
      <w:bookmarkEnd w:id="1"/>
      <w:tr w:rsidR="009104DA" w:rsidRPr="00961D4B" w:rsidDel="006B31CA" w14:paraId="72AD5B4F" w14:textId="5755B1ED" w:rsidTr="009766DC">
        <w:trPr>
          <w:cantSplit/>
          <w:trHeight w:val="1128"/>
          <w:jc w:val="center"/>
          <w:del w:id="2" w:author="jyoti sengar" w:date="2023-07-06T10:43:00Z"/>
        </w:trPr>
        <w:tc>
          <w:tcPr>
            <w:tcW w:w="1418" w:type="dxa"/>
            <w:gridSpan w:val="2"/>
            <w:tcBorders>
              <w:top w:val="single" w:sz="6" w:space="0" w:color="auto"/>
              <w:bottom w:val="single" w:sz="6" w:space="0" w:color="auto"/>
            </w:tcBorders>
          </w:tcPr>
          <w:p w14:paraId="75910E5E" w14:textId="3407C674" w:rsidR="009104DA" w:rsidRPr="00961D4B" w:rsidDel="006B31CA" w:rsidRDefault="009A5B76" w:rsidP="009104DA">
            <w:pPr>
              <w:rPr>
                <w:del w:id="3" w:author="jyoti sengar" w:date="2023-07-06T10:43:00Z"/>
                <w:b/>
                <w:bCs/>
              </w:rPr>
            </w:pPr>
            <w:del w:id="4" w:author="jyoti sengar" w:date="2023-07-06T10:43:00Z">
              <w:r w:rsidDel="006B31CA">
                <w:rPr>
                  <w:b/>
                  <w:bCs/>
                  <w:lang w:eastAsia="zh-CN"/>
                </w:rPr>
                <w:delText xml:space="preserve"> </w:delText>
              </w:r>
              <w:r w:rsidR="00445CF9" w:rsidRPr="00961D4B" w:rsidDel="006B31CA">
                <w:rPr>
                  <w:b/>
                  <w:bCs/>
                  <w:kern w:val="2"/>
                </w:rPr>
                <w:delText>Contact:</w:delText>
              </w:r>
            </w:del>
          </w:p>
        </w:tc>
        <w:tc>
          <w:tcPr>
            <w:tcW w:w="4111" w:type="dxa"/>
            <w:gridSpan w:val="3"/>
            <w:tcBorders>
              <w:top w:val="single" w:sz="6" w:space="0" w:color="auto"/>
              <w:bottom w:val="single" w:sz="6" w:space="0" w:color="auto"/>
            </w:tcBorders>
          </w:tcPr>
          <w:p w14:paraId="58E1284E" w14:textId="0AE8F714" w:rsidR="009104DA" w:rsidRPr="00961D4B" w:rsidDel="006B31CA" w:rsidRDefault="0025029C" w:rsidP="00BB5D25">
            <w:pPr>
              <w:rPr>
                <w:del w:id="5" w:author="jyoti sengar" w:date="2023-07-06T10:43:00Z"/>
              </w:rPr>
            </w:pPr>
            <w:customXmlDelRangeStart w:id="6" w:author="jyoti sengar" w:date="2023-07-06T10:43:00Z"/>
            <w:sdt>
              <w:sdtPr>
                <w:rPr>
                  <w:lang w:eastAsia="zh-CN"/>
                </w:rPr>
                <w:alias w:val="ContactNameOrgCountry"/>
                <w:tag w:val="ContactNameOrgCountry"/>
                <w:id w:val="-1736232677"/>
                <w:placeholder>
                  <w:docPart w:val="02E813C590584FF9A81C58185E99F7FD"/>
                </w:placeholder>
                <w:text w:multiLine="1"/>
              </w:sdtPr>
              <w:sdtEndPr/>
              <w:sdtContent>
                <w:customXmlDelRangeEnd w:id="6"/>
                <w:del w:id="7" w:author="jyoti sengar" w:date="2023-07-06T10:43:00Z">
                  <w:r w:rsidR="00BB5D25" w:rsidRPr="00BB5D25" w:rsidDel="006B31CA">
                    <w:rPr>
                      <w:lang w:eastAsia="zh-CN"/>
                    </w:rPr>
                    <w:delText>Shekhar Singh</w:delText>
                  </w:r>
                  <w:r w:rsidR="00BB5D25" w:rsidDel="006B31CA">
                    <w:rPr>
                      <w:lang w:eastAsia="zh-CN"/>
                    </w:rPr>
                    <w:br/>
                  </w:r>
                  <w:r w:rsidR="00BB5D25" w:rsidRPr="00BB5D25" w:rsidDel="006B31CA">
                    <w:rPr>
                      <w:lang w:eastAsia="zh-CN"/>
                    </w:rPr>
                    <w:delText>Ministry of Communications</w:delText>
                  </w:r>
                  <w:r w:rsidR="00BB5D25" w:rsidDel="006B31CA">
                    <w:rPr>
                      <w:lang w:eastAsia="zh-CN"/>
                    </w:rPr>
                    <w:br/>
                  </w:r>
                  <w:r w:rsidR="00BB5D25" w:rsidRPr="00BB5D25" w:rsidDel="006B31CA">
                    <w:rPr>
                      <w:lang w:eastAsia="zh-CN"/>
                    </w:rPr>
                    <w:delText>India</w:delText>
                  </w:r>
                </w:del>
                <w:customXmlDelRangeStart w:id="8" w:author="jyoti sengar" w:date="2023-07-06T10:43:00Z"/>
              </w:sdtContent>
            </w:sdt>
            <w:customXmlDelRangeEnd w:id="8"/>
          </w:p>
        </w:tc>
        <w:customXmlDelRangeStart w:id="9" w:author="jyoti sengar" w:date="2023-07-06T10:43:00Z"/>
        <w:sdt>
          <w:sdtPr>
            <w:rPr>
              <w:lang w:eastAsia="zh-CN"/>
            </w:rPr>
            <w:alias w:val="ContactTelFaxEmail"/>
            <w:tag w:val="ContactTelFaxEmail"/>
            <w:id w:val="959222483"/>
            <w:placeholder>
              <w:docPart w:val="6343B8756B214056863DF195299A5F57"/>
            </w:placeholder>
          </w:sdtPr>
          <w:sdtEndPr/>
          <w:sdtContent>
            <w:customXmlDelRangeEnd w:id="9"/>
            <w:tc>
              <w:tcPr>
                <w:tcW w:w="4111" w:type="dxa"/>
                <w:tcBorders>
                  <w:top w:val="single" w:sz="6" w:space="0" w:color="auto"/>
                  <w:bottom w:val="single" w:sz="6" w:space="0" w:color="auto"/>
                </w:tcBorders>
              </w:tcPr>
              <w:p w14:paraId="50D4116D" w14:textId="29E87ED0" w:rsidR="009104DA" w:rsidRPr="00961D4B" w:rsidDel="006B31CA" w:rsidRDefault="0025029C" w:rsidP="00BB5D25">
                <w:pPr>
                  <w:tabs>
                    <w:tab w:val="left" w:pos="794"/>
                  </w:tabs>
                  <w:rPr>
                    <w:del w:id="10" w:author="jyoti sengar" w:date="2023-07-06T10:43:00Z"/>
                    <w:lang w:eastAsia="zh-CN"/>
                  </w:rPr>
                </w:pPr>
                <w:customXmlDelRangeStart w:id="11" w:author="jyoti sengar" w:date="2023-07-06T10:43:00Z"/>
                <w:sdt>
                  <w:sdtPr>
                    <w:alias w:val="ContactTelFaxEmail"/>
                    <w:tag w:val="ContactTelFaxEmail"/>
                    <w:id w:val="-1400744340"/>
                    <w:placeholder>
                      <w:docPart w:val="5FFCF7F0397F47EB8EB9C586668BCBAC"/>
                    </w:placeholder>
                  </w:sdtPr>
                  <w:sdtEndPr/>
                  <w:sdtContent>
                    <w:customXmlDelRangeEnd w:id="11"/>
                    <w:del w:id="12" w:author="jyoti sengar" w:date="2023-07-06T10:43:00Z">
                      <w:r w:rsidR="00BB5D25" w:rsidDel="006B31CA">
                        <w:delText>Tel:</w:delText>
                      </w:r>
                      <w:r w:rsidR="00BB5D25" w:rsidDel="006B31CA">
                        <w:tab/>
                      </w:r>
                      <w:r w:rsidR="00BB5D25" w:rsidDel="006B31CA">
                        <w:rPr>
                          <w:rFonts w:hint="eastAsia"/>
                          <w:lang w:val="it-IT" w:eastAsia="zh-CN"/>
                        </w:rPr>
                        <w:delText>+</w:delText>
                      </w:r>
                      <w:r w:rsidR="00BB5D25" w:rsidDel="006B31CA">
                        <w:delText>91 9899649905</w:delText>
                      </w:r>
                      <w:r w:rsidR="00BB5D25" w:rsidDel="006B31CA">
                        <w:br/>
                        <w:delText>Email:</w:delText>
                      </w:r>
                      <w:r w:rsidR="00BB5D25" w:rsidDel="006B31CA">
                        <w:rPr>
                          <w:rStyle w:val="Hyperlink"/>
                          <w:rFonts w:eastAsia="SimSun" w:hint="eastAsia"/>
                        </w:rPr>
                        <w:delText xml:space="preserve"> </w:delText>
                      </w:r>
                      <w:r w:rsidR="00BB5D25" w:rsidRPr="00DC2440" w:rsidDel="006B31CA">
                        <w:rPr>
                          <w:rStyle w:val="Hyperlink"/>
                          <w:rFonts w:eastAsia="SimSun"/>
                        </w:rPr>
                        <w:delText>ad.iot-tec@gov.in</w:delText>
                      </w:r>
                    </w:del>
                    <w:customXmlDelRangeStart w:id="13" w:author="jyoti sengar" w:date="2023-07-06T10:43:00Z"/>
                  </w:sdtContent>
                </w:sdt>
                <w:customXmlDelRangeEnd w:id="13"/>
              </w:p>
            </w:tc>
            <w:customXmlDelRangeStart w:id="14" w:author="jyoti sengar" w:date="2023-07-06T10:43:00Z"/>
          </w:sdtContent>
        </w:sdt>
        <w:customXmlDelRangeEnd w:id="14"/>
      </w:tr>
      <w:tr w:rsidR="00265D98" w:rsidRPr="00961D4B" w14:paraId="03BC13DD" w14:textId="77777777" w:rsidTr="009766DC">
        <w:trPr>
          <w:cantSplit/>
          <w:trHeight w:val="1128"/>
          <w:jc w:val="center"/>
        </w:trPr>
        <w:tc>
          <w:tcPr>
            <w:tcW w:w="1418" w:type="dxa"/>
            <w:gridSpan w:val="2"/>
            <w:tcBorders>
              <w:top w:val="single" w:sz="6" w:space="0" w:color="auto"/>
              <w:bottom w:val="single" w:sz="6" w:space="0" w:color="auto"/>
            </w:tcBorders>
          </w:tcPr>
          <w:p w14:paraId="30DBDEFB" w14:textId="201ECEBD" w:rsidR="00265D98" w:rsidRDefault="00265D98" w:rsidP="00265D98">
            <w:pPr>
              <w:rPr>
                <w:b/>
                <w:bCs/>
                <w:lang w:eastAsia="zh-CN"/>
              </w:rPr>
            </w:pPr>
            <w:r>
              <w:rPr>
                <w:b/>
                <w:bCs/>
                <w:lang w:eastAsia="zh-CN"/>
              </w:rPr>
              <w:t xml:space="preserve"> </w:t>
            </w:r>
            <w:r w:rsidRPr="00961D4B">
              <w:rPr>
                <w:b/>
                <w:bCs/>
                <w:kern w:val="2"/>
              </w:rPr>
              <w:t>Contact:</w:t>
            </w:r>
          </w:p>
        </w:tc>
        <w:tc>
          <w:tcPr>
            <w:tcW w:w="4111" w:type="dxa"/>
            <w:gridSpan w:val="3"/>
            <w:tcBorders>
              <w:top w:val="single" w:sz="6" w:space="0" w:color="auto"/>
              <w:bottom w:val="single" w:sz="6" w:space="0" w:color="auto"/>
            </w:tcBorders>
          </w:tcPr>
          <w:p w14:paraId="7E061D9E" w14:textId="4737A1D1" w:rsidR="00265D98" w:rsidRDefault="006B31CA" w:rsidP="006B31CA">
            <w:pPr>
              <w:rPr>
                <w:rFonts w:eastAsia="Times New Roman"/>
                <w:lang w:val="it-IT" w:eastAsia="zh-CN"/>
              </w:rPr>
            </w:pPr>
            <w:sdt>
              <w:sdtPr>
                <w:rPr>
                  <w:lang w:eastAsia="zh-CN"/>
                </w:rPr>
                <w:alias w:val="ContactNameOrgCountry"/>
                <w:tag w:val="ContactNameOrgCountry"/>
                <w:id w:val="37948724"/>
                <w:placeholder>
                  <w:docPart w:val="97A56935B8D543CBA1796AD3003E4C4F"/>
                </w:placeholder>
                <w:text w:multiLine="1"/>
              </w:sdtPr>
              <w:sdtContent>
                <w:proofErr w:type="spellStart"/>
                <w:r w:rsidRPr="006B31CA">
                  <w:rPr>
                    <w:lang w:eastAsia="zh-CN"/>
                  </w:rPr>
                  <w:t>Shekhar</w:t>
                </w:r>
                <w:proofErr w:type="spellEnd"/>
                <w:r w:rsidRPr="006B31CA">
                  <w:rPr>
                    <w:lang w:eastAsia="zh-CN"/>
                  </w:rPr>
                  <w:t xml:space="preserve"> Singh</w:t>
                </w:r>
                <w:r>
                  <w:rPr>
                    <w:lang w:eastAsia="zh-CN"/>
                  </w:rPr>
                  <w:br/>
                </w:r>
                <w:r w:rsidRPr="006B31CA">
                  <w:rPr>
                    <w:lang w:eastAsia="zh-CN"/>
                  </w:rPr>
                  <w:t>Ministry of Communications</w:t>
                </w:r>
                <w:r>
                  <w:rPr>
                    <w:lang w:eastAsia="zh-CN"/>
                  </w:rPr>
                  <w:br/>
                </w:r>
                <w:r w:rsidRPr="006B31CA">
                  <w:rPr>
                    <w:lang w:eastAsia="zh-CN"/>
                  </w:rPr>
                  <w:t>India</w:t>
                </w:r>
              </w:sdtContent>
            </w:sdt>
          </w:p>
        </w:tc>
        <w:sdt>
          <w:sdtPr>
            <w:rPr>
              <w:lang w:eastAsia="zh-CN"/>
            </w:rPr>
            <w:alias w:val="ContactTelFaxEmail"/>
            <w:tag w:val="ContactTelFaxEmail"/>
            <w:id w:val="-1088310542"/>
            <w:placeholder>
              <w:docPart w:val="D968EE88FA644BF2A2EDB9100D5ADF94"/>
            </w:placeholder>
          </w:sdtPr>
          <w:sdtEndPr/>
          <w:sdtContent>
            <w:tc>
              <w:tcPr>
                <w:tcW w:w="4111" w:type="dxa"/>
                <w:tcBorders>
                  <w:top w:val="single" w:sz="6" w:space="0" w:color="auto"/>
                  <w:bottom w:val="single" w:sz="6" w:space="0" w:color="auto"/>
                </w:tcBorders>
              </w:tcPr>
              <w:p w14:paraId="4BAB3FD1" w14:textId="2C34E05F" w:rsidR="00265D98" w:rsidRDefault="00C56349" w:rsidP="00BB5D25">
                <w:pPr>
                  <w:tabs>
                    <w:tab w:val="left" w:pos="794"/>
                  </w:tabs>
                  <w:rPr>
                    <w:lang w:eastAsia="zh-CN"/>
                  </w:rPr>
                </w:pPr>
                <w:r>
                  <w:t xml:space="preserve">  </w:t>
                </w:r>
                <w:r w:rsidR="00265D98">
                  <w:rPr>
                    <w:lang w:eastAsia="zh-CN"/>
                  </w:rPr>
                  <w:t xml:space="preserve"> </w:t>
                </w:r>
                <w:sdt>
                  <w:sdtPr>
                    <w:alias w:val="ContactTelFaxEmail"/>
                    <w:tag w:val="ContactTelFaxEmail"/>
                    <w:id w:val="-1265380006"/>
                    <w:placeholder>
                      <w:docPart w:val="546D62B3C7D546F3A5E8CA40952E8154"/>
                    </w:placeholder>
                  </w:sdtPr>
                  <w:sdtContent>
                    <w:r w:rsidR="006B31CA">
                      <w:t>Tel:</w:t>
                    </w:r>
                    <w:r w:rsidR="006B31CA">
                      <w:tab/>
                    </w:r>
                    <w:r w:rsidR="006B31CA">
                      <w:rPr>
                        <w:rFonts w:hint="eastAsia"/>
                        <w:lang w:val="it-IT" w:eastAsia="zh-CN"/>
                      </w:rPr>
                      <w:t>+</w:t>
                    </w:r>
                    <w:r w:rsidR="006B31CA">
                      <w:t>91 9899649905</w:t>
                    </w:r>
                    <w:r w:rsidR="006B31CA">
                      <w:br/>
                      <w:t>Email:</w:t>
                    </w:r>
                    <w:r w:rsidR="006B31CA" w:rsidDel="00DC2440">
                      <w:rPr>
                        <w:rStyle w:val="Hyperlink"/>
                        <w:rFonts w:eastAsia="SimSun" w:hint="eastAsia"/>
                      </w:rPr>
                      <w:t xml:space="preserve"> </w:t>
                    </w:r>
                    <w:r w:rsidR="006B31CA" w:rsidRPr="00DC2440">
                      <w:rPr>
                        <w:rStyle w:val="Hyperlink"/>
                        <w:rFonts w:eastAsia="SimSun"/>
                      </w:rPr>
                      <w:t>ad.iot-tec@gov.in</w:t>
                    </w:r>
                  </w:sdtContent>
                </w:sdt>
              </w:p>
            </w:tc>
          </w:sdtContent>
        </w:sdt>
      </w:tr>
    </w:tbl>
    <w:p w14:paraId="5B669A56" w14:textId="77777777" w:rsidR="002C0BA6" w:rsidRPr="00961D4B" w:rsidRDefault="002C0BA6" w:rsidP="002C0BA6"/>
    <w:tbl>
      <w:tblPr>
        <w:tblW w:w="9356" w:type="dxa"/>
        <w:jc w:val="center"/>
        <w:tblLayout w:type="fixed"/>
        <w:tblCellMar>
          <w:left w:w="57" w:type="dxa"/>
          <w:right w:w="57" w:type="dxa"/>
        </w:tblCellMar>
        <w:tblLook w:val="0000" w:firstRow="0" w:lastRow="0" w:firstColumn="0" w:lastColumn="0" w:noHBand="0" w:noVBand="0"/>
      </w:tblPr>
      <w:tblGrid>
        <w:gridCol w:w="1617"/>
        <w:gridCol w:w="7739"/>
      </w:tblGrid>
      <w:tr w:rsidR="002C0BA6" w:rsidRPr="00961D4B" w14:paraId="01325A09" w14:textId="77777777" w:rsidTr="00B312A7">
        <w:trPr>
          <w:cantSplit/>
          <w:trHeight w:val="794"/>
          <w:jc w:val="center"/>
        </w:trPr>
        <w:tc>
          <w:tcPr>
            <w:tcW w:w="1617" w:type="dxa"/>
          </w:tcPr>
          <w:p w14:paraId="06CD47C0" w14:textId="77777777" w:rsidR="002C0BA6" w:rsidRPr="00961D4B" w:rsidRDefault="002C0BA6" w:rsidP="00BF6EE0">
            <w:pPr>
              <w:spacing w:before="115"/>
              <w:rPr>
                <w:b/>
                <w:bCs/>
              </w:rPr>
            </w:pPr>
            <w:r w:rsidRPr="00961D4B">
              <w:rPr>
                <w:b/>
                <w:bCs/>
              </w:rPr>
              <w:t>Abstract:</w:t>
            </w:r>
          </w:p>
        </w:tc>
        <w:tc>
          <w:tcPr>
            <w:tcW w:w="7739" w:type="dxa"/>
          </w:tcPr>
          <w:p w14:paraId="6192BF1B" w14:textId="7D171BC7" w:rsidR="002C0BA6" w:rsidRDefault="0025029C" w:rsidP="00BF6EE0">
            <w:pPr>
              <w:spacing w:before="115"/>
            </w:pPr>
            <w:sdt>
              <w:sdtPr>
                <w:rPr>
                  <w:rFonts w:hint="eastAsia"/>
                  <w:lang w:val="en-US" w:eastAsia="zh-CN"/>
                </w:rPr>
                <w:alias w:val="Abstract"/>
                <w:tag w:val="Abstract"/>
                <w:id w:val="-939903723"/>
                <w:placeholder>
                  <w:docPart w:val="DC7377FAE9EA4C6B91A8C07AE2454AAF"/>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r w:rsidR="001175B6" w:rsidRPr="001175B6">
                  <w:rPr>
                    <w:lang w:val="en-US" w:eastAsia="zh-CN"/>
                  </w:rPr>
                  <w:t xml:space="preserve"> It is proposed that the revision of SG17-TD980R3  </w:t>
                </w:r>
              </w:sdtContent>
            </w:sdt>
          </w:p>
          <w:p w14:paraId="7480FA76" w14:textId="77777777" w:rsidR="00BB5D25" w:rsidRDefault="00BB5D25" w:rsidP="00BF6EE0">
            <w:pPr>
              <w:spacing w:before="115"/>
            </w:pPr>
          </w:p>
          <w:p w14:paraId="50F88AFE" w14:textId="77777777" w:rsidR="00BB5D25" w:rsidRDefault="00BB5D25" w:rsidP="00BF6EE0">
            <w:pPr>
              <w:spacing w:before="115"/>
            </w:pPr>
          </w:p>
          <w:p w14:paraId="3A0FA163" w14:textId="77777777" w:rsidR="00BB5D25" w:rsidRDefault="00BB5D25" w:rsidP="00BF6EE0">
            <w:pPr>
              <w:spacing w:before="115"/>
            </w:pPr>
          </w:p>
          <w:p w14:paraId="4A8E31F6" w14:textId="77777777" w:rsidR="00BB5D25" w:rsidRDefault="00BB5D25" w:rsidP="00BF6EE0">
            <w:pPr>
              <w:spacing w:before="115"/>
            </w:pPr>
          </w:p>
          <w:p w14:paraId="4283D889" w14:textId="77777777" w:rsidR="00BB5D25" w:rsidRDefault="00BB5D25" w:rsidP="00BF6EE0">
            <w:pPr>
              <w:spacing w:before="115"/>
            </w:pPr>
          </w:p>
          <w:p w14:paraId="62EAB470" w14:textId="77777777" w:rsidR="00BB5D25" w:rsidRDefault="00BB5D25" w:rsidP="00BF6EE0">
            <w:pPr>
              <w:spacing w:before="115"/>
            </w:pPr>
          </w:p>
          <w:p w14:paraId="19E26649" w14:textId="77777777" w:rsidR="00BB5D25" w:rsidRDefault="00BB5D25" w:rsidP="00BF6EE0">
            <w:pPr>
              <w:spacing w:before="115"/>
            </w:pPr>
            <w:bookmarkStart w:id="15" w:name="_GoBack"/>
            <w:bookmarkEnd w:id="15"/>
          </w:p>
          <w:p w14:paraId="0C4654DD" w14:textId="6119125D" w:rsidR="00BB5D25" w:rsidRPr="00961D4B" w:rsidRDefault="00BB5D25" w:rsidP="00BF6EE0">
            <w:pPr>
              <w:spacing w:before="115"/>
            </w:pPr>
          </w:p>
        </w:tc>
      </w:tr>
    </w:tbl>
    <w:p w14:paraId="0F99E3E1" w14:textId="77777777" w:rsidR="008B689F" w:rsidRPr="00961D4B" w:rsidRDefault="008B689F" w:rsidP="008B689F">
      <w:pPr>
        <w:pStyle w:val="Heading1"/>
        <w:keepLines w:val="0"/>
        <w:spacing w:before="120" w:after="120"/>
        <w:jc w:val="both"/>
        <w:rPr>
          <w:rFonts w:eastAsia="Malgun Gothic"/>
          <w:lang w:eastAsia="zh-CN"/>
        </w:rPr>
      </w:pPr>
      <w:r w:rsidRPr="00961D4B">
        <w:rPr>
          <w:rFonts w:eastAsia="Malgun Gothic"/>
        </w:rPr>
        <w:t>1. Overview</w:t>
      </w:r>
    </w:p>
    <w:p w14:paraId="0859750F" w14:textId="7C1C3A71" w:rsidR="00FB3345" w:rsidRPr="00961D4B" w:rsidRDefault="00FB3345" w:rsidP="00FB3345">
      <w:pPr>
        <w:rPr>
          <w:rFonts w:eastAsia="휴먼명조"/>
          <w:lang w:eastAsia="ko-KR"/>
        </w:rPr>
      </w:pPr>
      <w:r w:rsidRPr="00961D4B">
        <w:rPr>
          <w:rFonts w:eastAsia="휴먼명조"/>
          <w:lang w:eastAsia="ko-KR"/>
        </w:rPr>
        <w:t xml:space="preserve">In recent years there’s been a significant increase in the number of </w:t>
      </w:r>
      <w:proofErr w:type="spellStart"/>
      <w:r w:rsidRPr="00961D4B">
        <w:rPr>
          <w:rFonts w:eastAsia="휴먼명조"/>
          <w:lang w:eastAsia="ko-KR"/>
        </w:rPr>
        <w:t>cyber attacks</w:t>
      </w:r>
      <w:proofErr w:type="spellEnd"/>
      <w:r w:rsidRPr="00961D4B">
        <w:rPr>
          <w:rFonts w:eastAsia="휴먼명조"/>
          <w:lang w:eastAsia="ko-KR"/>
        </w:rPr>
        <w:t xml:space="preserve"> resulting from vulnerabilities within the software supply chain. These attacks can result in devastating, expensive and long-term ramifications for affected organizations, their supply chains and their customers.</w:t>
      </w:r>
    </w:p>
    <w:p w14:paraId="6AEC6B61" w14:textId="5BABF85D" w:rsidR="00FB3345" w:rsidRPr="00961D4B" w:rsidRDefault="00FB3345" w:rsidP="00FB3345">
      <w:pPr>
        <w:rPr>
          <w:rFonts w:eastAsia="휴먼명조"/>
          <w:lang w:eastAsia="ko-KR"/>
        </w:rPr>
      </w:pPr>
      <w:r w:rsidRPr="00961D4B">
        <w:rPr>
          <w:rFonts w:eastAsia="휴먼명조"/>
          <w:lang w:eastAsia="ko-KR"/>
        </w:rPr>
        <w:t>To address these threats, there is a need for identifying security threats in the software development life cycle. It also needs to identify all related stakeholders</w:t>
      </w:r>
      <w:r w:rsidR="002F319A">
        <w:rPr>
          <w:rFonts w:eastAsia="휴먼명조"/>
          <w:lang w:eastAsia="ko-KR"/>
        </w:rPr>
        <w:t>. In addition</w:t>
      </w:r>
      <w:r w:rsidR="009C482E">
        <w:rPr>
          <w:rFonts w:eastAsia="휴먼명조"/>
          <w:lang w:eastAsia="ko-KR"/>
        </w:rPr>
        <w:t>,</w:t>
      </w:r>
      <w:r w:rsidR="002F319A">
        <w:rPr>
          <w:rFonts w:eastAsia="휴먼명조"/>
          <w:lang w:eastAsia="ko-KR"/>
        </w:rPr>
        <w:t xml:space="preserve"> it also provide</w:t>
      </w:r>
      <w:r w:rsidR="00CA3E10">
        <w:rPr>
          <w:rFonts w:eastAsia="휴먼명조"/>
          <w:lang w:eastAsia="ko-KR"/>
        </w:rPr>
        <w:t>s</w:t>
      </w:r>
      <w:r w:rsidR="002F319A">
        <w:rPr>
          <w:rFonts w:eastAsia="휴먼명조"/>
          <w:lang w:eastAsia="ko-KR"/>
        </w:rPr>
        <w:t xml:space="preserve"> </w:t>
      </w:r>
      <w:r w:rsidR="00F07A54">
        <w:rPr>
          <w:rFonts w:eastAsia="휴먼명조"/>
          <w:lang w:eastAsia="ko-KR"/>
        </w:rPr>
        <w:t>how each stakeholder can use identified security threats in this Recommendation</w:t>
      </w:r>
      <w:r w:rsidRPr="00961D4B">
        <w:rPr>
          <w:rFonts w:eastAsia="휴먼명조"/>
          <w:lang w:eastAsia="ko-KR"/>
        </w:rPr>
        <w:t xml:space="preserve">. These threats can be used to develop the controls in the software development life cycle. </w:t>
      </w:r>
    </w:p>
    <w:p w14:paraId="47FC49F9" w14:textId="61FB00A7" w:rsidR="00BD2A48" w:rsidRPr="00961D4B" w:rsidRDefault="00FB3345" w:rsidP="00FB3345">
      <w:pPr>
        <w:rPr>
          <w:rFonts w:eastAsia="휴먼명조"/>
          <w:lang w:eastAsia="ko-KR"/>
        </w:rPr>
      </w:pPr>
      <w:r w:rsidRPr="00961D4B">
        <w:rPr>
          <w:rFonts w:eastAsia="휴먼명조"/>
          <w:lang w:eastAsia="ko-KR"/>
        </w:rPr>
        <w:t>This Recommendation can be used by many organizations who need to gain confidence or assurance that controls are in place for vulnerabilities associated with software development life cycle with suppliers.</w:t>
      </w:r>
    </w:p>
    <w:p w14:paraId="6B8144C9" w14:textId="77777777" w:rsidR="00FB3345" w:rsidRPr="00961D4B" w:rsidRDefault="00FB3345" w:rsidP="00FB3345">
      <w:pPr>
        <w:rPr>
          <w:rFonts w:eastAsia="Malgun Gothic"/>
          <w:lang w:eastAsia="ko-KR"/>
        </w:rPr>
      </w:pPr>
    </w:p>
    <w:p w14:paraId="4353FCCB" w14:textId="6345D408" w:rsidR="008B689F" w:rsidRPr="00961D4B" w:rsidRDefault="008B689F" w:rsidP="008B689F">
      <w:pPr>
        <w:pStyle w:val="Heading1"/>
        <w:keepLines w:val="0"/>
        <w:spacing w:before="120" w:after="120"/>
        <w:jc w:val="both"/>
        <w:rPr>
          <w:rFonts w:eastAsia="Malgun Gothic"/>
          <w:lang w:eastAsia="zh-CN"/>
        </w:rPr>
      </w:pPr>
      <w:r w:rsidRPr="00961D4B">
        <w:rPr>
          <w:rFonts w:eastAsia="Malgun Gothic"/>
        </w:rPr>
        <w:t>2.</w:t>
      </w:r>
      <w:r w:rsidR="00FB3345" w:rsidRPr="00961D4B">
        <w:rPr>
          <w:rFonts w:eastAsia="Malgun Gothic"/>
        </w:rPr>
        <w:t xml:space="preserve"> Background &amp;</w:t>
      </w:r>
      <w:r w:rsidRPr="00961D4B">
        <w:rPr>
          <w:rFonts w:eastAsia="Malgun Gothic"/>
        </w:rPr>
        <w:t xml:space="preserve"> </w:t>
      </w:r>
      <w:r w:rsidR="005F43F0" w:rsidRPr="00961D4B">
        <w:rPr>
          <w:rFonts w:eastAsia="Malgun Gothic"/>
        </w:rPr>
        <w:t>Gap Ana</w:t>
      </w:r>
      <w:r w:rsidR="00FC69FB" w:rsidRPr="00961D4B">
        <w:rPr>
          <w:rFonts w:eastAsia="Malgun Gothic"/>
        </w:rPr>
        <w:t>l</w:t>
      </w:r>
      <w:r w:rsidR="005F43F0" w:rsidRPr="00961D4B">
        <w:rPr>
          <w:rFonts w:eastAsia="Malgun Gothic"/>
        </w:rPr>
        <w:t>ysis</w:t>
      </w:r>
    </w:p>
    <w:p w14:paraId="0815C706" w14:textId="0A268904" w:rsidR="008B689F" w:rsidRPr="00961D4B" w:rsidRDefault="008B689F" w:rsidP="008B689F">
      <w:pPr>
        <w:jc w:val="both"/>
        <w:rPr>
          <w:rFonts w:eastAsia="SimSun"/>
          <w:lang w:eastAsia="zh-CN"/>
        </w:rPr>
      </w:pPr>
      <w:r w:rsidRPr="00961D4B">
        <w:rPr>
          <w:lang w:eastAsia="zh-CN"/>
        </w:rPr>
        <w:t xml:space="preserve">There are </w:t>
      </w:r>
      <w:r w:rsidR="00A349FF" w:rsidRPr="00961D4B">
        <w:rPr>
          <w:lang w:eastAsia="zh-CN"/>
        </w:rPr>
        <w:t>a few document</w:t>
      </w:r>
      <w:r w:rsidRPr="00961D4B">
        <w:rPr>
          <w:lang w:eastAsia="zh-CN"/>
        </w:rPr>
        <w:t xml:space="preserve">s </w:t>
      </w:r>
      <w:r w:rsidR="00A532B1" w:rsidRPr="00961D4B">
        <w:rPr>
          <w:lang w:eastAsia="zh-CN"/>
        </w:rPr>
        <w:t xml:space="preserve">in SG17 and other SDOs </w:t>
      </w:r>
      <w:r w:rsidRPr="00961D4B">
        <w:rPr>
          <w:lang w:eastAsia="zh-CN"/>
        </w:rPr>
        <w:t xml:space="preserve">related to </w:t>
      </w:r>
      <w:r w:rsidR="00A532B1" w:rsidRPr="00961D4B">
        <w:rPr>
          <w:lang w:eastAsia="zh-CN"/>
        </w:rPr>
        <w:t>proposed NWI</w:t>
      </w:r>
      <w:r w:rsidRPr="00961D4B">
        <w:rPr>
          <w:lang w:eastAsia="zh-CN"/>
        </w:rPr>
        <w:t xml:space="preserve"> as follows:</w:t>
      </w:r>
    </w:p>
    <w:p w14:paraId="2BB839F4" w14:textId="77777777" w:rsidR="00F821C8" w:rsidRPr="00961D4B" w:rsidRDefault="00F821C8" w:rsidP="008B689F">
      <w:pPr>
        <w:jc w:val="both"/>
        <w:rPr>
          <w:b/>
          <w:bCs/>
        </w:rPr>
      </w:pPr>
    </w:p>
    <w:p w14:paraId="4680EB66" w14:textId="7A93DBDD" w:rsidR="008B689F" w:rsidRPr="00961D4B" w:rsidRDefault="00F821C8" w:rsidP="008B689F">
      <w:pPr>
        <w:jc w:val="both"/>
        <w:rPr>
          <w:b/>
          <w:bCs/>
        </w:rPr>
      </w:pPr>
      <w:r w:rsidRPr="00961D4B">
        <w:rPr>
          <w:b/>
          <w:bCs/>
        </w:rPr>
        <w:t xml:space="preserve">2.1 </w:t>
      </w:r>
      <w:r w:rsidR="000C1D91" w:rsidRPr="00961D4B">
        <w:rPr>
          <w:b/>
          <w:bCs/>
        </w:rPr>
        <w:t>ISO/IEC/IEEE 12207</w:t>
      </w:r>
      <w:r w:rsidR="000A25CB" w:rsidRPr="00961D4B">
        <w:rPr>
          <w:b/>
          <w:bCs/>
        </w:rPr>
        <w:t>:</w:t>
      </w:r>
      <w:r w:rsidR="008B689F" w:rsidRPr="00961D4B">
        <w:rPr>
          <w:b/>
          <w:bCs/>
        </w:rPr>
        <w:t xml:space="preserve"> </w:t>
      </w:r>
      <w:r w:rsidR="000A25CB" w:rsidRPr="00961D4B">
        <w:rPr>
          <w:b/>
        </w:rPr>
        <w:t>Systems and software engineering — Software life cycle processes</w:t>
      </w:r>
    </w:p>
    <w:p w14:paraId="68B44D13" w14:textId="77777777" w:rsidR="009A2051" w:rsidRPr="00961D4B" w:rsidRDefault="009A2051" w:rsidP="009A2051">
      <w:pPr>
        <w:jc w:val="both"/>
        <w:rPr>
          <w:lang w:eastAsia="zh-CN"/>
        </w:rPr>
      </w:pPr>
      <w:r w:rsidRPr="00961D4B">
        <w:rPr>
          <w:lang w:eastAsia="zh-CN"/>
        </w:rPr>
        <w:t>ISO/IEC 12207 establishes a common framework for software life cycle processes, with well-defined terminology, that can be referenced by the software industry. It contains processes, activities, and tasks that are applicable during the acquisition, supply, development, operation, maintenance or disposal of software systems, products, and services. These life cycle processes are accomplished through the involvement of stakeholders, with the ultimate goal of achieving customer satisfaction.</w:t>
      </w:r>
    </w:p>
    <w:p w14:paraId="67FDCC8F" w14:textId="77777777" w:rsidR="009A2051" w:rsidRPr="00961D4B" w:rsidRDefault="009A2051" w:rsidP="009A2051">
      <w:pPr>
        <w:jc w:val="both"/>
        <w:rPr>
          <w:lang w:eastAsia="zh-CN"/>
        </w:rPr>
      </w:pPr>
      <w:r w:rsidRPr="00961D4B">
        <w:rPr>
          <w:lang w:eastAsia="zh-CN"/>
        </w:rPr>
        <w:t>This Standards applies to the acquisition, supply, development, operation, maintenance, and disposal (whether performed internally or externally to an organization) of software systems, products and services, and the software portion of any system, Software includes the software portion of firmware. Those aspects of system definition needed to provide the context for software products and services are included.</w:t>
      </w:r>
    </w:p>
    <w:p w14:paraId="7E123C05" w14:textId="44B54E94" w:rsidR="009A2051" w:rsidRPr="00961D4B" w:rsidRDefault="009A2051" w:rsidP="009A2051">
      <w:pPr>
        <w:jc w:val="both"/>
        <w:rPr>
          <w:lang w:eastAsia="zh-CN"/>
        </w:rPr>
      </w:pPr>
      <w:r w:rsidRPr="00961D4B">
        <w:rPr>
          <w:lang w:eastAsia="zh-CN"/>
        </w:rPr>
        <w:t>This also provides processes that can be employed for defining, controlling, and improving software life cycle processes within an organization or a project.</w:t>
      </w:r>
    </w:p>
    <w:p w14:paraId="7A94500A" w14:textId="77777777" w:rsidR="009A2051" w:rsidRPr="00961D4B" w:rsidRDefault="009A2051" w:rsidP="009A2051">
      <w:pPr>
        <w:jc w:val="both"/>
        <w:rPr>
          <w:lang w:eastAsia="zh-CN"/>
        </w:rPr>
      </w:pPr>
    </w:p>
    <w:p w14:paraId="0D315543" w14:textId="6E2EA0DF" w:rsidR="00C35463" w:rsidRPr="00961D4B" w:rsidRDefault="009A2051" w:rsidP="00C35463">
      <w:pPr>
        <w:pBdr>
          <w:top w:val="nil"/>
          <w:left w:val="nil"/>
          <w:bottom w:val="nil"/>
          <w:right w:val="nil"/>
          <w:between w:val="nil"/>
          <w:bar w:val="nil"/>
        </w:pBdr>
        <w:jc w:val="both"/>
        <w:rPr>
          <w:lang w:eastAsia="zh-CN"/>
        </w:rPr>
      </w:pPr>
      <w:r w:rsidRPr="00961D4B">
        <w:rPr>
          <w:b/>
          <w:bCs/>
        </w:rPr>
        <w:t xml:space="preserve">2.2 </w:t>
      </w:r>
      <w:r w:rsidR="0052149A" w:rsidRPr="00961D4B">
        <w:rPr>
          <w:b/>
          <w:bCs/>
        </w:rPr>
        <w:t>NIST SP 800-161: Cybersecurity Supply Chain Risk Management Practices for Systems and Organizations</w:t>
      </w:r>
      <w:r w:rsidR="00C35463" w:rsidRPr="00961D4B">
        <w:rPr>
          <w:lang w:eastAsia="zh-CN"/>
        </w:rPr>
        <w:t xml:space="preserve"> </w:t>
      </w:r>
    </w:p>
    <w:p w14:paraId="7188FA9B" w14:textId="56152578" w:rsidR="007A4E10" w:rsidRPr="00961D4B" w:rsidRDefault="00C35463" w:rsidP="007A4E10">
      <w:pPr>
        <w:jc w:val="both"/>
      </w:pPr>
      <w:r w:rsidRPr="00961D4B">
        <w:t>ITU</w:t>
      </w:r>
      <w:r w:rsidR="007A4E10" w:rsidRPr="00961D4B">
        <w:t xml:space="preserve"> NIST SP 800-161 provides guidance to organizations on identifying, assessing, and mitigating cybersecurity risks throughout the supply chain at all levels of their organizations. It also integrates cybersecurity supply chain risk management (C-SCRM) into risk management activities by applying a multilevel, C-SCRM-specific approach, including guidance on the development of C-SCRM strategy implementation plans, C-SCRM policies, C-SCRM plans, and risk assessments for products and services. </w:t>
      </w:r>
    </w:p>
    <w:p w14:paraId="044B49BC" w14:textId="3081A2B3" w:rsidR="007A4E10" w:rsidRPr="00961D4B" w:rsidRDefault="007A4E10" w:rsidP="007A4E10">
      <w:pPr>
        <w:jc w:val="both"/>
        <w:rPr>
          <w:b/>
          <w:bCs/>
        </w:rPr>
      </w:pPr>
    </w:p>
    <w:p w14:paraId="784B7CD3" w14:textId="1B5E6C8D" w:rsidR="00C601A0" w:rsidRPr="00961D4B" w:rsidRDefault="00C601A0" w:rsidP="007A4E10">
      <w:pPr>
        <w:jc w:val="both"/>
        <w:rPr>
          <w:rFonts w:eastAsia="Batang"/>
          <w:lang w:eastAsia="ko-KR"/>
        </w:rPr>
      </w:pPr>
      <w:r w:rsidRPr="00961D4B">
        <w:rPr>
          <w:b/>
          <w:bCs/>
        </w:rPr>
        <w:t xml:space="preserve">2.3 Existing </w:t>
      </w:r>
      <w:r w:rsidR="00B74BFE" w:rsidRPr="00961D4B">
        <w:rPr>
          <w:b/>
          <w:bCs/>
        </w:rPr>
        <w:t>threats taxonomy in “</w:t>
      </w:r>
      <w:r w:rsidR="008C6686" w:rsidRPr="00961D4B">
        <w:rPr>
          <w:b/>
          <w:bCs/>
        </w:rPr>
        <w:t xml:space="preserve">Taxonomy of attacks on </w:t>
      </w:r>
      <w:r w:rsidR="00903445">
        <w:rPr>
          <w:b/>
          <w:bCs/>
        </w:rPr>
        <w:t>o</w:t>
      </w:r>
      <w:r w:rsidR="008C6686" w:rsidRPr="00961D4B">
        <w:rPr>
          <w:b/>
          <w:bCs/>
        </w:rPr>
        <w:t>pen-source software supply chains</w:t>
      </w:r>
      <w:r w:rsidR="00CC1B77" w:rsidRPr="00961D4B">
        <w:rPr>
          <w:b/>
          <w:bCs/>
        </w:rPr>
        <w:t xml:space="preserve"> </w:t>
      </w:r>
      <w:r w:rsidR="002B650D" w:rsidRPr="00961D4B">
        <w:rPr>
          <w:b/>
          <w:bCs/>
        </w:rPr>
        <w:t>[</w:t>
      </w:r>
      <w:r w:rsidR="0025499C" w:rsidRPr="00961D4B">
        <w:t>b-</w:t>
      </w:r>
      <w:proofErr w:type="spellStart"/>
      <w:r w:rsidR="00B672FA" w:rsidRPr="00961D4B">
        <w:t>Ladisa</w:t>
      </w:r>
      <w:proofErr w:type="spellEnd"/>
      <w:r w:rsidR="0025499C" w:rsidRPr="00961D4B">
        <w:t>]</w:t>
      </w:r>
      <w:r w:rsidR="00CC1B77" w:rsidRPr="00961D4B">
        <w:rPr>
          <w:b/>
          <w:bCs/>
        </w:rPr>
        <w:t>”</w:t>
      </w:r>
    </w:p>
    <w:p w14:paraId="72277BDF" w14:textId="77777777" w:rsidR="004D4046" w:rsidRPr="00961D4B" w:rsidRDefault="004D4046" w:rsidP="004D4046">
      <w:pPr>
        <w:jc w:val="both"/>
      </w:pPr>
      <w:r w:rsidRPr="00961D4B">
        <w:t xml:space="preserve">The widespread dependency on open-source software makes it a fruitful target for malicious actors, as demonstrated by recurring attacks. The complexity of today's open-source supply chains results in a significant attack surface, giving attackers numerous opportunities to reach the goal of injecting malicious code into open-source </w:t>
      </w:r>
      <w:proofErr w:type="spellStart"/>
      <w:r w:rsidRPr="00961D4B">
        <w:t>artifacts</w:t>
      </w:r>
      <w:proofErr w:type="spellEnd"/>
      <w:r w:rsidRPr="00961D4B">
        <w:t xml:space="preserve"> that is then downloaded and executed by victims.</w:t>
      </w:r>
    </w:p>
    <w:p w14:paraId="6C04D1B7" w14:textId="272CA8DE" w:rsidR="00DC7A6A" w:rsidRPr="00961D4B" w:rsidRDefault="004D4046" w:rsidP="00DC7A6A">
      <w:pPr>
        <w:jc w:val="both"/>
      </w:pPr>
      <w:r w:rsidRPr="00961D4B">
        <w:t>This work proposes a general taxonomy for attacks on open-source supply ch</w:t>
      </w:r>
      <w:r w:rsidRPr="009345DE">
        <w:t>ains</w:t>
      </w:r>
      <w:r w:rsidR="00072D53" w:rsidRPr="009345DE">
        <w:t xml:space="preserve"> in Figure </w:t>
      </w:r>
      <w:r w:rsidR="00FE2441" w:rsidRPr="009345DE">
        <w:t>1</w:t>
      </w:r>
      <w:r w:rsidR="00821CC3" w:rsidRPr="009345DE">
        <w:t>.</w:t>
      </w:r>
      <w:r w:rsidR="00944922">
        <w:t xml:space="preserve"> </w:t>
      </w:r>
    </w:p>
    <w:p w14:paraId="5F4DC426" w14:textId="2953F73C" w:rsidR="00FE2441" w:rsidRDefault="0004774E" w:rsidP="004D4046">
      <w:pPr>
        <w:jc w:val="both"/>
      </w:pPr>
      <w:r>
        <w:rPr>
          <w:b/>
          <w:bCs/>
          <w:iCs/>
          <w:noProof/>
          <w:lang w:eastAsia="en-GB" w:bidi="hi-IN"/>
        </w:rPr>
        <w:lastRenderedPageBreak/>
        <w:drawing>
          <wp:anchor distT="0" distB="0" distL="114300" distR="114300" simplePos="0" relativeHeight="251658244" behindDoc="0" locked="0" layoutInCell="1" allowOverlap="1" wp14:anchorId="214E448E" wp14:editId="618B3A90">
            <wp:simplePos x="0" y="0"/>
            <wp:positionH relativeFrom="column">
              <wp:posOffset>26035</wp:posOffset>
            </wp:positionH>
            <wp:positionV relativeFrom="paragraph">
              <wp:posOffset>0</wp:posOffset>
            </wp:positionV>
            <wp:extent cx="6078373" cy="8404042"/>
            <wp:effectExtent l="0" t="0" r="0" b="0"/>
            <wp:wrapTopAndBottom/>
            <wp:docPr id="1309" name="그림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8373" cy="8404042"/>
                    </a:xfrm>
                    <a:prstGeom prst="rect">
                      <a:avLst/>
                    </a:prstGeom>
                    <a:noFill/>
                  </pic:spPr>
                </pic:pic>
              </a:graphicData>
            </a:graphic>
            <wp14:sizeRelH relativeFrom="page">
              <wp14:pctWidth>0</wp14:pctWidth>
            </wp14:sizeRelH>
            <wp14:sizeRelV relativeFrom="page">
              <wp14:pctHeight>0</wp14:pctHeight>
            </wp14:sizeRelV>
          </wp:anchor>
        </w:drawing>
      </w:r>
      <w:r w:rsidR="009345DE">
        <w:rPr>
          <w:noProof/>
          <w:lang w:eastAsia="en-GB" w:bidi="hi-IN"/>
        </w:rPr>
        <mc:AlternateContent>
          <mc:Choice Requires="wps">
            <w:drawing>
              <wp:anchor distT="0" distB="0" distL="114300" distR="114300" simplePos="0" relativeHeight="251658245" behindDoc="0" locked="0" layoutInCell="1" allowOverlap="1" wp14:anchorId="2DA9BAF7" wp14:editId="477BC530">
                <wp:simplePos x="0" y="0"/>
                <wp:positionH relativeFrom="column">
                  <wp:posOffset>380137</wp:posOffset>
                </wp:positionH>
                <wp:positionV relativeFrom="paragraph">
                  <wp:posOffset>8574964</wp:posOffset>
                </wp:positionV>
                <wp:extent cx="5588000" cy="171450"/>
                <wp:effectExtent l="0" t="0" r="0" b="0"/>
                <wp:wrapTopAndBottom/>
                <wp:docPr id="1310" name="Text Box 1310"/>
                <wp:cNvGraphicFramePr/>
                <a:graphic xmlns:a="http://schemas.openxmlformats.org/drawingml/2006/main">
                  <a:graphicData uri="http://schemas.microsoft.com/office/word/2010/wordprocessingShape">
                    <wps:wsp>
                      <wps:cNvSpPr txBox="1"/>
                      <wps:spPr>
                        <a:xfrm>
                          <a:off x="0" y="0"/>
                          <a:ext cx="5588000" cy="171450"/>
                        </a:xfrm>
                        <a:prstGeom prst="rect">
                          <a:avLst/>
                        </a:prstGeom>
                        <a:solidFill>
                          <a:prstClr val="white"/>
                        </a:solidFill>
                        <a:ln>
                          <a:noFill/>
                        </a:ln>
                      </wps:spPr>
                      <wps:txbx>
                        <w:txbxContent>
                          <w:p w14:paraId="375E42C8" w14:textId="422D561E" w:rsidR="00186DAE" w:rsidRPr="00520F90" w:rsidRDefault="00186DAE" w:rsidP="00821CC3">
                            <w:pPr>
                              <w:pStyle w:val="Caption"/>
                              <w:jc w:val="center"/>
                              <w:rPr>
                                <w:b/>
                                <w:bCs/>
                                <w:i w:val="0"/>
                                <w:iCs w:val="0"/>
                                <w:noProof/>
                                <w:color w:val="auto"/>
                                <w:sz w:val="24"/>
                                <w:szCs w:val="24"/>
                                <w:lang w:eastAsia="en-US"/>
                              </w:rPr>
                            </w:pPr>
                            <w:r w:rsidRPr="00520F90">
                              <w:rPr>
                                <w:b/>
                                <w:bCs/>
                                <w:i w:val="0"/>
                                <w:iCs w:val="0"/>
                                <w:color w:val="auto"/>
                                <w:sz w:val="24"/>
                                <w:szCs w:val="24"/>
                              </w:rPr>
                              <w:t xml:space="preserve">Figure </w:t>
                            </w:r>
                            <w:r>
                              <w:rPr>
                                <w:b/>
                                <w:bCs/>
                                <w:i w:val="0"/>
                                <w:iCs w:val="0"/>
                                <w:color w:val="auto"/>
                                <w:sz w:val="24"/>
                                <w:szCs w:val="24"/>
                              </w:rPr>
                              <w:t xml:space="preserve">1 </w:t>
                            </w:r>
                            <w:r w:rsidRPr="00520F90">
                              <w:rPr>
                                <w:b/>
                                <w:bCs/>
                                <w:i w:val="0"/>
                                <w:iCs w:val="0"/>
                                <w:color w:val="auto"/>
                                <w:sz w:val="24"/>
                                <w:szCs w:val="24"/>
                              </w:rPr>
                              <w:t xml:space="preserve">- </w:t>
                            </w:r>
                            <w:r>
                              <w:rPr>
                                <w:b/>
                                <w:bCs/>
                                <w:i w:val="0"/>
                                <w:iCs w:val="0"/>
                                <w:color w:val="auto"/>
                                <w:sz w:val="24"/>
                                <w:szCs w:val="24"/>
                              </w:rPr>
                              <w:t>A</w:t>
                            </w:r>
                            <w:r w:rsidRPr="00520F90">
                              <w:rPr>
                                <w:b/>
                                <w:bCs/>
                                <w:i w:val="0"/>
                                <w:iCs w:val="0"/>
                                <w:color w:val="auto"/>
                                <w:sz w:val="24"/>
                                <w:szCs w:val="24"/>
                              </w:rPr>
                              <w:t xml:space="preserve"> general taxonomy for attacks on open-source supply chains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10" o:spid="_x0000_s1026" type="#_x0000_t202" style="position:absolute;left:0;text-align:left;margin-left:29.95pt;margin-top:675.2pt;width:440pt;height:13.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" stroked="f">
                <v:textbox inset="0,0,0,0">
                  <w:txbxContent>
                    <w:p w14:paraId="375E42C8" w14:textId="422D561E" w:rsidR="00186DAE" w:rsidRPr="00520F90" w:rsidRDefault="00186DAE" w:rsidP="00821CC3">
                      <w:pPr>
                        <w:pStyle w:val="Caption"/>
                        <w:jc w:val="center"/>
                        <w:rPr>
                          <w:b/>
                          <w:bCs/>
                          <w:i w:val="0"/>
                          <w:iCs w:val="0"/>
                          <w:noProof/>
                          <w:color w:val="auto"/>
                          <w:sz w:val="24"/>
                          <w:szCs w:val="24"/>
                          <w:lang w:eastAsia="en-US"/>
                        </w:rPr>
                      </w:pPr>
                      <w:r w:rsidRPr="00520F90">
                        <w:rPr>
                          <w:b/>
                          <w:bCs/>
                          <w:i w:val="0"/>
                          <w:iCs w:val="0"/>
                          <w:color w:val="auto"/>
                          <w:sz w:val="24"/>
                          <w:szCs w:val="24"/>
                        </w:rPr>
                        <w:t xml:space="preserve">Figure </w:t>
                      </w:r>
                      <w:r>
                        <w:rPr>
                          <w:b/>
                          <w:bCs/>
                          <w:i w:val="0"/>
                          <w:iCs w:val="0"/>
                          <w:color w:val="auto"/>
                          <w:sz w:val="24"/>
                          <w:szCs w:val="24"/>
                        </w:rPr>
                        <w:t xml:space="preserve">1 </w:t>
                      </w:r>
                      <w:r w:rsidRPr="00520F90">
                        <w:rPr>
                          <w:b/>
                          <w:bCs/>
                          <w:i w:val="0"/>
                          <w:iCs w:val="0"/>
                          <w:color w:val="auto"/>
                          <w:sz w:val="24"/>
                          <w:szCs w:val="24"/>
                        </w:rPr>
                        <w:t xml:space="preserve">- </w:t>
                      </w:r>
                      <w:r>
                        <w:rPr>
                          <w:b/>
                          <w:bCs/>
                          <w:i w:val="0"/>
                          <w:iCs w:val="0"/>
                          <w:color w:val="auto"/>
                          <w:sz w:val="24"/>
                          <w:szCs w:val="24"/>
                        </w:rPr>
                        <w:t>A</w:t>
                      </w:r>
                      <w:r w:rsidRPr="00520F90">
                        <w:rPr>
                          <w:b/>
                          <w:bCs/>
                          <w:i w:val="0"/>
                          <w:iCs w:val="0"/>
                          <w:color w:val="auto"/>
                          <w:sz w:val="24"/>
                          <w:szCs w:val="24"/>
                        </w:rPr>
                        <w:t xml:space="preserve"> general taxonomy for attacks on open-source supply chains</w:t>
                      </w:r>
                    </w:p>
                  </w:txbxContent>
                </v:textbox>
                <w10:wrap type="topAndBottom"/>
              </v:shape>
            </w:pict>
          </mc:Fallback>
        </mc:AlternateContent>
      </w:r>
    </w:p>
    <w:p w14:paraId="54367AE9" w14:textId="5A9587C1" w:rsidR="00821CC3" w:rsidRDefault="00821CC3" w:rsidP="004D4046">
      <w:pPr>
        <w:jc w:val="both"/>
      </w:pPr>
    </w:p>
    <w:p w14:paraId="70DB8000" w14:textId="5A2A7193" w:rsidR="00360C10" w:rsidRPr="00961D4B" w:rsidRDefault="00360C10" w:rsidP="007A4E10">
      <w:pPr>
        <w:jc w:val="both"/>
        <w:rPr>
          <w:rFonts w:eastAsia="MS Mincho"/>
          <w:b/>
          <w:bCs/>
          <w:lang w:eastAsia="ko-KR"/>
        </w:rPr>
      </w:pPr>
      <w:r w:rsidRPr="00961D4B">
        <w:rPr>
          <w:rFonts w:eastAsia="Batang"/>
          <w:b/>
          <w:bCs/>
          <w:lang w:eastAsia="ko-KR"/>
        </w:rPr>
        <w:t>2</w:t>
      </w:r>
      <w:r w:rsidRPr="00961D4B">
        <w:rPr>
          <w:b/>
          <w:bCs/>
        </w:rPr>
        <w:t>.4</w:t>
      </w:r>
      <w:r w:rsidR="00873615">
        <w:rPr>
          <w:b/>
          <w:bCs/>
        </w:rPr>
        <w:tab/>
      </w:r>
      <w:r w:rsidR="00B02221" w:rsidRPr="00961D4B">
        <w:rPr>
          <w:b/>
          <w:bCs/>
        </w:rPr>
        <w:t>Current taxonomy of information security threats in software development life cycle</w:t>
      </w:r>
    </w:p>
    <w:p w14:paraId="7121E606" w14:textId="68B0B235" w:rsidR="00C601A0" w:rsidRPr="005F62F6" w:rsidRDefault="00730100" w:rsidP="007A4E10">
      <w:pPr>
        <w:jc w:val="both"/>
      </w:pPr>
      <w:r w:rsidRPr="00730100">
        <w:t>The implementation capabilities of security threats vary depending on the level of attackers' p</w:t>
      </w:r>
      <w:r w:rsidR="0036027A">
        <w:t>otential.</w:t>
      </w:r>
      <w:r>
        <w:t xml:space="preserve"> </w:t>
      </w:r>
      <w:r w:rsidR="00246E6C" w:rsidRPr="005F62F6">
        <w:t xml:space="preserve">Table </w:t>
      </w:r>
      <w:r w:rsidR="00873615">
        <w:t>1</w:t>
      </w:r>
      <w:r w:rsidR="00246E6C" w:rsidRPr="005F62F6">
        <w:t xml:space="preserve"> </w:t>
      </w:r>
      <w:r w:rsidR="004B5419" w:rsidRPr="005F62F6">
        <w:t xml:space="preserve">provides </w:t>
      </w:r>
      <w:r w:rsidR="006E083C" w:rsidRPr="005F62F6">
        <w:t>the</w:t>
      </w:r>
      <w:r w:rsidR="002D51F9" w:rsidRPr="005F62F6">
        <w:t xml:space="preserve"> level of</w:t>
      </w:r>
      <w:r w:rsidR="006E083C" w:rsidRPr="005F62F6">
        <w:t xml:space="preserve"> </w:t>
      </w:r>
      <w:r w:rsidR="004B5419" w:rsidRPr="005F62F6">
        <w:t xml:space="preserve">attacker’s potential </w:t>
      </w:r>
      <w:r w:rsidR="00E67E81" w:rsidRPr="005F62F6">
        <w:t xml:space="preserve">and </w:t>
      </w:r>
      <w:r w:rsidR="002D51F9" w:rsidRPr="005F62F6">
        <w:t xml:space="preserve">their </w:t>
      </w:r>
      <w:r w:rsidR="00E67E81" w:rsidRPr="005F62F6">
        <w:t>capabilities</w:t>
      </w:r>
      <w:r w:rsidR="00F94C99" w:rsidRPr="005F62F6">
        <w:t xml:space="preserve"> [b-</w:t>
      </w:r>
      <w:proofErr w:type="spellStart"/>
      <w:r w:rsidR="00F94C99" w:rsidRPr="005F62F6">
        <w:t>Barabanov</w:t>
      </w:r>
      <w:proofErr w:type="spellEnd"/>
      <w:r w:rsidR="00F94C99" w:rsidRPr="005F62F6">
        <w:t>].</w:t>
      </w:r>
      <w:r w:rsidR="00E67E81" w:rsidRPr="005F62F6">
        <w:t xml:space="preserve"> </w:t>
      </w:r>
    </w:p>
    <w:p w14:paraId="4B7224E2" w14:textId="77777777" w:rsidR="00D56E34" w:rsidRPr="00961D4B" w:rsidRDefault="00D56E34" w:rsidP="007A4E10">
      <w:pPr>
        <w:jc w:val="both"/>
      </w:pPr>
    </w:p>
    <w:p w14:paraId="35539AD6" w14:textId="071D873B" w:rsidR="00AD0510" w:rsidRPr="00961D4B" w:rsidRDefault="00AD0510" w:rsidP="00AD0510">
      <w:pPr>
        <w:pStyle w:val="Caption"/>
        <w:keepNext/>
        <w:jc w:val="center"/>
        <w:rPr>
          <w:b/>
          <w:bCs/>
          <w:i w:val="0"/>
          <w:iCs w:val="0"/>
          <w:color w:val="auto"/>
          <w:sz w:val="24"/>
          <w:szCs w:val="24"/>
        </w:rPr>
      </w:pPr>
      <w:r w:rsidRPr="00961D4B">
        <w:rPr>
          <w:b/>
          <w:bCs/>
          <w:i w:val="0"/>
          <w:iCs w:val="0"/>
          <w:color w:val="auto"/>
          <w:sz w:val="24"/>
          <w:szCs w:val="24"/>
        </w:rPr>
        <w:t xml:space="preserve">Table </w:t>
      </w:r>
      <w:r w:rsidRPr="00961D4B">
        <w:rPr>
          <w:b/>
          <w:bCs/>
          <w:i w:val="0"/>
          <w:iCs w:val="0"/>
          <w:color w:val="auto"/>
          <w:sz w:val="24"/>
          <w:szCs w:val="24"/>
        </w:rPr>
        <w:fldChar w:fldCharType="begin"/>
      </w:r>
      <w:r w:rsidRPr="00961D4B">
        <w:rPr>
          <w:b/>
          <w:bCs/>
          <w:i w:val="0"/>
          <w:iCs w:val="0"/>
          <w:color w:val="auto"/>
          <w:sz w:val="24"/>
          <w:szCs w:val="24"/>
        </w:rPr>
        <w:instrText xml:space="preserve"> SEQ Table \* ARABIC </w:instrText>
      </w:r>
      <w:r w:rsidRPr="00961D4B">
        <w:rPr>
          <w:b/>
          <w:bCs/>
          <w:i w:val="0"/>
          <w:iCs w:val="0"/>
          <w:color w:val="auto"/>
          <w:sz w:val="24"/>
          <w:szCs w:val="24"/>
        </w:rPr>
        <w:fldChar w:fldCharType="separate"/>
      </w:r>
      <w:r w:rsidR="00B671B1">
        <w:rPr>
          <w:b/>
          <w:bCs/>
          <w:i w:val="0"/>
          <w:iCs w:val="0"/>
          <w:noProof/>
          <w:color w:val="auto"/>
          <w:sz w:val="24"/>
          <w:szCs w:val="24"/>
        </w:rPr>
        <w:t>1</w:t>
      </w:r>
      <w:r w:rsidRPr="00961D4B">
        <w:rPr>
          <w:b/>
          <w:bCs/>
          <w:i w:val="0"/>
          <w:iCs w:val="0"/>
          <w:color w:val="auto"/>
          <w:sz w:val="24"/>
          <w:szCs w:val="24"/>
        </w:rPr>
        <w:fldChar w:fldCharType="end"/>
      </w:r>
      <w:r w:rsidR="00752F86" w:rsidRPr="00961D4B">
        <w:rPr>
          <w:b/>
          <w:bCs/>
          <w:i w:val="0"/>
          <w:iCs w:val="0"/>
          <w:color w:val="auto"/>
          <w:sz w:val="24"/>
          <w:szCs w:val="24"/>
        </w:rPr>
        <w:t xml:space="preserve"> </w:t>
      </w:r>
      <w:r w:rsidRPr="00961D4B">
        <w:rPr>
          <w:b/>
          <w:bCs/>
          <w:i w:val="0"/>
          <w:iCs w:val="0"/>
          <w:color w:val="auto"/>
          <w:sz w:val="24"/>
          <w:szCs w:val="24"/>
        </w:rPr>
        <w:t>-</w:t>
      </w:r>
      <w:r w:rsidR="00752F86" w:rsidRPr="00961D4B">
        <w:rPr>
          <w:b/>
          <w:bCs/>
          <w:i w:val="0"/>
          <w:iCs w:val="0"/>
          <w:color w:val="auto"/>
          <w:sz w:val="24"/>
          <w:szCs w:val="24"/>
        </w:rPr>
        <w:t xml:space="preserve"> </w:t>
      </w:r>
      <w:r w:rsidR="00C94762" w:rsidRPr="00961D4B">
        <w:rPr>
          <w:b/>
          <w:bCs/>
          <w:i w:val="0"/>
          <w:iCs w:val="0"/>
          <w:color w:val="auto"/>
          <w:sz w:val="24"/>
          <w:szCs w:val="24"/>
        </w:rPr>
        <w:t>Description of a</w:t>
      </w:r>
      <w:r w:rsidRPr="00961D4B">
        <w:rPr>
          <w:b/>
          <w:bCs/>
          <w:i w:val="0"/>
          <w:iCs w:val="0"/>
          <w:color w:val="auto"/>
          <w:sz w:val="24"/>
          <w:szCs w:val="24"/>
        </w:rPr>
        <w:t>ttacker</w:t>
      </w:r>
      <w:r w:rsidR="00C94762" w:rsidRPr="00961D4B">
        <w:rPr>
          <w:b/>
          <w:bCs/>
          <w:i w:val="0"/>
          <w:iCs w:val="0"/>
          <w:color w:val="auto"/>
          <w:sz w:val="24"/>
          <w:szCs w:val="24"/>
        </w:rPr>
        <w:t>s’</w:t>
      </w:r>
      <w:r w:rsidRPr="00961D4B">
        <w:rPr>
          <w:b/>
          <w:bCs/>
          <w:i w:val="0"/>
          <w:iCs w:val="0"/>
          <w:color w:val="auto"/>
          <w:sz w:val="24"/>
          <w:szCs w:val="24"/>
        </w:rPr>
        <w:t xml:space="preserve"> capability</w:t>
      </w:r>
    </w:p>
    <w:tbl>
      <w:tblPr>
        <w:tblStyle w:val="TableGrid"/>
        <w:tblW w:w="0" w:type="auto"/>
        <w:jc w:val="center"/>
        <w:tblInd w:w="0" w:type="dxa"/>
        <w:tblLook w:val="04A0" w:firstRow="1" w:lastRow="0" w:firstColumn="1" w:lastColumn="0" w:noHBand="0" w:noVBand="1"/>
      </w:tblPr>
      <w:tblGrid>
        <w:gridCol w:w="1696"/>
        <w:gridCol w:w="3119"/>
        <w:gridCol w:w="4536"/>
      </w:tblGrid>
      <w:tr w:rsidR="00B671B1" w:rsidRPr="00B671B1" w14:paraId="1A6F3BE1" w14:textId="77777777" w:rsidTr="00614898">
        <w:trPr>
          <w:trHeight w:val="789"/>
          <w:jc w:val="center"/>
        </w:trPr>
        <w:tc>
          <w:tcPr>
            <w:tcW w:w="1696" w:type="dxa"/>
            <w:shd w:val="clear" w:color="auto" w:fill="auto"/>
            <w:vAlign w:val="center"/>
          </w:tcPr>
          <w:p w14:paraId="4286255A" w14:textId="4FC37ACB" w:rsidR="00D56E34" w:rsidRPr="00B671B1" w:rsidRDefault="007579E3" w:rsidP="00BF6EE0">
            <w:pPr>
              <w:spacing w:before="0"/>
              <w:jc w:val="center"/>
              <w:rPr>
                <w:b/>
                <w:bCs/>
                <w:sz w:val="22"/>
                <w:szCs w:val="22"/>
                <w:lang w:eastAsia="ko-KR"/>
              </w:rPr>
            </w:pPr>
            <w:r w:rsidRPr="00B671B1">
              <w:rPr>
                <w:b/>
                <w:bCs/>
                <w:sz w:val="22"/>
                <w:szCs w:val="22"/>
                <w:lang w:eastAsia="ko-KR"/>
              </w:rPr>
              <w:t>Level of attacker potential</w:t>
            </w:r>
          </w:p>
        </w:tc>
        <w:tc>
          <w:tcPr>
            <w:tcW w:w="3119" w:type="dxa"/>
            <w:shd w:val="clear" w:color="auto" w:fill="auto"/>
            <w:vAlign w:val="center"/>
          </w:tcPr>
          <w:p w14:paraId="2F53C271" w14:textId="2BE98793" w:rsidR="00D56E34" w:rsidRPr="00B671B1" w:rsidRDefault="00C04FD6" w:rsidP="00BF6EE0">
            <w:pPr>
              <w:spacing w:before="100" w:beforeAutospacing="1"/>
              <w:jc w:val="center"/>
              <w:rPr>
                <w:rFonts w:eastAsiaTheme="minorEastAsia"/>
                <w:b/>
                <w:bCs/>
                <w:sz w:val="22"/>
                <w:szCs w:val="22"/>
                <w:lang w:eastAsia="zh-CN"/>
              </w:rPr>
            </w:pPr>
            <w:r w:rsidRPr="00B671B1">
              <w:rPr>
                <w:rFonts w:eastAsiaTheme="minorEastAsia"/>
                <w:b/>
                <w:bCs/>
                <w:sz w:val="22"/>
                <w:szCs w:val="22"/>
                <w:lang w:eastAsia="zh-CN"/>
              </w:rPr>
              <w:t>Examples of attackers</w:t>
            </w:r>
          </w:p>
        </w:tc>
        <w:tc>
          <w:tcPr>
            <w:tcW w:w="4536" w:type="dxa"/>
            <w:shd w:val="clear" w:color="auto" w:fill="auto"/>
            <w:vAlign w:val="center"/>
          </w:tcPr>
          <w:p w14:paraId="3B572D3C" w14:textId="1EE810B3" w:rsidR="00D56E34" w:rsidRPr="00B671B1" w:rsidRDefault="007579E3" w:rsidP="00C94762">
            <w:pPr>
              <w:spacing w:before="100" w:beforeAutospacing="1"/>
              <w:jc w:val="center"/>
              <w:rPr>
                <w:rFonts w:eastAsiaTheme="minorEastAsia"/>
                <w:b/>
                <w:bCs/>
                <w:sz w:val="22"/>
                <w:szCs w:val="22"/>
                <w:lang w:eastAsia="zh-CN"/>
              </w:rPr>
            </w:pPr>
            <w:r w:rsidRPr="00B671B1">
              <w:rPr>
                <w:rFonts w:eastAsiaTheme="minorEastAsia"/>
                <w:b/>
                <w:bCs/>
                <w:sz w:val="22"/>
                <w:szCs w:val="22"/>
                <w:lang w:eastAsia="zh-CN"/>
              </w:rPr>
              <w:t>Capa</w:t>
            </w:r>
            <w:r w:rsidR="002D26B1" w:rsidRPr="00B671B1">
              <w:rPr>
                <w:rFonts w:eastAsiaTheme="minorEastAsia"/>
                <w:b/>
                <w:bCs/>
                <w:sz w:val="22"/>
                <w:szCs w:val="22"/>
                <w:lang w:eastAsia="zh-CN"/>
              </w:rPr>
              <w:t>bilit</w:t>
            </w:r>
            <w:r w:rsidR="00C94762" w:rsidRPr="00B671B1">
              <w:rPr>
                <w:rFonts w:eastAsiaTheme="minorEastAsia"/>
                <w:b/>
                <w:bCs/>
                <w:sz w:val="22"/>
                <w:szCs w:val="22"/>
                <w:lang w:eastAsia="zh-CN"/>
              </w:rPr>
              <w:t>ies of the attackers</w:t>
            </w:r>
          </w:p>
        </w:tc>
      </w:tr>
      <w:tr w:rsidR="00B671B1" w:rsidRPr="00B671B1" w14:paraId="01CACA20" w14:textId="77777777" w:rsidTr="00E36900">
        <w:trPr>
          <w:trHeight w:val="1077"/>
          <w:jc w:val="center"/>
        </w:trPr>
        <w:tc>
          <w:tcPr>
            <w:tcW w:w="1696" w:type="dxa"/>
            <w:shd w:val="clear" w:color="auto" w:fill="auto"/>
          </w:tcPr>
          <w:p w14:paraId="3858DB7D" w14:textId="433702D4" w:rsidR="00D56E34" w:rsidRPr="00B671B1" w:rsidRDefault="002D26B1" w:rsidP="00614898">
            <w:pPr>
              <w:spacing w:before="0"/>
              <w:jc w:val="center"/>
              <w:rPr>
                <w:sz w:val="22"/>
                <w:szCs w:val="22"/>
                <w:lang w:eastAsia="ko-KR"/>
              </w:rPr>
            </w:pPr>
            <w:r w:rsidRPr="00B671B1">
              <w:rPr>
                <w:sz w:val="22"/>
                <w:szCs w:val="22"/>
                <w:lang w:eastAsia="ko-KR"/>
              </w:rPr>
              <w:t>Low</w:t>
            </w:r>
          </w:p>
        </w:tc>
        <w:tc>
          <w:tcPr>
            <w:tcW w:w="3119" w:type="dxa"/>
          </w:tcPr>
          <w:p w14:paraId="67D91DAB" w14:textId="11D02966" w:rsidR="00BF60EC" w:rsidRPr="00B671B1" w:rsidRDefault="000F5F64" w:rsidP="00F211B3">
            <w:pPr>
              <w:pStyle w:val="ListParagraph"/>
              <w:numPr>
                <w:ilvl w:val="0"/>
                <w:numId w:val="26"/>
              </w:numPr>
              <w:spacing w:before="0"/>
              <w:ind w:left="315" w:hanging="281"/>
              <w:rPr>
                <w:sz w:val="22"/>
                <w:szCs w:val="22"/>
                <w:lang w:eastAsia="ko-KR"/>
              </w:rPr>
            </w:pPr>
            <w:r w:rsidRPr="00B671B1">
              <w:rPr>
                <w:sz w:val="22"/>
                <w:szCs w:val="22"/>
                <w:lang w:eastAsia="ko-KR"/>
              </w:rPr>
              <w:t xml:space="preserve">Persons </w:t>
            </w:r>
            <w:r w:rsidR="00334F28" w:rsidRPr="00B671B1">
              <w:rPr>
                <w:sz w:val="22"/>
                <w:szCs w:val="22"/>
                <w:lang w:eastAsia="ko-KR"/>
              </w:rPr>
              <w:t>related to</w:t>
            </w:r>
            <w:r w:rsidR="003F5EEC" w:rsidRPr="00B671B1">
              <w:rPr>
                <w:sz w:val="22"/>
                <w:szCs w:val="22"/>
                <w:lang w:eastAsia="ko-KR"/>
              </w:rPr>
              <w:t xml:space="preserve"> </w:t>
            </w:r>
            <w:r w:rsidR="001E2CA2" w:rsidRPr="00B671B1">
              <w:rPr>
                <w:sz w:val="22"/>
                <w:szCs w:val="22"/>
                <w:lang w:eastAsia="ko-KR"/>
              </w:rPr>
              <w:t>a soft</w:t>
            </w:r>
            <w:r w:rsidR="00F211B3" w:rsidRPr="00B671B1">
              <w:rPr>
                <w:sz w:val="22"/>
                <w:szCs w:val="22"/>
                <w:lang w:eastAsia="ko-KR"/>
              </w:rPr>
              <w:t>ware developer</w:t>
            </w:r>
            <w:r w:rsidR="009A40D4" w:rsidRPr="00B671B1">
              <w:rPr>
                <w:sz w:val="22"/>
                <w:szCs w:val="22"/>
                <w:lang w:eastAsia="ko-KR"/>
              </w:rPr>
              <w:t xml:space="preserve"> without authorized access </w:t>
            </w:r>
          </w:p>
          <w:p w14:paraId="43E91F74" w14:textId="124F1822" w:rsidR="00D56E34" w:rsidRPr="00B671B1" w:rsidRDefault="00BF60EC" w:rsidP="00E71CE8">
            <w:pPr>
              <w:pStyle w:val="ListParagraph"/>
              <w:numPr>
                <w:ilvl w:val="0"/>
                <w:numId w:val="26"/>
              </w:numPr>
              <w:spacing w:before="0"/>
              <w:ind w:left="315" w:hanging="281"/>
              <w:rPr>
                <w:sz w:val="22"/>
                <w:szCs w:val="22"/>
                <w:lang w:eastAsia="ko-KR"/>
              </w:rPr>
            </w:pPr>
            <w:r w:rsidRPr="00B671B1">
              <w:rPr>
                <w:sz w:val="22"/>
                <w:szCs w:val="22"/>
                <w:lang w:eastAsia="ko-KR"/>
              </w:rPr>
              <w:t>Persons engaged by the software developer for software shipping</w:t>
            </w:r>
          </w:p>
        </w:tc>
        <w:tc>
          <w:tcPr>
            <w:tcW w:w="4536" w:type="dxa"/>
          </w:tcPr>
          <w:p w14:paraId="61688532" w14:textId="3A20EDD8" w:rsidR="00D56E34" w:rsidRPr="00B671B1" w:rsidRDefault="00217381" w:rsidP="00F75E74">
            <w:pPr>
              <w:pStyle w:val="ListParagraph"/>
              <w:numPr>
                <w:ilvl w:val="0"/>
                <w:numId w:val="26"/>
              </w:numPr>
              <w:spacing w:before="0"/>
              <w:ind w:left="315" w:hanging="281"/>
              <w:rPr>
                <w:sz w:val="22"/>
                <w:szCs w:val="22"/>
                <w:lang w:eastAsia="ko-KR"/>
              </w:rPr>
            </w:pPr>
            <w:r w:rsidRPr="00B671B1">
              <w:rPr>
                <w:sz w:val="22"/>
                <w:szCs w:val="22"/>
                <w:lang w:eastAsia="ko-KR"/>
              </w:rPr>
              <w:t>Basic IT knowledge</w:t>
            </w:r>
            <w:r w:rsidR="00A026D5" w:rsidRPr="00B671B1">
              <w:rPr>
                <w:sz w:val="22"/>
                <w:szCs w:val="22"/>
                <w:lang w:eastAsia="ko-KR"/>
              </w:rPr>
              <w:t xml:space="preserve"> or skills</w:t>
            </w:r>
            <w:r w:rsidRPr="00B671B1">
              <w:rPr>
                <w:sz w:val="22"/>
                <w:szCs w:val="22"/>
                <w:lang w:eastAsia="ko-KR"/>
              </w:rPr>
              <w:t xml:space="preserve">: </w:t>
            </w:r>
            <w:r w:rsidR="00EF2B47" w:rsidRPr="00B671B1">
              <w:rPr>
                <w:sz w:val="22"/>
                <w:szCs w:val="22"/>
                <w:lang w:eastAsia="ko-KR"/>
              </w:rPr>
              <w:t xml:space="preserve">the most common usages of software and development environment, understanding the basic concepts of application manipulation, </w:t>
            </w:r>
            <w:r w:rsidRPr="00B671B1">
              <w:rPr>
                <w:sz w:val="22"/>
                <w:szCs w:val="22"/>
                <w:lang w:eastAsia="ko-KR"/>
              </w:rPr>
              <w:t>application of general development environment software, operations with development environment objects.</w:t>
            </w:r>
          </w:p>
        </w:tc>
      </w:tr>
      <w:tr w:rsidR="00B671B1" w:rsidRPr="00B671B1" w14:paraId="4E8E00E8" w14:textId="77777777" w:rsidTr="00614898">
        <w:trPr>
          <w:trHeight w:val="2154"/>
          <w:jc w:val="center"/>
        </w:trPr>
        <w:tc>
          <w:tcPr>
            <w:tcW w:w="1696" w:type="dxa"/>
            <w:shd w:val="clear" w:color="auto" w:fill="auto"/>
          </w:tcPr>
          <w:p w14:paraId="5BB8E3DF" w14:textId="4DF35E88" w:rsidR="00D56E34" w:rsidRPr="00B671B1" w:rsidRDefault="002D26B1" w:rsidP="00614898">
            <w:pPr>
              <w:spacing w:before="0"/>
              <w:jc w:val="center"/>
              <w:rPr>
                <w:sz w:val="22"/>
                <w:szCs w:val="22"/>
                <w:lang w:eastAsia="ko-KR"/>
              </w:rPr>
            </w:pPr>
            <w:r w:rsidRPr="00B671B1">
              <w:rPr>
                <w:sz w:val="22"/>
                <w:szCs w:val="22"/>
                <w:lang w:eastAsia="ko-KR"/>
              </w:rPr>
              <w:t>Medium</w:t>
            </w:r>
          </w:p>
        </w:tc>
        <w:tc>
          <w:tcPr>
            <w:tcW w:w="3119" w:type="dxa"/>
          </w:tcPr>
          <w:p w14:paraId="6300A21D" w14:textId="12722721" w:rsidR="00887B44" w:rsidRPr="00B671B1" w:rsidRDefault="007602E4" w:rsidP="00E71CE8">
            <w:pPr>
              <w:pStyle w:val="ListParagraph"/>
              <w:spacing w:before="0"/>
              <w:ind w:left="315"/>
              <w:rPr>
                <w:sz w:val="22"/>
                <w:szCs w:val="22"/>
                <w:lang w:eastAsia="ko-KR"/>
              </w:rPr>
            </w:pPr>
            <w:r w:rsidRPr="00B671B1">
              <w:rPr>
                <w:sz w:val="22"/>
                <w:szCs w:val="22"/>
                <w:lang w:eastAsia="ko-KR"/>
              </w:rPr>
              <w:t xml:space="preserve">Persons </w:t>
            </w:r>
            <w:r w:rsidR="00334F28" w:rsidRPr="00B671B1">
              <w:rPr>
                <w:sz w:val="22"/>
                <w:szCs w:val="22"/>
                <w:lang w:eastAsia="ko-KR"/>
              </w:rPr>
              <w:t>related</w:t>
            </w:r>
            <w:r w:rsidRPr="00B671B1">
              <w:rPr>
                <w:sz w:val="22"/>
                <w:szCs w:val="22"/>
                <w:lang w:eastAsia="ko-KR"/>
              </w:rPr>
              <w:t xml:space="preserve"> </w:t>
            </w:r>
            <w:r w:rsidR="00334F28" w:rsidRPr="00B671B1">
              <w:rPr>
                <w:sz w:val="22"/>
                <w:szCs w:val="22"/>
                <w:lang w:eastAsia="ko-KR"/>
              </w:rPr>
              <w:t>to</w:t>
            </w:r>
            <w:r w:rsidRPr="00B671B1">
              <w:rPr>
                <w:sz w:val="22"/>
                <w:szCs w:val="22"/>
                <w:lang w:eastAsia="ko-KR"/>
              </w:rPr>
              <w:t xml:space="preserve"> a software developer </w:t>
            </w:r>
            <w:r w:rsidR="009A40D4" w:rsidRPr="00B671B1">
              <w:rPr>
                <w:sz w:val="22"/>
                <w:szCs w:val="22"/>
                <w:lang w:eastAsia="ko-KR"/>
              </w:rPr>
              <w:t xml:space="preserve">with </w:t>
            </w:r>
            <w:r w:rsidR="00887B44" w:rsidRPr="00B671B1">
              <w:rPr>
                <w:sz w:val="22"/>
                <w:szCs w:val="22"/>
                <w:lang w:eastAsia="ko-KR"/>
              </w:rPr>
              <w:t>authorized access</w:t>
            </w:r>
          </w:p>
          <w:p w14:paraId="5F0ACF55" w14:textId="6C8FD955" w:rsidR="00D56E34" w:rsidRPr="00B671B1" w:rsidRDefault="00887B44" w:rsidP="00E71CE8">
            <w:pPr>
              <w:pStyle w:val="ListParagraph"/>
              <w:numPr>
                <w:ilvl w:val="0"/>
                <w:numId w:val="26"/>
              </w:numPr>
              <w:spacing w:before="0"/>
              <w:ind w:left="315" w:hanging="281"/>
              <w:rPr>
                <w:sz w:val="22"/>
                <w:szCs w:val="22"/>
                <w:lang w:eastAsia="ko-KR"/>
              </w:rPr>
            </w:pPr>
            <w:r w:rsidRPr="00B671B1">
              <w:rPr>
                <w:sz w:val="22"/>
                <w:szCs w:val="22"/>
                <w:lang w:eastAsia="ko-KR"/>
              </w:rPr>
              <w:t>Persons engaged by the software developer for software shipping</w:t>
            </w:r>
            <w:r w:rsidR="007602E4" w:rsidRPr="00B671B1">
              <w:rPr>
                <w:sz w:val="22"/>
                <w:szCs w:val="22"/>
                <w:lang w:eastAsia="ko-KR"/>
              </w:rPr>
              <w:t xml:space="preserve"> </w:t>
            </w:r>
          </w:p>
        </w:tc>
        <w:tc>
          <w:tcPr>
            <w:tcW w:w="4536" w:type="dxa"/>
          </w:tcPr>
          <w:p w14:paraId="788D9C0A" w14:textId="3340E186" w:rsidR="00217381" w:rsidRPr="00B671B1" w:rsidRDefault="00FD2870" w:rsidP="00F75E74">
            <w:pPr>
              <w:pStyle w:val="ListParagraph"/>
              <w:numPr>
                <w:ilvl w:val="0"/>
                <w:numId w:val="26"/>
              </w:numPr>
              <w:spacing w:before="0"/>
              <w:ind w:left="315" w:hanging="281"/>
              <w:rPr>
                <w:sz w:val="22"/>
                <w:szCs w:val="22"/>
                <w:lang w:eastAsia="ko-KR"/>
              </w:rPr>
            </w:pPr>
            <w:r w:rsidRPr="00B671B1">
              <w:rPr>
                <w:sz w:val="22"/>
                <w:szCs w:val="22"/>
                <w:lang w:eastAsia="ko-KR"/>
              </w:rPr>
              <w:t>Include</w:t>
            </w:r>
            <w:r w:rsidR="00217381" w:rsidRPr="00B671B1">
              <w:rPr>
                <w:sz w:val="22"/>
                <w:szCs w:val="22"/>
                <w:lang w:eastAsia="ko-KR"/>
              </w:rPr>
              <w:t xml:space="preserve"> all capabilities of low</w:t>
            </w:r>
            <w:r w:rsidR="00475DF5" w:rsidRPr="00B671B1">
              <w:rPr>
                <w:sz w:val="22"/>
                <w:szCs w:val="22"/>
                <w:lang w:eastAsia="ko-KR"/>
              </w:rPr>
              <w:t>-</w:t>
            </w:r>
            <w:r w:rsidR="00217381" w:rsidRPr="00B671B1">
              <w:rPr>
                <w:sz w:val="22"/>
                <w:szCs w:val="22"/>
                <w:lang w:eastAsia="ko-KR"/>
              </w:rPr>
              <w:t xml:space="preserve">potential attackers.  </w:t>
            </w:r>
          </w:p>
          <w:p w14:paraId="3EB70C2F" w14:textId="77777777" w:rsidR="008659EA" w:rsidRPr="00B671B1" w:rsidRDefault="00F41CA2" w:rsidP="00F75E74">
            <w:pPr>
              <w:pStyle w:val="ListParagraph"/>
              <w:numPr>
                <w:ilvl w:val="0"/>
                <w:numId w:val="26"/>
              </w:numPr>
              <w:spacing w:before="0"/>
              <w:ind w:left="315" w:hanging="281"/>
              <w:rPr>
                <w:sz w:val="22"/>
                <w:szCs w:val="22"/>
                <w:lang w:eastAsia="ko-KR"/>
              </w:rPr>
            </w:pPr>
            <w:r w:rsidRPr="00B671B1">
              <w:rPr>
                <w:sz w:val="22"/>
                <w:szCs w:val="22"/>
                <w:lang w:eastAsia="ko-KR"/>
              </w:rPr>
              <w:t xml:space="preserve">Have authorized access to </w:t>
            </w:r>
            <w:r w:rsidR="00F866D7" w:rsidRPr="00B671B1">
              <w:rPr>
                <w:sz w:val="22"/>
                <w:szCs w:val="22"/>
                <w:lang w:eastAsia="ko-KR"/>
              </w:rPr>
              <w:t xml:space="preserve">both </w:t>
            </w:r>
            <w:r w:rsidRPr="00B671B1">
              <w:rPr>
                <w:sz w:val="22"/>
                <w:szCs w:val="22"/>
                <w:lang w:eastAsia="ko-KR"/>
              </w:rPr>
              <w:t>high</w:t>
            </w:r>
            <w:r w:rsidR="00F866D7" w:rsidRPr="00B671B1">
              <w:rPr>
                <w:sz w:val="22"/>
                <w:szCs w:val="22"/>
                <w:lang w:eastAsia="ko-KR"/>
              </w:rPr>
              <w:t>er</w:t>
            </w:r>
            <w:r w:rsidRPr="00B671B1">
              <w:rPr>
                <w:sz w:val="22"/>
                <w:szCs w:val="22"/>
                <w:lang w:eastAsia="ko-KR"/>
              </w:rPr>
              <w:t xml:space="preserve"> and low</w:t>
            </w:r>
            <w:r w:rsidR="00F866D7" w:rsidRPr="00B671B1">
              <w:rPr>
                <w:sz w:val="22"/>
                <w:szCs w:val="22"/>
                <w:lang w:eastAsia="ko-KR"/>
              </w:rPr>
              <w:t>er</w:t>
            </w:r>
            <w:r w:rsidRPr="00B671B1">
              <w:rPr>
                <w:sz w:val="22"/>
                <w:szCs w:val="22"/>
                <w:lang w:eastAsia="ko-KR"/>
              </w:rPr>
              <w:t xml:space="preserve">-level design software documentations or may achieve desired information through permanent or single access to the software development environment. </w:t>
            </w:r>
          </w:p>
          <w:p w14:paraId="3CC0E13F" w14:textId="65DF3311" w:rsidR="00D56E34" w:rsidRPr="00B671B1" w:rsidRDefault="00217381" w:rsidP="00F75E74">
            <w:pPr>
              <w:pStyle w:val="ListParagraph"/>
              <w:numPr>
                <w:ilvl w:val="0"/>
                <w:numId w:val="26"/>
              </w:numPr>
              <w:spacing w:before="0"/>
              <w:ind w:left="315" w:hanging="281"/>
              <w:rPr>
                <w:sz w:val="22"/>
                <w:szCs w:val="22"/>
                <w:lang w:eastAsia="ko-KR"/>
              </w:rPr>
            </w:pPr>
            <w:r w:rsidRPr="00B671B1">
              <w:rPr>
                <w:sz w:val="22"/>
                <w:szCs w:val="22"/>
                <w:lang w:eastAsia="ko-KR"/>
              </w:rPr>
              <w:t>Have knowledge on methods and tools to implement security controls in the software development environment.</w:t>
            </w:r>
          </w:p>
        </w:tc>
      </w:tr>
      <w:tr w:rsidR="00B671B1" w:rsidRPr="00B671B1" w14:paraId="5077E4F8" w14:textId="77777777" w:rsidTr="00047593">
        <w:trPr>
          <w:trHeight w:val="3118"/>
          <w:jc w:val="center"/>
        </w:trPr>
        <w:tc>
          <w:tcPr>
            <w:tcW w:w="1696" w:type="dxa"/>
            <w:shd w:val="clear" w:color="auto" w:fill="auto"/>
          </w:tcPr>
          <w:p w14:paraId="38C5A803" w14:textId="0D81349A" w:rsidR="00D56E34" w:rsidRPr="00B671B1" w:rsidRDefault="002D26B1" w:rsidP="00614898">
            <w:pPr>
              <w:spacing w:before="0"/>
              <w:jc w:val="center"/>
              <w:rPr>
                <w:sz w:val="22"/>
                <w:szCs w:val="22"/>
                <w:lang w:eastAsia="ko-KR"/>
              </w:rPr>
            </w:pPr>
            <w:r w:rsidRPr="00B671B1">
              <w:rPr>
                <w:sz w:val="22"/>
                <w:szCs w:val="22"/>
                <w:lang w:eastAsia="ko-KR"/>
              </w:rPr>
              <w:t>High</w:t>
            </w:r>
          </w:p>
        </w:tc>
        <w:tc>
          <w:tcPr>
            <w:tcW w:w="3119" w:type="dxa"/>
          </w:tcPr>
          <w:p w14:paraId="1FAD424C" w14:textId="77777777" w:rsidR="00887B44" w:rsidRPr="00B671B1" w:rsidRDefault="00887B44" w:rsidP="00E71CE8">
            <w:pPr>
              <w:pStyle w:val="ListParagraph"/>
              <w:numPr>
                <w:ilvl w:val="0"/>
                <w:numId w:val="26"/>
              </w:numPr>
              <w:spacing w:before="0"/>
              <w:ind w:left="315" w:hanging="281"/>
              <w:rPr>
                <w:sz w:val="22"/>
                <w:szCs w:val="22"/>
                <w:lang w:eastAsia="ko-KR"/>
              </w:rPr>
            </w:pPr>
            <w:r w:rsidRPr="00B671B1">
              <w:rPr>
                <w:sz w:val="22"/>
                <w:szCs w:val="22"/>
                <w:lang w:eastAsia="ko-KR"/>
              </w:rPr>
              <w:t xml:space="preserve">Competing organizations </w:t>
            </w:r>
          </w:p>
          <w:p w14:paraId="11CB4BDE" w14:textId="54D51069" w:rsidR="00D56E34" w:rsidRPr="00B671B1" w:rsidRDefault="00887B44" w:rsidP="00E71CE8">
            <w:pPr>
              <w:pStyle w:val="ListParagraph"/>
              <w:numPr>
                <w:ilvl w:val="0"/>
                <w:numId w:val="26"/>
              </w:numPr>
              <w:spacing w:before="0"/>
              <w:ind w:left="315" w:hanging="281"/>
              <w:rPr>
                <w:sz w:val="22"/>
                <w:szCs w:val="22"/>
                <w:lang w:eastAsia="ko-KR"/>
              </w:rPr>
            </w:pPr>
            <w:r w:rsidRPr="00B671B1">
              <w:rPr>
                <w:sz w:val="22"/>
                <w:szCs w:val="22"/>
                <w:lang w:eastAsia="ko-KR"/>
              </w:rPr>
              <w:t>Criminal groups</w:t>
            </w:r>
          </w:p>
        </w:tc>
        <w:tc>
          <w:tcPr>
            <w:tcW w:w="4536" w:type="dxa"/>
          </w:tcPr>
          <w:p w14:paraId="5098E906" w14:textId="05148C5F" w:rsidR="00B3418D" w:rsidRPr="00B671B1" w:rsidRDefault="003C510A" w:rsidP="00F75E74">
            <w:pPr>
              <w:pStyle w:val="ListParagraph"/>
              <w:numPr>
                <w:ilvl w:val="0"/>
                <w:numId w:val="26"/>
              </w:numPr>
              <w:spacing w:before="0"/>
              <w:ind w:left="315" w:hanging="281"/>
              <w:rPr>
                <w:sz w:val="22"/>
                <w:szCs w:val="22"/>
                <w:lang w:eastAsia="ko-KR"/>
              </w:rPr>
            </w:pPr>
            <w:r w:rsidRPr="00B671B1">
              <w:rPr>
                <w:sz w:val="22"/>
                <w:szCs w:val="22"/>
                <w:lang w:eastAsia="ko-KR"/>
              </w:rPr>
              <w:t>Include</w:t>
            </w:r>
            <w:r w:rsidR="00B3418D" w:rsidRPr="00B671B1">
              <w:rPr>
                <w:sz w:val="22"/>
                <w:szCs w:val="22"/>
                <w:lang w:eastAsia="ko-KR"/>
              </w:rPr>
              <w:t xml:space="preserve"> all capabilities of medium potential attackers. </w:t>
            </w:r>
          </w:p>
          <w:p w14:paraId="2B32A3AC" w14:textId="17630AD3" w:rsidR="001077DD" w:rsidRPr="00B671B1" w:rsidRDefault="001077DD" w:rsidP="00F75E74">
            <w:pPr>
              <w:pStyle w:val="ListParagraph"/>
              <w:numPr>
                <w:ilvl w:val="0"/>
                <w:numId w:val="26"/>
              </w:numPr>
              <w:spacing w:before="0"/>
              <w:ind w:left="315" w:hanging="281"/>
              <w:rPr>
                <w:sz w:val="22"/>
                <w:szCs w:val="22"/>
                <w:lang w:eastAsia="ko-KR"/>
              </w:rPr>
            </w:pPr>
            <w:r w:rsidRPr="00B671B1">
              <w:rPr>
                <w:sz w:val="22"/>
                <w:szCs w:val="22"/>
                <w:lang w:eastAsia="ko-KR"/>
              </w:rPr>
              <w:t>Have expertise and knowledge to get information about entire-level software design with no access to the software development environment by keeping under their control of internal or external networks.</w:t>
            </w:r>
          </w:p>
          <w:p w14:paraId="3F2A2FC8" w14:textId="2727569E" w:rsidR="00D56E34" w:rsidRPr="00B671B1" w:rsidRDefault="00B3418D" w:rsidP="00F75E74">
            <w:pPr>
              <w:pStyle w:val="ListParagraph"/>
              <w:numPr>
                <w:ilvl w:val="0"/>
                <w:numId w:val="26"/>
              </w:numPr>
              <w:spacing w:before="0"/>
              <w:ind w:left="315" w:hanging="281"/>
              <w:rPr>
                <w:sz w:val="22"/>
                <w:szCs w:val="22"/>
                <w:lang w:eastAsia="ko-KR"/>
              </w:rPr>
            </w:pPr>
            <w:r w:rsidRPr="00B671B1">
              <w:rPr>
                <w:sz w:val="22"/>
                <w:szCs w:val="22"/>
                <w:lang w:eastAsia="ko-KR"/>
              </w:rPr>
              <w:t>Have knowledge on methods and tools to implement security controls in the software development environment having no access to the software development environment and acting from external networks.</w:t>
            </w:r>
          </w:p>
        </w:tc>
      </w:tr>
    </w:tbl>
    <w:p w14:paraId="64BBFD97" w14:textId="17BCFDCF" w:rsidR="00D8054D" w:rsidRDefault="00D8054D" w:rsidP="007A4E10">
      <w:pPr>
        <w:jc w:val="both"/>
        <w:rPr>
          <w:b/>
          <w:bCs/>
        </w:rPr>
      </w:pPr>
    </w:p>
    <w:p w14:paraId="4861B694" w14:textId="34879A96" w:rsidR="00286086" w:rsidRDefault="00286086" w:rsidP="007A4E10">
      <w:pPr>
        <w:jc w:val="both"/>
        <w:rPr>
          <w:b/>
          <w:bCs/>
        </w:rPr>
      </w:pPr>
      <w:r>
        <w:rPr>
          <w:b/>
          <w:bCs/>
        </w:rPr>
        <w:t>2.</w:t>
      </w:r>
      <w:r w:rsidR="00510D21">
        <w:rPr>
          <w:b/>
          <w:bCs/>
        </w:rPr>
        <w:t>5</w:t>
      </w:r>
      <w:r w:rsidR="002653D8">
        <w:rPr>
          <w:b/>
          <w:bCs/>
        </w:rPr>
        <w:t xml:space="preserve"> </w:t>
      </w:r>
      <w:r w:rsidR="002653D8" w:rsidRPr="00961D4B">
        <w:rPr>
          <w:b/>
          <w:bCs/>
        </w:rPr>
        <w:t>NIST SP 800-</w:t>
      </w:r>
      <w:r w:rsidR="002653D8">
        <w:rPr>
          <w:b/>
          <w:bCs/>
        </w:rPr>
        <w:t>53</w:t>
      </w:r>
      <w:r w:rsidR="002653D8" w:rsidRPr="00961D4B">
        <w:rPr>
          <w:b/>
          <w:bCs/>
        </w:rPr>
        <w:t xml:space="preserve">: </w:t>
      </w:r>
      <w:r w:rsidR="00CB388C" w:rsidRPr="00CB388C">
        <w:rPr>
          <w:b/>
          <w:bCs/>
        </w:rPr>
        <w:t>Security and Privacy Controls for Information Systems and Organizations</w:t>
      </w:r>
    </w:p>
    <w:p w14:paraId="55767BD4" w14:textId="5CF2370A" w:rsidR="002653D8" w:rsidRDefault="00263764" w:rsidP="007A4E10">
      <w:pPr>
        <w:jc w:val="both"/>
      </w:pPr>
      <w:r w:rsidRPr="00263764">
        <w:t xml:space="preserve">This publication provides a </w:t>
      </w:r>
      <w:proofErr w:type="spellStart"/>
      <w:r w:rsidRPr="00263764">
        <w:t>catalog</w:t>
      </w:r>
      <w:proofErr w:type="spellEnd"/>
      <w:r w:rsidRPr="00263764">
        <w:t xml:space="preserve"> of security and privacy controls for information systems and organizations to protect organizational operations and assets, individuals, other organizations, and the Nation from a diverse set of threats and risks, including hostile attacks, human errors, natural disasters, structural failures, foreign intelligence entities, and privacy risks. The controls address diverse requirements derived from mission and business needs, laws, executive orders, directives, regulations, policies, standards, and guidelines.</w:t>
      </w:r>
    </w:p>
    <w:p w14:paraId="53365CCA" w14:textId="77777777" w:rsidR="00263764" w:rsidRDefault="00263764" w:rsidP="007A4E10">
      <w:pPr>
        <w:jc w:val="both"/>
      </w:pPr>
    </w:p>
    <w:p w14:paraId="5785A373" w14:textId="32072ED5" w:rsidR="002653D8" w:rsidRDefault="002653D8" w:rsidP="005B08B3">
      <w:pPr>
        <w:jc w:val="both"/>
        <w:rPr>
          <w:b/>
          <w:bCs/>
        </w:rPr>
      </w:pPr>
      <w:r>
        <w:rPr>
          <w:b/>
          <w:bCs/>
        </w:rPr>
        <w:t xml:space="preserve">2.6 </w:t>
      </w:r>
      <w:r w:rsidRPr="00961D4B">
        <w:rPr>
          <w:b/>
          <w:bCs/>
        </w:rPr>
        <w:t>NIST SP 800-</w:t>
      </w:r>
      <w:r>
        <w:rPr>
          <w:b/>
          <w:bCs/>
        </w:rPr>
        <w:t>53A:</w:t>
      </w:r>
      <w:r w:rsidR="005B08B3">
        <w:rPr>
          <w:b/>
          <w:bCs/>
        </w:rPr>
        <w:t xml:space="preserve"> </w:t>
      </w:r>
      <w:r w:rsidR="005B08B3" w:rsidRPr="005B08B3">
        <w:rPr>
          <w:b/>
          <w:bCs/>
        </w:rPr>
        <w:t>Assessing Security and Privacy Controls in</w:t>
      </w:r>
      <w:r w:rsidR="005B08B3">
        <w:rPr>
          <w:b/>
          <w:bCs/>
        </w:rPr>
        <w:t xml:space="preserve"> </w:t>
      </w:r>
      <w:r w:rsidR="005B08B3" w:rsidRPr="005B08B3">
        <w:rPr>
          <w:b/>
          <w:bCs/>
        </w:rPr>
        <w:t>Information Systems and Organizations</w:t>
      </w:r>
    </w:p>
    <w:p w14:paraId="2BB4AA10" w14:textId="0CFE25A1" w:rsidR="002653D8" w:rsidRPr="001A3CEC" w:rsidRDefault="00C70EC5" w:rsidP="007A4E10">
      <w:pPr>
        <w:jc w:val="both"/>
      </w:pPr>
      <w:r w:rsidRPr="00C70EC5">
        <w:lastRenderedPageBreak/>
        <w:t xml:space="preserve">This publication provides a methodology and set of procedures for conducting assessments of security and privacy controls employed within systems and organizations within an effective risk management </w:t>
      </w:r>
      <w:r w:rsidRPr="001A3CEC">
        <w:t>framework. The assessment procedures, executed at various phases of the system development life cycle, are consistent with the security and privacy controls in NIST Special Publication 800-53, Revision 5.</w:t>
      </w:r>
    </w:p>
    <w:p w14:paraId="592E5696" w14:textId="1E3C118D" w:rsidR="00330670" w:rsidRPr="001A3CEC" w:rsidRDefault="00330670" w:rsidP="007A4E10">
      <w:pPr>
        <w:jc w:val="both"/>
      </w:pPr>
    </w:p>
    <w:p w14:paraId="1EFAB473" w14:textId="3724A609" w:rsidR="00E9308E" w:rsidRPr="001A3CEC" w:rsidRDefault="00E9308E" w:rsidP="00E9308E">
      <w:pPr>
        <w:jc w:val="both"/>
        <w:rPr>
          <w:b/>
          <w:bCs/>
        </w:rPr>
      </w:pPr>
      <w:r w:rsidRPr="001A3CEC">
        <w:rPr>
          <w:b/>
          <w:bCs/>
        </w:rPr>
        <w:t>2.</w:t>
      </w:r>
      <w:r w:rsidR="00EE1C56" w:rsidRPr="001A3CEC">
        <w:rPr>
          <w:b/>
          <w:bCs/>
        </w:rPr>
        <w:t>7</w:t>
      </w:r>
      <w:r w:rsidRPr="001A3CEC">
        <w:rPr>
          <w:b/>
          <w:bCs/>
        </w:rPr>
        <w:t xml:space="preserve"> N</w:t>
      </w:r>
      <w:r w:rsidR="006F3067" w:rsidRPr="001A3CEC">
        <w:rPr>
          <w:b/>
          <w:bCs/>
        </w:rPr>
        <w:t>TIA</w:t>
      </w:r>
      <w:r w:rsidRPr="001A3CEC">
        <w:rPr>
          <w:b/>
          <w:bCs/>
        </w:rPr>
        <w:t xml:space="preserve"> </w:t>
      </w:r>
      <w:r w:rsidR="000B7248" w:rsidRPr="001A3CEC">
        <w:rPr>
          <w:b/>
          <w:bCs/>
        </w:rPr>
        <w:t>Software Bill of Materials</w:t>
      </w:r>
      <w:r w:rsidR="00954A27" w:rsidRPr="001A3CEC">
        <w:rPr>
          <w:b/>
          <w:bCs/>
        </w:rPr>
        <w:t>(SBOM)</w:t>
      </w:r>
    </w:p>
    <w:p w14:paraId="017A164F" w14:textId="57302A58" w:rsidR="00E9308E" w:rsidRPr="001A3CEC" w:rsidRDefault="002518A4" w:rsidP="002518A4">
      <w:pPr>
        <w:jc w:val="both"/>
      </w:pPr>
      <w:r w:rsidRPr="001A3CEC">
        <w:t xml:space="preserve">An SBOM is a formal, machine-readable inventory of software components and dependencies, information about those components, and their hierarchical relationships. This document is an introduction to the practice of Software Bill of Materials (SBOM), supporting literature, and the pivotal role SBOMs play in providing much-needed transparency: </w:t>
      </w:r>
      <w:r w:rsidR="00AC4E7D">
        <w:t>e</w:t>
      </w:r>
      <w:r w:rsidRPr="001A3CEC">
        <w:t>nabling</w:t>
      </w:r>
      <w:r w:rsidR="00AC4E7D">
        <w:t xml:space="preserve"> </w:t>
      </w:r>
      <w:r w:rsidRPr="001A3CEC">
        <w:t>stakeholders to answer questions like “Am I affected?” and “Where am I affected?” when faced with a supply chain concern.</w:t>
      </w:r>
    </w:p>
    <w:p w14:paraId="789762BC" w14:textId="5EF8F1AD" w:rsidR="00E9308E" w:rsidRDefault="00E9308E" w:rsidP="007A4E10">
      <w:pPr>
        <w:jc w:val="both"/>
      </w:pPr>
    </w:p>
    <w:p w14:paraId="720790A0" w14:textId="48DF6E40" w:rsidR="00572EED" w:rsidRPr="00E007F2" w:rsidRDefault="00572EED" w:rsidP="007A4E10">
      <w:pPr>
        <w:jc w:val="both"/>
        <w:rPr>
          <w:b/>
          <w:bCs/>
        </w:rPr>
      </w:pPr>
      <w:r w:rsidRPr="00E007F2">
        <w:rPr>
          <w:b/>
          <w:bCs/>
        </w:rPr>
        <w:t xml:space="preserve">2.8 OCA </w:t>
      </w:r>
      <w:proofErr w:type="gramStart"/>
      <w:r w:rsidRPr="00E007F2">
        <w:rPr>
          <w:b/>
          <w:bCs/>
        </w:rPr>
        <w:t>PACE</w:t>
      </w:r>
      <w:r w:rsidR="00464DE6" w:rsidRPr="00E007F2">
        <w:rPr>
          <w:b/>
          <w:bCs/>
        </w:rPr>
        <w:t>(</w:t>
      </w:r>
      <w:proofErr w:type="gramEnd"/>
      <w:r w:rsidR="00784F9C" w:rsidRPr="00E007F2">
        <w:rPr>
          <w:b/>
          <w:bCs/>
        </w:rPr>
        <w:t>Posture Attribute Collection and Evaluation</w:t>
      </w:r>
      <w:r w:rsidR="00464DE6" w:rsidRPr="00E007F2">
        <w:rPr>
          <w:b/>
          <w:bCs/>
        </w:rPr>
        <w:t>)</w:t>
      </w:r>
    </w:p>
    <w:p w14:paraId="228AFB97" w14:textId="669FBA9C" w:rsidR="00572EED" w:rsidRDefault="008C3C2E" w:rsidP="007A4E10">
      <w:pPr>
        <w:jc w:val="both"/>
      </w:pPr>
      <w:r w:rsidRPr="008C3C2E">
        <w:t>Posture Attribute Collection and Evaluation (PACE) is an Open Cybersecurity Alliance (OCA) project. Posture assessment generally consists of understanding, for a given computing resource (or set of computing resources), software load, composition of that software load, patch levels, vulnerability (implied to be software vulnerability), and configuration state. Together, these attributes of a computing resource represent its cybersecurity posture. PACE will leverage and/or contribute to Open Cybersecurity Alliance (OCA) Ontology and OpenC2 for command and control. PACE will be an instantiation of the IETF Security Automation and Continuous Monitoring (SACM) group’s architecture.</w:t>
      </w:r>
    </w:p>
    <w:p w14:paraId="736E5334" w14:textId="77777777" w:rsidR="00EA3398" w:rsidRPr="001A3CEC" w:rsidRDefault="00EA3398" w:rsidP="007A4E10">
      <w:pPr>
        <w:jc w:val="both"/>
      </w:pPr>
    </w:p>
    <w:p w14:paraId="519A4E37" w14:textId="5CCDBCE7" w:rsidR="00EE1C56" w:rsidRPr="001A3CEC" w:rsidRDefault="00EE1C56" w:rsidP="00EE1C56">
      <w:pPr>
        <w:jc w:val="both"/>
        <w:rPr>
          <w:b/>
          <w:bCs/>
        </w:rPr>
      </w:pPr>
      <w:r w:rsidRPr="001A3CEC">
        <w:rPr>
          <w:b/>
          <w:bCs/>
        </w:rPr>
        <w:t>2.</w:t>
      </w:r>
      <w:r w:rsidR="00510D21">
        <w:rPr>
          <w:b/>
          <w:bCs/>
        </w:rPr>
        <w:t>9</w:t>
      </w:r>
      <w:r w:rsidRPr="001A3CEC">
        <w:rPr>
          <w:b/>
          <w:bCs/>
        </w:rPr>
        <w:t xml:space="preserve"> </w:t>
      </w:r>
      <w:r w:rsidR="001010B3" w:rsidRPr="001A3CEC">
        <w:rPr>
          <w:b/>
          <w:bCs/>
        </w:rPr>
        <w:t xml:space="preserve">ISO/IEC </w:t>
      </w:r>
      <w:r w:rsidR="009D617B" w:rsidRPr="001A3CEC">
        <w:rPr>
          <w:b/>
          <w:bCs/>
        </w:rPr>
        <w:t>27036</w:t>
      </w:r>
      <w:r w:rsidR="009E119A" w:rsidRPr="001A3CEC">
        <w:rPr>
          <w:b/>
          <w:bCs/>
        </w:rPr>
        <w:t>: Information security for supplier relationships</w:t>
      </w:r>
    </w:p>
    <w:p w14:paraId="7AAC0C74" w14:textId="77777777" w:rsidR="00396211" w:rsidRDefault="00396211" w:rsidP="00396211">
      <w:pPr>
        <w:jc w:val="both"/>
        <w:rPr>
          <w:rFonts w:eastAsia="Times New Roman"/>
          <w:color w:val="1B1B1B"/>
          <w:lang w:eastAsia="zh-CN"/>
        </w:rPr>
      </w:pPr>
      <w:r w:rsidRPr="001A3CEC">
        <w:rPr>
          <w:rFonts w:eastAsia="Times New Roman"/>
          <w:color w:val="1B1B1B"/>
          <w:lang w:eastAsia="zh-CN"/>
        </w:rPr>
        <w:t>ISO/IEC 27036 is a multi-part standard that offers guidance on the evaluation and treatment of information risks involved in the acquisition of goods and services from suppliers.</w:t>
      </w:r>
      <w:r>
        <w:rPr>
          <w:rFonts w:eastAsia="Times New Roman"/>
          <w:color w:val="1B1B1B"/>
          <w:lang w:eastAsia="zh-CN"/>
        </w:rPr>
        <w:t xml:space="preserve"> </w:t>
      </w:r>
    </w:p>
    <w:p w14:paraId="3566B14E" w14:textId="1662346D" w:rsidR="00396211" w:rsidRDefault="00396211" w:rsidP="00396211">
      <w:pPr>
        <w:jc w:val="both"/>
        <w:rPr>
          <w:rFonts w:eastAsia="Times New Roman"/>
          <w:color w:val="1B1B1B"/>
          <w:lang w:eastAsia="zh-CN"/>
        </w:rPr>
      </w:pPr>
    </w:p>
    <w:tbl>
      <w:tblPr>
        <w:tblStyle w:val="TableGrid"/>
        <w:tblW w:w="0" w:type="auto"/>
        <w:tblInd w:w="0" w:type="dxa"/>
        <w:tblLook w:val="04A0" w:firstRow="1" w:lastRow="0" w:firstColumn="1" w:lastColumn="0" w:noHBand="0" w:noVBand="1"/>
      </w:tblPr>
      <w:tblGrid>
        <w:gridCol w:w="3681"/>
        <w:gridCol w:w="5948"/>
      </w:tblGrid>
      <w:tr w:rsidR="00191CFF" w14:paraId="1BB581EE" w14:textId="77777777" w:rsidTr="00BF6EE0">
        <w:tc>
          <w:tcPr>
            <w:tcW w:w="3681" w:type="dxa"/>
          </w:tcPr>
          <w:p w14:paraId="468C78FB" w14:textId="77777777" w:rsidR="00191CFF" w:rsidRDefault="00191CFF" w:rsidP="00BF6EE0">
            <w:pPr>
              <w:rPr>
                <w:rFonts w:eastAsia="Times New Roman"/>
                <w:color w:val="1B1B1B"/>
                <w:lang w:eastAsia="zh-CN"/>
              </w:rPr>
            </w:pPr>
            <w:r w:rsidRPr="00E007F2">
              <w:rPr>
                <w:rFonts w:eastAsia="Times New Roman"/>
                <w:color w:val="1B1B1B"/>
                <w:lang w:eastAsia="zh-CN"/>
              </w:rPr>
              <w:t>ISO/IEC 27036-1:20</w:t>
            </w:r>
            <w:r>
              <w:rPr>
                <w:rFonts w:eastAsia="Times New Roman"/>
                <w:color w:val="1B1B1B"/>
                <w:lang w:eastAsia="zh-CN"/>
              </w:rPr>
              <w:t>21</w:t>
            </w:r>
            <w:r w:rsidRPr="00E007F2">
              <w:rPr>
                <w:rFonts w:eastAsia="Times New Roman"/>
                <w:color w:val="1B1B1B"/>
                <w:lang w:eastAsia="zh-CN"/>
              </w:rPr>
              <w:t xml:space="preserve"> </w:t>
            </w:r>
            <w:r w:rsidRPr="00E70F79">
              <w:rPr>
                <w:rFonts w:eastAsia="Times New Roman"/>
                <w:color w:val="1B1B1B"/>
                <w:lang w:eastAsia="zh-CN"/>
              </w:rPr>
              <w:t>Cybersecurity — Supplier relationships — Part 1: Overview and concepts</w:t>
            </w:r>
          </w:p>
        </w:tc>
        <w:tc>
          <w:tcPr>
            <w:tcW w:w="5948" w:type="dxa"/>
          </w:tcPr>
          <w:p w14:paraId="160A1432" w14:textId="77777777" w:rsidR="00191CFF" w:rsidRDefault="00191CFF" w:rsidP="00BF6EE0">
            <w:pPr>
              <w:jc w:val="both"/>
              <w:rPr>
                <w:rFonts w:eastAsia="Times New Roman"/>
                <w:color w:val="1B1B1B"/>
                <w:lang w:eastAsia="zh-CN"/>
              </w:rPr>
            </w:pPr>
            <w:r w:rsidRPr="00BB0527">
              <w:rPr>
                <w:rFonts w:eastAsia="Times New Roman"/>
                <w:color w:val="1B1B1B"/>
                <w:lang w:eastAsia="zh-CN"/>
              </w:rPr>
              <w:t>Part 1 introduces all parts of this standard, providing general background information and introducing the key terms and concepts in relation to information security in supplier relationships.</w:t>
            </w:r>
          </w:p>
        </w:tc>
      </w:tr>
      <w:tr w:rsidR="00191CFF" w14:paraId="67B0090E" w14:textId="77777777" w:rsidTr="00BF6EE0">
        <w:tc>
          <w:tcPr>
            <w:tcW w:w="3681" w:type="dxa"/>
          </w:tcPr>
          <w:p w14:paraId="1D46510B" w14:textId="77777777" w:rsidR="00191CFF" w:rsidRDefault="00191CFF" w:rsidP="00BF6EE0">
            <w:pPr>
              <w:rPr>
                <w:rFonts w:eastAsia="Times New Roman"/>
                <w:color w:val="1B1B1B"/>
                <w:lang w:eastAsia="zh-CN"/>
              </w:rPr>
            </w:pPr>
            <w:r w:rsidRPr="004A651F">
              <w:rPr>
                <w:rFonts w:eastAsia="Times New Roman"/>
                <w:color w:val="1B1B1B"/>
                <w:lang w:eastAsia="zh-CN"/>
              </w:rPr>
              <w:t>ISO/IEC 27036-2:2022 Cybersecurity — Supplier relationships — Part 2: Requirements</w:t>
            </w:r>
          </w:p>
        </w:tc>
        <w:tc>
          <w:tcPr>
            <w:tcW w:w="5948" w:type="dxa"/>
          </w:tcPr>
          <w:p w14:paraId="2D9FD4B6" w14:textId="77777777" w:rsidR="00191CFF" w:rsidRDefault="00191CFF" w:rsidP="00BF6EE0">
            <w:pPr>
              <w:jc w:val="both"/>
              <w:rPr>
                <w:rFonts w:eastAsia="Times New Roman"/>
                <w:color w:val="1B1B1B"/>
                <w:lang w:eastAsia="zh-CN"/>
              </w:rPr>
            </w:pPr>
            <w:r w:rsidRPr="003C5A1C">
              <w:rPr>
                <w:rFonts w:eastAsia="Times New Roman"/>
                <w:color w:val="1B1B1B"/>
                <w:lang w:eastAsia="zh-CN"/>
              </w:rPr>
              <w:t>Part 2 specifies fundamental information security requirements pertaining to business relationships between suppliers and acquirers of various products (goods and services</w:t>
            </w:r>
            <w:r>
              <w:rPr>
                <w:rFonts w:eastAsia="Times New Roman"/>
                <w:color w:val="1B1B1B"/>
                <w:lang w:eastAsia="zh-CN"/>
              </w:rPr>
              <w:t>)</w:t>
            </w:r>
          </w:p>
        </w:tc>
      </w:tr>
      <w:tr w:rsidR="00191CFF" w14:paraId="779FDE97" w14:textId="77777777" w:rsidTr="00BF6EE0">
        <w:tc>
          <w:tcPr>
            <w:tcW w:w="3681" w:type="dxa"/>
          </w:tcPr>
          <w:p w14:paraId="67584E1A" w14:textId="77777777" w:rsidR="00191CFF" w:rsidRDefault="00191CFF" w:rsidP="00BF6EE0">
            <w:pPr>
              <w:rPr>
                <w:rFonts w:eastAsia="Times New Roman"/>
                <w:color w:val="1B1B1B"/>
                <w:lang w:eastAsia="zh-CN"/>
              </w:rPr>
            </w:pPr>
            <w:r w:rsidRPr="00572D02">
              <w:rPr>
                <w:rFonts w:eastAsia="Times New Roman"/>
                <w:color w:val="1B1B1B"/>
                <w:lang w:eastAsia="zh-CN"/>
              </w:rPr>
              <w:t>ISO/IEC 27036-3:2013 - Information technology - Security techniques - Information security for supplier relationships - Part 3: Guidelines for information and communication technology supply chain security</w:t>
            </w:r>
          </w:p>
        </w:tc>
        <w:tc>
          <w:tcPr>
            <w:tcW w:w="5948" w:type="dxa"/>
          </w:tcPr>
          <w:p w14:paraId="41B92A7D" w14:textId="77777777" w:rsidR="00191CFF" w:rsidRDefault="00191CFF" w:rsidP="00BF6EE0">
            <w:pPr>
              <w:jc w:val="both"/>
              <w:rPr>
                <w:rFonts w:eastAsia="Times New Roman"/>
                <w:color w:val="1B1B1B"/>
                <w:lang w:eastAsia="zh-CN"/>
              </w:rPr>
            </w:pPr>
            <w:r w:rsidRPr="00572D02">
              <w:rPr>
                <w:rFonts w:eastAsia="Times New Roman"/>
                <w:color w:val="1B1B1B"/>
                <w:lang w:eastAsia="zh-CN"/>
              </w:rPr>
              <w:t>Part 3 provides product and service acquirers and suppliers in the ICT supply chain with guidance on gaining visibility into and managing the information security risks caused by physically dispersed and multi-layered ICT supply chains; responding to risks stemming from the global ICT supply chain to ICT products and services that can have an information security impact on the organizations using these products and services.</w:t>
            </w:r>
          </w:p>
        </w:tc>
      </w:tr>
      <w:tr w:rsidR="00191CFF" w14:paraId="396D23B9" w14:textId="77777777" w:rsidTr="00BF6EE0">
        <w:tc>
          <w:tcPr>
            <w:tcW w:w="3681" w:type="dxa"/>
          </w:tcPr>
          <w:p w14:paraId="4B2B373F" w14:textId="77777777" w:rsidR="00191CFF" w:rsidRDefault="00191CFF" w:rsidP="00BF6EE0">
            <w:pPr>
              <w:rPr>
                <w:rFonts w:eastAsia="Times New Roman"/>
                <w:color w:val="1B1B1B"/>
                <w:lang w:eastAsia="zh-CN"/>
              </w:rPr>
            </w:pPr>
            <w:r w:rsidRPr="00AB2E16">
              <w:rPr>
                <w:rFonts w:eastAsia="Times New Roman"/>
                <w:color w:val="1B1B1B"/>
                <w:lang w:eastAsia="zh-CN"/>
              </w:rPr>
              <w:t xml:space="preserve">ISO/IEC 27036-4:2016 Information technology — Security techniques </w:t>
            </w:r>
            <w:r w:rsidRPr="00AB2E16">
              <w:rPr>
                <w:rFonts w:eastAsia="Times New Roman"/>
                <w:color w:val="1B1B1B"/>
                <w:lang w:eastAsia="zh-CN"/>
              </w:rPr>
              <w:lastRenderedPageBreak/>
              <w:t>— Information security for supplier relationships — Part 4: Guidelines for security of cloud services</w:t>
            </w:r>
          </w:p>
        </w:tc>
        <w:tc>
          <w:tcPr>
            <w:tcW w:w="5948" w:type="dxa"/>
          </w:tcPr>
          <w:p w14:paraId="53F35768" w14:textId="77777777" w:rsidR="00191CFF" w:rsidRDefault="00191CFF" w:rsidP="00BF6EE0">
            <w:pPr>
              <w:jc w:val="both"/>
              <w:rPr>
                <w:rFonts w:eastAsia="Times New Roman"/>
                <w:color w:val="1B1B1B"/>
                <w:lang w:eastAsia="zh-CN"/>
              </w:rPr>
            </w:pPr>
            <w:r>
              <w:rPr>
                <w:rFonts w:eastAsia="Times New Roman"/>
                <w:color w:val="1B1B1B"/>
                <w:lang w:eastAsia="zh-CN"/>
              </w:rPr>
              <w:lastRenderedPageBreak/>
              <w:t>P</w:t>
            </w:r>
            <w:r w:rsidRPr="003B4DC1">
              <w:rPr>
                <w:rFonts w:eastAsia="Times New Roman"/>
                <w:color w:val="1B1B1B"/>
                <w:lang w:eastAsia="zh-CN"/>
              </w:rPr>
              <w:t xml:space="preserve">art 4 provides cloud service customers and cloud service providers with guidance on information security </w:t>
            </w:r>
            <w:r w:rsidRPr="003B4DC1">
              <w:rPr>
                <w:rFonts w:eastAsia="Times New Roman"/>
                <w:color w:val="1B1B1B"/>
                <w:lang w:eastAsia="zh-CN"/>
              </w:rPr>
              <w:lastRenderedPageBreak/>
              <w:t>management for cloud services.</w:t>
            </w:r>
          </w:p>
        </w:tc>
      </w:tr>
    </w:tbl>
    <w:p w14:paraId="511844D8" w14:textId="197DD618" w:rsidR="00EE1C56" w:rsidRPr="001A3CEC" w:rsidRDefault="00EE1C56" w:rsidP="00EE1C56">
      <w:pPr>
        <w:jc w:val="both"/>
        <w:rPr>
          <w:b/>
          <w:bCs/>
        </w:rPr>
      </w:pPr>
      <w:r w:rsidRPr="001A3CEC">
        <w:rPr>
          <w:b/>
          <w:bCs/>
        </w:rPr>
        <w:lastRenderedPageBreak/>
        <w:t>2.</w:t>
      </w:r>
      <w:r w:rsidR="00510D21">
        <w:rPr>
          <w:b/>
          <w:bCs/>
        </w:rPr>
        <w:t>10</w:t>
      </w:r>
      <w:r w:rsidRPr="001A3CEC">
        <w:rPr>
          <w:b/>
          <w:bCs/>
        </w:rPr>
        <w:t xml:space="preserve"> </w:t>
      </w:r>
      <w:r w:rsidR="009D617B" w:rsidRPr="001A3CEC">
        <w:rPr>
          <w:b/>
          <w:bCs/>
        </w:rPr>
        <w:t>ISO/IEC 27034</w:t>
      </w:r>
      <w:r w:rsidR="009E119A" w:rsidRPr="001A3CEC">
        <w:rPr>
          <w:b/>
          <w:bCs/>
        </w:rPr>
        <w:t xml:space="preserve">: </w:t>
      </w:r>
      <w:r w:rsidR="00E72E95" w:rsidRPr="00E72E95">
        <w:rPr>
          <w:b/>
          <w:bCs/>
        </w:rPr>
        <w:t>Information technology — Security techniques — Application security (7 parts, most published except for part 4 in DRAFT)</w:t>
      </w:r>
    </w:p>
    <w:p w14:paraId="4305CD8B" w14:textId="77777777" w:rsidR="00931219" w:rsidRDefault="00931219" w:rsidP="00931219">
      <w:pPr>
        <w:jc w:val="both"/>
      </w:pPr>
      <w:r>
        <w:t>ISO/IEC 27034 offers guidance on information security to those specifying, designing and programming or procuring, implementing and using application systems, in other words business and IT managers, developers and auditors, and ultimately the end-users of ICT. The aim is to ensure that computer applications deliver the desired or necessary level of security in support of the organisation’s Information Security Management System, adequately addressing many ICT security risks.</w:t>
      </w:r>
    </w:p>
    <w:p w14:paraId="50AB3366" w14:textId="77777777" w:rsidR="00931219" w:rsidRDefault="00931219" w:rsidP="00931219">
      <w:pPr>
        <w:jc w:val="both"/>
      </w:pPr>
      <w:r>
        <w:t>This provides guidance on specifying, designing/selecting and implementing information security controls through a set of processes integrated throughout an organisation’s Systems Development Life Cycle/s. It is process-oriented.</w:t>
      </w:r>
    </w:p>
    <w:p w14:paraId="7D026C98" w14:textId="77777777" w:rsidR="00311723" w:rsidRPr="001A3CEC" w:rsidRDefault="00311723" w:rsidP="001A3CEC">
      <w:pPr>
        <w:jc w:val="both"/>
      </w:pPr>
    </w:p>
    <w:p w14:paraId="2464AA44" w14:textId="4D67A013" w:rsidR="00EE1C56" w:rsidRPr="001A3CEC" w:rsidRDefault="00EE1C56" w:rsidP="006D5C8F">
      <w:pPr>
        <w:jc w:val="both"/>
        <w:rPr>
          <w:b/>
          <w:bCs/>
        </w:rPr>
      </w:pPr>
      <w:r w:rsidRPr="001A3CEC">
        <w:rPr>
          <w:b/>
          <w:bCs/>
        </w:rPr>
        <w:t>2.1</w:t>
      </w:r>
      <w:r w:rsidR="00510D21">
        <w:rPr>
          <w:b/>
          <w:bCs/>
        </w:rPr>
        <w:t>1</w:t>
      </w:r>
      <w:r w:rsidRPr="001A3CEC">
        <w:rPr>
          <w:b/>
          <w:bCs/>
        </w:rPr>
        <w:t xml:space="preserve"> </w:t>
      </w:r>
      <w:r w:rsidR="006D5C8F" w:rsidRPr="001A3CEC">
        <w:rPr>
          <w:b/>
          <w:bCs/>
        </w:rPr>
        <w:t>ENISA Threat landscape for supply chain attacks</w:t>
      </w:r>
    </w:p>
    <w:p w14:paraId="0B934465" w14:textId="5C221B6E" w:rsidR="009F26CE" w:rsidRDefault="009F26CE" w:rsidP="009F26CE">
      <w:pPr>
        <w:jc w:val="both"/>
      </w:pPr>
      <w:r>
        <w:t>Through a careful survey and analysis, this report maps supply chain attacks based on incidents identified from January 2020 to early July 2021. This report also analyses the similarities between the lifecycle of supply chain attacks and the more well-known attacks by Advanced Persistent Threats (APTs).</w:t>
      </w:r>
      <w:r w:rsidR="00152822">
        <w:t xml:space="preserve"> </w:t>
      </w:r>
      <w:r>
        <w:t>The core of the report is an analysis of all the reported supply chain incidents to identify their key characteristics and techniques. The analysis answers the questions: what are the most common attack techniques being used in supply chain attacks, what are the main customer assets that attackers are after, and which is the relationship between attacks and assets targeted?</w:t>
      </w:r>
    </w:p>
    <w:p w14:paraId="397109BB" w14:textId="57903821" w:rsidR="00EE1C56" w:rsidRPr="00E007F2" w:rsidRDefault="009F26CE" w:rsidP="009F26CE">
      <w:pPr>
        <w:jc w:val="both"/>
      </w:pPr>
      <w:r>
        <w:t>With the rise in attention being paid to supply chain attacks, many other related security incidents were also highlighted as being related to the supply chain, namely they were assumed to be supply chain attacks. We therefore discuss what constitutes a supply chain attack and why many attacks are not really supply chain attacks, showing some cases as examples.</w:t>
      </w:r>
      <w:r w:rsidR="002609EA">
        <w:t xml:space="preserve"> This report is desc</w:t>
      </w:r>
      <w:r w:rsidR="00152822">
        <w:t>ribed in [</w:t>
      </w:r>
      <w:r w:rsidR="0068560C" w:rsidRPr="00961D4B">
        <w:rPr>
          <w:lang w:eastAsia="en-US"/>
        </w:rPr>
        <w:t>[b-</w:t>
      </w:r>
      <w:r w:rsidR="0068560C">
        <w:rPr>
          <w:lang w:eastAsia="en-US"/>
        </w:rPr>
        <w:t>ENISA</w:t>
      </w:r>
      <w:r w:rsidR="0068560C" w:rsidRPr="00961D4B">
        <w:rPr>
          <w:lang w:eastAsia="en-US"/>
        </w:rPr>
        <w:t xml:space="preserve"> </w:t>
      </w:r>
      <w:proofErr w:type="spellStart"/>
      <w:r w:rsidR="0068560C">
        <w:rPr>
          <w:lang w:eastAsia="en-US"/>
        </w:rPr>
        <w:t>tlsa</w:t>
      </w:r>
      <w:proofErr w:type="spellEnd"/>
      <w:r w:rsidR="00152822">
        <w:t>].</w:t>
      </w:r>
    </w:p>
    <w:p w14:paraId="1A5F60BD" w14:textId="77777777" w:rsidR="005D694E" w:rsidRDefault="005D694E">
      <w:pPr>
        <w:spacing w:before="0" w:after="160" w:line="259" w:lineRule="auto"/>
        <w:rPr>
          <w:b/>
          <w:bCs/>
        </w:rPr>
      </w:pPr>
      <w:r>
        <w:rPr>
          <w:b/>
          <w:bCs/>
        </w:rPr>
        <w:br w:type="page"/>
      </w:r>
    </w:p>
    <w:p w14:paraId="5E84E629" w14:textId="77777777" w:rsidR="00537F96" w:rsidRDefault="00537F96" w:rsidP="007A4E10">
      <w:pPr>
        <w:jc w:val="both"/>
        <w:rPr>
          <w:b/>
          <w:bCs/>
        </w:rPr>
        <w:sectPr w:rsidR="00537F96" w:rsidSect="003D5C26">
          <w:headerReference w:type="default" r:id="rId14"/>
          <w:pgSz w:w="11907" w:h="16840" w:code="9"/>
          <w:pgMar w:top="1134" w:right="1134" w:bottom="1134" w:left="1134" w:header="425" w:footer="709" w:gutter="0"/>
          <w:cols w:space="720"/>
          <w:titlePg/>
          <w:docGrid w:linePitch="360"/>
        </w:sectPr>
      </w:pPr>
    </w:p>
    <w:p w14:paraId="209DDC41" w14:textId="74B68D80" w:rsidR="009B7525" w:rsidRPr="00961D4B" w:rsidRDefault="007A4E10" w:rsidP="007A4E10">
      <w:pPr>
        <w:jc w:val="both"/>
        <w:rPr>
          <w:lang w:eastAsia="zh-CN"/>
        </w:rPr>
      </w:pPr>
      <w:r w:rsidRPr="00961D4B">
        <w:rPr>
          <w:b/>
          <w:bCs/>
        </w:rPr>
        <w:lastRenderedPageBreak/>
        <w:t>2.</w:t>
      </w:r>
      <w:r w:rsidR="0061614B" w:rsidRPr="00961D4B">
        <w:rPr>
          <w:b/>
          <w:bCs/>
        </w:rPr>
        <w:t>5</w:t>
      </w:r>
      <w:r w:rsidRPr="00961D4B">
        <w:rPr>
          <w:b/>
          <w:bCs/>
        </w:rPr>
        <w:t>. Ga</w:t>
      </w:r>
      <w:r w:rsidR="0027668D">
        <w:rPr>
          <w:b/>
          <w:bCs/>
        </w:rPr>
        <w:t>p</w:t>
      </w:r>
      <w:r w:rsidRPr="00961D4B">
        <w:rPr>
          <w:b/>
          <w:bCs/>
        </w:rPr>
        <w:t xml:space="preserve"> analysis</w:t>
      </w:r>
      <w:r w:rsidR="00CF0B69" w:rsidRPr="00961D4B">
        <w:rPr>
          <w:lang w:eastAsia="zh-CN"/>
        </w:rPr>
        <w:t xml:space="preserve"> </w:t>
      </w:r>
    </w:p>
    <w:p w14:paraId="74DC357F" w14:textId="1C0C9544" w:rsidR="0058236D" w:rsidRPr="00961D4B" w:rsidRDefault="0058236D" w:rsidP="00394574">
      <w:pPr>
        <w:jc w:val="both"/>
      </w:pPr>
      <w:r w:rsidRPr="00961D4B">
        <w:rPr>
          <w:rFonts w:eastAsia="Malgun Gothic"/>
          <w:lang w:eastAsia="ko-KR"/>
        </w:rPr>
        <w:t xml:space="preserve">Table </w:t>
      </w:r>
      <w:r w:rsidR="00AD0510" w:rsidRPr="00961D4B">
        <w:rPr>
          <w:rFonts w:eastAsia="Malgun Gothic"/>
          <w:lang w:eastAsia="ko-KR"/>
        </w:rPr>
        <w:t>2</w:t>
      </w:r>
      <w:r w:rsidRPr="00961D4B">
        <w:rPr>
          <w:rFonts w:eastAsia="Malgun Gothic"/>
          <w:lang w:eastAsia="ko-KR"/>
        </w:rPr>
        <w:t xml:space="preserve"> </w:t>
      </w:r>
      <w:r w:rsidR="00AA0A86" w:rsidRPr="00961D4B">
        <w:rPr>
          <w:rFonts w:eastAsia="Malgun Gothic"/>
          <w:lang w:eastAsia="ko-KR"/>
        </w:rPr>
        <w:t>provides</w:t>
      </w:r>
      <w:r w:rsidRPr="00961D4B">
        <w:rPr>
          <w:rFonts w:eastAsia="Malgun Gothic"/>
          <w:lang w:eastAsia="ko-KR"/>
        </w:rPr>
        <w:t xml:space="preserve"> the difference between </w:t>
      </w:r>
      <w:r w:rsidRPr="00961D4B">
        <w:t>Recommendation for NWI and other relate</w:t>
      </w:r>
      <w:r w:rsidR="00D93601" w:rsidRPr="00961D4B">
        <w:t>d texts.</w:t>
      </w:r>
    </w:p>
    <w:p w14:paraId="77CD9A1C" w14:textId="77777777" w:rsidR="001B5E55" w:rsidRPr="00961D4B" w:rsidRDefault="001B5E55" w:rsidP="00394574">
      <w:pPr>
        <w:jc w:val="both"/>
        <w:rPr>
          <w:rFonts w:eastAsia="Malgun Gothic"/>
          <w:lang w:eastAsia="ko-KR"/>
        </w:rPr>
      </w:pPr>
    </w:p>
    <w:p w14:paraId="5A6BD8EB" w14:textId="62D16E14" w:rsidR="001869EB" w:rsidRPr="00961D4B" w:rsidRDefault="001869EB" w:rsidP="001869EB">
      <w:pPr>
        <w:pStyle w:val="Caption"/>
        <w:jc w:val="center"/>
        <w:rPr>
          <w:rFonts w:eastAsia="Malgun Gothic"/>
          <w:b/>
          <w:i w:val="0"/>
          <w:iCs w:val="0"/>
          <w:color w:val="auto"/>
          <w:sz w:val="24"/>
          <w:szCs w:val="20"/>
          <w:lang w:eastAsia="en-US"/>
        </w:rPr>
      </w:pPr>
      <w:r w:rsidRPr="00961D4B">
        <w:rPr>
          <w:rFonts w:eastAsia="Malgun Gothic"/>
          <w:b/>
          <w:i w:val="0"/>
          <w:iCs w:val="0"/>
          <w:color w:val="auto"/>
          <w:sz w:val="24"/>
          <w:szCs w:val="20"/>
          <w:lang w:eastAsia="en-US"/>
        </w:rPr>
        <w:t xml:space="preserve">Table </w:t>
      </w:r>
      <w:r w:rsidRPr="00961D4B">
        <w:rPr>
          <w:rFonts w:eastAsia="Malgun Gothic"/>
          <w:b/>
          <w:i w:val="0"/>
          <w:iCs w:val="0"/>
          <w:color w:val="auto"/>
          <w:sz w:val="24"/>
          <w:szCs w:val="20"/>
          <w:lang w:eastAsia="en-US"/>
        </w:rPr>
        <w:fldChar w:fldCharType="begin"/>
      </w:r>
      <w:r w:rsidRPr="00961D4B">
        <w:rPr>
          <w:rFonts w:eastAsia="Malgun Gothic"/>
          <w:b/>
          <w:i w:val="0"/>
          <w:iCs w:val="0"/>
          <w:color w:val="auto"/>
          <w:sz w:val="24"/>
          <w:szCs w:val="20"/>
          <w:lang w:eastAsia="en-US"/>
        </w:rPr>
        <w:instrText xml:space="preserve"> SEQ Table \* ARABIC </w:instrText>
      </w:r>
      <w:r w:rsidRPr="00961D4B">
        <w:rPr>
          <w:rFonts w:eastAsia="Malgun Gothic"/>
          <w:b/>
          <w:i w:val="0"/>
          <w:iCs w:val="0"/>
          <w:color w:val="auto"/>
          <w:sz w:val="24"/>
          <w:szCs w:val="20"/>
          <w:lang w:eastAsia="en-US"/>
        </w:rPr>
        <w:fldChar w:fldCharType="separate"/>
      </w:r>
      <w:r w:rsidR="00B671B1">
        <w:rPr>
          <w:rFonts w:eastAsia="Malgun Gothic"/>
          <w:b/>
          <w:i w:val="0"/>
          <w:iCs w:val="0"/>
          <w:noProof/>
          <w:color w:val="auto"/>
          <w:sz w:val="24"/>
          <w:szCs w:val="20"/>
          <w:lang w:eastAsia="en-US"/>
        </w:rPr>
        <w:t>2</w:t>
      </w:r>
      <w:r w:rsidRPr="00961D4B">
        <w:rPr>
          <w:rFonts w:eastAsia="Malgun Gothic"/>
          <w:b/>
          <w:i w:val="0"/>
          <w:iCs w:val="0"/>
          <w:color w:val="auto"/>
          <w:sz w:val="24"/>
          <w:szCs w:val="20"/>
          <w:lang w:eastAsia="en-US"/>
        </w:rPr>
        <w:fldChar w:fldCharType="end"/>
      </w:r>
      <w:r w:rsidRPr="00961D4B">
        <w:rPr>
          <w:rFonts w:eastAsia="Malgun Gothic"/>
          <w:b/>
          <w:i w:val="0"/>
          <w:iCs w:val="0"/>
          <w:color w:val="auto"/>
          <w:sz w:val="24"/>
          <w:szCs w:val="20"/>
          <w:lang w:eastAsia="en-US"/>
        </w:rPr>
        <w:t xml:space="preserve"> </w:t>
      </w:r>
      <w:r w:rsidR="00A47405">
        <w:rPr>
          <w:rFonts w:eastAsia="Malgun Gothic"/>
          <w:b/>
          <w:i w:val="0"/>
          <w:iCs w:val="0"/>
          <w:color w:val="auto"/>
          <w:sz w:val="24"/>
          <w:szCs w:val="20"/>
          <w:lang w:eastAsia="en-US"/>
        </w:rPr>
        <w:t>–</w:t>
      </w:r>
      <w:r w:rsidRPr="00961D4B">
        <w:rPr>
          <w:rFonts w:eastAsia="Malgun Gothic"/>
          <w:b/>
          <w:i w:val="0"/>
          <w:iCs w:val="0"/>
          <w:color w:val="auto"/>
          <w:sz w:val="24"/>
          <w:szCs w:val="20"/>
          <w:lang w:eastAsia="en-US"/>
        </w:rPr>
        <w:t xml:space="preserve"> Difference between NWI and other </w:t>
      </w:r>
      <w:r w:rsidR="00E03589" w:rsidRPr="00961D4B">
        <w:rPr>
          <w:rFonts w:eastAsia="Malgun Gothic"/>
          <w:b/>
          <w:i w:val="0"/>
          <w:iCs w:val="0"/>
          <w:color w:val="auto"/>
          <w:sz w:val="24"/>
          <w:szCs w:val="20"/>
          <w:lang w:eastAsia="en-US"/>
        </w:rPr>
        <w:t>texts</w:t>
      </w:r>
    </w:p>
    <w:tbl>
      <w:tblPr>
        <w:tblStyle w:val="TableGrid"/>
        <w:tblW w:w="15560" w:type="dxa"/>
        <w:jc w:val="center"/>
        <w:tblInd w:w="0" w:type="dxa"/>
        <w:tblLayout w:type="fixed"/>
        <w:tblLook w:val="04A0" w:firstRow="1" w:lastRow="0" w:firstColumn="1" w:lastColumn="0" w:noHBand="0" w:noVBand="1"/>
      </w:tblPr>
      <w:tblGrid>
        <w:gridCol w:w="1838"/>
        <w:gridCol w:w="1247"/>
        <w:gridCol w:w="1247"/>
        <w:gridCol w:w="1248"/>
        <w:gridCol w:w="1247"/>
        <w:gridCol w:w="1248"/>
        <w:gridCol w:w="1247"/>
        <w:gridCol w:w="1247"/>
        <w:gridCol w:w="1248"/>
        <w:gridCol w:w="1248"/>
        <w:gridCol w:w="1247"/>
        <w:gridCol w:w="1248"/>
      </w:tblGrid>
      <w:tr w:rsidR="00282547" w:rsidRPr="00961D4B" w14:paraId="008898E8" w14:textId="1CF516F4" w:rsidTr="00E007F2">
        <w:trPr>
          <w:trHeight w:val="506"/>
          <w:jc w:val="center"/>
        </w:trPr>
        <w:tc>
          <w:tcPr>
            <w:tcW w:w="1838" w:type="dxa"/>
            <w:shd w:val="clear" w:color="auto" w:fill="auto"/>
            <w:vAlign w:val="center"/>
          </w:tcPr>
          <w:p w14:paraId="7957B57A" w14:textId="6DE2CA34" w:rsidR="00282547" w:rsidRPr="00961D4B" w:rsidRDefault="00282547" w:rsidP="00831F40">
            <w:pPr>
              <w:spacing w:before="0"/>
              <w:jc w:val="center"/>
              <w:rPr>
                <w:b/>
                <w:bCs/>
                <w:sz w:val="22"/>
                <w:szCs w:val="22"/>
                <w:lang w:eastAsia="ko-KR"/>
              </w:rPr>
            </w:pPr>
            <w:r w:rsidRPr="00961D4B">
              <w:rPr>
                <w:b/>
                <w:bCs/>
                <w:sz w:val="22"/>
                <w:szCs w:val="22"/>
                <w:lang w:eastAsia="ko-KR"/>
              </w:rPr>
              <w:t>Category</w:t>
            </w:r>
          </w:p>
        </w:tc>
        <w:tc>
          <w:tcPr>
            <w:tcW w:w="1247" w:type="dxa"/>
            <w:shd w:val="clear" w:color="auto" w:fill="auto"/>
            <w:vAlign w:val="center"/>
          </w:tcPr>
          <w:p w14:paraId="34D9FDE9" w14:textId="4ACE2561" w:rsidR="00282547" w:rsidRPr="00961D4B" w:rsidRDefault="00282547" w:rsidP="004515F2">
            <w:pPr>
              <w:spacing w:before="100" w:beforeAutospacing="1"/>
              <w:jc w:val="center"/>
              <w:rPr>
                <w:rFonts w:eastAsiaTheme="minorEastAsia"/>
                <w:b/>
                <w:bCs/>
                <w:sz w:val="22"/>
                <w:szCs w:val="22"/>
                <w:lang w:eastAsia="zh-CN"/>
              </w:rPr>
            </w:pPr>
            <w:r w:rsidRPr="00961D4B">
              <w:rPr>
                <w:rFonts w:eastAsiaTheme="minorEastAsia"/>
                <w:b/>
                <w:bCs/>
                <w:sz w:val="22"/>
                <w:szCs w:val="22"/>
                <w:lang w:eastAsia="zh-CN"/>
              </w:rPr>
              <w:t>NWI</w:t>
            </w:r>
          </w:p>
        </w:tc>
        <w:tc>
          <w:tcPr>
            <w:tcW w:w="1247" w:type="dxa"/>
            <w:shd w:val="clear" w:color="auto" w:fill="auto"/>
            <w:vAlign w:val="center"/>
          </w:tcPr>
          <w:p w14:paraId="29EE9F66" w14:textId="1AEBB028" w:rsidR="00282547" w:rsidRPr="002C403C" w:rsidRDefault="00282547" w:rsidP="004515F2">
            <w:pPr>
              <w:spacing w:before="100" w:beforeAutospacing="1"/>
              <w:jc w:val="center"/>
              <w:rPr>
                <w:rFonts w:eastAsiaTheme="minorEastAsia"/>
                <w:b/>
                <w:bCs/>
                <w:sz w:val="22"/>
                <w:szCs w:val="22"/>
                <w:lang w:eastAsia="zh-CN"/>
              </w:rPr>
            </w:pPr>
            <w:r w:rsidRPr="002C403C">
              <w:rPr>
                <w:b/>
                <w:bCs/>
              </w:rPr>
              <w:t>ISO/IEC/IEEE 12207</w:t>
            </w:r>
          </w:p>
        </w:tc>
        <w:tc>
          <w:tcPr>
            <w:tcW w:w="1248" w:type="dxa"/>
            <w:shd w:val="clear" w:color="auto" w:fill="auto"/>
            <w:vAlign w:val="center"/>
          </w:tcPr>
          <w:p w14:paraId="4265D808" w14:textId="213C56D4" w:rsidR="00282547" w:rsidRPr="002C403C" w:rsidRDefault="00282547" w:rsidP="004515F2">
            <w:pPr>
              <w:spacing w:before="100" w:beforeAutospacing="1"/>
              <w:jc w:val="center"/>
              <w:rPr>
                <w:rFonts w:eastAsiaTheme="minorEastAsia"/>
                <w:b/>
                <w:bCs/>
                <w:sz w:val="22"/>
                <w:szCs w:val="22"/>
                <w:lang w:eastAsia="zh-CN"/>
              </w:rPr>
            </w:pPr>
            <w:r w:rsidRPr="002C403C">
              <w:rPr>
                <w:b/>
                <w:bCs/>
              </w:rPr>
              <w:t>NIST SP 800-161</w:t>
            </w:r>
          </w:p>
        </w:tc>
        <w:tc>
          <w:tcPr>
            <w:tcW w:w="1247" w:type="dxa"/>
            <w:vAlign w:val="center"/>
          </w:tcPr>
          <w:p w14:paraId="67B6C3A9" w14:textId="1AD18DF0" w:rsidR="00282547" w:rsidRPr="00CF7372" w:rsidRDefault="00282547" w:rsidP="004515F2">
            <w:pPr>
              <w:spacing w:before="100" w:beforeAutospacing="1"/>
              <w:jc w:val="center"/>
              <w:rPr>
                <w:rFonts w:eastAsiaTheme="minorEastAsia"/>
                <w:b/>
                <w:bCs/>
                <w:sz w:val="22"/>
                <w:szCs w:val="22"/>
                <w:lang w:eastAsia="ko-KR"/>
              </w:rPr>
            </w:pPr>
            <w:r>
              <w:rPr>
                <w:b/>
                <w:bCs/>
                <w:sz w:val="22"/>
                <w:szCs w:val="22"/>
                <w:lang w:eastAsia="ko-KR"/>
              </w:rPr>
              <w:t>[</w:t>
            </w:r>
            <w:r w:rsidRPr="00C502DC">
              <w:rPr>
                <w:b/>
                <w:bCs/>
                <w:sz w:val="22"/>
                <w:szCs w:val="22"/>
                <w:lang w:eastAsia="ko-KR"/>
              </w:rPr>
              <w:t>b-</w:t>
            </w:r>
            <w:proofErr w:type="spellStart"/>
            <w:r w:rsidRPr="00C502DC">
              <w:rPr>
                <w:b/>
                <w:bCs/>
                <w:sz w:val="22"/>
                <w:szCs w:val="22"/>
                <w:lang w:eastAsia="ko-KR"/>
              </w:rPr>
              <w:t>Ladisa</w:t>
            </w:r>
            <w:proofErr w:type="spellEnd"/>
            <w:r>
              <w:rPr>
                <w:b/>
                <w:bCs/>
                <w:sz w:val="22"/>
                <w:szCs w:val="22"/>
                <w:lang w:eastAsia="ko-KR"/>
              </w:rPr>
              <w:t>]</w:t>
            </w:r>
          </w:p>
        </w:tc>
        <w:tc>
          <w:tcPr>
            <w:tcW w:w="1248" w:type="dxa"/>
            <w:vAlign w:val="center"/>
          </w:tcPr>
          <w:p w14:paraId="6501D472" w14:textId="45622C3A" w:rsidR="00282547" w:rsidRDefault="00282547" w:rsidP="004515F2">
            <w:pPr>
              <w:spacing w:before="100" w:beforeAutospacing="1"/>
              <w:jc w:val="center"/>
              <w:rPr>
                <w:b/>
                <w:bCs/>
                <w:sz w:val="22"/>
                <w:szCs w:val="22"/>
                <w:lang w:eastAsia="ko-KR"/>
              </w:rPr>
            </w:pPr>
            <w:r>
              <w:rPr>
                <w:b/>
                <w:bCs/>
                <w:sz w:val="22"/>
                <w:szCs w:val="22"/>
                <w:lang w:eastAsia="ko-KR"/>
              </w:rPr>
              <w:t>NIST SP 800-53</w:t>
            </w:r>
          </w:p>
        </w:tc>
        <w:tc>
          <w:tcPr>
            <w:tcW w:w="1247" w:type="dxa"/>
            <w:vAlign w:val="center"/>
          </w:tcPr>
          <w:p w14:paraId="51354084" w14:textId="221FF1C9" w:rsidR="00282547" w:rsidRDefault="00282547" w:rsidP="004515F2">
            <w:pPr>
              <w:spacing w:before="100" w:beforeAutospacing="1"/>
              <w:jc w:val="center"/>
              <w:rPr>
                <w:b/>
                <w:bCs/>
                <w:sz w:val="22"/>
                <w:szCs w:val="22"/>
                <w:lang w:eastAsia="ko-KR"/>
              </w:rPr>
            </w:pPr>
            <w:r>
              <w:rPr>
                <w:b/>
                <w:bCs/>
                <w:sz w:val="22"/>
                <w:szCs w:val="22"/>
                <w:lang w:eastAsia="ko-KR"/>
              </w:rPr>
              <w:t>NIST SP 800-53A</w:t>
            </w:r>
          </w:p>
        </w:tc>
        <w:tc>
          <w:tcPr>
            <w:tcW w:w="1247" w:type="dxa"/>
            <w:vAlign w:val="center"/>
          </w:tcPr>
          <w:p w14:paraId="442AEF4A" w14:textId="460BA307" w:rsidR="00282547" w:rsidRDefault="00282547" w:rsidP="004515F2">
            <w:pPr>
              <w:spacing w:before="100" w:beforeAutospacing="1"/>
              <w:jc w:val="center"/>
              <w:rPr>
                <w:b/>
                <w:bCs/>
                <w:sz w:val="22"/>
                <w:szCs w:val="22"/>
                <w:lang w:eastAsia="ko-KR"/>
              </w:rPr>
            </w:pPr>
            <w:r>
              <w:rPr>
                <w:b/>
                <w:bCs/>
                <w:sz w:val="22"/>
                <w:szCs w:val="22"/>
                <w:lang w:eastAsia="ko-KR"/>
              </w:rPr>
              <w:t>NTIA SBOM</w:t>
            </w:r>
          </w:p>
        </w:tc>
        <w:tc>
          <w:tcPr>
            <w:tcW w:w="1248" w:type="dxa"/>
            <w:vAlign w:val="center"/>
          </w:tcPr>
          <w:p w14:paraId="421AC842" w14:textId="02FB5C55" w:rsidR="00282547" w:rsidRDefault="005847BE" w:rsidP="00282547">
            <w:pPr>
              <w:spacing w:before="100" w:beforeAutospacing="1"/>
              <w:jc w:val="center"/>
              <w:rPr>
                <w:b/>
                <w:bCs/>
                <w:sz w:val="22"/>
                <w:szCs w:val="22"/>
                <w:lang w:eastAsia="ko-KR"/>
              </w:rPr>
            </w:pPr>
            <w:r>
              <w:rPr>
                <w:b/>
                <w:bCs/>
                <w:sz w:val="22"/>
                <w:szCs w:val="22"/>
                <w:lang w:eastAsia="ko-KR"/>
              </w:rPr>
              <w:t>O</w:t>
            </w:r>
            <w:r w:rsidR="00FB76B4">
              <w:rPr>
                <w:b/>
                <w:bCs/>
                <w:sz w:val="22"/>
                <w:szCs w:val="22"/>
                <w:lang w:eastAsia="ko-KR"/>
              </w:rPr>
              <w:t>CA</w:t>
            </w:r>
            <w:r w:rsidR="00BF431C">
              <w:rPr>
                <w:b/>
                <w:bCs/>
                <w:sz w:val="22"/>
                <w:szCs w:val="22"/>
                <w:lang w:eastAsia="ko-KR"/>
              </w:rPr>
              <w:br/>
              <w:t>PACE</w:t>
            </w:r>
          </w:p>
        </w:tc>
        <w:tc>
          <w:tcPr>
            <w:tcW w:w="1248" w:type="dxa"/>
            <w:vAlign w:val="center"/>
          </w:tcPr>
          <w:p w14:paraId="7841C041" w14:textId="554E2644" w:rsidR="00282547" w:rsidRDefault="00282547" w:rsidP="00BA7D6F">
            <w:pPr>
              <w:spacing w:before="100" w:beforeAutospacing="1"/>
              <w:jc w:val="center"/>
              <w:rPr>
                <w:b/>
                <w:bCs/>
                <w:sz w:val="22"/>
                <w:szCs w:val="22"/>
                <w:lang w:eastAsia="ko-KR"/>
              </w:rPr>
            </w:pPr>
            <w:r>
              <w:rPr>
                <w:b/>
                <w:bCs/>
                <w:sz w:val="22"/>
                <w:szCs w:val="22"/>
                <w:lang w:eastAsia="ko-KR"/>
              </w:rPr>
              <w:t>ISO/IEC</w:t>
            </w:r>
            <w:r>
              <w:rPr>
                <w:b/>
                <w:bCs/>
                <w:sz w:val="22"/>
                <w:szCs w:val="22"/>
                <w:lang w:eastAsia="ko-KR"/>
              </w:rPr>
              <w:br/>
              <w:t>2703</w:t>
            </w:r>
            <w:r w:rsidR="00B465D0">
              <w:rPr>
                <w:b/>
                <w:bCs/>
                <w:sz w:val="22"/>
                <w:szCs w:val="22"/>
                <w:lang w:eastAsia="ko-KR"/>
              </w:rPr>
              <w:t>6</w:t>
            </w:r>
          </w:p>
        </w:tc>
        <w:tc>
          <w:tcPr>
            <w:tcW w:w="1247" w:type="dxa"/>
            <w:vAlign w:val="center"/>
          </w:tcPr>
          <w:p w14:paraId="50C30D76" w14:textId="464B7D9B" w:rsidR="00282547" w:rsidRDefault="00282547" w:rsidP="004515F2">
            <w:pPr>
              <w:spacing w:before="100" w:beforeAutospacing="1"/>
              <w:jc w:val="center"/>
              <w:rPr>
                <w:b/>
                <w:bCs/>
                <w:sz w:val="22"/>
                <w:szCs w:val="22"/>
                <w:lang w:eastAsia="ko-KR"/>
              </w:rPr>
            </w:pPr>
            <w:r>
              <w:rPr>
                <w:b/>
                <w:bCs/>
                <w:sz w:val="22"/>
                <w:szCs w:val="22"/>
                <w:lang w:eastAsia="ko-KR"/>
              </w:rPr>
              <w:t>ISO/IEC</w:t>
            </w:r>
            <w:r>
              <w:rPr>
                <w:b/>
                <w:bCs/>
                <w:sz w:val="22"/>
                <w:szCs w:val="22"/>
                <w:lang w:eastAsia="ko-KR"/>
              </w:rPr>
              <w:br/>
              <w:t>2703</w:t>
            </w:r>
            <w:r w:rsidR="00B465D0">
              <w:rPr>
                <w:b/>
                <w:bCs/>
                <w:sz w:val="22"/>
                <w:szCs w:val="22"/>
                <w:lang w:eastAsia="ko-KR"/>
              </w:rPr>
              <w:t>4</w:t>
            </w:r>
          </w:p>
        </w:tc>
        <w:tc>
          <w:tcPr>
            <w:tcW w:w="1248" w:type="dxa"/>
            <w:vAlign w:val="center"/>
          </w:tcPr>
          <w:p w14:paraId="017E3E4D" w14:textId="3C31329C" w:rsidR="00282547" w:rsidRDefault="00282547" w:rsidP="004515F2">
            <w:pPr>
              <w:spacing w:before="100" w:beforeAutospacing="1"/>
              <w:jc w:val="center"/>
              <w:rPr>
                <w:b/>
                <w:bCs/>
                <w:sz w:val="22"/>
                <w:szCs w:val="22"/>
                <w:lang w:eastAsia="ko-KR"/>
              </w:rPr>
            </w:pPr>
            <w:r>
              <w:rPr>
                <w:b/>
                <w:bCs/>
                <w:sz w:val="22"/>
                <w:szCs w:val="22"/>
                <w:lang w:eastAsia="ko-KR"/>
              </w:rPr>
              <w:t>ENISA</w:t>
            </w:r>
            <w:r>
              <w:t xml:space="preserve"> </w:t>
            </w:r>
            <w:r w:rsidRPr="00322B8D">
              <w:rPr>
                <w:b/>
                <w:bCs/>
                <w:sz w:val="22"/>
                <w:szCs w:val="22"/>
                <w:lang w:eastAsia="ko-KR"/>
              </w:rPr>
              <w:t>Threat landscape for supply chain attacks</w:t>
            </w:r>
          </w:p>
        </w:tc>
      </w:tr>
      <w:tr w:rsidR="00282547" w:rsidRPr="00961D4B" w14:paraId="70D52808" w14:textId="3FD2074F" w:rsidTr="00E007F2">
        <w:trPr>
          <w:trHeight w:val="567"/>
          <w:jc w:val="center"/>
        </w:trPr>
        <w:tc>
          <w:tcPr>
            <w:tcW w:w="1838" w:type="dxa"/>
            <w:shd w:val="clear" w:color="auto" w:fill="auto"/>
            <w:vAlign w:val="center"/>
          </w:tcPr>
          <w:p w14:paraId="135EAB90" w14:textId="3560D252" w:rsidR="00282547" w:rsidRPr="00961D4B" w:rsidRDefault="00282547" w:rsidP="003E570C">
            <w:pPr>
              <w:spacing w:before="0"/>
              <w:jc w:val="both"/>
              <w:rPr>
                <w:sz w:val="22"/>
                <w:szCs w:val="22"/>
                <w:lang w:eastAsia="ko-KR"/>
              </w:rPr>
            </w:pPr>
            <w:r w:rsidRPr="00961D4B">
              <w:rPr>
                <w:sz w:val="22"/>
                <w:szCs w:val="22"/>
                <w:lang w:eastAsia="ko-KR"/>
              </w:rPr>
              <w:t>Software development life cycle</w:t>
            </w:r>
            <w:r>
              <w:rPr>
                <w:sz w:val="22"/>
                <w:szCs w:val="22"/>
                <w:lang w:eastAsia="ko-KR"/>
              </w:rPr>
              <w:t xml:space="preserve"> </w:t>
            </w:r>
          </w:p>
        </w:tc>
        <w:tc>
          <w:tcPr>
            <w:tcW w:w="1247" w:type="dxa"/>
            <w:vAlign w:val="center"/>
          </w:tcPr>
          <w:p w14:paraId="31E87E65" w14:textId="2D3F1EAB" w:rsidR="00282547" w:rsidRPr="00961D4B" w:rsidRDefault="00282547" w:rsidP="004515F2">
            <w:pPr>
              <w:spacing w:before="0"/>
              <w:jc w:val="center"/>
              <w:textAlignment w:val="center"/>
              <w:rPr>
                <w:sz w:val="22"/>
                <w:szCs w:val="22"/>
                <w:lang w:eastAsia="ko-KR"/>
              </w:rPr>
            </w:pPr>
            <w:r w:rsidRPr="00961D4B">
              <w:rPr>
                <w:sz w:val="22"/>
                <w:szCs w:val="22"/>
                <w:lang w:eastAsia="ko-KR"/>
              </w:rPr>
              <w:t>Based on SDLC</w:t>
            </w:r>
          </w:p>
        </w:tc>
        <w:tc>
          <w:tcPr>
            <w:tcW w:w="1247" w:type="dxa"/>
            <w:shd w:val="clear" w:color="auto" w:fill="auto"/>
            <w:vAlign w:val="center"/>
          </w:tcPr>
          <w:p w14:paraId="3F45A7D2" w14:textId="4A3B77FB" w:rsidR="00282547" w:rsidRPr="00961D4B" w:rsidRDefault="00282547" w:rsidP="004515F2">
            <w:pPr>
              <w:spacing w:before="100" w:beforeAutospacing="1"/>
              <w:jc w:val="center"/>
              <w:rPr>
                <w:sz w:val="22"/>
                <w:szCs w:val="22"/>
                <w:lang w:eastAsia="ko-KR"/>
              </w:rPr>
            </w:pPr>
            <w:r w:rsidRPr="00961D4B">
              <w:rPr>
                <w:sz w:val="22"/>
                <w:szCs w:val="22"/>
                <w:lang w:eastAsia="ko-KR"/>
              </w:rPr>
              <w:t>O</w:t>
            </w:r>
          </w:p>
        </w:tc>
        <w:tc>
          <w:tcPr>
            <w:tcW w:w="1248" w:type="dxa"/>
            <w:shd w:val="clear" w:color="auto" w:fill="auto"/>
            <w:vAlign w:val="center"/>
          </w:tcPr>
          <w:p w14:paraId="6E43EB2E" w14:textId="196CC9CD" w:rsidR="00282547" w:rsidRPr="00961D4B" w:rsidRDefault="00282547" w:rsidP="004515F2">
            <w:pPr>
              <w:spacing w:before="100" w:beforeAutospacing="1"/>
              <w:jc w:val="center"/>
              <w:rPr>
                <w:sz w:val="22"/>
                <w:szCs w:val="22"/>
                <w:lang w:eastAsia="ko-KR"/>
              </w:rPr>
            </w:pPr>
            <w:r w:rsidRPr="00961D4B">
              <w:rPr>
                <w:sz w:val="22"/>
                <w:szCs w:val="22"/>
                <w:lang w:eastAsia="ko-KR"/>
              </w:rPr>
              <w:t>X</w:t>
            </w:r>
          </w:p>
        </w:tc>
        <w:tc>
          <w:tcPr>
            <w:tcW w:w="1247" w:type="dxa"/>
            <w:vAlign w:val="center"/>
          </w:tcPr>
          <w:p w14:paraId="34C18E1A" w14:textId="1C7B60F6" w:rsidR="00282547" w:rsidRPr="00961D4B" w:rsidRDefault="00282547" w:rsidP="004515F2">
            <w:pPr>
              <w:spacing w:before="100" w:beforeAutospacing="1"/>
              <w:jc w:val="center"/>
              <w:rPr>
                <w:sz w:val="22"/>
                <w:szCs w:val="22"/>
                <w:lang w:eastAsia="ko-KR"/>
              </w:rPr>
            </w:pPr>
            <w:r w:rsidRPr="00961D4B">
              <w:rPr>
                <w:sz w:val="22"/>
                <w:szCs w:val="22"/>
                <w:lang w:eastAsia="ko-KR"/>
              </w:rPr>
              <w:t>X</w:t>
            </w:r>
          </w:p>
        </w:tc>
        <w:tc>
          <w:tcPr>
            <w:tcW w:w="1248" w:type="dxa"/>
            <w:vAlign w:val="center"/>
          </w:tcPr>
          <w:p w14:paraId="7B39E03C" w14:textId="0134CA39" w:rsidR="00282547" w:rsidRPr="00961D4B" w:rsidRDefault="00282547" w:rsidP="004515F2">
            <w:pPr>
              <w:spacing w:before="100" w:beforeAutospacing="1"/>
              <w:jc w:val="center"/>
              <w:rPr>
                <w:sz w:val="22"/>
                <w:szCs w:val="22"/>
                <w:lang w:eastAsia="ko-KR"/>
              </w:rPr>
            </w:pPr>
            <w:r>
              <w:rPr>
                <w:sz w:val="22"/>
                <w:szCs w:val="22"/>
                <w:lang w:eastAsia="ko-KR"/>
              </w:rPr>
              <w:t>X</w:t>
            </w:r>
          </w:p>
        </w:tc>
        <w:tc>
          <w:tcPr>
            <w:tcW w:w="1247" w:type="dxa"/>
            <w:vAlign w:val="center"/>
          </w:tcPr>
          <w:p w14:paraId="40B1BF62" w14:textId="0D65674F" w:rsidR="00282547" w:rsidRPr="00961D4B" w:rsidRDefault="00282547" w:rsidP="004515F2">
            <w:pPr>
              <w:spacing w:before="100" w:beforeAutospacing="1"/>
              <w:jc w:val="center"/>
              <w:rPr>
                <w:sz w:val="22"/>
                <w:szCs w:val="22"/>
                <w:lang w:eastAsia="ko-KR"/>
              </w:rPr>
            </w:pPr>
            <w:r w:rsidRPr="00961D4B">
              <w:rPr>
                <w:sz w:val="22"/>
                <w:szCs w:val="22"/>
                <w:lang w:eastAsia="ko-KR"/>
              </w:rPr>
              <w:t>X</w:t>
            </w:r>
          </w:p>
        </w:tc>
        <w:tc>
          <w:tcPr>
            <w:tcW w:w="1247" w:type="dxa"/>
            <w:vAlign w:val="center"/>
          </w:tcPr>
          <w:p w14:paraId="3350F9E2" w14:textId="7C28CBDD" w:rsidR="00282547" w:rsidRPr="00961D4B" w:rsidRDefault="00282547" w:rsidP="004515F2">
            <w:pPr>
              <w:spacing w:before="100" w:beforeAutospacing="1"/>
              <w:jc w:val="center"/>
              <w:rPr>
                <w:sz w:val="22"/>
                <w:szCs w:val="22"/>
                <w:lang w:eastAsia="ko-KR"/>
              </w:rPr>
            </w:pPr>
            <w:r w:rsidRPr="00961D4B">
              <w:rPr>
                <w:sz w:val="22"/>
                <w:szCs w:val="22"/>
                <w:lang w:eastAsia="ko-KR"/>
              </w:rPr>
              <w:t>X</w:t>
            </w:r>
          </w:p>
        </w:tc>
        <w:tc>
          <w:tcPr>
            <w:tcW w:w="1248" w:type="dxa"/>
            <w:vAlign w:val="center"/>
          </w:tcPr>
          <w:p w14:paraId="7B0FD5C9" w14:textId="246D330F" w:rsidR="00282547" w:rsidRDefault="004478EE" w:rsidP="00282547">
            <w:pPr>
              <w:spacing w:before="100" w:beforeAutospacing="1"/>
              <w:jc w:val="center"/>
              <w:rPr>
                <w:sz w:val="22"/>
                <w:szCs w:val="22"/>
                <w:lang w:eastAsia="ko-KR"/>
              </w:rPr>
            </w:pPr>
            <w:r>
              <w:rPr>
                <w:sz w:val="22"/>
                <w:szCs w:val="22"/>
                <w:lang w:eastAsia="ko-KR"/>
              </w:rPr>
              <w:t>O</w:t>
            </w:r>
          </w:p>
        </w:tc>
        <w:tc>
          <w:tcPr>
            <w:tcW w:w="1248" w:type="dxa"/>
            <w:vAlign w:val="center"/>
          </w:tcPr>
          <w:p w14:paraId="100B485B" w14:textId="7BDD7CF6" w:rsidR="00282547" w:rsidRPr="00961D4B" w:rsidRDefault="00282547" w:rsidP="004515F2">
            <w:pPr>
              <w:spacing w:before="100" w:beforeAutospacing="1"/>
              <w:jc w:val="center"/>
              <w:rPr>
                <w:sz w:val="22"/>
                <w:szCs w:val="22"/>
                <w:lang w:eastAsia="ko-KR"/>
              </w:rPr>
            </w:pPr>
            <w:r>
              <w:rPr>
                <w:sz w:val="22"/>
                <w:szCs w:val="22"/>
                <w:lang w:eastAsia="ko-KR"/>
              </w:rPr>
              <w:t>X</w:t>
            </w:r>
          </w:p>
        </w:tc>
        <w:tc>
          <w:tcPr>
            <w:tcW w:w="1247" w:type="dxa"/>
            <w:vAlign w:val="center"/>
          </w:tcPr>
          <w:p w14:paraId="69A40AFE" w14:textId="162DC11B" w:rsidR="00282547" w:rsidRPr="00961D4B" w:rsidRDefault="00282547" w:rsidP="004515F2">
            <w:pPr>
              <w:spacing w:before="100" w:beforeAutospacing="1"/>
              <w:jc w:val="center"/>
              <w:rPr>
                <w:sz w:val="22"/>
                <w:szCs w:val="22"/>
                <w:lang w:eastAsia="ko-KR"/>
              </w:rPr>
            </w:pPr>
            <w:r>
              <w:rPr>
                <w:sz w:val="22"/>
                <w:szCs w:val="22"/>
                <w:lang w:eastAsia="ko-KR"/>
              </w:rPr>
              <w:t>X</w:t>
            </w:r>
          </w:p>
        </w:tc>
        <w:tc>
          <w:tcPr>
            <w:tcW w:w="1248" w:type="dxa"/>
            <w:vAlign w:val="center"/>
          </w:tcPr>
          <w:p w14:paraId="776F3F95" w14:textId="137B735B" w:rsidR="00282547" w:rsidRPr="00961D4B" w:rsidRDefault="00282547" w:rsidP="004515F2">
            <w:pPr>
              <w:spacing w:before="100" w:beforeAutospacing="1"/>
              <w:jc w:val="center"/>
              <w:rPr>
                <w:sz w:val="22"/>
                <w:szCs w:val="22"/>
                <w:lang w:eastAsia="ko-KR"/>
              </w:rPr>
            </w:pPr>
            <w:r>
              <w:rPr>
                <w:sz w:val="22"/>
                <w:szCs w:val="22"/>
                <w:lang w:eastAsia="ko-KR"/>
              </w:rPr>
              <w:t>X</w:t>
            </w:r>
          </w:p>
        </w:tc>
      </w:tr>
      <w:tr w:rsidR="00282547" w:rsidRPr="00961D4B" w14:paraId="00AAA9E1" w14:textId="4EB4203F" w:rsidTr="00E007F2">
        <w:trPr>
          <w:trHeight w:val="567"/>
          <w:jc w:val="center"/>
        </w:trPr>
        <w:tc>
          <w:tcPr>
            <w:tcW w:w="1838" w:type="dxa"/>
            <w:shd w:val="clear" w:color="auto" w:fill="auto"/>
            <w:vAlign w:val="center"/>
          </w:tcPr>
          <w:p w14:paraId="3C6DB7BD" w14:textId="1778D9AC" w:rsidR="00282547" w:rsidRPr="00961D4B" w:rsidRDefault="00282547" w:rsidP="003E570C">
            <w:pPr>
              <w:spacing w:before="0"/>
              <w:jc w:val="both"/>
              <w:rPr>
                <w:sz w:val="22"/>
                <w:szCs w:val="22"/>
                <w:lang w:eastAsia="ko-KR"/>
              </w:rPr>
            </w:pPr>
            <w:r>
              <w:rPr>
                <w:sz w:val="22"/>
                <w:szCs w:val="22"/>
                <w:lang w:eastAsia="ko-KR"/>
              </w:rPr>
              <w:t>Software s</w:t>
            </w:r>
            <w:r w:rsidRPr="00961D4B">
              <w:rPr>
                <w:sz w:val="22"/>
                <w:szCs w:val="22"/>
                <w:lang w:eastAsia="ko-KR"/>
              </w:rPr>
              <w:t>upply chain risk management Practices</w:t>
            </w:r>
            <w:r>
              <w:rPr>
                <w:sz w:val="22"/>
                <w:szCs w:val="22"/>
                <w:lang w:eastAsia="ko-KR"/>
              </w:rPr>
              <w:t xml:space="preserve"> </w:t>
            </w:r>
          </w:p>
        </w:tc>
        <w:tc>
          <w:tcPr>
            <w:tcW w:w="1247" w:type="dxa"/>
            <w:vAlign w:val="center"/>
          </w:tcPr>
          <w:p w14:paraId="582E98D0" w14:textId="20D457FF" w:rsidR="00282547" w:rsidRPr="00961D4B" w:rsidRDefault="00282547" w:rsidP="004515F2">
            <w:pPr>
              <w:spacing w:before="0"/>
              <w:jc w:val="center"/>
              <w:textAlignment w:val="center"/>
              <w:rPr>
                <w:sz w:val="22"/>
                <w:szCs w:val="22"/>
                <w:lang w:eastAsia="ko-KR"/>
              </w:rPr>
            </w:pPr>
            <w:r w:rsidRPr="00961D4B">
              <w:rPr>
                <w:sz w:val="22"/>
                <w:szCs w:val="22"/>
                <w:lang w:eastAsia="ko-KR"/>
              </w:rPr>
              <w:t>Using risks management practices</w:t>
            </w:r>
          </w:p>
        </w:tc>
        <w:tc>
          <w:tcPr>
            <w:tcW w:w="1247" w:type="dxa"/>
            <w:shd w:val="clear" w:color="auto" w:fill="auto"/>
            <w:vAlign w:val="center"/>
          </w:tcPr>
          <w:p w14:paraId="0EA94486" w14:textId="1DDFE41C" w:rsidR="00282547" w:rsidRPr="00961D4B" w:rsidRDefault="00282547" w:rsidP="004515F2">
            <w:pPr>
              <w:spacing w:before="0"/>
              <w:jc w:val="center"/>
              <w:textAlignment w:val="center"/>
              <w:rPr>
                <w:sz w:val="22"/>
                <w:szCs w:val="22"/>
                <w:lang w:eastAsia="ko-KR"/>
              </w:rPr>
            </w:pPr>
            <w:r w:rsidRPr="00961D4B">
              <w:rPr>
                <w:sz w:val="22"/>
                <w:szCs w:val="22"/>
                <w:lang w:eastAsia="ko-KR"/>
              </w:rPr>
              <w:t>X</w:t>
            </w:r>
          </w:p>
        </w:tc>
        <w:tc>
          <w:tcPr>
            <w:tcW w:w="1248" w:type="dxa"/>
            <w:shd w:val="clear" w:color="auto" w:fill="auto"/>
            <w:vAlign w:val="center"/>
          </w:tcPr>
          <w:p w14:paraId="0EB67DCF" w14:textId="63185E6C" w:rsidR="00282547" w:rsidRPr="00961D4B" w:rsidRDefault="00282547" w:rsidP="004515F2">
            <w:pPr>
              <w:spacing w:before="100" w:beforeAutospacing="1"/>
              <w:jc w:val="center"/>
              <w:rPr>
                <w:rFonts w:eastAsiaTheme="minorEastAsia"/>
                <w:sz w:val="22"/>
                <w:szCs w:val="22"/>
                <w:lang w:eastAsia="zh-CN"/>
              </w:rPr>
            </w:pPr>
            <w:r w:rsidRPr="00961D4B">
              <w:rPr>
                <w:rFonts w:eastAsiaTheme="minorEastAsia"/>
                <w:sz w:val="22"/>
                <w:szCs w:val="22"/>
                <w:lang w:eastAsia="zh-CN"/>
              </w:rPr>
              <w:t>O</w:t>
            </w:r>
          </w:p>
        </w:tc>
        <w:tc>
          <w:tcPr>
            <w:tcW w:w="1247" w:type="dxa"/>
            <w:vAlign w:val="center"/>
          </w:tcPr>
          <w:p w14:paraId="6BBCAC91" w14:textId="430F17CD" w:rsidR="00282547" w:rsidRPr="00961D4B" w:rsidRDefault="00282547" w:rsidP="004515F2">
            <w:pPr>
              <w:spacing w:before="100" w:beforeAutospacing="1"/>
              <w:jc w:val="center"/>
              <w:rPr>
                <w:sz w:val="22"/>
                <w:szCs w:val="22"/>
                <w:lang w:eastAsia="zh-CN"/>
              </w:rPr>
            </w:pPr>
            <w:r w:rsidRPr="00961D4B">
              <w:rPr>
                <w:sz w:val="22"/>
                <w:szCs w:val="22"/>
                <w:lang w:eastAsia="ko-KR"/>
              </w:rPr>
              <w:t>X</w:t>
            </w:r>
          </w:p>
        </w:tc>
        <w:tc>
          <w:tcPr>
            <w:tcW w:w="1248" w:type="dxa"/>
            <w:vAlign w:val="center"/>
          </w:tcPr>
          <w:p w14:paraId="017F44EC" w14:textId="76746956" w:rsidR="00282547" w:rsidRPr="00961D4B" w:rsidRDefault="006777B4" w:rsidP="004515F2">
            <w:pPr>
              <w:spacing w:before="100" w:beforeAutospacing="1"/>
              <w:jc w:val="center"/>
              <w:rPr>
                <w:sz w:val="22"/>
                <w:szCs w:val="22"/>
                <w:lang w:eastAsia="ko-KR"/>
              </w:rPr>
            </w:pPr>
            <w:r>
              <w:rPr>
                <w:sz w:val="22"/>
                <w:szCs w:val="22"/>
                <w:lang w:eastAsia="ko-KR"/>
              </w:rPr>
              <w:t>X</w:t>
            </w:r>
          </w:p>
        </w:tc>
        <w:tc>
          <w:tcPr>
            <w:tcW w:w="1247" w:type="dxa"/>
            <w:vAlign w:val="center"/>
          </w:tcPr>
          <w:p w14:paraId="407AE2A8" w14:textId="0E6F87BD" w:rsidR="00282547" w:rsidRPr="00961D4B" w:rsidRDefault="00282547" w:rsidP="004515F2">
            <w:pPr>
              <w:spacing w:before="100" w:beforeAutospacing="1"/>
              <w:jc w:val="center"/>
              <w:rPr>
                <w:sz w:val="22"/>
                <w:szCs w:val="22"/>
                <w:lang w:eastAsia="ko-KR"/>
              </w:rPr>
            </w:pPr>
            <w:r>
              <w:rPr>
                <w:sz w:val="22"/>
                <w:szCs w:val="22"/>
                <w:lang w:eastAsia="ko-KR"/>
              </w:rPr>
              <w:t>X</w:t>
            </w:r>
          </w:p>
        </w:tc>
        <w:tc>
          <w:tcPr>
            <w:tcW w:w="1247" w:type="dxa"/>
            <w:vAlign w:val="center"/>
          </w:tcPr>
          <w:p w14:paraId="1448D820" w14:textId="2D2043FD" w:rsidR="00282547" w:rsidRPr="00961D4B" w:rsidRDefault="006777B4" w:rsidP="004515F2">
            <w:pPr>
              <w:spacing w:before="100" w:beforeAutospacing="1"/>
              <w:jc w:val="center"/>
              <w:rPr>
                <w:sz w:val="22"/>
                <w:szCs w:val="22"/>
                <w:lang w:eastAsia="ko-KR"/>
              </w:rPr>
            </w:pPr>
            <w:r>
              <w:rPr>
                <w:sz w:val="22"/>
                <w:szCs w:val="22"/>
                <w:lang w:eastAsia="ko-KR"/>
              </w:rPr>
              <w:t>X</w:t>
            </w:r>
          </w:p>
        </w:tc>
        <w:tc>
          <w:tcPr>
            <w:tcW w:w="1248" w:type="dxa"/>
            <w:vAlign w:val="center"/>
          </w:tcPr>
          <w:p w14:paraId="46405D92" w14:textId="61B371D4" w:rsidR="00282547" w:rsidRPr="00D4786E" w:rsidRDefault="00995676" w:rsidP="00282547">
            <w:pPr>
              <w:spacing w:before="100" w:beforeAutospacing="1"/>
              <w:jc w:val="center"/>
              <w:rPr>
                <w:sz w:val="22"/>
                <w:szCs w:val="22"/>
                <w:highlight w:val="green"/>
                <w:lang w:eastAsia="ko-KR"/>
              </w:rPr>
            </w:pPr>
            <w:r w:rsidRPr="00E007F2">
              <w:rPr>
                <w:sz w:val="22"/>
                <w:szCs w:val="22"/>
                <w:lang w:eastAsia="ko-KR"/>
              </w:rPr>
              <w:t>X</w:t>
            </w:r>
          </w:p>
        </w:tc>
        <w:tc>
          <w:tcPr>
            <w:tcW w:w="1248" w:type="dxa"/>
            <w:vAlign w:val="center"/>
          </w:tcPr>
          <w:p w14:paraId="6FA7E59F" w14:textId="5EF2E43A" w:rsidR="00282547" w:rsidRPr="00961D4B" w:rsidRDefault="00995676" w:rsidP="004515F2">
            <w:pPr>
              <w:spacing w:before="100" w:beforeAutospacing="1"/>
              <w:jc w:val="center"/>
              <w:rPr>
                <w:sz w:val="22"/>
                <w:szCs w:val="22"/>
                <w:lang w:eastAsia="ko-KR"/>
              </w:rPr>
            </w:pPr>
            <w:r>
              <w:rPr>
                <w:sz w:val="22"/>
                <w:szCs w:val="22"/>
                <w:lang w:eastAsia="ko-KR"/>
              </w:rPr>
              <w:t>O</w:t>
            </w:r>
          </w:p>
        </w:tc>
        <w:tc>
          <w:tcPr>
            <w:tcW w:w="1247" w:type="dxa"/>
            <w:vAlign w:val="center"/>
          </w:tcPr>
          <w:p w14:paraId="1EBFD26B" w14:textId="075B4D8D" w:rsidR="00282547" w:rsidRPr="00961D4B" w:rsidRDefault="00995676" w:rsidP="004515F2">
            <w:pPr>
              <w:spacing w:before="100" w:beforeAutospacing="1"/>
              <w:jc w:val="center"/>
              <w:rPr>
                <w:sz w:val="22"/>
                <w:szCs w:val="22"/>
                <w:lang w:eastAsia="ko-KR"/>
              </w:rPr>
            </w:pPr>
            <w:r>
              <w:rPr>
                <w:sz w:val="22"/>
                <w:szCs w:val="22"/>
                <w:lang w:eastAsia="ko-KR"/>
              </w:rPr>
              <w:t>O</w:t>
            </w:r>
          </w:p>
        </w:tc>
        <w:tc>
          <w:tcPr>
            <w:tcW w:w="1248" w:type="dxa"/>
            <w:vAlign w:val="center"/>
          </w:tcPr>
          <w:p w14:paraId="6F45F54A" w14:textId="133C6572" w:rsidR="00282547" w:rsidRPr="00961D4B" w:rsidRDefault="00995676" w:rsidP="004515F2">
            <w:pPr>
              <w:spacing w:before="100" w:beforeAutospacing="1"/>
              <w:jc w:val="center"/>
              <w:rPr>
                <w:sz w:val="22"/>
                <w:szCs w:val="22"/>
                <w:lang w:eastAsia="ko-KR"/>
              </w:rPr>
            </w:pPr>
            <w:r>
              <w:rPr>
                <w:sz w:val="22"/>
                <w:szCs w:val="22"/>
                <w:lang w:eastAsia="ko-KR"/>
              </w:rPr>
              <w:t>O</w:t>
            </w:r>
          </w:p>
        </w:tc>
      </w:tr>
      <w:tr w:rsidR="00282547" w:rsidRPr="00961D4B" w14:paraId="32D9A534" w14:textId="22452DB2" w:rsidTr="00E007F2">
        <w:trPr>
          <w:trHeight w:val="567"/>
          <w:jc w:val="center"/>
        </w:trPr>
        <w:tc>
          <w:tcPr>
            <w:tcW w:w="1838" w:type="dxa"/>
            <w:shd w:val="clear" w:color="auto" w:fill="auto"/>
            <w:vAlign w:val="center"/>
          </w:tcPr>
          <w:p w14:paraId="2E43CCD8" w14:textId="26EF68A5" w:rsidR="00282547" w:rsidRPr="00961D4B" w:rsidRDefault="00282547" w:rsidP="003E570C">
            <w:pPr>
              <w:spacing w:before="0"/>
              <w:jc w:val="both"/>
              <w:rPr>
                <w:sz w:val="22"/>
                <w:szCs w:val="22"/>
                <w:lang w:eastAsia="ko-KR"/>
              </w:rPr>
            </w:pPr>
            <w:r w:rsidRPr="00961D4B">
              <w:rPr>
                <w:sz w:val="22"/>
                <w:szCs w:val="22"/>
                <w:lang w:eastAsia="ko-KR"/>
              </w:rPr>
              <w:t>Threats in the software development life cycle</w:t>
            </w:r>
            <w:r>
              <w:rPr>
                <w:sz w:val="22"/>
                <w:szCs w:val="22"/>
                <w:lang w:eastAsia="ko-KR"/>
              </w:rPr>
              <w:t xml:space="preserve"> </w:t>
            </w:r>
          </w:p>
        </w:tc>
        <w:tc>
          <w:tcPr>
            <w:tcW w:w="1247" w:type="dxa"/>
            <w:vAlign w:val="center"/>
          </w:tcPr>
          <w:p w14:paraId="7A164578" w14:textId="58A570ED" w:rsidR="00282547" w:rsidRPr="00961D4B" w:rsidRDefault="00282547" w:rsidP="004515F2">
            <w:pPr>
              <w:spacing w:before="100" w:beforeAutospacing="1"/>
              <w:jc w:val="center"/>
              <w:rPr>
                <w:rFonts w:eastAsiaTheme="minorEastAsia"/>
                <w:sz w:val="22"/>
                <w:szCs w:val="22"/>
                <w:lang w:eastAsia="zh-CN"/>
              </w:rPr>
            </w:pPr>
            <w:r w:rsidRPr="00961D4B">
              <w:rPr>
                <w:rFonts w:eastAsiaTheme="minorEastAsia"/>
                <w:sz w:val="22"/>
                <w:szCs w:val="22"/>
                <w:lang w:eastAsia="zh-CN"/>
              </w:rPr>
              <w:t>O</w:t>
            </w:r>
          </w:p>
        </w:tc>
        <w:tc>
          <w:tcPr>
            <w:tcW w:w="1247" w:type="dxa"/>
            <w:shd w:val="clear" w:color="auto" w:fill="auto"/>
            <w:vAlign w:val="center"/>
          </w:tcPr>
          <w:p w14:paraId="4374117B" w14:textId="02E30426" w:rsidR="00282547" w:rsidRPr="00961D4B" w:rsidRDefault="00282547" w:rsidP="004515F2">
            <w:pPr>
              <w:spacing w:before="100" w:beforeAutospacing="1"/>
              <w:jc w:val="center"/>
              <w:rPr>
                <w:sz w:val="22"/>
                <w:szCs w:val="22"/>
                <w:lang w:eastAsia="ko-KR"/>
              </w:rPr>
            </w:pPr>
            <w:r w:rsidRPr="00961D4B">
              <w:rPr>
                <w:sz w:val="22"/>
                <w:szCs w:val="22"/>
                <w:lang w:eastAsia="ko-KR"/>
              </w:rPr>
              <w:t>X</w:t>
            </w:r>
          </w:p>
        </w:tc>
        <w:tc>
          <w:tcPr>
            <w:tcW w:w="1248" w:type="dxa"/>
            <w:shd w:val="clear" w:color="auto" w:fill="auto"/>
            <w:vAlign w:val="center"/>
          </w:tcPr>
          <w:p w14:paraId="56CF67BC" w14:textId="6C24F39E" w:rsidR="00282547" w:rsidRPr="00961D4B" w:rsidRDefault="00282547" w:rsidP="004515F2">
            <w:pPr>
              <w:spacing w:before="100" w:beforeAutospacing="1"/>
              <w:jc w:val="center"/>
              <w:rPr>
                <w:sz w:val="22"/>
                <w:szCs w:val="22"/>
                <w:lang w:eastAsia="ko-KR"/>
              </w:rPr>
            </w:pPr>
            <w:r w:rsidRPr="00961D4B">
              <w:rPr>
                <w:sz w:val="22"/>
                <w:szCs w:val="22"/>
                <w:lang w:eastAsia="ko-KR"/>
              </w:rPr>
              <w:t>X</w:t>
            </w:r>
          </w:p>
        </w:tc>
        <w:tc>
          <w:tcPr>
            <w:tcW w:w="1247" w:type="dxa"/>
            <w:vAlign w:val="center"/>
          </w:tcPr>
          <w:p w14:paraId="6BF0F443" w14:textId="7F6F0F49" w:rsidR="00282547" w:rsidRPr="00961D4B" w:rsidRDefault="00282547" w:rsidP="004515F2">
            <w:pPr>
              <w:spacing w:before="100" w:beforeAutospacing="1"/>
              <w:jc w:val="center"/>
              <w:rPr>
                <w:sz w:val="22"/>
                <w:szCs w:val="22"/>
                <w:lang w:eastAsia="ko-KR"/>
              </w:rPr>
            </w:pPr>
            <w:r w:rsidRPr="00961D4B">
              <w:rPr>
                <w:rFonts w:eastAsiaTheme="minorEastAsia"/>
                <w:sz w:val="22"/>
                <w:szCs w:val="22"/>
                <w:lang w:eastAsia="zh-CN"/>
              </w:rPr>
              <w:t>O</w:t>
            </w:r>
          </w:p>
        </w:tc>
        <w:tc>
          <w:tcPr>
            <w:tcW w:w="1248" w:type="dxa"/>
            <w:vAlign w:val="center"/>
          </w:tcPr>
          <w:p w14:paraId="56AFDE44" w14:textId="57551027" w:rsidR="00282547" w:rsidRPr="00961D4B" w:rsidRDefault="00282547" w:rsidP="004515F2">
            <w:pPr>
              <w:spacing w:before="100" w:beforeAutospacing="1"/>
              <w:jc w:val="center"/>
              <w:rPr>
                <w:sz w:val="22"/>
                <w:szCs w:val="22"/>
                <w:lang w:eastAsia="zh-CN"/>
              </w:rPr>
            </w:pPr>
            <w:r w:rsidRPr="00961D4B">
              <w:rPr>
                <w:sz w:val="22"/>
                <w:szCs w:val="22"/>
                <w:lang w:eastAsia="ko-KR"/>
              </w:rPr>
              <w:t>X</w:t>
            </w:r>
          </w:p>
        </w:tc>
        <w:tc>
          <w:tcPr>
            <w:tcW w:w="1247" w:type="dxa"/>
            <w:vAlign w:val="center"/>
          </w:tcPr>
          <w:p w14:paraId="73F8DF37" w14:textId="27507F4F" w:rsidR="00282547" w:rsidRPr="00961D4B" w:rsidRDefault="00282547" w:rsidP="004515F2">
            <w:pPr>
              <w:spacing w:before="100" w:beforeAutospacing="1"/>
              <w:jc w:val="center"/>
              <w:rPr>
                <w:sz w:val="22"/>
                <w:szCs w:val="22"/>
                <w:lang w:eastAsia="zh-CN"/>
              </w:rPr>
            </w:pPr>
            <w:r w:rsidRPr="00961D4B">
              <w:rPr>
                <w:sz w:val="22"/>
                <w:szCs w:val="22"/>
                <w:lang w:eastAsia="ko-KR"/>
              </w:rPr>
              <w:t>X</w:t>
            </w:r>
          </w:p>
        </w:tc>
        <w:tc>
          <w:tcPr>
            <w:tcW w:w="1247" w:type="dxa"/>
            <w:vAlign w:val="center"/>
          </w:tcPr>
          <w:p w14:paraId="788A57DC" w14:textId="676641A1" w:rsidR="00282547" w:rsidRPr="00961D4B" w:rsidRDefault="00282547" w:rsidP="004515F2">
            <w:pPr>
              <w:spacing w:before="100" w:beforeAutospacing="1"/>
              <w:jc w:val="center"/>
              <w:rPr>
                <w:sz w:val="22"/>
                <w:szCs w:val="22"/>
                <w:lang w:eastAsia="zh-CN"/>
              </w:rPr>
            </w:pPr>
            <w:r w:rsidRPr="00961D4B">
              <w:rPr>
                <w:sz w:val="22"/>
                <w:szCs w:val="22"/>
                <w:lang w:eastAsia="ko-KR"/>
              </w:rPr>
              <w:t>X</w:t>
            </w:r>
          </w:p>
        </w:tc>
        <w:tc>
          <w:tcPr>
            <w:tcW w:w="1248" w:type="dxa"/>
            <w:vAlign w:val="center"/>
          </w:tcPr>
          <w:p w14:paraId="48394BB2" w14:textId="7F2374EE" w:rsidR="00282547" w:rsidRDefault="00D424AE" w:rsidP="00282547">
            <w:pPr>
              <w:spacing w:before="100" w:beforeAutospacing="1"/>
              <w:jc w:val="center"/>
              <w:rPr>
                <w:sz w:val="22"/>
                <w:szCs w:val="22"/>
                <w:lang w:eastAsia="zh-CN"/>
              </w:rPr>
            </w:pPr>
            <w:r>
              <w:rPr>
                <w:sz w:val="22"/>
                <w:szCs w:val="22"/>
                <w:lang w:eastAsia="zh-CN"/>
              </w:rPr>
              <w:t>X</w:t>
            </w:r>
          </w:p>
        </w:tc>
        <w:tc>
          <w:tcPr>
            <w:tcW w:w="1248" w:type="dxa"/>
            <w:vAlign w:val="center"/>
          </w:tcPr>
          <w:p w14:paraId="1697DD2D" w14:textId="61A313BE" w:rsidR="00282547" w:rsidRPr="00961D4B" w:rsidRDefault="00282547" w:rsidP="004515F2">
            <w:pPr>
              <w:spacing w:before="100" w:beforeAutospacing="1"/>
              <w:jc w:val="center"/>
              <w:rPr>
                <w:sz w:val="22"/>
                <w:szCs w:val="22"/>
                <w:lang w:eastAsia="zh-CN"/>
              </w:rPr>
            </w:pPr>
            <w:r>
              <w:rPr>
                <w:sz w:val="22"/>
                <w:szCs w:val="22"/>
                <w:lang w:eastAsia="zh-CN"/>
              </w:rPr>
              <w:t>X</w:t>
            </w:r>
          </w:p>
        </w:tc>
        <w:tc>
          <w:tcPr>
            <w:tcW w:w="1247" w:type="dxa"/>
            <w:vAlign w:val="center"/>
          </w:tcPr>
          <w:p w14:paraId="34F969DD" w14:textId="010EE04E" w:rsidR="00282547" w:rsidRPr="00961D4B" w:rsidRDefault="00282547" w:rsidP="004515F2">
            <w:pPr>
              <w:spacing w:before="100" w:beforeAutospacing="1"/>
              <w:jc w:val="center"/>
              <w:rPr>
                <w:sz w:val="22"/>
                <w:szCs w:val="22"/>
                <w:lang w:eastAsia="zh-CN"/>
              </w:rPr>
            </w:pPr>
            <w:r>
              <w:rPr>
                <w:sz w:val="22"/>
                <w:szCs w:val="22"/>
                <w:lang w:eastAsia="zh-CN"/>
              </w:rPr>
              <w:t>X</w:t>
            </w:r>
          </w:p>
        </w:tc>
        <w:tc>
          <w:tcPr>
            <w:tcW w:w="1248" w:type="dxa"/>
            <w:vAlign w:val="center"/>
          </w:tcPr>
          <w:p w14:paraId="52F6CF78" w14:textId="74A1918C" w:rsidR="00282547" w:rsidRPr="00961D4B" w:rsidRDefault="00282547" w:rsidP="004515F2">
            <w:pPr>
              <w:spacing w:before="100" w:beforeAutospacing="1"/>
              <w:jc w:val="center"/>
              <w:rPr>
                <w:sz w:val="22"/>
                <w:szCs w:val="22"/>
                <w:lang w:eastAsia="zh-CN"/>
              </w:rPr>
            </w:pPr>
            <w:r>
              <w:rPr>
                <w:sz w:val="22"/>
                <w:szCs w:val="22"/>
                <w:lang w:eastAsia="zh-CN"/>
              </w:rPr>
              <w:t>X</w:t>
            </w:r>
          </w:p>
        </w:tc>
      </w:tr>
    </w:tbl>
    <w:p w14:paraId="559EA3C1" w14:textId="5010E791" w:rsidR="001869EB" w:rsidRDefault="002E1454" w:rsidP="00C300B6">
      <w:pPr>
        <w:jc w:val="both"/>
        <w:rPr>
          <w:rFonts w:eastAsia="Malgun Gothic"/>
          <w:lang w:eastAsia="ko-KR"/>
        </w:rPr>
      </w:pPr>
      <w:r w:rsidRPr="00961D4B">
        <w:rPr>
          <w:rFonts w:eastAsia="Malgun Gothic"/>
          <w:lang w:eastAsia="ko-KR"/>
        </w:rPr>
        <w:t xml:space="preserve">To our best knowledge, there is a clear demarcation between this </w:t>
      </w:r>
      <w:r w:rsidR="005D0851">
        <w:rPr>
          <w:rFonts w:eastAsia="Malgun Gothic"/>
          <w:lang w:eastAsia="ko-KR"/>
        </w:rPr>
        <w:t>NWI</w:t>
      </w:r>
      <w:r w:rsidRPr="00961D4B">
        <w:rPr>
          <w:rFonts w:eastAsia="Malgun Gothic"/>
          <w:lang w:eastAsia="ko-KR"/>
        </w:rPr>
        <w:t xml:space="preserve"> and existing </w:t>
      </w:r>
      <w:r w:rsidR="00687707" w:rsidRPr="00961D4B">
        <w:rPr>
          <w:rFonts w:eastAsia="Malgun Gothic"/>
          <w:lang w:eastAsia="ko-KR"/>
        </w:rPr>
        <w:t>Recommendation and Standard</w:t>
      </w:r>
      <w:r w:rsidRPr="00961D4B">
        <w:rPr>
          <w:rFonts w:eastAsia="Malgun Gothic"/>
          <w:lang w:eastAsia="ko-KR"/>
        </w:rPr>
        <w:t>.</w:t>
      </w:r>
      <w:r w:rsidR="00CF7372">
        <w:rPr>
          <w:rFonts w:eastAsia="Malgun Gothic"/>
          <w:lang w:eastAsia="ko-KR"/>
        </w:rPr>
        <w:t xml:space="preserve"> </w:t>
      </w:r>
      <w:r w:rsidR="00CF7372">
        <w:rPr>
          <w:rFonts w:eastAsia="Malgun Gothic" w:hint="eastAsia"/>
          <w:lang w:eastAsia="ko-KR"/>
        </w:rPr>
        <w:t>T</w:t>
      </w:r>
      <w:r w:rsidR="00CF7372">
        <w:rPr>
          <w:rFonts w:eastAsia="Malgun Gothic"/>
          <w:lang w:eastAsia="ko-KR"/>
        </w:rPr>
        <w:t>his</w:t>
      </w:r>
      <w:r w:rsidR="00F9521D">
        <w:rPr>
          <w:rFonts w:eastAsia="Malgun Gothic"/>
          <w:lang w:eastAsia="ko-KR"/>
        </w:rPr>
        <w:t xml:space="preserve"> work item will focus on </w:t>
      </w:r>
      <w:r w:rsidR="00613AFA">
        <w:rPr>
          <w:rFonts w:eastAsia="Malgun Gothic"/>
          <w:lang w:eastAsia="ko-KR"/>
        </w:rPr>
        <w:t>developing all kinds of threats in the open-source</w:t>
      </w:r>
      <w:r w:rsidR="00A405EF">
        <w:rPr>
          <w:rFonts w:eastAsia="Malgun Gothic"/>
          <w:lang w:eastAsia="ko-KR"/>
        </w:rPr>
        <w:t xml:space="preserve"> </w:t>
      </w:r>
      <w:r w:rsidR="00002E40">
        <w:rPr>
          <w:rFonts w:eastAsia="Malgun Gothic"/>
          <w:lang w:eastAsia="ko-KR"/>
        </w:rPr>
        <w:t xml:space="preserve">and closed-source </w:t>
      </w:r>
      <w:r w:rsidR="00613AFA">
        <w:rPr>
          <w:rFonts w:eastAsia="Malgun Gothic"/>
          <w:lang w:eastAsia="ko-KR"/>
        </w:rPr>
        <w:t xml:space="preserve">software based on analysis existing literatures such </w:t>
      </w:r>
      <w:r w:rsidR="00C502DC">
        <w:rPr>
          <w:rFonts w:eastAsia="Malgun Gothic"/>
          <w:lang w:eastAsia="ko-KR"/>
        </w:rPr>
        <w:t>[</w:t>
      </w:r>
      <w:r w:rsidR="00C502DC" w:rsidRPr="00961D4B">
        <w:t>b-</w:t>
      </w:r>
      <w:proofErr w:type="spellStart"/>
      <w:r w:rsidR="00C502DC" w:rsidRPr="00961D4B">
        <w:t>Ladisa</w:t>
      </w:r>
      <w:proofErr w:type="spellEnd"/>
      <w:r w:rsidR="00C502DC">
        <w:rPr>
          <w:rFonts w:eastAsia="Malgun Gothic"/>
          <w:lang w:eastAsia="ko-KR"/>
        </w:rPr>
        <w:t>].</w:t>
      </w:r>
      <w:r w:rsidR="00CF7372">
        <w:rPr>
          <w:rFonts w:eastAsia="Malgun Gothic"/>
          <w:lang w:eastAsia="ko-KR"/>
        </w:rPr>
        <w:t xml:space="preserve"> </w:t>
      </w:r>
    </w:p>
    <w:p w14:paraId="4578A792" w14:textId="56516E7D" w:rsidR="005B1EA0" w:rsidRDefault="005B1EA0" w:rsidP="00C300B6">
      <w:pPr>
        <w:jc w:val="both"/>
        <w:rPr>
          <w:rFonts w:eastAsia="Malgun Gothic"/>
          <w:lang w:eastAsia="ko-KR"/>
        </w:rPr>
      </w:pPr>
    </w:p>
    <w:p w14:paraId="198C07BF" w14:textId="77777777" w:rsidR="00537F96" w:rsidRDefault="00537F96">
      <w:pPr>
        <w:spacing w:before="0" w:after="160" w:line="259" w:lineRule="auto"/>
        <w:rPr>
          <w:rFonts w:eastAsia="Malgun Gothic"/>
          <w:b/>
          <w:bCs/>
          <w:lang w:eastAsia="ko-KR"/>
        </w:rPr>
      </w:pPr>
      <w:r>
        <w:rPr>
          <w:rFonts w:eastAsia="Malgun Gothic"/>
          <w:b/>
          <w:bCs/>
          <w:lang w:eastAsia="ko-KR"/>
        </w:rPr>
        <w:br w:type="page"/>
      </w:r>
    </w:p>
    <w:p w14:paraId="1F3FB79A" w14:textId="77777777" w:rsidR="00537F96" w:rsidRDefault="00537F96" w:rsidP="00C300B6">
      <w:pPr>
        <w:jc w:val="both"/>
        <w:rPr>
          <w:rFonts w:eastAsia="Malgun Gothic"/>
          <w:b/>
          <w:bCs/>
          <w:lang w:eastAsia="ko-KR"/>
        </w:rPr>
        <w:sectPr w:rsidR="00537F96" w:rsidSect="00E007F2">
          <w:pgSz w:w="16840" w:h="11907" w:orient="landscape" w:code="9"/>
          <w:pgMar w:top="1134" w:right="1134" w:bottom="1134" w:left="1134" w:header="425" w:footer="709" w:gutter="0"/>
          <w:cols w:space="720"/>
          <w:titlePg/>
          <w:docGrid w:linePitch="360"/>
        </w:sectPr>
      </w:pPr>
    </w:p>
    <w:p w14:paraId="0B901C3C" w14:textId="13074919" w:rsidR="000946E8" w:rsidRPr="00930A72" w:rsidRDefault="005B1EA0" w:rsidP="00C300B6">
      <w:pPr>
        <w:jc w:val="both"/>
        <w:rPr>
          <w:rFonts w:eastAsia="Malgun Gothic"/>
          <w:b/>
          <w:bCs/>
          <w:lang w:eastAsia="ko-KR"/>
        </w:rPr>
      </w:pPr>
      <w:r w:rsidRPr="00930A72">
        <w:rPr>
          <w:rFonts w:eastAsia="Malgun Gothic"/>
          <w:b/>
          <w:bCs/>
          <w:lang w:eastAsia="ko-KR"/>
        </w:rPr>
        <w:lastRenderedPageBreak/>
        <w:t>2.6 Why Q4</w:t>
      </w:r>
      <w:r w:rsidR="000946E8" w:rsidRPr="00930A72">
        <w:rPr>
          <w:rFonts w:eastAsia="Malgun Gothic"/>
          <w:b/>
          <w:bCs/>
          <w:lang w:eastAsia="ko-KR"/>
        </w:rPr>
        <w:t xml:space="preserve"> is the right Question to address this NWI?</w:t>
      </w:r>
    </w:p>
    <w:p w14:paraId="30FD10BE" w14:textId="759F8BB7" w:rsidR="00E73F41" w:rsidRPr="009F0329" w:rsidRDefault="00713681" w:rsidP="00930A72">
      <w:pPr>
        <w:jc w:val="both"/>
        <w:rPr>
          <w:rFonts w:eastAsia="MS Mincho"/>
          <w:sz w:val="22"/>
          <w:szCs w:val="22"/>
          <w:lang w:eastAsia="en-US"/>
        </w:rPr>
      </w:pPr>
      <w:r w:rsidRPr="009F0329">
        <w:rPr>
          <w:rFonts w:eastAsia="Malgun Gothic"/>
          <w:lang w:eastAsia="ko-KR"/>
        </w:rPr>
        <w:t xml:space="preserve">Q4/17 is responsible for </w:t>
      </w:r>
      <w:r w:rsidR="00435305" w:rsidRPr="009F0329">
        <w:rPr>
          <w:rFonts w:eastAsia="Malgun Gothic"/>
          <w:lang w:eastAsia="ko-KR"/>
        </w:rPr>
        <w:t>developing</w:t>
      </w:r>
      <w:r w:rsidR="001F0575" w:rsidRPr="009F0329">
        <w:rPr>
          <w:rFonts w:eastAsia="Malgun Gothic"/>
          <w:lang w:eastAsia="ko-KR"/>
        </w:rPr>
        <w:t xml:space="preserve"> standards in </w:t>
      </w:r>
      <w:r w:rsidR="00C20590" w:rsidRPr="009F0329">
        <w:rPr>
          <w:rFonts w:eastAsia="Malgun Gothic"/>
          <w:lang w:eastAsia="ko-KR"/>
        </w:rPr>
        <w:t>cybersecurity and countering spam.</w:t>
      </w:r>
      <w:r w:rsidR="00BA42FB" w:rsidRPr="009F0329">
        <w:rPr>
          <w:rFonts w:eastAsia="Malgun Gothic"/>
          <w:lang w:eastAsia="ko-KR"/>
        </w:rPr>
        <w:t xml:space="preserve"> We believe this work item </w:t>
      </w:r>
      <w:r w:rsidR="00DF73C7" w:rsidRPr="009F0329">
        <w:rPr>
          <w:rFonts w:eastAsia="Malgun Gothic"/>
          <w:lang w:eastAsia="ko-KR"/>
        </w:rPr>
        <w:t xml:space="preserve">should </w:t>
      </w:r>
      <w:r w:rsidR="00177EEB" w:rsidRPr="009F0329">
        <w:rPr>
          <w:rFonts w:eastAsia="Malgun Gothic"/>
          <w:lang w:eastAsia="ko-KR"/>
        </w:rPr>
        <w:t>address s</w:t>
      </w:r>
      <w:r w:rsidR="00177EEB" w:rsidRPr="009F0329">
        <w:rPr>
          <w:rFonts w:eastAsia="MS Mincho"/>
          <w:sz w:val="22"/>
          <w:szCs w:val="22"/>
          <w:lang w:eastAsia="en-US"/>
        </w:rPr>
        <w:t>ecurity threats of software supply chain</w:t>
      </w:r>
      <w:r w:rsidR="000A1D9D" w:rsidRPr="009F0329">
        <w:rPr>
          <w:rFonts w:eastAsia="MS Mincho"/>
          <w:sz w:val="22"/>
          <w:szCs w:val="22"/>
          <w:lang w:eastAsia="en-US"/>
        </w:rPr>
        <w:t>s.</w:t>
      </w:r>
    </w:p>
    <w:p w14:paraId="12705590" w14:textId="05538136" w:rsidR="0012087B" w:rsidRPr="009F0329" w:rsidRDefault="009C4D7B" w:rsidP="00645D2E">
      <w:pPr>
        <w:jc w:val="both"/>
        <w:rPr>
          <w:rFonts w:eastAsia="Malgun Gothic"/>
          <w:lang w:eastAsia="ko-KR"/>
        </w:rPr>
      </w:pPr>
      <w:r w:rsidRPr="009F0329">
        <w:rPr>
          <w:rFonts w:eastAsia="Malgun Gothic"/>
          <w:lang w:eastAsia="ko-KR"/>
        </w:rPr>
        <w:t xml:space="preserve">Following Question and Task item </w:t>
      </w:r>
      <w:r w:rsidR="00926B36" w:rsidRPr="009F0329">
        <w:rPr>
          <w:rFonts w:eastAsia="Malgun Gothic"/>
          <w:lang w:eastAsia="ko-KR"/>
        </w:rPr>
        <w:t xml:space="preserve">are </w:t>
      </w:r>
      <w:r w:rsidR="006D34AD" w:rsidRPr="009F0329">
        <w:rPr>
          <w:rFonts w:eastAsia="Malgun Gothic"/>
          <w:lang w:eastAsia="ko-KR"/>
        </w:rPr>
        <w:t xml:space="preserve">identified </w:t>
      </w:r>
      <w:r w:rsidR="00E908E9" w:rsidRPr="009F0329">
        <w:rPr>
          <w:rFonts w:eastAsia="Malgun Gothic"/>
          <w:lang w:eastAsia="ko-KR"/>
        </w:rPr>
        <w:t>in Q4</w:t>
      </w:r>
      <w:r w:rsidR="009A77FD" w:rsidRPr="009F0329">
        <w:rPr>
          <w:rFonts w:eastAsia="Malgun Gothic"/>
          <w:lang w:eastAsia="ko-KR"/>
        </w:rPr>
        <w:t>/17</w:t>
      </w:r>
      <w:r w:rsidR="00E908E9" w:rsidRPr="009F0329">
        <w:rPr>
          <w:rFonts w:eastAsia="Malgun Gothic"/>
          <w:lang w:eastAsia="ko-KR"/>
        </w:rPr>
        <w:t xml:space="preserve"> text</w:t>
      </w:r>
      <w:r w:rsidR="00926B36" w:rsidRPr="009F0329">
        <w:rPr>
          <w:rFonts w:eastAsia="Malgun Gothic"/>
          <w:lang w:eastAsia="ko-KR"/>
        </w:rPr>
        <w:t>:</w:t>
      </w:r>
      <w:r w:rsidR="00930A72" w:rsidRPr="009F0329">
        <w:rPr>
          <w:rFonts w:eastAsia="Malgun Gothic"/>
          <w:lang w:eastAsia="ko-KR"/>
        </w:rPr>
        <w:t xml:space="preserve"> </w:t>
      </w:r>
    </w:p>
    <w:p w14:paraId="15C2DFA1" w14:textId="314F1CDA" w:rsidR="00A478A1" w:rsidRPr="009F0329" w:rsidRDefault="006D34AD" w:rsidP="00926B36">
      <w:pPr>
        <w:ind w:left="284"/>
        <w:jc w:val="both"/>
        <w:rPr>
          <w:rFonts w:eastAsia="Malgun Gothic"/>
          <w:i/>
          <w:iCs/>
          <w:lang w:eastAsia="ko-KR"/>
        </w:rPr>
      </w:pPr>
      <w:r w:rsidRPr="009F0329">
        <w:rPr>
          <w:rFonts w:eastAsia="Malgun Gothic"/>
          <w:i/>
          <w:iCs/>
          <w:lang w:eastAsia="ko-KR"/>
        </w:rPr>
        <w:t>Question-</w:t>
      </w:r>
      <w:r w:rsidR="00A478A1" w:rsidRPr="009F0329">
        <w:rPr>
          <w:rFonts w:eastAsia="Malgun Gothic"/>
          <w:i/>
          <w:iCs/>
          <w:lang w:eastAsia="ko-KR"/>
        </w:rPr>
        <w:t>k) What are the necessary security guidelines and best practices for identifying, mitigating and</w:t>
      </w:r>
      <w:r w:rsidR="00926B36" w:rsidRPr="009F0329">
        <w:rPr>
          <w:rFonts w:eastAsia="Malgun Gothic"/>
          <w:i/>
          <w:iCs/>
          <w:lang w:eastAsia="ko-KR"/>
        </w:rPr>
        <w:t xml:space="preserve"> </w:t>
      </w:r>
      <w:r w:rsidR="00A478A1" w:rsidRPr="009F0329">
        <w:rPr>
          <w:rFonts w:eastAsia="Malgun Gothic"/>
          <w:i/>
          <w:iCs/>
          <w:lang w:eastAsia="ko-KR"/>
        </w:rPr>
        <w:t>reducing impact of cyber threats, including malware, distributed denial of service and social</w:t>
      </w:r>
      <w:r w:rsidR="0087029A" w:rsidRPr="009F0329">
        <w:rPr>
          <w:rFonts w:eastAsia="Malgun Gothic"/>
          <w:i/>
          <w:iCs/>
          <w:lang w:eastAsia="ko-KR"/>
        </w:rPr>
        <w:t xml:space="preserve"> </w:t>
      </w:r>
      <w:r w:rsidR="00A478A1" w:rsidRPr="009F0329">
        <w:rPr>
          <w:rFonts w:eastAsia="Malgun Gothic"/>
          <w:i/>
          <w:iCs/>
          <w:lang w:eastAsia="ko-KR"/>
        </w:rPr>
        <w:t>engineering?</w:t>
      </w:r>
    </w:p>
    <w:p w14:paraId="42C6FF74" w14:textId="37397DA9" w:rsidR="00BA047B" w:rsidRPr="009F0329" w:rsidRDefault="006D34AD" w:rsidP="00926B36">
      <w:pPr>
        <w:ind w:left="284"/>
        <w:jc w:val="both"/>
        <w:rPr>
          <w:rFonts w:eastAsia="Malgun Gothic"/>
          <w:i/>
          <w:iCs/>
          <w:lang w:eastAsia="ko-KR"/>
        </w:rPr>
      </w:pPr>
      <w:r w:rsidRPr="009F0329">
        <w:rPr>
          <w:rFonts w:eastAsia="Malgun Gothic"/>
          <w:i/>
          <w:iCs/>
          <w:lang w:eastAsia="ko-KR"/>
        </w:rPr>
        <w:t>T</w:t>
      </w:r>
      <w:r w:rsidR="00BA047B" w:rsidRPr="009F0329">
        <w:rPr>
          <w:rFonts w:eastAsia="Malgun Gothic"/>
          <w:i/>
          <w:iCs/>
          <w:lang w:eastAsia="ko-KR"/>
        </w:rPr>
        <w:t>ask</w:t>
      </w:r>
      <w:r w:rsidRPr="009F0329">
        <w:rPr>
          <w:rFonts w:eastAsia="Malgun Gothic"/>
          <w:i/>
          <w:iCs/>
          <w:lang w:eastAsia="ko-KR"/>
        </w:rPr>
        <w:t xml:space="preserve"> -i</w:t>
      </w:r>
      <w:r w:rsidR="00645D2E" w:rsidRPr="009F0329">
        <w:rPr>
          <w:rFonts w:eastAsia="Malgun Gothic"/>
          <w:i/>
          <w:iCs/>
          <w:lang w:eastAsia="ko-KR"/>
        </w:rPr>
        <w:t xml:space="preserve">) </w:t>
      </w:r>
      <w:r w:rsidR="00BA047B" w:rsidRPr="009F0329">
        <w:rPr>
          <w:rFonts w:eastAsia="Malgun Gothic"/>
          <w:i/>
          <w:iCs/>
          <w:lang w:eastAsia="ko-KR"/>
        </w:rPr>
        <w:t>Study and develop a technical guidance to support threats management in terms of</w:t>
      </w:r>
    </w:p>
    <w:p w14:paraId="3EC126E7" w14:textId="6742E054" w:rsidR="00930A72" w:rsidRPr="009F0329" w:rsidRDefault="00BA047B" w:rsidP="00926B36">
      <w:pPr>
        <w:ind w:left="284"/>
        <w:jc w:val="both"/>
        <w:rPr>
          <w:rFonts w:eastAsia="Malgun Gothic"/>
          <w:lang w:eastAsia="ko-KR"/>
        </w:rPr>
      </w:pPr>
      <w:r w:rsidRPr="009F0329">
        <w:rPr>
          <w:rFonts w:eastAsia="Malgun Gothic"/>
          <w:i/>
          <w:iCs/>
          <w:lang w:eastAsia="ko-KR"/>
        </w:rPr>
        <w:t>identifying source of cyber attackers.</w:t>
      </w:r>
      <w:r w:rsidRPr="009F0329">
        <w:rPr>
          <w:rFonts w:eastAsia="Malgun Gothic"/>
          <w:i/>
          <w:iCs/>
          <w:lang w:eastAsia="ko-KR"/>
        </w:rPr>
        <w:cr/>
      </w:r>
    </w:p>
    <w:p w14:paraId="2567932A" w14:textId="08BC81C4" w:rsidR="002E1454" w:rsidRPr="00961D4B" w:rsidRDefault="002E1454" w:rsidP="00DA3B32">
      <w:pPr>
        <w:pStyle w:val="Heading1"/>
        <w:keepLines w:val="0"/>
        <w:spacing w:before="120" w:after="120"/>
        <w:jc w:val="both"/>
        <w:rPr>
          <w:rFonts w:eastAsia="Malgun Gothic"/>
          <w:lang w:eastAsia="ko-KR"/>
        </w:rPr>
      </w:pPr>
      <w:r w:rsidRPr="00961D4B">
        <w:rPr>
          <w:rFonts w:eastAsia="Malgun Gothic"/>
          <w:lang w:eastAsia="ko-KR"/>
        </w:rPr>
        <w:t>3. Proposal</w:t>
      </w:r>
    </w:p>
    <w:p w14:paraId="42CAEB09" w14:textId="4FF85ECF" w:rsidR="002E1454" w:rsidRPr="00961D4B" w:rsidRDefault="00852BB4" w:rsidP="00C300B6">
      <w:pPr>
        <w:jc w:val="both"/>
        <w:rPr>
          <w:rFonts w:eastAsia="Malgun Gothic"/>
          <w:lang w:eastAsia="ko-KR"/>
        </w:rPr>
      </w:pPr>
      <w:r w:rsidRPr="00961D4B">
        <w:rPr>
          <w:rFonts w:eastAsia="Malgun Gothic"/>
          <w:lang w:eastAsia="ko-KR"/>
        </w:rPr>
        <w:t xml:space="preserve">Based on aforementioned background, this </w:t>
      </w:r>
      <w:r w:rsidR="00A96FCD">
        <w:rPr>
          <w:rFonts w:eastAsia="Malgun Gothic"/>
          <w:lang w:eastAsia="ko-KR"/>
        </w:rPr>
        <w:t xml:space="preserve">TD </w:t>
      </w:r>
      <w:r w:rsidRPr="00961D4B">
        <w:rPr>
          <w:rFonts w:eastAsia="Malgun Gothic"/>
          <w:lang w:eastAsia="ko-KR"/>
        </w:rPr>
        <w:t>proposes that Q4/17 consider establishing this new work item, “Proposal for new work item: Security threats of software supply chain” in the February/March 2023 SG17 meeting.</w:t>
      </w:r>
    </w:p>
    <w:p w14:paraId="16E2DC31" w14:textId="59AFE006" w:rsidR="00A563D4" w:rsidRPr="00961D4B" w:rsidRDefault="00A563D4" w:rsidP="00C300B6">
      <w:pPr>
        <w:jc w:val="both"/>
        <w:rPr>
          <w:rFonts w:eastAsia="Malgun Gothic"/>
          <w:lang w:eastAsia="ko-KR"/>
        </w:rPr>
      </w:pPr>
    </w:p>
    <w:p w14:paraId="340CF0C7" w14:textId="50891A10" w:rsidR="00B37C68" w:rsidRPr="00961D4B" w:rsidRDefault="00B37C68" w:rsidP="00C300B6">
      <w:pPr>
        <w:jc w:val="both"/>
        <w:rPr>
          <w:rFonts w:eastAsia="Malgun Gothic"/>
          <w:lang w:eastAsia="ko-KR"/>
        </w:rPr>
      </w:pPr>
      <w:r w:rsidRPr="00961D4B">
        <w:rPr>
          <w:rFonts w:eastAsia="Malgun Gothic"/>
          <w:lang w:eastAsia="ko-KR"/>
        </w:rPr>
        <w:t>&lt;TBD&gt;</w:t>
      </w:r>
    </w:p>
    <w:p w14:paraId="4714F6EA" w14:textId="6CBCC8B7" w:rsidR="002E1454" w:rsidRPr="00961D4B" w:rsidRDefault="002E1454" w:rsidP="00C300B6">
      <w:pPr>
        <w:jc w:val="both"/>
        <w:rPr>
          <w:rFonts w:eastAsia="Malgun Gothic"/>
          <w:lang w:eastAsia="ko-KR"/>
        </w:rPr>
      </w:pPr>
    </w:p>
    <w:p w14:paraId="216D11CD" w14:textId="5ABCB131" w:rsidR="002E1454" w:rsidRPr="00961D4B" w:rsidRDefault="00DA3B32" w:rsidP="00EE7ECF">
      <w:pPr>
        <w:pStyle w:val="Heading1"/>
        <w:keepLines w:val="0"/>
        <w:spacing w:before="120" w:after="120"/>
        <w:jc w:val="both"/>
        <w:rPr>
          <w:rFonts w:eastAsia="Malgun Gothic"/>
        </w:rPr>
      </w:pPr>
      <w:r w:rsidRPr="00961D4B">
        <w:rPr>
          <w:rFonts w:eastAsia="Malgun Gothic"/>
        </w:rPr>
        <w:t>4. References</w:t>
      </w:r>
    </w:p>
    <w:p w14:paraId="6970B7AA" w14:textId="352E0BA3" w:rsidR="00386161" w:rsidRPr="00961D4B" w:rsidRDefault="00386161" w:rsidP="00386161">
      <w:pPr>
        <w:tabs>
          <w:tab w:val="left" w:pos="794"/>
          <w:tab w:val="left" w:pos="1191"/>
          <w:tab w:val="left" w:pos="1588"/>
          <w:tab w:val="left" w:pos="1985"/>
        </w:tabs>
        <w:overflowPunct w:val="0"/>
        <w:autoSpaceDE w:val="0"/>
        <w:autoSpaceDN w:val="0"/>
        <w:ind w:left="2880" w:hanging="2880"/>
        <w:textAlignment w:val="baseline"/>
        <w:rPr>
          <w:i/>
          <w:lang w:eastAsia="en-US"/>
        </w:rPr>
      </w:pPr>
      <w:r w:rsidRPr="00961D4B">
        <w:rPr>
          <w:lang w:eastAsia="en-US"/>
        </w:rPr>
        <w:t>[b-</w:t>
      </w:r>
      <w:r w:rsidRPr="00961D4B">
        <w:t>ISO/IEC/IEEE 12207</w:t>
      </w:r>
      <w:r w:rsidRPr="00961D4B">
        <w:rPr>
          <w:lang w:eastAsia="en-US"/>
        </w:rPr>
        <w:t>]</w:t>
      </w:r>
      <w:r w:rsidRPr="00961D4B">
        <w:rPr>
          <w:lang w:eastAsia="en-US"/>
        </w:rPr>
        <w:tab/>
      </w:r>
      <w:r w:rsidRPr="00961D4B">
        <w:t xml:space="preserve">ISO/IEC/IEEE 12207:2017, </w:t>
      </w:r>
      <w:r w:rsidRPr="00961D4B">
        <w:rPr>
          <w:i/>
          <w:iCs/>
          <w:lang w:eastAsia="en-US"/>
        </w:rPr>
        <w:t>Systems and software engineering — Software life cycle processes.</w:t>
      </w:r>
    </w:p>
    <w:p w14:paraId="2442D844" w14:textId="6039A594" w:rsidR="00386161" w:rsidRDefault="00386161" w:rsidP="0038616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[b-NIST SP 800-161]</w:t>
      </w:r>
      <w:r w:rsidRPr="00961D4B">
        <w:rPr>
          <w:lang w:eastAsia="en-US"/>
        </w:rPr>
        <w:tab/>
        <w:t xml:space="preserve">NIST Special Publication 800-161r1(2022), </w:t>
      </w:r>
      <w:r w:rsidRPr="00961D4B">
        <w:rPr>
          <w:i/>
          <w:iCs/>
          <w:lang w:eastAsia="en-US"/>
        </w:rPr>
        <w:t>Cybersecurity Supply Chain Risk Management Practices for Systems and Organizations</w:t>
      </w:r>
      <w:r w:rsidRPr="00961D4B">
        <w:rPr>
          <w:lang w:eastAsia="en-US"/>
        </w:rPr>
        <w:t>.</w:t>
      </w:r>
    </w:p>
    <w:p w14:paraId="1E920CFD" w14:textId="21873D08" w:rsidR="00116FCA" w:rsidRPr="00961D4B" w:rsidRDefault="00116FCA" w:rsidP="00386161">
      <w:pPr>
        <w:tabs>
          <w:tab w:val="left" w:pos="794"/>
          <w:tab w:val="left" w:pos="1191"/>
          <w:tab w:val="left" w:pos="1588"/>
          <w:tab w:val="left" w:pos="1985"/>
        </w:tabs>
        <w:overflowPunct w:val="0"/>
        <w:autoSpaceDE w:val="0"/>
        <w:autoSpaceDN w:val="0"/>
        <w:ind w:left="2880" w:hanging="2880"/>
        <w:textAlignment w:val="baseline"/>
        <w:rPr>
          <w:lang w:eastAsia="en-US"/>
        </w:rPr>
      </w:pPr>
      <w:r>
        <w:rPr>
          <w:lang w:eastAsia="en-US"/>
        </w:rPr>
        <w:tab/>
      </w:r>
      <w:r>
        <w:rPr>
          <w:lang w:eastAsia="en-US"/>
        </w:rPr>
        <w:tab/>
      </w:r>
      <w:r>
        <w:rPr>
          <w:lang w:eastAsia="en-US"/>
        </w:rPr>
        <w:tab/>
      </w:r>
      <w:r>
        <w:rPr>
          <w:lang w:eastAsia="en-US"/>
        </w:rPr>
        <w:tab/>
      </w:r>
      <w:r>
        <w:rPr>
          <w:lang w:eastAsia="en-US"/>
        </w:rPr>
        <w:tab/>
      </w:r>
      <w:hyperlink r:id="rId15" w:history="1">
        <w:r w:rsidRPr="00FE7E46">
          <w:rPr>
            <w:rStyle w:val="Hyperlink"/>
            <w:iCs/>
            <w:lang w:eastAsia="en-US"/>
          </w:rPr>
          <w:t>https://doi.org/10.6028/NIST.SP.800-161r1</w:t>
        </w:r>
      </w:hyperlink>
      <w:r>
        <w:rPr>
          <w:iCs/>
          <w:lang w:eastAsia="en-US"/>
        </w:rPr>
        <w:t xml:space="preserve"> </w:t>
      </w:r>
    </w:p>
    <w:p w14:paraId="336F6492" w14:textId="074FC20A" w:rsidR="00386161" w:rsidRPr="00961D4B" w:rsidRDefault="00386161" w:rsidP="0038616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proofErr w:type="spellStart"/>
      <w:r w:rsidR="00B672FA" w:rsidRPr="00961D4B">
        <w:rPr>
          <w:lang w:eastAsia="en-US"/>
        </w:rPr>
        <w:t>Ladisa</w:t>
      </w:r>
      <w:proofErr w:type="spellEnd"/>
      <w:r w:rsidRPr="00961D4B">
        <w:rPr>
          <w:lang w:eastAsia="en-US"/>
        </w:rPr>
        <w:t>]</w:t>
      </w:r>
      <w:r w:rsidRPr="00961D4B">
        <w:rPr>
          <w:lang w:eastAsia="en-US"/>
        </w:rPr>
        <w:tab/>
      </w:r>
      <w:r w:rsidRPr="00961D4B">
        <w:rPr>
          <w:lang w:eastAsia="en-US"/>
        </w:rPr>
        <w:tab/>
      </w:r>
      <w:r w:rsidRPr="00961D4B">
        <w:rPr>
          <w:lang w:eastAsia="en-US"/>
        </w:rPr>
        <w:tab/>
      </w:r>
      <w:r w:rsidR="00B672FA" w:rsidRPr="00961D4B">
        <w:rPr>
          <w:lang w:eastAsia="en-US"/>
        </w:rPr>
        <w:tab/>
      </w:r>
      <w:proofErr w:type="spellStart"/>
      <w:r w:rsidR="00835201" w:rsidRPr="00835201">
        <w:rPr>
          <w:lang w:eastAsia="en-US"/>
        </w:rPr>
        <w:t>Ladisa</w:t>
      </w:r>
      <w:proofErr w:type="spellEnd"/>
      <w:r w:rsidR="00835201" w:rsidRPr="00835201">
        <w:rPr>
          <w:lang w:eastAsia="en-US"/>
        </w:rPr>
        <w:t xml:space="preserve">, P., Plate, H., Martinez, M. and </w:t>
      </w:r>
      <w:proofErr w:type="spellStart"/>
      <w:r w:rsidR="00835201" w:rsidRPr="00835201">
        <w:rPr>
          <w:lang w:eastAsia="en-US"/>
        </w:rPr>
        <w:t>Barais</w:t>
      </w:r>
      <w:proofErr w:type="spellEnd"/>
      <w:r w:rsidR="00835201" w:rsidRPr="00835201">
        <w:rPr>
          <w:lang w:eastAsia="en-US"/>
        </w:rPr>
        <w:t>, O.,</w:t>
      </w:r>
      <w:r w:rsidRPr="00961D4B">
        <w:rPr>
          <w:lang w:eastAsia="en-US"/>
        </w:rPr>
        <w:t xml:space="preserve"> (2022), </w:t>
      </w:r>
      <w:r w:rsidRPr="00961D4B">
        <w:rPr>
          <w:i/>
          <w:iCs/>
          <w:lang w:eastAsia="en-US"/>
        </w:rPr>
        <w:t>Taxonomy of Attacks on Open-Source Software Supply Chain</w:t>
      </w:r>
      <w:r w:rsidRPr="00961D4B">
        <w:rPr>
          <w:lang w:eastAsia="en-US"/>
        </w:rPr>
        <w:t xml:space="preserve">, </w:t>
      </w:r>
      <w:proofErr w:type="spellStart"/>
      <w:r w:rsidRPr="00961D4B">
        <w:rPr>
          <w:lang w:eastAsia="en-US"/>
        </w:rPr>
        <w:t>arXiv</w:t>
      </w:r>
      <w:proofErr w:type="spellEnd"/>
      <w:r w:rsidRPr="00961D4B">
        <w:rPr>
          <w:lang w:eastAsia="en-US"/>
        </w:rPr>
        <w:t xml:space="preserve"> preprint </w:t>
      </w:r>
      <w:proofErr w:type="spellStart"/>
      <w:r w:rsidRPr="00961D4B">
        <w:rPr>
          <w:lang w:eastAsia="en-US"/>
        </w:rPr>
        <w:t>arXiv</w:t>
      </w:r>
      <w:proofErr w:type="spellEnd"/>
    </w:p>
    <w:p w14:paraId="537213E6" w14:textId="5A1C3757" w:rsidR="00386161" w:rsidRPr="0087691B" w:rsidRDefault="00386161" w:rsidP="00386161">
      <w:pPr>
        <w:tabs>
          <w:tab w:val="left" w:pos="794"/>
          <w:tab w:val="left" w:pos="1191"/>
          <w:tab w:val="left" w:pos="1588"/>
          <w:tab w:val="left" w:pos="1985"/>
        </w:tabs>
        <w:overflowPunct w:val="0"/>
        <w:autoSpaceDE w:val="0"/>
        <w:autoSpaceDN w:val="0"/>
        <w:ind w:left="2880" w:hanging="2880"/>
        <w:textAlignment w:val="baseline"/>
        <w:rPr>
          <w:lang w:val="fr-CH" w:eastAsia="en-US"/>
        </w:rPr>
      </w:pPr>
      <w:r w:rsidRPr="00961D4B">
        <w:rPr>
          <w:lang w:eastAsia="en-US"/>
        </w:rPr>
        <w:tab/>
      </w:r>
      <w:r w:rsidRPr="00961D4B">
        <w:rPr>
          <w:lang w:eastAsia="en-US"/>
        </w:rPr>
        <w:tab/>
      </w:r>
      <w:r w:rsidRPr="00961D4B">
        <w:rPr>
          <w:lang w:eastAsia="en-US"/>
        </w:rPr>
        <w:tab/>
      </w:r>
      <w:r w:rsidRPr="00961D4B">
        <w:rPr>
          <w:lang w:eastAsia="en-US"/>
        </w:rPr>
        <w:tab/>
      </w:r>
      <w:r w:rsidRPr="00961D4B">
        <w:rPr>
          <w:lang w:eastAsia="en-US"/>
        </w:rPr>
        <w:tab/>
      </w:r>
      <w:r w:rsidR="009654F1">
        <w:fldChar w:fldCharType="begin"/>
      </w:r>
      <w:r w:rsidR="009654F1" w:rsidRPr="009654F1">
        <w:rPr>
          <w:lang w:val="fr-CH"/>
          <w:rPrChange w:id="16" w:author="TSB (JB)" w:date="2023-03-02T11:49:00Z">
            <w:rPr/>
          </w:rPrChange>
        </w:rPr>
        <w:instrText>HYPERLINK "https://arxiv.org/pdf/2204.04008"</w:instrText>
      </w:r>
      <w:r w:rsidR="009654F1">
        <w:fldChar w:fldCharType="separate"/>
      </w:r>
      <w:proofErr w:type="spellStart"/>
      <w:r w:rsidRPr="0087691B">
        <w:rPr>
          <w:rStyle w:val="Hyperlink"/>
          <w:lang w:val="fr-CH" w:eastAsia="en-US"/>
        </w:rPr>
        <w:t>https</w:t>
      </w:r>
      <w:proofErr w:type="spellEnd"/>
      <w:r w:rsidR="00A47405">
        <w:rPr>
          <w:rStyle w:val="Hyperlink"/>
          <w:lang w:val="fr-CH" w:eastAsia="en-US"/>
        </w:rPr>
        <w:t> </w:t>
      </w:r>
      <w:proofErr w:type="gramStart"/>
      <w:r w:rsidRPr="0087691B">
        <w:rPr>
          <w:rStyle w:val="Hyperlink"/>
          <w:lang w:val="fr-CH" w:eastAsia="en-US"/>
        </w:rPr>
        <w:t>:/</w:t>
      </w:r>
      <w:proofErr w:type="gramEnd"/>
      <w:r w:rsidRPr="0087691B">
        <w:rPr>
          <w:rStyle w:val="Hyperlink"/>
          <w:lang w:val="fr-CH" w:eastAsia="en-US"/>
        </w:rPr>
        <w:t>/arxiv.org/</w:t>
      </w:r>
      <w:proofErr w:type="spellStart"/>
      <w:r w:rsidRPr="0087691B">
        <w:rPr>
          <w:rStyle w:val="Hyperlink"/>
          <w:lang w:val="fr-CH" w:eastAsia="en-US"/>
        </w:rPr>
        <w:t>pdf</w:t>
      </w:r>
      <w:proofErr w:type="spellEnd"/>
      <w:r w:rsidRPr="0087691B">
        <w:rPr>
          <w:rStyle w:val="Hyperlink"/>
          <w:lang w:val="fr-CH" w:eastAsia="en-US"/>
        </w:rPr>
        <w:t>/2204.04008</w:t>
      </w:r>
      <w:r w:rsidR="009654F1">
        <w:rPr>
          <w:rStyle w:val="Hyperlink"/>
          <w:lang w:val="fr-CH" w:eastAsia="en-US"/>
        </w:rPr>
        <w:fldChar w:fldCharType="end"/>
      </w:r>
      <w:r w:rsidRPr="0087691B">
        <w:rPr>
          <w:lang w:val="fr-CH" w:eastAsia="en-US"/>
        </w:rPr>
        <w:t xml:space="preserve"> </w:t>
      </w:r>
    </w:p>
    <w:p w14:paraId="5A7236BE" w14:textId="23252CE1" w:rsidR="00386161" w:rsidRPr="00961D4B" w:rsidRDefault="00386161" w:rsidP="00386161">
      <w:pPr>
        <w:tabs>
          <w:tab w:val="left" w:pos="794"/>
          <w:tab w:val="left" w:pos="1191"/>
          <w:tab w:val="left" w:pos="1588"/>
          <w:tab w:val="left" w:pos="1985"/>
        </w:tabs>
        <w:overflowPunct w:val="0"/>
        <w:autoSpaceDE w:val="0"/>
        <w:autoSpaceDN w:val="0"/>
        <w:ind w:left="2880" w:hanging="2880"/>
        <w:textAlignment w:val="baseline"/>
        <w:rPr>
          <w:lang w:eastAsia="en-US"/>
        </w:rPr>
      </w:pPr>
      <w:r w:rsidRPr="0087691B">
        <w:rPr>
          <w:lang w:val="fr-CH" w:eastAsia="en-US"/>
        </w:rPr>
        <w:t>[</w:t>
      </w:r>
      <w:proofErr w:type="gramStart"/>
      <w:r w:rsidRPr="0087691B">
        <w:rPr>
          <w:lang w:val="fr-CH" w:eastAsia="en-US"/>
        </w:rPr>
        <w:t>b-</w:t>
      </w:r>
      <w:proofErr w:type="spellStart"/>
      <w:proofErr w:type="gramEnd"/>
      <w:r w:rsidRPr="0087691B">
        <w:rPr>
          <w:lang w:val="fr-CH" w:eastAsia="en-US"/>
        </w:rPr>
        <w:t>Barabanov</w:t>
      </w:r>
      <w:proofErr w:type="spellEnd"/>
      <w:r w:rsidRPr="0087691B">
        <w:rPr>
          <w:lang w:val="fr-CH" w:eastAsia="en-US"/>
        </w:rPr>
        <w:t>]</w:t>
      </w:r>
      <w:r w:rsidRPr="0087691B">
        <w:rPr>
          <w:lang w:val="fr-CH" w:eastAsia="en-US"/>
        </w:rPr>
        <w:tab/>
      </w:r>
      <w:r w:rsidRPr="0087691B">
        <w:rPr>
          <w:lang w:val="fr-CH" w:eastAsia="en-US"/>
        </w:rPr>
        <w:tab/>
      </w:r>
      <w:r w:rsidRPr="0087691B">
        <w:rPr>
          <w:lang w:val="fr-CH" w:eastAsia="en-US"/>
        </w:rPr>
        <w:tab/>
      </w:r>
      <w:proofErr w:type="spellStart"/>
      <w:r w:rsidRPr="0087691B">
        <w:rPr>
          <w:lang w:val="fr-CH" w:eastAsia="en-US"/>
        </w:rPr>
        <w:t>Barabanov</w:t>
      </w:r>
      <w:proofErr w:type="spellEnd"/>
      <w:r w:rsidRPr="0087691B">
        <w:rPr>
          <w:lang w:val="fr-CH" w:eastAsia="en-US"/>
        </w:rPr>
        <w:t xml:space="preserve">, Alexander V., et al. </w:t>
      </w:r>
      <w:r w:rsidRPr="00961D4B">
        <w:rPr>
          <w:lang w:eastAsia="en-US"/>
        </w:rPr>
        <w:t xml:space="preserve">(2018), </w:t>
      </w:r>
      <w:r w:rsidRPr="00961D4B">
        <w:rPr>
          <w:i/>
          <w:iCs/>
          <w:lang w:eastAsia="en-US"/>
        </w:rPr>
        <w:t>Current Taxonomy of Information Security Threats in Software Development Life Cycle</w:t>
      </w:r>
      <w:r w:rsidRPr="00961D4B">
        <w:rPr>
          <w:lang w:eastAsia="en-US"/>
        </w:rPr>
        <w:t>, IEEE 12</w:t>
      </w:r>
      <w:r w:rsidRPr="00E007F2">
        <w:rPr>
          <w:vertAlign w:val="superscript"/>
          <w:lang w:eastAsia="en-US"/>
        </w:rPr>
        <w:t>th</w:t>
      </w:r>
      <w:r w:rsidRPr="00961D4B">
        <w:rPr>
          <w:lang w:eastAsia="en-US"/>
        </w:rPr>
        <w:t xml:space="preserve"> International Conference on Application of Information and Communication Technologies (AICT)</w:t>
      </w:r>
    </w:p>
    <w:p w14:paraId="6AAB0F35" w14:textId="63BB619F" w:rsidR="00386161" w:rsidRPr="00961D4B" w:rsidRDefault="00386161" w:rsidP="0038616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ab/>
      </w:r>
      <w:r w:rsidRPr="00961D4B">
        <w:rPr>
          <w:lang w:eastAsia="en-US"/>
        </w:rPr>
        <w:tab/>
      </w:r>
      <w:r w:rsidRPr="00961D4B">
        <w:rPr>
          <w:lang w:eastAsia="en-US"/>
        </w:rPr>
        <w:tab/>
      </w:r>
      <w:r w:rsidRPr="00961D4B">
        <w:rPr>
          <w:lang w:eastAsia="en-US"/>
        </w:rPr>
        <w:tab/>
      </w:r>
      <w:r w:rsidRPr="00961D4B">
        <w:rPr>
          <w:lang w:eastAsia="en-US"/>
        </w:rPr>
        <w:tab/>
        <w:t xml:space="preserve"> </w:t>
      </w:r>
      <w:hyperlink r:id="rId16" w:history="1">
        <w:r w:rsidRPr="00961D4B">
          <w:rPr>
            <w:rStyle w:val="Hyperlink"/>
            <w:lang w:eastAsia="en-US"/>
          </w:rPr>
          <w:t>https://ieeexplore.ieee.org/document/8747065</w:t>
        </w:r>
      </w:hyperlink>
      <w:r w:rsidRPr="00961D4B">
        <w:rPr>
          <w:lang w:eastAsia="en-US"/>
        </w:rPr>
        <w:t xml:space="preserve"> </w:t>
      </w:r>
    </w:p>
    <w:p w14:paraId="3753EF3C" w14:textId="27D2F9CF" w:rsidR="00F26F60" w:rsidRPr="00961D4B" w:rsidRDefault="00DD2688" w:rsidP="0038616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r w:rsidR="005663D6" w:rsidRPr="00961D4B">
        <w:rPr>
          <w:lang w:eastAsia="en-US"/>
        </w:rPr>
        <w:t>SCSG</w:t>
      </w:r>
      <w:r w:rsidR="00D923C9" w:rsidRPr="00961D4B">
        <w:rPr>
          <w:lang w:eastAsia="en-US"/>
        </w:rPr>
        <w:t xml:space="preserve"> 1.0</w:t>
      </w:r>
      <w:r w:rsidR="008437D8" w:rsidRPr="00961D4B">
        <w:rPr>
          <w:lang w:eastAsia="en-US"/>
        </w:rPr>
        <w:t>]</w:t>
      </w:r>
      <w:r w:rsidR="00E17A3B" w:rsidRPr="00961D4B">
        <w:rPr>
          <w:lang w:eastAsia="en-US"/>
        </w:rPr>
        <w:tab/>
      </w:r>
      <w:r w:rsidR="00E17A3B" w:rsidRPr="00961D4B">
        <w:rPr>
          <w:lang w:eastAsia="en-US"/>
        </w:rPr>
        <w:tab/>
      </w:r>
      <w:r w:rsidR="008437D8" w:rsidRPr="00961D4B">
        <w:rPr>
          <w:lang w:eastAsia="en-US"/>
        </w:rPr>
        <w:tab/>
      </w:r>
      <w:r w:rsidR="008437D8" w:rsidRPr="00961D4B">
        <w:rPr>
          <w:i/>
          <w:iCs/>
          <w:lang w:eastAsia="en-US"/>
        </w:rPr>
        <w:t>Supply chain security guidance</w:t>
      </w:r>
      <w:r w:rsidR="009467D5" w:rsidRPr="00961D4B">
        <w:rPr>
          <w:i/>
          <w:iCs/>
          <w:lang w:eastAsia="en-US"/>
        </w:rPr>
        <w:t xml:space="preserve"> 1.0</w:t>
      </w:r>
      <w:r w:rsidR="005663D6" w:rsidRPr="00961D4B">
        <w:rPr>
          <w:lang w:eastAsia="en-US"/>
        </w:rPr>
        <w:t xml:space="preserve">, </w:t>
      </w:r>
      <w:r w:rsidR="00050816" w:rsidRPr="00961D4B">
        <w:rPr>
          <w:lang w:eastAsia="en-US"/>
        </w:rPr>
        <w:t>NCSC Supply chain security guidance</w:t>
      </w:r>
      <w:r w:rsidR="009467D5" w:rsidRPr="00961D4B">
        <w:rPr>
          <w:lang w:eastAsia="en-US"/>
        </w:rPr>
        <w:t xml:space="preserve"> 28 January 2018</w:t>
      </w:r>
    </w:p>
    <w:p w14:paraId="63C63A56" w14:textId="0F4959AF" w:rsidR="00324C72" w:rsidRPr="00961D4B" w:rsidRDefault="00324C72" w:rsidP="0038616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ab/>
      </w:r>
      <w:r w:rsidRPr="00961D4B">
        <w:rPr>
          <w:lang w:eastAsia="en-US"/>
        </w:rPr>
        <w:tab/>
      </w:r>
      <w:r w:rsidRPr="00961D4B">
        <w:rPr>
          <w:lang w:eastAsia="en-US"/>
        </w:rPr>
        <w:tab/>
      </w:r>
      <w:r w:rsidRPr="00961D4B">
        <w:rPr>
          <w:lang w:eastAsia="en-US"/>
        </w:rPr>
        <w:tab/>
      </w:r>
      <w:r w:rsidRPr="00961D4B">
        <w:rPr>
          <w:lang w:eastAsia="en-US"/>
        </w:rPr>
        <w:tab/>
      </w:r>
      <w:hyperlink r:id="rId17" w:history="1">
        <w:r w:rsidRPr="00961D4B">
          <w:rPr>
            <w:rStyle w:val="Hyperlink"/>
            <w:lang w:eastAsia="en-US"/>
          </w:rPr>
          <w:t>https://www.ncsc.gov.uk/collection/supply-chain-security</w:t>
        </w:r>
      </w:hyperlink>
      <w:r w:rsidRPr="00961D4B">
        <w:rPr>
          <w:lang w:eastAsia="en-US"/>
        </w:rPr>
        <w:t xml:space="preserve"> </w:t>
      </w:r>
    </w:p>
    <w:p w14:paraId="42C7AB71" w14:textId="08C14308" w:rsidR="00EE7ECF" w:rsidRDefault="006330B4" w:rsidP="00132651">
      <w:pPr>
        <w:ind w:left="2880" w:hanging="2880"/>
        <w:jc w:val="both"/>
        <w:rPr>
          <w:rFonts w:eastAsia="Batang"/>
          <w:color w:val="5B9BD5" w:themeColor="accent1"/>
          <w:lang w:eastAsia="ko-KR"/>
        </w:rPr>
      </w:pPr>
      <w:r w:rsidRPr="006330B4">
        <w:rPr>
          <w:rFonts w:eastAsia="Batang" w:hint="eastAsia"/>
          <w:lang w:eastAsia="ko-KR"/>
        </w:rPr>
        <w:t>[</w:t>
      </w:r>
      <w:r w:rsidRPr="006330B4">
        <w:rPr>
          <w:rFonts w:eastAsia="Batang"/>
          <w:lang w:eastAsia="ko-KR"/>
        </w:rPr>
        <w:t>b-</w:t>
      </w:r>
      <w:proofErr w:type="spellStart"/>
      <w:r w:rsidR="00F24DB0">
        <w:rPr>
          <w:rFonts w:eastAsia="Batang"/>
          <w:lang w:eastAsia="ko-KR"/>
        </w:rPr>
        <w:t>V</w:t>
      </w:r>
      <w:r w:rsidRPr="006330B4">
        <w:rPr>
          <w:rFonts w:eastAsia="Batang"/>
          <w:lang w:eastAsia="ko-KR"/>
        </w:rPr>
        <w:t>enafi</w:t>
      </w:r>
      <w:proofErr w:type="spellEnd"/>
      <w:r w:rsidRPr="006330B4">
        <w:rPr>
          <w:rFonts w:eastAsia="Batang"/>
          <w:lang w:eastAsia="ko-KR"/>
        </w:rPr>
        <w:t>]</w:t>
      </w:r>
      <w:r>
        <w:rPr>
          <w:rFonts w:eastAsia="Batang"/>
          <w:color w:val="5B9BD5" w:themeColor="accent1"/>
          <w:lang w:eastAsia="ko-KR"/>
        </w:rPr>
        <w:tab/>
      </w:r>
      <w:proofErr w:type="spellStart"/>
      <w:r w:rsidR="000344BA" w:rsidRPr="00873615">
        <w:rPr>
          <w:rFonts w:eastAsia="Batang"/>
          <w:lang w:eastAsia="ko-KR"/>
        </w:rPr>
        <w:t>V</w:t>
      </w:r>
      <w:r w:rsidR="00BA6306" w:rsidRPr="00873615">
        <w:rPr>
          <w:rFonts w:eastAsia="Batang"/>
          <w:lang w:eastAsia="ko-KR"/>
        </w:rPr>
        <w:t>enafi</w:t>
      </w:r>
      <w:proofErr w:type="spellEnd"/>
      <w:r w:rsidR="000344BA" w:rsidRPr="00873615">
        <w:rPr>
          <w:rFonts w:eastAsia="Batang"/>
          <w:lang w:eastAsia="ko-KR"/>
        </w:rPr>
        <w:t xml:space="preserve"> </w:t>
      </w:r>
      <w:r w:rsidR="00041A65" w:rsidRPr="00873615">
        <w:rPr>
          <w:rFonts w:eastAsia="Batang"/>
          <w:lang w:eastAsia="ko-KR"/>
        </w:rPr>
        <w:t xml:space="preserve">Weekly </w:t>
      </w:r>
      <w:r w:rsidR="00785291" w:rsidRPr="00873615">
        <w:rPr>
          <w:rFonts w:eastAsia="Batang"/>
          <w:lang w:eastAsia="ko-KR"/>
        </w:rPr>
        <w:t>Post</w:t>
      </w:r>
      <w:r w:rsidR="008A6403" w:rsidRPr="00873615">
        <w:rPr>
          <w:rFonts w:eastAsia="Batang"/>
          <w:lang w:eastAsia="ko-KR"/>
        </w:rPr>
        <w:t xml:space="preserve"> </w:t>
      </w:r>
      <w:r w:rsidR="000344BA" w:rsidRPr="00873615">
        <w:rPr>
          <w:rFonts w:eastAsia="Batang"/>
          <w:lang w:eastAsia="ko-KR"/>
        </w:rPr>
        <w:t>(Internet)</w:t>
      </w:r>
      <w:r w:rsidR="0000764F" w:rsidRPr="00873615">
        <w:rPr>
          <w:rFonts w:eastAsia="Batang"/>
          <w:lang w:eastAsia="ko-KR"/>
        </w:rPr>
        <w:t>,</w:t>
      </w:r>
      <w:r w:rsidR="000344BA" w:rsidRPr="00873615">
        <w:rPr>
          <w:rFonts w:eastAsia="Batang"/>
          <w:lang w:eastAsia="ko-KR"/>
        </w:rPr>
        <w:t xml:space="preserve"> </w:t>
      </w:r>
      <w:r w:rsidR="00132651" w:rsidRPr="00873615">
        <w:rPr>
          <w:rFonts w:eastAsia="Batang"/>
          <w:lang w:eastAsia="ko-KR"/>
        </w:rPr>
        <w:t>Is Your Software Supply Chain Vulnerable to OSSL Trust Attacks?</w:t>
      </w:r>
      <w:r w:rsidR="00C862FA" w:rsidRPr="00873615">
        <w:rPr>
          <w:rFonts w:eastAsia="Batang"/>
          <w:lang w:eastAsia="ko-KR"/>
        </w:rPr>
        <w:t xml:space="preserve"> 30 May 2019</w:t>
      </w:r>
      <w:r w:rsidR="00276F61" w:rsidRPr="00873615">
        <w:rPr>
          <w:rFonts w:eastAsia="Batang"/>
          <w:lang w:eastAsia="ko-KR"/>
        </w:rPr>
        <w:t xml:space="preserve"> (accessed</w:t>
      </w:r>
      <w:r w:rsidR="00DD2EA7" w:rsidRPr="00873615">
        <w:rPr>
          <w:rFonts w:eastAsia="Batang"/>
          <w:lang w:eastAsia="ko-KR"/>
        </w:rPr>
        <w:t>: 16 January 2023)</w:t>
      </w:r>
    </w:p>
    <w:p w14:paraId="723103DD" w14:textId="7411EC10" w:rsidR="000359D7" w:rsidRDefault="000359D7" w:rsidP="00132651">
      <w:pPr>
        <w:ind w:left="2880" w:hanging="2880"/>
        <w:jc w:val="both"/>
        <w:rPr>
          <w:rFonts w:eastAsia="Malgun Gothic"/>
          <w:lang w:eastAsia="ko-KR"/>
        </w:rPr>
      </w:pPr>
      <w:r>
        <w:rPr>
          <w:rFonts w:eastAsia="Batang"/>
          <w:color w:val="5B9BD5" w:themeColor="accent1"/>
          <w:lang w:eastAsia="ko-KR"/>
        </w:rPr>
        <w:tab/>
      </w:r>
      <w:hyperlink r:id="rId18" w:history="1">
        <w:r w:rsidR="00853E4F" w:rsidRPr="00EC6405">
          <w:rPr>
            <w:rStyle w:val="Hyperlink"/>
            <w:rFonts w:eastAsia="Batang"/>
            <w:lang w:eastAsia="ko-KR"/>
          </w:rPr>
          <w:t>https://venafi.com/blog/your-software-supply-chain-vulnerable-ossl-trust-attacks/</w:t>
        </w:r>
      </w:hyperlink>
      <w:r w:rsidR="00853E4F">
        <w:rPr>
          <w:rFonts w:eastAsia="Batang"/>
          <w:color w:val="5B9BD5" w:themeColor="accent1"/>
          <w:lang w:eastAsia="ko-KR"/>
        </w:rPr>
        <w:t xml:space="preserve"> </w:t>
      </w:r>
    </w:p>
    <w:p w14:paraId="29D40130" w14:textId="4FC0FD69" w:rsidR="006330B4" w:rsidRDefault="00AE3434" w:rsidP="008C6359">
      <w:pPr>
        <w:ind w:left="2880" w:hanging="2880"/>
        <w:jc w:val="both"/>
        <w:rPr>
          <w:rFonts w:eastAsia="Batang"/>
          <w:lang w:eastAsia="ko-KR"/>
        </w:rPr>
      </w:pPr>
      <w:r w:rsidRPr="006330B4">
        <w:rPr>
          <w:rFonts w:eastAsia="Batang" w:hint="eastAsia"/>
          <w:lang w:eastAsia="ko-KR"/>
        </w:rPr>
        <w:t>[</w:t>
      </w:r>
      <w:r w:rsidRPr="006330B4">
        <w:rPr>
          <w:rFonts w:eastAsia="Batang"/>
          <w:lang w:eastAsia="ko-KR"/>
        </w:rPr>
        <w:t>b-</w:t>
      </w:r>
      <w:r w:rsidR="00F24DB0">
        <w:rPr>
          <w:rFonts w:eastAsia="Batang"/>
          <w:lang w:eastAsia="ko-KR"/>
        </w:rPr>
        <w:t>Ohm</w:t>
      </w:r>
      <w:r w:rsidRPr="006330B4">
        <w:rPr>
          <w:rFonts w:eastAsia="Batang"/>
          <w:lang w:eastAsia="ko-KR"/>
        </w:rPr>
        <w:t>]</w:t>
      </w:r>
      <w:r w:rsidR="00433C55">
        <w:rPr>
          <w:rFonts w:eastAsia="Batang"/>
          <w:lang w:eastAsia="ko-KR"/>
        </w:rPr>
        <w:tab/>
      </w:r>
      <w:r w:rsidR="005D5B47" w:rsidRPr="005D5B47">
        <w:rPr>
          <w:rFonts w:eastAsia="Batang"/>
          <w:lang w:eastAsia="ko-KR"/>
        </w:rPr>
        <w:t xml:space="preserve">Ohm, M., Plate, H., </w:t>
      </w:r>
      <w:proofErr w:type="spellStart"/>
      <w:r w:rsidR="005D5B47" w:rsidRPr="005D5B47">
        <w:rPr>
          <w:rFonts w:eastAsia="Batang"/>
          <w:lang w:eastAsia="ko-KR"/>
        </w:rPr>
        <w:t>Sykosch</w:t>
      </w:r>
      <w:proofErr w:type="spellEnd"/>
      <w:r w:rsidR="005D5B47" w:rsidRPr="005D5B47">
        <w:rPr>
          <w:rFonts w:eastAsia="Batang"/>
          <w:lang w:eastAsia="ko-KR"/>
        </w:rPr>
        <w:t>, A. and Meier, M.,</w:t>
      </w:r>
      <w:r w:rsidR="006A43EF">
        <w:rPr>
          <w:rFonts w:eastAsia="Batang"/>
          <w:lang w:eastAsia="ko-KR"/>
        </w:rPr>
        <w:t xml:space="preserve"> (</w:t>
      </w:r>
      <w:r w:rsidR="00922277">
        <w:rPr>
          <w:rFonts w:eastAsia="Batang"/>
          <w:lang w:eastAsia="ko-KR"/>
        </w:rPr>
        <w:t>2020</w:t>
      </w:r>
      <w:r w:rsidR="006A43EF" w:rsidRPr="00B73B41">
        <w:rPr>
          <w:rFonts w:eastAsia="Batang"/>
          <w:i/>
          <w:iCs/>
          <w:lang w:eastAsia="ko-KR"/>
        </w:rPr>
        <w:t>),</w:t>
      </w:r>
      <w:r w:rsidR="00922277" w:rsidRPr="00B73B41">
        <w:rPr>
          <w:rFonts w:eastAsia="Batang"/>
          <w:i/>
          <w:iCs/>
          <w:lang w:eastAsia="ko-KR"/>
        </w:rPr>
        <w:t xml:space="preserve"> Backstabber’s knife collection: A review of </w:t>
      </w:r>
      <w:r w:rsidR="0032294E" w:rsidRPr="00B73B41">
        <w:rPr>
          <w:rFonts w:eastAsia="Batang"/>
          <w:i/>
          <w:iCs/>
          <w:lang w:eastAsia="ko-KR"/>
        </w:rPr>
        <w:t>open-source</w:t>
      </w:r>
      <w:r w:rsidR="00922277" w:rsidRPr="00B73B41">
        <w:rPr>
          <w:rFonts w:eastAsia="Batang"/>
          <w:i/>
          <w:iCs/>
          <w:lang w:eastAsia="ko-KR"/>
        </w:rPr>
        <w:t xml:space="preserve"> software </w:t>
      </w:r>
      <w:r w:rsidR="00922277" w:rsidRPr="00B73B41">
        <w:rPr>
          <w:rFonts w:eastAsia="Batang"/>
          <w:i/>
          <w:iCs/>
          <w:lang w:eastAsia="ko-KR"/>
        </w:rPr>
        <w:lastRenderedPageBreak/>
        <w:t>supply chain attacks</w:t>
      </w:r>
      <w:r w:rsidR="0032294E">
        <w:rPr>
          <w:rFonts w:eastAsia="Batang"/>
          <w:lang w:eastAsia="ko-KR"/>
        </w:rPr>
        <w:t>,</w:t>
      </w:r>
      <w:r w:rsidR="006A43EF">
        <w:rPr>
          <w:rFonts w:eastAsia="Batang"/>
          <w:lang w:eastAsia="ko-KR"/>
        </w:rPr>
        <w:t xml:space="preserve"> </w:t>
      </w:r>
      <w:r w:rsidR="008F5505" w:rsidRPr="008F5505">
        <w:rPr>
          <w:rFonts w:eastAsia="Batang"/>
          <w:lang w:eastAsia="ko-KR"/>
        </w:rPr>
        <w:t>In International Conference on Detection of Intrusions and Malware, and Vulnerability Assessment</w:t>
      </w:r>
      <w:r w:rsidR="00D93EC9">
        <w:rPr>
          <w:rFonts w:eastAsia="Batang"/>
          <w:lang w:eastAsia="ko-KR"/>
        </w:rPr>
        <w:t xml:space="preserve">, </w:t>
      </w:r>
      <w:r w:rsidR="00D93EC9" w:rsidRPr="00D93EC9">
        <w:rPr>
          <w:rFonts w:eastAsia="Batang"/>
          <w:lang w:eastAsia="ko-KR"/>
        </w:rPr>
        <w:t>Springer, Cham.</w:t>
      </w:r>
    </w:p>
    <w:p w14:paraId="39C6777E" w14:textId="2962777E" w:rsidR="00822EF1" w:rsidRDefault="0025029C" w:rsidP="00822EF1">
      <w:pPr>
        <w:ind w:left="2880"/>
        <w:jc w:val="both"/>
        <w:rPr>
          <w:rFonts w:eastAsia="Batang"/>
          <w:lang w:eastAsia="ko-KR"/>
        </w:rPr>
      </w:pPr>
      <w:hyperlink r:id="rId19" w:history="1">
        <w:r w:rsidR="00DA7097" w:rsidRPr="00EC6405">
          <w:rPr>
            <w:rStyle w:val="Hyperlink"/>
            <w:rFonts w:eastAsia="Batang"/>
            <w:lang w:eastAsia="ko-KR"/>
          </w:rPr>
          <w:t>https://link.springer.com/chapter/10.1007/978-3-030-52683-2_2</w:t>
        </w:r>
      </w:hyperlink>
      <w:r w:rsidR="00822EF1">
        <w:rPr>
          <w:rFonts w:eastAsia="Batang"/>
          <w:lang w:eastAsia="ko-KR"/>
        </w:rPr>
        <w:t xml:space="preserve"> </w:t>
      </w:r>
    </w:p>
    <w:p w14:paraId="418EEBE6" w14:textId="77777777" w:rsidR="00E779C6" w:rsidRDefault="00E779C6" w:rsidP="00822EF1">
      <w:pPr>
        <w:ind w:left="2880"/>
        <w:jc w:val="both"/>
        <w:rPr>
          <w:rFonts w:eastAsia="Batang"/>
          <w:lang w:eastAsia="ko-KR"/>
        </w:rPr>
      </w:pPr>
    </w:p>
    <w:p w14:paraId="0B2A7C87" w14:textId="271BB144" w:rsidR="00076F4D" w:rsidRDefault="00076F4D" w:rsidP="00076F4D">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[b-NIST SP 800-</w:t>
      </w:r>
      <w:r>
        <w:rPr>
          <w:lang w:eastAsia="en-US"/>
        </w:rPr>
        <w:t>53</w:t>
      </w:r>
      <w:r w:rsidRPr="00961D4B">
        <w:rPr>
          <w:lang w:eastAsia="en-US"/>
        </w:rPr>
        <w:t>]</w:t>
      </w:r>
      <w:r>
        <w:rPr>
          <w:lang w:eastAsia="en-US"/>
        </w:rPr>
        <w:tab/>
      </w:r>
      <w:r w:rsidRPr="00961D4B">
        <w:rPr>
          <w:lang w:eastAsia="en-US"/>
        </w:rPr>
        <w:tab/>
        <w:t>NIST Special Publication 800-</w:t>
      </w:r>
      <w:r>
        <w:rPr>
          <w:lang w:eastAsia="en-US"/>
        </w:rPr>
        <w:t>53</w:t>
      </w:r>
      <w:r w:rsidR="00F159ED">
        <w:rPr>
          <w:lang w:eastAsia="en-US"/>
        </w:rPr>
        <w:t>r5</w:t>
      </w:r>
      <w:r w:rsidRPr="00961D4B">
        <w:rPr>
          <w:lang w:eastAsia="en-US"/>
        </w:rPr>
        <w:t>(202</w:t>
      </w:r>
      <w:r w:rsidR="00F36C07">
        <w:rPr>
          <w:lang w:eastAsia="en-US"/>
        </w:rPr>
        <w:t>0</w:t>
      </w:r>
      <w:r w:rsidRPr="00961D4B">
        <w:rPr>
          <w:lang w:eastAsia="en-US"/>
        </w:rPr>
        <w:t xml:space="preserve">), </w:t>
      </w:r>
      <w:r w:rsidR="00F36C07" w:rsidRPr="00F36C07">
        <w:rPr>
          <w:i/>
          <w:iCs/>
          <w:lang w:eastAsia="en-US"/>
        </w:rPr>
        <w:t>Security and Privacy Controls for Information Systems and Organizations</w:t>
      </w:r>
      <w:r w:rsidR="00F36C07">
        <w:rPr>
          <w:i/>
          <w:iCs/>
          <w:lang w:eastAsia="en-US"/>
        </w:rPr>
        <w:t>.</w:t>
      </w:r>
    </w:p>
    <w:p w14:paraId="77F80FCC" w14:textId="074A6F44" w:rsidR="00076F4D" w:rsidRDefault="00076F4D" w:rsidP="00076F4D">
      <w:pPr>
        <w:tabs>
          <w:tab w:val="left" w:pos="794"/>
          <w:tab w:val="left" w:pos="1191"/>
          <w:tab w:val="left" w:pos="1588"/>
          <w:tab w:val="left" w:pos="1985"/>
        </w:tabs>
        <w:overflowPunct w:val="0"/>
        <w:autoSpaceDE w:val="0"/>
        <w:autoSpaceDN w:val="0"/>
        <w:ind w:left="2880" w:hanging="2880"/>
        <w:textAlignment w:val="baseline"/>
        <w:rPr>
          <w:iCs/>
          <w:lang w:eastAsia="en-US"/>
        </w:rPr>
      </w:pPr>
      <w:r>
        <w:rPr>
          <w:lang w:eastAsia="en-US"/>
        </w:rPr>
        <w:tab/>
      </w:r>
      <w:r>
        <w:rPr>
          <w:lang w:eastAsia="en-US"/>
        </w:rPr>
        <w:tab/>
      </w:r>
      <w:r>
        <w:rPr>
          <w:lang w:eastAsia="en-US"/>
        </w:rPr>
        <w:tab/>
      </w:r>
      <w:r>
        <w:rPr>
          <w:lang w:eastAsia="en-US"/>
        </w:rPr>
        <w:tab/>
      </w:r>
      <w:r>
        <w:rPr>
          <w:lang w:eastAsia="en-US"/>
        </w:rPr>
        <w:tab/>
      </w:r>
      <w:hyperlink r:id="rId20" w:history="1">
        <w:r w:rsidR="009E4567" w:rsidRPr="00897C75">
          <w:rPr>
            <w:rStyle w:val="Hyperlink"/>
          </w:rPr>
          <w:t>https://doi.org/10.6028/NIST.SP.800-53r5</w:t>
        </w:r>
      </w:hyperlink>
      <w:r>
        <w:rPr>
          <w:iCs/>
          <w:lang w:eastAsia="en-US"/>
        </w:rPr>
        <w:t xml:space="preserve"> </w:t>
      </w:r>
    </w:p>
    <w:p w14:paraId="689ED105" w14:textId="13791C6D" w:rsidR="00076F4D" w:rsidRDefault="00076F4D" w:rsidP="00076F4D">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[b-NIST SP 800-</w:t>
      </w:r>
      <w:r>
        <w:rPr>
          <w:lang w:eastAsia="en-US"/>
        </w:rPr>
        <w:t>53A</w:t>
      </w:r>
      <w:r w:rsidRPr="00961D4B">
        <w:rPr>
          <w:lang w:eastAsia="en-US"/>
        </w:rPr>
        <w:t>]</w:t>
      </w:r>
      <w:r w:rsidRPr="00961D4B">
        <w:rPr>
          <w:lang w:eastAsia="en-US"/>
        </w:rPr>
        <w:tab/>
        <w:t>NIST Special Publication 800-</w:t>
      </w:r>
      <w:r w:rsidR="009E4567">
        <w:rPr>
          <w:lang w:eastAsia="en-US"/>
        </w:rPr>
        <w:t>53</w:t>
      </w:r>
      <w:r w:rsidR="00206978">
        <w:rPr>
          <w:lang w:eastAsia="en-US"/>
        </w:rPr>
        <w:t>A</w:t>
      </w:r>
      <w:r w:rsidRPr="00961D4B">
        <w:rPr>
          <w:lang w:eastAsia="en-US"/>
        </w:rPr>
        <w:t xml:space="preserve">r1(2022), </w:t>
      </w:r>
      <w:r w:rsidR="00D5247A" w:rsidRPr="00D5247A">
        <w:rPr>
          <w:i/>
          <w:iCs/>
          <w:lang w:eastAsia="en-US"/>
        </w:rPr>
        <w:t>Assessing Security and Privacy Controls in Information Systems and Organizations</w:t>
      </w:r>
      <w:r w:rsidR="00D5247A">
        <w:rPr>
          <w:i/>
          <w:iCs/>
          <w:lang w:eastAsia="en-US"/>
        </w:rPr>
        <w:t>.</w:t>
      </w:r>
    </w:p>
    <w:p w14:paraId="2FC599EA" w14:textId="377E02EB" w:rsidR="00076F4D" w:rsidRPr="00961D4B" w:rsidRDefault="00076F4D" w:rsidP="00076F4D">
      <w:pPr>
        <w:tabs>
          <w:tab w:val="left" w:pos="794"/>
          <w:tab w:val="left" w:pos="1191"/>
          <w:tab w:val="left" w:pos="1588"/>
          <w:tab w:val="left" w:pos="1985"/>
        </w:tabs>
        <w:overflowPunct w:val="0"/>
        <w:autoSpaceDE w:val="0"/>
        <w:autoSpaceDN w:val="0"/>
        <w:ind w:left="2880" w:hanging="2880"/>
        <w:textAlignment w:val="baseline"/>
        <w:rPr>
          <w:lang w:eastAsia="en-US"/>
        </w:rPr>
      </w:pPr>
      <w:r>
        <w:rPr>
          <w:lang w:eastAsia="en-US"/>
        </w:rPr>
        <w:tab/>
      </w:r>
      <w:r>
        <w:rPr>
          <w:lang w:eastAsia="en-US"/>
        </w:rPr>
        <w:tab/>
      </w:r>
      <w:r>
        <w:rPr>
          <w:lang w:eastAsia="en-US"/>
        </w:rPr>
        <w:tab/>
      </w:r>
      <w:r>
        <w:rPr>
          <w:lang w:eastAsia="en-US"/>
        </w:rPr>
        <w:tab/>
      </w:r>
      <w:r>
        <w:rPr>
          <w:lang w:eastAsia="en-US"/>
        </w:rPr>
        <w:tab/>
      </w:r>
      <w:hyperlink r:id="rId21" w:history="1">
        <w:r w:rsidR="009E4567" w:rsidRPr="00897C75">
          <w:rPr>
            <w:rStyle w:val="Hyperlink"/>
          </w:rPr>
          <w:t>https://doi.org/10.6028/NIST.SP.800-53Ar5</w:t>
        </w:r>
      </w:hyperlink>
      <w:r>
        <w:rPr>
          <w:iCs/>
          <w:lang w:eastAsia="en-US"/>
        </w:rPr>
        <w:t xml:space="preserve"> </w:t>
      </w:r>
    </w:p>
    <w:p w14:paraId="1EA672E3" w14:textId="77777777" w:rsidR="00076F4D" w:rsidRPr="00961D4B" w:rsidRDefault="00076F4D" w:rsidP="00076F4D">
      <w:pPr>
        <w:tabs>
          <w:tab w:val="left" w:pos="794"/>
          <w:tab w:val="left" w:pos="1191"/>
          <w:tab w:val="left" w:pos="1588"/>
          <w:tab w:val="left" w:pos="1985"/>
        </w:tabs>
        <w:overflowPunct w:val="0"/>
        <w:autoSpaceDE w:val="0"/>
        <w:autoSpaceDN w:val="0"/>
        <w:ind w:left="2880" w:hanging="2880"/>
        <w:textAlignment w:val="baseline"/>
        <w:rPr>
          <w:lang w:eastAsia="en-US"/>
        </w:rPr>
      </w:pPr>
    </w:p>
    <w:p w14:paraId="432C3BF9" w14:textId="68C98D68" w:rsidR="00104255" w:rsidRDefault="00104255" w:rsidP="00104255">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r>
        <w:rPr>
          <w:lang w:eastAsia="en-US"/>
        </w:rPr>
        <w:t>NT</w:t>
      </w:r>
      <w:r w:rsidR="002C3FC7">
        <w:rPr>
          <w:lang w:eastAsia="en-US"/>
        </w:rPr>
        <w:t>I</w:t>
      </w:r>
      <w:r>
        <w:rPr>
          <w:lang w:eastAsia="en-US"/>
        </w:rPr>
        <w:t>A SBOM</w:t>
      </w:r>
      <w:r w:rsidRPr="00961D4B">
        <w:rPr>
          <w:lang w:eastAsia="en-US"/>
        </w:rPr>
        <w:t>]</w:t>
      </w:r>
      <w:r>
        <w:rPr>
          <w:lang w:eastAsia="en-US"/>
        </w:rPr>
        <w:tab/>
      </w:r>
      <w:r w:rsidRPr="00961D4B">
        <w:rPr>
          <w:lang w:eastAsia="en-US"/>
        </w:rPr>
        <w:tab/>
      </w:r>
      <w:r w:rsidR="00725C63">
        <w:rPr>
          <w:lang w:eastAsia="en-US"/>
        </w:rPr>
        <w:t>NITA</w:t>
      </w:r>
      <w:r w:rsidR="00725C63" w:rsidRPr="00725C63">
        <w:t xml:space="preserve"> </w:t>
      </w:r>
      <w:r w:rsidR="00725C63" w:rsidRPr="00725C63">
        <w:rPr>
          <w:lang w:eastAsia="en-US"/>
        </w:rPr>
        <w:t>Software Bill of Materials(SBOM)</w:t>
      </w:r>
    </w:p>
    <w:p w14:paraId="13059601" w14:textId="02ABE832" w:rsidR="00104255" w:rsidRDefault="00104255" w:rsidP="00104255">
      <w:pPr>
        <w:tabs>
          <w:tab w:val="left" w:pos="794"/>
          <w:tab w:val="left" w:pos="1191"/>
          <w:tab w:val="left" w:pos="1588"/>
          <w:tab w:val="left" w:pos="1985"/>
        </w:tabs>
        <w:overflowPunct w:val="0"/>
        <w:autoSpaceDE w:val="0"/>
        <w:autoSpaceDN w:val="0"/>
        <w:ind w:left="2880" w:hanging="2880"/>
        <w:textAlignment w:val="baseline"/>
        <w:rPr>
          <w:iCs/>
          <w:lang w:eastAsia="en-US"/>
        </w:rPr>
      </w:pPr>
      <w:r>
        <w:rPr>
          <w:lang w:eastAsia="en-US"/>
        </w:rPr>
        <w:tab/>
      </w:r>
      <w:r>
        <w:rPr>
          <w:lang w:eastAsia="en-US"/>
        </w:rPr>
        <w:tab/>
      </w:r>
      <w:r>
        <w:rPr>
          <w:lang w:eastAsia="en-US"/>
        </w:rPr>
        <w:tab/>
      </w:r>
      <w:r>
        <w:rPr>
          <w:lang w:eastAsia="en-US"/>
        </w:rPr>
        <w:tab/>
      </w:r>
      <w:r>
        <w:rPr>
          <w:lang w:eastAsia="en-US"/>
        </w:rPr>
        <w:tab/>
      </w:r>
      <w:hyperlink r:id="rId22" w:history="1">
        <w:r w:rsidR="002C3FC7" w:rsidRPr="00897C75">
          <w:rPr>
            <w:rStyle w:val="Hyperlink"/>
            <w:iCs/>
            <w:lang w:eastAsia="en-US"/>
          </w:rPr>
          <w:t>https://ntia.gov/page/software-bill-materials</w:t>
        </w:r>
      </w:hyperlink>
    </w:p>
    <w:p w14:paraId="17F77958" w14:textId="77777777" w:rsidR="00A24C27" w:rsidRDefault="00A24C27" w:rsidP="00104255">
      <w:pPr>
        <w:tabs>
          <w:tab w:val="left" w:pos="794"/>
          <w:tab w:val="left" w:pos="1191"/>
          <w:tab w:val="left" w:pos="1588"/>
          <w:tab w:val="left" w:pos="1985"/>
        </w:tabs>
        <w:overflowPunct w:val="0"/>
        <w:autoSpaceDE w:val="0"/>
        <w:autoSpaceDN w:val="0"/>
        <w:ind w:left="2880" w:hanging="2880"/>
        <w:textAlignment w:val="baseline"/>
        <w:rPr>
          <w:iCs/>
          <w:lang w:eastAsia="en-US"/>
        </w:rPr>
      </w:pPr>
    </w:p>
    <w:p w14:paraId="5E1856FE" w14:textId="2D375C92" w:rsidR="00A24C27" w:rsidRDefault="00A24C27" w:rsidP="00A24C27">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r w:rsidR="00C3233B">
        <w:rPr>
          <w:lang w:eastAsia="en-US"/>
        </w:rPr>
        <w:t>OCA</w:t>
      </w:r>
      <w:r w:rsidRPr="00961D4B">
        <w:rPr>
          <w:lang w:eastAsia="en-US"/>
        </w:rPr>
        <w:t xml:space="preserve"> </w:t>
      </w:r>
      <w:r w:rsidR="00C3233B">
        <w:rPr>
          <w:lang w:eastAsia="en-US"/>
        </w:rPr>
        <w:t>PACE</w:t>
      </w:r>
      <w:r w:rsidRPr="00961D4B">
        <w:rPr>
          <w:lang w:eastAsia="en-US"/>
        </w:rPr>
        <w:t>]</w:t>
      </w:r>
      <w:r w:rsidR="00C3233B">
        <w:rPr>
          <w:lang w:eastAsia="en-US"/>
        </w:rPr>
        <w:tab/>
      </w:r>
      <w:r w:rsidR="00C3233B">
        <w:rPr>
          <w:lang w:eastAsia="en-US"/>
        </w:rPr>
        <w:tab/>
      </w:r>
      <w:r w:rsidR="00C3233B">
        <w:rPr>
          <w:lang w:eastAsia="en-US"/>
        </w:rPr>
        <w:tab/>
        <w:t>OCA PACE</w:t>
      </w:r>
      <w:r w:rsidRPr="00961D4B">
        <w:rPr>
          <w:lang w:eastAsia="en-US"/>
        </w:rPr>
        <w:t xml:space="preserve">, </w:t>
      </w:r>
      <w:r w:rsidR="00C3233B" w:rsidRPr="00C3233B">
        <w:rPr>
          <w:i/>
          <w:iCs/>
          <w:lang w:eastAsia="en-US"/>
        </w:rPr>
        <w:t>Posture Attribute Collection and Evaluation</w:t>
      </w:r>
      <w:r>
        <w:rPr>
          <w:i/>
          <w:iCs/>
          <w:lang w:eastAsia="en-US"/>
        </w:rPr>
        <w:t>.</w:t>
      </w:r>
    </w:p>
    <w:p w14:paraId="012F7378" w14:textId="53FDC116" w:rsidR="00A24C27" w:rsidRDefault="00A24C27" w:rsidP="00104255">
      <w:pPr>
        <w:tabs>
          <w:tab w:val="left" w:pos="794"/>
          <w:tab w:val="left" w:pos="1191"/>
          <w:tab w:val="left" w:pos="1588"/>
          <w:tab w:val="left" w:pos="1985"/>
        </w:tabs>
        <w:overflowPunct w:val="0"/>
        <w:autoSpaceDE w:val="0"/>
        <w:autoSpaceDN w:val="0"/>
        <w:ind w:left="2880" w:hanging="2880"/>
        <w:textAlignment w:val="baseline"/>
        <w:rPr>
          <w:iCs/>
          <w:lang w:eastAsia="en-US"/>
        </w:rPr>
      </w:pPr>
      <w:r>
        <w:rPr>
          <w:lang w:eastAsia="en-US"/>
        </w:rPr>
        <w:tab/>
      </w:r>
      <w:r>
        <w:rPr>
          <w:lang w:eastAsia="en-US"/>
        </w:rPr>
        <w:tab/>
      </w:r>
      <w:r>
        <w:rPr>
          <w:lang w:eastAsia="en-US"/>
        </w:rPr>
        <w:tab/>
      </w:r>
      <w:r>
        <w:rPr>
          <w:lang w:eastAsia="en-US"/>
        </w:rPr>
        <w:tab/>
      </w:r>
      <w:r>
        <w:rPr>
          <w:lang w:eastAsia="en-US"/>
        </w:rPr>
        <w:tab/>
      </w:r>
      <w:hyperlink r:id="rId23" w:history="1">
        <w:r w:rsidR="00A47405" w:rsidRPr="00897C75">
          <w:rPr>
            <w:rStyle w:val="Hyperlink"/>
          </w:rPr>
          <w:t>https://github</w:t>
        </w:r>
      </w:hyperlink>
      <w:r w:rsidR="004C4C6B" w:rsidRPr="004C4C6B">
        <w:t>.com/opencybersecurityalliance/PACE</w:t>
      </w:r>
    </w:p>
    <w:p w14:paraId="0AC699B7" w14:textId="0E8C40FC" w:rsidR="002C3FC7" w:rsidRDefault="002C3FC7" w:rsidP="00104255">
      <w:pPr>
        <w:tabs>
          <w:tab w:val="left" w:pos="794"/>
          <w:tab w:val="left" w:pos="1191"/>
          <w:tab w:val="left" w:pos="1588"/>
          <w:tab w:val="left" w:pos="1985"/>
        </w:tabs>
        <w:overflowPunct w:val="0"/>
        <w:autoSpaceDE w:val="0"/>
        <w:autoSpaceDN w:val="0"/>
        <w:ind w:left="2880" w:hanging="2880"/>
        <w:textAlignment w:val="baseline"/>
        <w:rPr>
          <w:iCs/>
          <w:lang w:eastAsia="en-US"/>
        </w:rPr>
      </w:pPr>
    </w:p>
    <w:p w14:paraId="2B1B2222" w14:textId="54D8F389" w:rsidR="00EB746F" w:rsidRPr="00961D4B" w:rsidRDefault="002C3FC7" w:rsidP="00EB746F">
      <w:pPr>
        <w:tabs>
          <w:tab w:val="left" w:pos="794"/>
          <w:tab w:val="left" w:pos="1191"/>
          <w:tab w:val="left" w:pos="1588"/>
          <w:tab w:val="left" w:pos="1985"/>
        </w:tabs>
        <w:overflowPunct w:val="0"/>
        <w:autoSpaceDE w:val="0"/>
        <w:autoSpaceDN w:val="0"/>
        <w:ind w:left="2880" w:hanging="2880"/>
        <w:textAlignment w:val="baseline"/>
        <w:rPr>
          <w:i/>
          <w:lang w:eastAsia="en-US"/>
        </w:rPr>
      </w:pPr>
      <w:r w:rsidRPr="00961D4B">
        <w:rPr>
          <w:lang w:eastAsia="en-US"/>
        </w:rPr>
        <w:t>[b-</w:t>
      </w:r>
      <w:r w:rsidRPr="00961D4B">
        <w:t>ISO/IEC</w:t>
      </w:r>
      <w:r w:rsidR="008B298C">
        <w:t xml:space="preserve"> 27034</w:t>
      </w:r>
      <w:r w:rsidRPr="00961D4B">
        <w:rPr>
          <w:lang w:eastAsia="en-US"/>
        </w:rPr>
        <w:t>]</w:t>
      </w:r>
      <w:r w:rsidRPr="00961D4B">
        <w:rPr>
          <w:lang w:eastAsia="en-US"/>
        </w:rPr>
        <w:tab/>
      </w:r>
      <w:r w:rsidR="008B298C">
        <w:rPr>
          <w:lang w:eastAsia="en-US"/>
        </w:rPr>
        <w:tab/>
      </w:r>
      <w:r w:rsidR="00EB746F" w:rsidRPr="00D4786E">
        <w:rPr>
          <w:iCs/>
          <w:lang w:eastAsia="en-US"/>
        </w:rPr>
        <w:t>ISO/IEC 27034:2011</w:t>
      </w:r>
      <w:r w:rsidR="002609EA">
        <w:rPr>
          <w:iCs/>
          <w:lang w:eastAsia="en-US"/>
        </w:rPr>
        <w:t>+</w:t>
      </w:r>
      <w:r w:rsidR="00EB746F" w:rsidRPr="00D4786E">
        <w:rPr>
          <w:iCs/>
          <w:lang w:eastAsia="en-US"/>
        </w:rPr>
        <w:t>,</w:t>
      </w:r>
      <w:r w:rsidR="00EB746F" w:rsidRPr="009A7BA3">
        <w:rPr>
          <w:i/>
          <w:lang w:eastAsia="en-US"/>
        </w:rPr>
        <w:t xml:space="preserve"> Information technology — Security techniques — Application security</w:t>
      </w:r>
      <w:r w:rsidR="00EB746F">
        <w:rPr>
          <w:i/>
          <w:lang w:eastAsia="en-US"/>
        </w:rPr>
        <w:t>.</w:t>
      </w:r>
    </w:p>
    <w:p w14:paraId="1D24E20D" w14:textId="4AF931AA" w:rsidR="002C3FC7" w:rsidRDefault="002C3FC7" w:rsidP="002C3FC7">
      <w:pPr>
        <w:tabs>
          <w:tab w:val="left" w:pos="794"/>
          <w:tab w:val="left" w:pos="1191"/>
          <w:tab w:val="left" w:pos="1588"/>
          <w:tab w:val="left" w:pos="1985"/>
        </w:tabs>
        <w:overflowPunct w:val="0"/>
        <w:autoSpaceDE w:val="0"/>
        <w:autoSpaceDN w:val="0"/>
        <w:ind w:left="2880" w:hanging="2880"/>
        <w:textAlignment w:val="baseline"/>
        <w:rPr>
          <w:lang w:eastAsia="en-US"/>
        </w:rPr>
      </w:pPr>
    </w:p>
    <w:p w14:paraId="4B1A5EC7" w14:textId="00070F37" w:rsidR="002609EA" w:rsidRPr="00961D4B" w:rsidRDefault="002C3FC7" w:rsidP="002609EA">
      <w:pPr>
        <w:tabs>
          <w:tab w:val="left" w:pos="794"/>
          <w:tab w:val="left" w:pos="1191"/>
          <w:tab w:val="left" w:pos="1588"/>
          <w:tab w:val="left" w:pos="1985"/>
        </w:tabs>
        <w:overflowPunct w:val="0"/>
        <w:autoSpaceDE w:val="0"/>
        <w:autoSpaceDN w:val="0"/>
        <w:ind w:left="2880" w:hanging="2880"/>
        <w:textAlignment w:val="baseline"/>
        <w:rPr>
          <w:i/>
          <w:lang w:eastAsia="en-US"/>
        </w:rPr>
      </w:pPr>
      <w:r w:rsidRPr="00961D4B">
        <w:rPr>
          <w:lang w:eastAsia="en-US"/>
        </w:rPr>
        <w:t>[b-</w:t>
      </w:r>
      <w:r w:rsidRPr="00961D4B">
        <w:t>ISO/IEC</w:t>
      </w:r>
      <w:r w:rsidR="008B298C">
        <w:t xml:space="preserve"> 27063</w:t>
      </w:r>
      <w:r w:rsidRPr="00961D4B">
        <w:rPr>
          <w:lang w:eastAsia="en-US"/>
        </w:rPr>
        <w:t>]</w:t>
      </w:r>
      <w:r w:rsidR="008B298C">
        <w:rPr>
          <w:lang w:eastAsia="en-US"/>
        </w:rPr>
        <w:tab/>
      </w:r>
      <w:r w:rsidRPr="00961D4B">
        <w:rPr>
          <w:lang w:eastAsia="en-US"/>
        </w:rPr>
        <w:tab/>
      </w:r>
      <w:r w:rsidR="002609EA" w:rsidRPr="00D4786E">
        <w:rPr>
          <w:iCs/>
          <w:lang w:eastAsia="en-US"/>
        </w:rPr>
        <w:t>ISO/IEC 27036:2013+,</w:t>
      </w:r>
      <w:r w:rsidR="002609EA" w:rsidRPr="002609EA">
        <w:rPr>
          <w:i/>
          <w:lang w:eastAsia="en-US"/>
        </w:rPr>
        <w:t xml:space="preserve"> Information security for supplier relationships</w:t>
      </w:r>
      <w:r w:rsidR="002609EA">
        <w:rPr>
          <w:i/>
          <w:lang w:eastAsia="en-US"/>
        </w:rPr>
        <w:t>.</w:t>
      </w:r>
    </w:p>
    <w:p w14:paraId="10358506" w14:textId="1504A6AA" w:rsidR="002609EA" w:rsidRDefault="002609EA" w:rsidP="002609EA">
      <w:pPr>
        <w:tabs>
          <w:tab w:val="left" w:pos="794"/>
          <w:tab w:val="left" w:pos="1191"/>
          <w:tab w:val="left" w:pos="1588"/>
          <w:tab w:val="left" w:pos="1985"/>
        </w:tabs>
        <w:overflowPunct w:val="0"/>
        <w:autoSpaceDE w:val="0"/>
        <w:autoSpaceDN w:val="0"/>
        <w:ind w:left="2880" w:hanging="2880"/>
        <w:textAlignment w:val="baseline"/>
        <w:rPr>
          <w:iCs/>
          <w:lang w:eastAsia="en-US"/>
        </w:rPr>
      </w:pPr>
    </w:p>
    <w:p w14:paraId="1049C924" w14:textId="667E96FE" w:rsidR="002609EA" w:rsidRDefault="002609EA" w:rsidP="002609EA">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r>
        <w:rPr>
          <w:lang w:eastAsia="en-US"/>
        </w:rPr>
        <w:t>ENISA</w:t>
      </w:r>
      <w:r w:rsidRPr="00961D4B">
        <w:rPr>
          <w:lang w:eastAsia="en-US"/>
        </w:rPr>
        <w:t xml:space="preserve"> </w:t>
      </w:r>
      <w:proofErr w:type="spellStart"/>
      <w:r w:rsidR="0068560C">
        <w:rPr>
          <w:lang w:eastAsia="en-US"/>
        </w:rPr>
        <w:t>tlsa</w:t>
      </w:r>
      <w:proofErr w:type="spellEnd"/>
      <w:r w:rsidRPr="00961D4B">
        <w:rPr>
          <w:lang w:eastAsia="en-US"/>
        </w:rPr>
        <w:t>]</w:t>
      </w:r>
      <w:r w:rsidRPr="00961D4B">
        <w:rPr>
          <w:lang w:eastAsia="en-US"/>
        </w:rPr>
        <w:tab/>
      </w:r>
      <w:r w:rsidR="0068560C">
        <w:rPr>
          <w:lang w:eastAsia="en-US"/>
        </w:rPr>
        <w:tab/>
      </w:r>
      <w:r w:rsidR="0068560C">
        <w:rPr>
          <w:lang w:eastAsia="en-US"/>
        </w:rPr>
        <w:tab/>
      </w:r>
      <w:r w:rsidR="009577CD">
        <w:rPr>
          <w:lang w:eastAsia="en-US"/>
        </w:rPr>
        <w:t>ENISA</w:t>
      </w:r>
      <w:r w:rsidRPr="00961D4B">
        <w:rPr>
          <w:lang w:eastAsia="en-US"/>
        </w:rPr>
        <w:t xml:space="preserve"> Publication 202</w:t>
      </w:r>
      <w:r w:rsidR="009577CD">
        <w:rPr>
          <w:lang w:eastAsia="en-US"/>
        </w:rPr>
        <w:t xml:space="preserve">1, </w:t>
      </w:r>
      <w:r w:rsidR="009577CD" w:rsidRPr="00E007F2">
        <w:rPr>
          <w:i/>
          <w:iCs/>
          <w:lang w:eastAsia="en-US"/>
        </w:rPr>
        <w:t>Threat Landscape for Supply Chain Attacks</w:t>
      </w:r>
      <w:r w:rsidR="009577CD">
        <w:rPr>
          <w:lang w:eastAsia="en-US"/>
        </w:rPr>
        <w:t>.</w:t>
      </w:r>
      <w:r w:rsidRPr="00961D4B">
        <w:rPr>
          <w:lang w:eastAsia="en-US"/>
        </w:rPr>
        <w:t xml:space="preserve"> </w:t>
      </w:r>
    </w:p>
    <w:p w14:paraId="23545393" w14:textId="7782754F" w:rsidR="002C3FC7" w:rsidRPr="00961D4B" w:rsidRDefault="002609EA" w:rsidP="002C3FC7">
      <w:pPr>
        <w:tabs>
          <w:tab w:val="left" w:pos="794"/>
          <w:tab w:val="left" w:pos="1191"/>
          <w:tab w:val="left" w:pos="1588"/>
          <w:tab w:val="left" w:pos="1985"/>
        </w:tabs>
        <w:overflowPunct w:val="0"/>
        <w:autoSpaceDE w:val="0"/>
        <w:autoSpaceDN w:val="0"/>
        <w:ind w:left="2880" w:hanging="2880"/>
        <w:textAlignment w:val="baseline"/>
        <w:rPr>
          <w:lang w:eastAsia="en-US"/>
        </w:rPr>
      </w:pPr>
      <w:r>
        <w:rPr>
          <w:lang w:eastAsia="en-US"/>
        </w:rPr>
        <w:tab/>
      </w:r>
      <w:r>
        <w:rPr>
          <w:lang w:eastAsia="en-US"/>
        </w:rPr>
        <w:tab/>
      </w:r>
      <w:r>
        <w:rPr>
          <w:lang w:eastAsia="en-US"/>
        </w:rPr>
        <w:tab/>
      </w:r>
      <w:r>
        <w:rPr>
          <w:lang w:eastAsia="en-US"/>
        </w:rPr>
        <w:tab/>
      </w:r>
      <w:r>
        <w:rPr>
          <w:lang w:eastAsia="en-US"/>
        </w:rPr>
        <w:tab/>
      </w:r>
      <w:hyperlink r:id="rId24" w:history="1">
        <w:r w:rsidR="00047C44" w:rsidRPr="00897C75">
          <w:rPr>
            <w:rStyle w:val="Hyperlink"/>
          </w:rPr>
          <w:t>https://www.enisa.europa.eu/publications/threat-landscape-for-supply-chain-attacks</w:t>
        </w:r>
      </w:hyperlink>
      <w:r w:rsidR="00047C44">
        <w:t xml:space="preserve"> </w:t>
      </w:r>
    </w:p>
    <w:p w14:paraId="7B73A1C8" w14:textId="77777777" w:rsidR="002C3FC7" w:rsidRDefault="002C3FC7" w:rsidP="00104255">
      <w:pPr>
        <w:tabs>
          <w:tab w:val="left" w:pos="794"/>
          <w:tab w:val="left" w:pos="1191"/>
          <w:tab w:val="left" w:pos="1588"/>
          <w:tab w:val="left" w:pos="1985"/>
        </w:tabs>
        <w:overflowPunct w:val="0"/>
        <w:autoSpaceDE w:val="0"/>
        <w:autoSpaceDN w:val="0"/>
        <w:ind w:left="2880" w:hanging="2880"/>
        <w:textAlignment w:val="baseline"/>
        <w:rPr>
          <w:iCs/>
          <w:lang w:eastAsia="en-US"/>
        </w:rPr>
      </w:pPr>
    </w:p>
    <w:p w14:paraId="4AC3CD71" w14:textId="77777777" w:rsidR="002C3FC7" w:rsidRPr="00961D4B" w:rsidRDefault="002C3FC7" w:rsidP="00104255">
      <w:pPr>
        <w:tabs>
          <w:tab w:val="left" w:pos="794"/>
          <w:tab w:val="left" w:pos="1191"/>
          <w:tab w:val="left" w:pos="1588"/>
          <w:tab w:val="left" w:pos="1985"/>
        </w:tabs>
        <w:overflowPunct w:val="0"/>
        <w:autoSpaceDE w:val="0"/>
        <w:autoSpaceDN w:val="0"/>
        <w:ind w:left="2880" w:hanging="2880"/>
        <w:textAlignment w:val="baseline"/>
        <w:rPr>
          <w:lang w:eastAsia="en-US"/>
        </w:rPr>
      </w:pPr>
    </w:p>
    <w:p w14:paraId="7E20BC7C" w14:textId="77777777" w:rsidR="009B7B1D" w:rsidRDefault="009B7B1D" w:rsidP="00822EF1">
      <w:pPr>
        <w:ind w:left="2880"/>
        <w:jc w:val="both"/>
        <w:rPr>
          <w:rFonts w:eastAsia="Batang"/>
          <w:lang w:eastAsia="ko-KR"/>
        </w:rPr>
      </w:pPr>
    </w:p>
    <w:p w14:paraId="2ABF536D" w14:textId="77777777" w:rsidR="00AE3434" w:rsidRPr="00961D4B" w:rsidRDefault="00AE3434" w:rsidP="00EE7ECF">
      <w:pPr>
        <w:jc w:val="both"/>
        <w:rPr>
          <w:rFonts w:eastAsia="Malgun Gothic"/>
          <w:lang w:eastAsia="ko-KR"/>
        </w:rPr>
      </w:pPr>
    </w:p>
    <w:p w14:paraId="0108EE1D" w14:textId="77777777" w:rsidR="00EE7ECF" w:rsidRPr="00961D4B" w:rsidRDefault="00EE7ECF" w:rsidP="00EE7ECF">
      <w:pPr>
        <w:jc w:val="both"/>
        <w:rPr>
          <w:rFonts w:eastAsia="Malgun Gothic"/>
          <w:lang w:eastAsia="ko-KR"/>
        </w:rPr>
      </w:pPr>
      <w:r w:rsidRPr="00961D4B">
        <w:rPr>
          <w:rFonts w:eastAsia="Malgun Gothic"/>
          <w:lang w:eastAsia="ko-KR"/>
        </w:rPr>
        <w:t>Attachments:</w:t>
      </w:r>
    </w:p>
    <w:p w14:paraId="4EA37CC4" w14:textId="77777777" w:rsidR="00EE7ECF" w:rsidRPr="00961D4B" w:rsidRDefault="00EE7ECF" w:rsidP="00234C05">
      <w:pPr>
        <w:ind w:left="142"/>
        <w:jc w:val="both"/>
        <w:rPr>
          <w:rFonts w:eastAsia="Malgun Gothic"/>
          <w:lang w:eastAsia="ko-KR"/>
        </w:rPr>
      </w:pPr>
      <w:r w:rsidRPr="00961D4B">
        <w:rPr>
          <w:rFonts w:eastAsia="Malgun Gothic"/>
          <w:lang w:eastAsia="ko-KR"/>
        </w:rPr>
        <w:t>Annex A: Template for A.1 justification for a new work item proposal</w:t>
      </w:r>
    </w:p>
    <w:p w14:paraId="4736CBA5" w14:textId="46E4BDC7" w:rsidR="00DA3B32" w:rsidRPr="007375FB" w:rsidRDefault="00EE7ECF" w:rsidP="00234C05">
      <w:pPr>
        <w:ind w:left="142"/>
        <w:jc w:val="both"/>
        <w:rPr>
          <w:rFonts w:eastAsia="Malgun Gothic"/>
          <w:lang w:val="fr-CH" w:eastAsia="ko-KR"/>
        </w:rPr>
      </w:pPr>
      <w:proofErr w:type="spellStart"/>
      <w:r w:rsidRPr="007375FB">
        <w:rPr>
          <w:rFonts w:eastAsia="Malgun Gothic"/>
          <w:lang w:val="fr-CH" w:eastAsia="ko-KR"/>
        </w:rPr>
        <w:t>Annex</w:t>
      </w:r>
      <w:proofErr w:type="spellEnd"/>
      <w:r w:rsidRPr="007375FB">
        <w:rPr>
          <w:rFonts w:eastAsia="Malgun Gothic"/>
          <w:lang w:val="fr-CH" w:eastAsia="ko-KR"/>
        </w:rPr>
        <w:t xml:space="preserve"> B: </w:t>
      </w:r>
      <w:proofErr w:type="spellStart"/>
      <w:r w:rsidRPr="007375FB">
        <w:rPr>
          <w:rFonts w:eastAsia="Malgun Gothic"/>
          <w:lang w:val="fr-CH" w:eastAsia="ko-KR"/>
        </w:rPr>
        <w:t>Draft</w:t>
      </w:r>
      <w:proofErr w:type="spellEnd"/>
      <w:r w:rsidRPr="007375FB">
        <w:rPr>
          <w:rFonts w:eastAsia="Malgun Gothic"/>
          <w:lang w:val="fr-CH" w:eastAsia="ko-KR"/>
        </w:rPr>
        <w:t xml:space="preserve"> </w:t>
      </w:r>
      <w:proofErr w:type="spellStart"/>
      <w:r w:rsidR="005D6F5E" w:rsidRPr="007375FB">
        <w:rPr>
          <w:rFonts w:eastAsia="Malgun Gothic"/>
          <w:lang w:val="fr-CH" w:eastAsia="ko-KR"/>
        </w:rPr>
        <w:t>Recommendation</w:t>
      </w:r>
      <w:proofErr w:type="spellEnd"/>
      <w:r w:rsidRPr="007375FB">
        <w:rPr>
          <w:rFonts w:eastAsia="Malgun Gothic"/>
          <w:lang w:val="fr-CH" w:eastAsia="ko-KR"/>
        </w:rPr>
        <w:t xml:space="preserve"> ITU-T X.st-</w:t>
      </w:r>
      <w:proofErr w:type="spellStart"/>
      <w:r w:rsidR="009813DC" w:rsidRPr="007375FB">
        <w:rPr>
          <w:rFonts w:eastAsia="Malgun Gothic"/>
          <w:lang w:val="fr-CH" w:eastAsia="ko-KR"/>
        </w:rPr>
        <w:t>s</w:t>
      </w:r>
      <w:r w:rsidRPr="007375FB">
        <w:rPr>
          <w:rFonts w:eastAsia="Malgun Gothic"/>
          <w:lang w:val="fr-CH" w:eastAsia="ko-KR"/>
        </w:rPr>
        <w:t>sc</w:t>
      </w:r>
      <w:proofErr w:type="spellEnd"/>
    </w:p>
    <w:p w14:paraId="5C14E354" w14:textId="77777777" w:rsidR="00DA3B32" w:rsidRPr="007375FB" w:rsidRDefault="00DA3B32" w:rsidP="00C300B6">
      <w:pPr>
        <w:jc w:val="both"/>
        <w:rPr>
          <w:rFonts w:eastAsia="Malgun Gothic"/>
          <w:lang w:val="fr-CH" w:eastAsia="ko-KR"/>
        </w:rPr>
      </w:pPr>
    </w:p>
    <w:p w14:paraId="5A4A0DC0" w14:textId="5C8C1BE4" w:rsidR="00BC0BD5" w:rsidRPr="00961D4B" w:rsidRDefault="00BC0BD5" w:rsidP="005F43F0">
      <w:pPr>
        <w:keepNext/>
        <w:pageBreakBefore/>
        <w:spacing w:before="160" w:after="288"/>
        <w:jc w:val="center"/>
        <w:rPr>
          <w:rFonts w:eastAsia="DengXian"/>
          <w:b/>
          <w:lang w:eastAsia="zh-CN"/>
        </w:rPr>
      </w:pPr>
      <w:r w:rsidRPr="00961D4B">
        <w:rPr>
          <w:rFonts w:eastAsia="MS Mincho"/>
          <w:b/>
          <w:lang w:eastAsia="zh-CN"/>
        </w:rPr>
        <w:lastRenderedPageBreak/>
        <w:t>Annex</w:t>
      </w:r>
      <w:r w:rsidRPr="00961D4B">
        <w:rPr>
          <w:rFonts w:eastAsia="SimSun"/>
          <w:b/>
          <w:lang w:eastAsia="zh-CN"/>
        </w:rPr>
        <w:t xml:space="preserve"> A</w:t>
      </w:r>
      <w:r w:rsidRPr="00961D4B">
        <w:rPr>
          <w:rFonts w:eastAsia="SimSun"/>
          <w:b/>
          <w:lang w:eastAsia="zh-CN"/>
        </w:rPr>
        <w:br/>
      </w:r>
      <w:r w:rsidRPr="00961D4B">
        <w:rPr>
          <w:rFonts w:eastAsia="MS Mincho"/>
          <w:b/>
          <w:lang w:eastAsia="zh-CN"/>
        </w:rPr>
        <w:t>A.1 justification for proposed draft new Recommendation X.</w:t>
      </w:r>
      <w:r w:rsidR="00B37C68" w:rsidRPr="00961D4B">
        <w:rPr>
          <w:rFonts w:eastAsia="MS Mincho"/>
          <w:b/>
          <w:lang w:eastAsia="zh-CN"/>
        </w:rPr>
        <w:t>st</w:t>
      </w:r>
      <w:r w:rsidR="00970DEE" w:rsidRPr="00961D4B">
        <w:rPr>
          <w:rFonts w:eastAsia="MS Mincho"/>
          <w:b/>
          <w:lang w:eastAsia="zh-CN"/>
        </w:rPr>
        <w:t>-</w:t>
      </w:r>
      <w:proofErr w:type="spellStart"/>
      <w:r w:rsidR="00E2307F">
        <w:rPr>
          <w:rFonts w:eastAsia="MS Mincho"/>
          <w:b/>
          <w:lang w:eastAsia="zh-CN"/>
        </w:rPr>
        <w:t>s</w:t>
      </w:r>
      <w:r w:rsidR="00970DEE" w:rsidRPr="00961D4B">
        <w:rPr>
          <w:rFonts w:eastAsia="MS Mincho"/>
          <w:b/>
          <w:lang w:eastAsia="zh-CN"/>
        </w:rPr>
        <w:t>sc</w:t>
      </w:r>
      <w:proofErr w:type="spellEnd"/>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4904"/>
        <w:gridCol w:w="1276"/>
        <w:gridCol w:w="1306"/>
      </w:tblGrid>
      <w:tr w:rsidR="00BC0BD5" w:rsidRPr="00961D4B" w14:paraId="0EEA42D2" w14:textId="77777777" w:rsidTr="00BF6EE0">
        <w:trPr>
          <w:trHeight w:val="428"/>
        </w:trPr>
        <w:tc>
          <w:tcPr>
            <w:tcW w:w="1242" w:type="dxa"/>
            <w:tcBorders>
              <w:top w:val="single" w:sz="4" w:space="0" w:color="000000"/>
              <w:left w:val="single" w:sz="4" w:space="0" w:color="000000"/>
              <w:bottom w:val="single" w:sz="4" w:space="0" w:color="auto"/>
              <w:right w:val="single" w:sz="4" w:space="0" w:color="000000"/>
            </w:tcBorders>
            <w:hideMark/>
          </w:tcPr>
          <w:p w14:paraId="65FE5F41"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961D4B">
              <w:rPr>
                <w:b/>
                <w:bCs/>
                <w:sz w:val="22"/>
                <w:szCs w:val="22"/>
              </w:rPr>
              <w:t>Question:</w:t>
            </w:r>
          </w:p>
        </w:tc>
        <w:tc>
          <w:tcPr>
            <w:tcW w:w="906" w:type="dxa"/>
            <w:tcBorders>
              <w:top w:val="single" w:sz="4" w:space="0" w:color="000000"/>
              <w:left w:val="single" w:sz="4" w:space="0" w:color="000000"/>
              <w:bottom w:val="single" w:sz="4" w:space="0" w:color="auto"/>
              <w:right w:val="single" w:sz="4" w:space="0" w:color="000000"/>
            </w:tcBorders>
          </w:tcPr>
          <w:p w14:paraId="6A993F04" w14:textId="58EC7DA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sz w:val="22"/>
                <w:szCs w:val="22"/>
              </w:rPr>
            </w:pPr>
            <w:r w:rsidRPr="00961D4B">
              <w:rPr>
                <w:sz w:val="22"/>
                <w:szCs w:val="22"/>
              </w:rPr>
              <w:t>Q</w:t>
            </w:r>
            <w:r w:rsidR="00B37C68" w:rsidRPr="00961D4B">
              <w:rPr>
                <w:sz w:val="22"/>
                <w:szCs w:val="22"/>
              </w:rPr>
              <w:t>4</w:t>
            </w:r>
            <w:r w:rsidRPr="00961D4B">
              <w:rPr>
                <w:sz w:val="22"/>
                <w:szCs w:val="22"/>
              </w:rPr>
              <w:t>/17</w:t>
            </w:r>
          </w:p>
        </w:tc>
        <w:tc>
          <w:tcPr>
            <w:tcW w:w="4904" w:type="dxa"/>
            <w:tcBorders>
              <w:top w:val="single" w:sz="4" w:space="0" w:color="000000"/>
              <w:left w:val="single" w:sz="4" w:space="0" w:color="000000"/>
              <w:bottom w:val="single" w:sz="4" w:space="0" w:color="auto"/>
              <w:right w:val="single" w:sz="4" w:space="0" w:color="000000"/>
            </w:tcBorders>
            <w:hideMark/>
          </w:tcPr>
          <w:p w14:paraId="141366B4"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961D4B">
              <w:rPr>
                <w:b/>
                <w:bCs/>
                <w:sz w:val="22"/>
                <w:szCs w:val="22"/>
              </w:rPr>
              <w:t>Proposed new ITU-T Recommendation</w:t>
            </w:r>
          </w:p>
        </w:tc>
        <w:tc>
          <w:tcPr>
            <w:tcW w:w="2582" w:type="dxa"/>
            <w:gridSpan w:val="2"/>
            <w:tcBorders>
              <w:top w:val="single" w:sz="4" w:space="0" w:color="000000"/>
              <w:left w:val="single" w:sz="4" w:space="0" w:color="000000"/>
              <w:bottom w:val="single" w:sz="4" w:space="0" w:color="auto"/>
              <w:right w:val="single" w:sz="4" w:space="0" w:color="auto"/>
            </w:tcBorders>
            <w:hideMark/>
          </w:tcPr>
          <w:p w14:paraId="4757D098" w14:textId="0616E3C8" w:rsidR="00BC0BD5" w:rsidRPr="00961D4B" w:rsidRDefault="00B7259B" w:rsidP="00B7259B">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961D4B">
              <w:rPr>
                <w:sz w:val="22"/>
                <w:szCs w:val="22"/>
              </w:rPr>
              <w:t xml:space="preserve">Geneva, 21 February </w:t>
            </w:r>
            <w:r w:rsidR="00A47405">
              <w:rPr>
                <w:sz w:val="22"/>
                <w:szCs w:val="22"/>
              </w:rPr>
              <w:t>–</w:t>
            </w:r>
            <w:r w:rsidRPr="00961D4B">
              <w:rPr>
                <w:sz w:val="22"/>
                <w:szCs w:val="22"/>
              </w:rPr>
              <w:t xml:space="preserve"> 3 March 2023</w:t>
            </w:r>
          </w:p>
        </w:tc>
      </w:tr>
      <w:tr w:rsidR="00BC0BD5" w:rsidRPr="00961D4B" w14:paraId="481728F3" w14:textId="77777777" w:rsidTr="00EA21CF">
        <w:trPr>
          <w:trHeight w:val="689"/>
        </w:trPr>
        <w:tc>
          <w:tcPr>
            <w:tcW w:w="1242" w:type="dxa"/>
            <w:tcBorders>
              <w:top w:val="single" w:sz="4" w:space="0" w:color="000000"/>
              <w:left w:val="single" w:sz="4" w:space="0" w:color="000000"/>
              <w:bottom w:val="single" w:sz="4" w:space="0" w:color="000000"/>
              <w:right w:val="single" w:sz="4" w:space="0" w:color="000000"/>
            </w:tcBorders>
            <w:hideMark/>
          </w:tcPr>
          <w:p w14:paraId="4C121F78"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961D4B">
              <w:rPr>
                <w:b/>
                <w:bCs/>
                <w:sz w:val="22"/>
                <w:szCs w:val="22"/>
              </w:rPr>
              <w:t>Reference and title:</w:t>
            </w:r>
          </w:p>
        </w:tc>
        <w:tc>
          <w:tcPr>
            <w:tcW w:w="8392" w:type="dxa"/>
            <w:gridSpan w:val="4"/>
            <w:tcBorders>
              <w:top w:val="single" w:sz="4" w:space="0" w:color="000000"/>
              <w:left w:val="single" w:sz="4" w:space="0" w:color="000000"/>
              <w:bottom w:val="single" w:sz="4" w:space="0" w:color="000000"/>
              <w:right w:val="single" w:sz="4" w:space="0" w:color="auto"/>
            </w:tcBorders>
            <w:hideMark/>
          </w:tcPr>
          <w:p w14:paraId="6E4E2CBC" w14:textId="0905518A" w:rsidR="00BC0BD5" w:rsidRPr="00961D4B" w:rsidRDefault="00CA3D6C"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961D4B">
              <w:rPr>
                <w:sz w:val="22"/>
                <w:szCs w:val="22"/>
              </w:rPr>
              <w:t>ITU-T X.st-</w:t>
            </w:r>
            <w:proofErr w:type="spellStart"/>
            <w:r w:rsidR="00E2307F">
              <w:rPr>
                <w:sz w:val="22"/>
                <w:szCs w:val="22"/>
              </w:rPr>
              <w:t>s</w:t>
            </w:r>
            <w:r w:rsidRPr="00961D4B">
              <w:rPr>
                <w:sz w:val="22"/>
                <w:szCs w:val="22"/>
              </w:rPr>
              <w:t>sc</w:t>
            </w:r>
            <w:proofErr w:type="spellEnd"/>
            <w:r w:rsidRPr="00961D4B">
              <w:rPr>
                <w:sz w:val="22"/>
                <w:szCs w:val="22"/>
              </w:rPr>
              <w:t xml:space="preserve">, Proposal for new work item: Security threats of </w:t>
            </w:r>
            <w:bookmarkStart w:id="17" w:name="_Hlk124435100"/>
            <w:r w:rsidRPr="00961D4B">
              <w:rPr>
                <w:sz w:val="22"/>
                <w:szCs w:val="22"/>
              </w:rPr>
              <w:t>software supply chain</w:t>
            </w:r>
            <w:bookmarkEnd w:id="17"/>
          </w:p>
        </w:tc>
      </w:tr>
      <w:tr w:rsidR="00BC0BD5" w:rsidRPr="00961D4B" w14:paraId="5C90DC50" w14:textId="77777777" w:rsidTr="00BF6EE0">
        <w:trPr>
          <w:trHeight w:val="560"/>
        </w:trPr>
        <w:tc>
          <w:tcPr>
            <w:tcW w:w="1242" w:type="dxa"/>
            <w:tcBorders>
              <w:top w:val="single" w:sz="4" w:space="0" w:color="000000"/>
              <w:left w:val="single" w:sz="4" w:space="0" w:color="000000"/>
              <w:bottom w:val="single" w:sz="4" w:space="0" w:color="auto"/>
              <w:right w:val="single" w:sz="4" w:space="0" w:color="000000"/>
            </w:tcBorders>
            <w:hideMark/>
          </w:tcPr>
          <w:p w14:paraId="3B8AC779"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961D4B">
              <w:rPr>
                <w:b/>
                <w:bCs/>
                <w:sz w:val="22"/>
                <w:szCs w:val="22"/>
              </w:rPr>
              <w:t>Base text:</w:t>
            </w:r>
          </w:p>
        </w:tc>
        <w:tc>
          <w:tcPr>
            <w:tcW w:w="5810" w:type="dxa"/>
            <w:gridSpan w:val="2"/>
            <w:tcBorders>
              <w:top w:val="single" w:sz="4" w:space="0" w:color="000000"/>
              <w:left w:val="single" w:sz="4" w:space="0" w:color="000000"/>
              <w:bottom w:val="single" w:sz="4" w:space="0" w:color="auto"/>
              <w:right w:val="single" w:sz="4" w:space="0" w:color="000000"/>
            </w:tcBorders>
            <w:hideMark/>
          </w:tcPr>
          <w:p w14:paraId="56133496" w14:textId="61BDE51F"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961D4B">
              <w:rPr>
                <w:sz w:val="22"/>
                <w:szCs w:val="22"/>
              </w:rPr>
              <w:t>Annex B of this document</w:t>
            </w:r>
            <w:r w:rsidR="00CA3D6C" w:rsidRPr="00961D4B">
              <w:rPr>
                <w:sz w:val="22"/>
                <w:szCs w:val="22"/>
              </w:rPr>
              <w:t xml:space="preserve"> </w:t>
            </w:r>
          </w:p>
        </w:tc>
        <w:tc>
          <w:tcPr>
            <w:tcW w:w="1276" w:type="dxa"/>
            <w:tcBorders>
              <w:top w:val="single" w:sz="4" w:space="0" w:color="000000"/>
              <w:left w:val="single" w:sz="4" w:space="0" w:color="000000"/>
              <w:bottom w:val="single" w:sz="4" w:space="0" w:color="auto"/>
              <w:right w:val="single" w:sz="4" w:space="0" w:color="000000"/>
            </w:tcBorders>
            <w:hideMark/>
          </w:tcPr>
          <w:p w14:paraId="39D55135"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961D4B">
              <w:rPr>
                <w:b/>
                <w:bCs/>
                <w:sz w:val="22"/>
                <w:szCs w:val="22"/>
              </w:rPr>
              <w:t>Timing:</w:t>
            </w:r>
          </w:p>
        </w:tc>
        <w:tc>
          <w:tcPr>
            <w:tcW w:w="1306" w:type="dxa"/>
            <w:tcBorders>
              <w:top w:val="single" w:sz="4" w:space="0" w:color="000000"/>
              <w:left w:val="single" w:sz="4" w:space="0" w:color="000000"/>
              <w:bottom w:val="single" w:sz="4" w:space="0" w:color="auto"/>
              <w:right w:val="single" w:sz="4" w:space="0" w:color="auto"/>
            </w:tcBorders>
            <w:hideMark/>
          </w:tcPr>
          <w:p w14:paraId="47993B9D" w14:textId="1E70D8FB"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961D4B">
              <w:rPr>
                <w:sz w:val="22"/>
                <w:szCs w:val="22"/>
              </w:rPr>
              <w:t>202</w:t>
            </w:r>
            <w:r w:rsidR="00CA3D6C" w:rsidRPr="00961D4B">
              <w:rPr>
                <w:sz w:val="22"/>
                <w:szCs w:val="22"/>
              </w:rPr>
              <w:t>5</w:t>
            </w:r>
            <w:r w:rsidRPr="00961D4B">
              <w:rPr>
                <w:sz w:val="22"/>
                <w:szCs w:val="22"/>
              </w:rPr>
              <w:t xml:space="preserve"> -0</w:t>
            </w:r>
            <w:r w:rsidR="00CA3D6C" w:rsidRPr="00961D4B">
              <w:rPr>
                <w:sz w:val="22"/>
                <w:szCs w:val="22"/>
              </w:rPr>
              <w:t>5</w:t>
            </w:r>
          </w:p>
        </w:tc>
      </w:tr>
      <w:tr w:rsidR="00BC0BD5" w:rsidRPr="00961D4B" w14:paraId="059F82BE" w14:textId="77777777" w:rsidTr="00BF6EE0">
        <w:trPr>
          <w:trHeight w:val="1414"/>
        </w:trPr>
        <w:tc>
          <w:tcPr>
            <w:tcW w:w="1242" w:type="dxa"/>
            <w:tcBorders>
              <w:top w:val="single" w:sz="4" w:space="0" w:color="000000"/>
              <w:left w:val="single" w:sz="4" w:space="0" w:color="000000"/>
              <w:bottom w:val="single" w:sz="4" w:space="0" w:color="000000"/>
              <w:right w:val="single" w:sz="4" w:space="0" w:color="000000"/>
            </w:tcBorders>
            <w:hideMark/>
          </w:tcPr>
          <w:p w14:paraId="3C60C094"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961D4B">
              <w:rPr>
                <w:b/>
                <w:bCs/>
                <w:sz w:val="22"/>
                <w:szCs w:val="22"/>
              </w:rPr>
              <w:t>Editor(s):</w:t>
            </w:r>
          </w:p>
        </w:tc>
        <w:tc>
          <w:tcPr>
            <w:tcW w:w="5810" w:type="dxa"/>
            <w:gridSpan w:val="2"/>
            <w:tcBorders>
              <w:top w:val="single" w:sz="4" w:space="0" w:color="000000"/>
              <w:left w:val="single" w:sz="4" w:space="0" w:color="000000"/>
              <w:bottom w:val="single" w:sz="4" w:space="0" w:color="000000"/>
              <w:right w:val="single" w:sz="4" w:space="0" w:color="auto"/>
            </w:tcBorders>
            <w:hideMark/>
          </w:tcPr>
          <w:p w14:paraId="662E9BD7" w14:textId="77777777" w:rsidR="001B6CA4" w:rsidRPr="00961D4B" w:rsidRDefault="001B6CA4" w:rsidP="001B6CA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line="180" w:lineRule="auto"/>
              <w:rPr>
                <w:rStyle w:val="Hyperlink"/>
                <w:sz w:val="22"/>
                <w:szCs w:val="22"/>
              </w:rPr>
            </w:pPr>
            <w:r w:rsidRPr="00961D4B">
              <w:rPr>
                <w:sz w:val="22"/>
                <w:szCs w:val="22"/>
              </w:rPr>
              <w:t xml:space="preserve">Heung </w:t>
            </w:r>
            <w:proofErr w:type="spellStart"/>
            <w:r w:rsidRPr="00961D4B">
              <w:rPr>
                <w:sz w:val="22"/>
                <w:szCs w:val="22"/>
              </w:rPr>
              <w:t>Youl</w:t>
            </w:r>
            <w:proofErr w:type="spellEnd"/>
            <w:r w:rsidRPr="00961D4B">
              <w:rPr>
                <w:sz w:val="22"/>
                <w:szCs w:val="22"/>
              </w:rPr>
              <w:t xml:space="preserve"> </w:t>
            </w:r>
            <w:proofErr w:type="spellStart"/>
            <w:r w:rsidRPr="00961D4B">
              <w:rPr>
                <w:sz w:val="22"/>
                <w:szCs w:val="22"/>
              </w:rPr>
              <w:t>Youm</w:t>
            </w:r>
            <w:proofErr w:type="spellEnd"/>
            <w:r w:rsidRPr="00961D4B">
              <w:rPr>
                <w:sz w:val="22"/>
                <w:szCs w:val="22"/>
              </w:rPr>
              <w:t xml:space="preserve">, Korea (Republic of), </w:t>
            </w:r>
            <w:hyperlink r:id="rId25" w:history="1">
              <w:r w:rsidRPr="00961D4B">
                <w:rPr>
                  <w:rStyle w:val="Hyperlink"/>
                  <w:sz w:val="22"/>
                  <w:szCs w:val="22"/>
                </w:rPr>
                <w:t>hyyoum@sch.ac.kr</w:t>
              </w:r>
            </w:hyperlink>
          </w:p>
          <w:p w14:paraId="251D79E6" w14:textId="77777777" w:rsidR="001B6CA4" w:rsidRPr="00961D4B" w:rsidRDefault="001B6CA4" w:rsidP="001B6CA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line="180" w:lineRule="auto"/>
              <w:rPr>
                <w:sz w:val="22"/>
                <w:szCs w:val="22"/>
              </w:rPr>
            </w:pPr>
            <w:proofErr w:type="spellStart"/>
            <w:r w:rsidRPr="00961D4B">
              <w:rPr>
                <w:rFonts w:eastAsia="Malgun Gothic"/>
                <w:sz w:val="22"/>
                <w:szCs w:val="22"/>
              </w:rPr>
              <w:t>Sungchae</w:t>
            </w:r>
            <w:proofErr w:type="spellEnd"/>
            <w:r w:rsidRPr="00961D4B">
              <w:rPr>
                <w:rFonts w:eastAsia="Malgun Gothic"/>
                <w:sz w:val="22"/>
                <w:szCs w:val="22"/>
              </w:rPr>
              <w:t xml:space="preserve"> Park, </w:t>
            </w:r>
            <w:r w:rsidRPr="00961D4B">
              <w:rPr>
                <w:sz w:val="22"/>
                <w:szCs w:val="22"/>
              </w:rPr>
              <w:t xml:space="preserve">Korea (Republic of), </w:t>
            </w:r>
            <w:hyperlink r:id="rId26" w:history="1">
              <w:r w:rsidRPr="00961D4B">
                <w:rPr>
                  <w:rStyle w:val="Hyperlink"/>
                  <w:sz w:val="22"/>
                  <w:szCs w:val="22"/>
                </w:rPr>
                <w:t>zoesc.park@sch.ac.kr</w:t>
              </w:r>
            </w:hyperlink>
          </w:p>
          <w:p w14:paraId="76DA2A84" w14:textId="7D7F5134" w:rsidR="001B6CA4" w:rsidRPr="00961D4B" w:rsidRDefault="001B6CA4" w:rsidP="001B6CA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line="180" w:lineRule="auto"/>
              <w:rPr>
                <w:rFonts w:eastAsia="Malgun Gothic"/>
                <w:sz w:val="22"/>
                <w:szCs w:val="22"/>
              </w:rPr>
            </w:pPr>
            <w:r w:rsidRPr="00961D4B">
              <w:rPr>
                <w:rFonts w:eastAsia="Malgun Gothic"/>
                <w:sz w:val="22"/>
                <w:szCs w:val="22"/>
              </w:rPr>
              <w:t xml:space="preserve">Jae Nam </w:t>
            </w:r>
            <w:proofErr w:type="spellStart"/>
            <w:r w:rsidRPr="00961D4B">
              <w:rPr>
                <w:rFonts w:eastAsia="Malgun Gothic"/>
                <w:sz w:val="22"/>
                <w:szCs w:val="22"/>
              </w:rPr>
              <w:t>Ko</w:t>
            </w:r>
            <w:proofErr w:type="spellEnd"/>
            <w:r w:rsidRPr="00961D4B">
              <w:rPr>
                <w:rFonts w:eastAsia="Malgun Gothic"/>
                <w:sz w:val="22"/>
                <w:szCs w:val="22"/>
              </w:rPr>
              <w:t xml:space="preserve"> (Republic of), </w:t>
            </w:r>
            <w:hyperlink r:id="rId27" w:history="1">
              <w:r w:rsidR="00642EAD" w:rsidRPr="00961D4B">
                <w:rPr>
                  <w:rStyle w:val="Hyperlink"/>
                </w:rPr>
                <w:t>freeinlove1127@gmail.com</w:t>
              </w:r>
            </w:hyperlink>
            <w:r w:rsidR="00642EAD" w:rsidRPr="00961D4B">
              <w:t xml:space="preserve"> </w:t>
            </w:r>
          </w:p>
          <w:p w14:paraId="2A9E1279" w14:textId="77777777" w:rsidR="001B6CA4" w:rsidRPr="00961D4B" w:rsidRDefault="001B6CA4" w:rsidP="001B6CA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line="180" w:lineRule="auto"/>
              <w:rPr>
                <w:rFonts w:eastAsia="Malgun Gothic"/>
                <w:sz w:val="22"/>
                <w:szCs w:val="22"/>
              </w:rPr>
            </w:pPr>
            <w:r w:rsidRPr="00961D4B">
              <w:rPr>
                <w:rFonts w:eastAsia="Malgun Gothic"/>
                <w:sz w:val="22"/>
                <w:szCs w:val="22"/>
              </w:rPr>
              <w:t xml:space="preserve">Da </w:t>
            </w:r>
            <w:proofErr w:type="spellStart"/>
            <w:r w:rsidRPr="00961D4B">
              <w:rPr>
                <w:rFonts w:eastAsia="Malgun Gothic"/>
                <w:sz w:val="22"/>
                <w:szCs w:val="22"/>
              </w:rPr>
              <w:t>Eun</w:t>
            </w:r>
            <w:proofErr w:type="spellEnd"/>
            <w:r w:rsidRPr="00961D4B">
              <w:rPr>
                <w:rFonts w:eastAsia="Malgun Gothic"/>
                <w:sz w:val="22"/>
                <w:szCs w:val="22"/>
              </w:rPr>
              <w:t xml:space="preserve"> Hyun (Republic of), </w:t>
            </w:r>
            <w:hyperlink r:id="rId28" w:history="1">
              <w:r w:rsidRPr="00961D4B">
                <w:rPr>
                  <w:rStyle w:val="Hyperlink"/>
                  <w:rFonts w:eastAsia="Malgun Gothic"/>
                  <w:sz w:val="22"/>
                  <w:szCs w:val="22"/>
                </w:rPr>
                <w:t>chlrhekdms0610</w:t>
              </w:r>
              <w:r w:rsidRPr="00961D4B">
                <w:rPr>
                  <w:rStyle w:val="Hyperlink"/>
                  <w:rFonts w:eastAsia="Malgun Gothic"/>
                  <w:sz w:val="22"/>
                  <w:szCs w:val="22"/>
                  <w:lang w:eastAsia="ko-KR"/>
                </w:rPr>
                <w:t>@sch.ac.kr</w:t>
              </w:r>
            </w:hyperlink>
            <w:r w:rsidRPr="00961D4B">
              <w:rPr>
                <w:rFonts w:eastAsia="Malgun Gothic"/>
                <w:sz w:val="22"/>
                <w:szCs w:val="22"/>
              </w:rPr>
              <w:t xml:space="preserve">  </w:t>
            </w:r>
          </w:p>
          <w:p w14:paraId="04A449DA" w14:textId="0D378400" w:rsidR="00BC0BD5" w:rsidRPr="00961D4B" w:rsidRDefault="001B6CA4" w:rsidP="001B6CA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proofErr w:type="spellStart"/>
            <w:r w:rsidRPr="00961D4B">
              <w:rPr>
                <w:rFonts w:eastAsia="Malgun Gothic"/>
                <w:sz w:val="22"/>
                <w:szCs w:val="22"/>
              </w:rPr>
              <w:t>Junhyung</w:t>
            </w:r>
            <w:proofErr w:type="spellEnd"/>
            <w:r w:rsidRPr="00961D4B">
              <w:rPr>
                <w:rFonts w:eastAsia="Malgun Gothic"/>
                <w:sz w:val="22"/>
                <w:szCs w:val="22"/>
              </w:rPr>
              <w:t xml:space="preserve"> Park (Republic of), </w:t>
            </w:r>
            <w:hyperlink r:id="rId29" w:history="1">
              <w:r w:rsidRPr="00961D4B">
                <w:rPr>
                  <w:rStyle w:val="Hyperlink"/>
                  <w:rFonts w:eastAsia="Malgun Gothic"/>
                  <w:sz w:val="22"/>
                  <w:szCs w:val="22"/>
                </w:rPr>
                <w:t>mintdeath@sch.ac.kr</w:t>
              </w:r>
            </w:hyperlink>
          </w:p>
        </w:tc>
        <w:tc>
          <w:tcPr>
            <w:tcW w:w="1276" w:type="dxa"/>
            <w:tcBorders>
              <w:top w:val="single" w:sz="4" w:space="0" w:color="000000"/>
              <w:left w:val="single" w:sz="4" w:space="0" w:color="000000"/>
              <w:bottom w:val="single" w:sz="4" w:space="0" w:color="000000"/>
              <w:right w:val="single" w:sz="4" w:space="0" w:color="auto"/>
            </w:tcBorders>
            <w:hideMark/>
          </w:tcPr>
          <w:p w14:paraId="2DB1EEC3"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sz w:val="22"/>
                <w:szCs w:val="22"/>
              </w:rPr>
            </w:pPr>
            <w:r w:rsidRPr="00961D4B">
              <w:rPr>
                <w:b/>
                <w:bCs/>
                <w:sz w:val="22"/>
                <w:szCs w:val="22"/>
              </w:rPr>
              <w:t>Approval process:</w:t>
            </w:r>
          </w:p>
        </w:tc>
        <w:tc>
          <w:tcPr>
            <w:tcW w:w="1306" w:type="dxa"/>
            <w:tcBorders>
              <w:top w:val="single" w:sz="4" w:space="0" w:color="000000"/>
              <w:left w:val="single" w:sz="4" w:space="0" w:color="000000"/>
              <w:bottom w:val="single" w:sz="4" w:space="0" w:color="000000"/>
              <w:right w:val="single" w:sz="4" w:space="0" w:color="auto"/>
            </w:tcBorders>
            <w:hideMark/>
          </w:tcPr>
          <w:sdt>
            <w:sdtPr>
              <w:rPr>
                <w:sz w:val="22"/>
                <w:szCs w:val="22"/>
              </w:rPr>
              <w:alias w:val="approval process"/>
              <w:tag w:val="approval process"/>
              <w:id w:val="-470742273"/>
              <w:placeholder>
                <w:docPart w:val="22DF019C294B407ABDD36668FF8D1B9E"/>
              </w:placeholder>
              <w:dropDownList>
                <w:listItem w:displayText="AAP" w:value="AAP"/>
                <w:listItem w:displayText="TAP" w:value="TAP"/>
              </w:dropDownList>
            </w:sdtPr>
            <w:sdtEndPr/>
            <w:sdtContent>
              <w:p w14:paraId="1ACBFBA1" w14:textId="5D932D4B" w:rsidR="00FC0C04" w:rsidRPr="00961D4B" w:rsidRDefault="007D3CB5" w:rsidP="00FC0C04">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Pr>
                    <w:sz w:val="22"/>
                    <w:szCs w:val="22"/>
                  </w:rPr>
                  <w:t>TAP</w:t>
                </w:r>
              </w:p>
            </w:sdtContent>
          </w:sdt>
          <w:p w14:paraId="1E217C05" w14:textId="4CD82338"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p>
        </w:tc>
      </w:tr>
      <w:tr w:rsidR="00BC0BD5" w:rsidRPr="00961D4B" w14:paraId="41A5E4BB" w14:textId="77777777" w:rsidTr="00BF6EE0">
        <w:tc>
          <w:tcPr>
            <w:tcW w:w="9634" w:type="dxa"/>
            <w:gridSpan w:val="5"/>
            <w:tcBorders>
              <w:top w:val="single" w:sz="4" w:space="0" w:color="000000"/>
              <w:left w:val="single" w:sz="4" w:space="0" w:color="000000"/>
              <w:bottom w:val="nil"/>
              <w:right w:val="single" w:sz="4" w:space="0" w:color="auto"/>
            </w:tcBorders>
            <w:hideMark/>
          </w:tcPr>
          <w:p w14:paraId="53676BF8"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961D4B">
              <w:rPr>
                <w:b/>
                <w:bCs/>
                <w:sz w:val="22"/>
                <w:szCs w:val="22"/>
              </w:rPr>
              <w:t xml:space="preserve">Scope </w:t>
            </w:r>
            <w:r w:rsidRPr="00961D4B">
              <w:rPr>
                <w:sz w:val="22"/>
                <w:szCs w:val="22"/>
              </w:rPr>
              <w:t xml:space="preserve">(defines the intent or object of the Recommendation and the aspects covered, thereby indicating the limits of its applicability): </w:t>
            </w:r>
          </w:p>
        </w:tc>
      </w:tr>
      <w:tr w:rsidR="00BC0BD5" w:rsidRPr="00961D4B" w14:paraId="45D9E722" w14:textId="77777777" w:rsidTr="008071E8">
        <w:trPr>
          <w:trHeight w:val="1256"/>
        </w:trPr>
        <w:tc>
          <w:tcPr>
            <w:tcW w:w="9634" w:type="dxa"/>
            <w:gridSpan w:val="5"/>
            <w:tcBorders>
              <w:top w:val="nil"/>
              <w:left w:val="single" w:sz="4" w:space="0" w:color="000000"/>
              <w:bottom w:val="single" w:sz="4" w:space="0" w:color="auto"/>
              <w:right w:val="single" w:sz="4" w:space="0" w:color="auto"/>
            </w:tcBorders>
          </w:tcPr>
          <w:p w14:paraId="4B168599" w14:textId="763E87A3" w:rsidR="00BC0BD5" w:rsidRDefault="00674A8A" w:rsidP="0008713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674A8A">
              <w:rPr>
                <w:sz w:val="22"/>
                <w:szCs w:val="22"/>
              </w:rPr>
              <w:t xml:space="preserve">This draft Recommendation </w:t>
            </w:r>
            <w:r w:rsidR="004B7335" w:rsidRPr="004B7335">
              <w:rPr>
                <w:sz w:val="22"/>
                <w:szCs w:val="22"/>
              </w:rPr>
              <w:t xml:space="preserve">identifies security threats to the software supply chain, including open-source </w:t>
            </w:r>
            <w:r w:rsidR="00707A24">
              <w:rPr>
                <w:sz w:val="22"/>
                <w:szCs w:val="22"/>
              </w:rPr>
              <w:t>and</w:t>
            </w:r>
            <w:r w:rsidR="004B7335" w:rsidRPr="004B7335">
              <w:rPr>
                <w:sz w:val="22"/>
                <w:szCs w:val="22"/>
              </w:rPr>
              <w:t xml:space="preserve"> closed-source software.</w:t>
            </w:r>
            <w:r w:rsidRPr="00674A8A">
              <w:rPr>
                <w:sz w:val="22"/>
                <w:szCs w:val="22"/>
              </w:rPr>
              <w:t xml:space="preserve"> In addition, it provides fundamental principles and supply chain attack examples, and identifies stakeholders related to the development, build and distribution of software and taxonomy of security threats in the software life cycle processes established by ISO/IEC 12207.    </w:t>
            </w:r>
          </w:p>
          <w:p w14:paraId="2B891AE7" w14:textId="7987C949" w:rsidR="00AF73D3" w:rsidRPr="00961D4B" w:rsidRDefault="00AF73D3" w:rsidP="0008713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AF73D3">
              <w:rPr>
                <w:sz w:val="22"/>
                <w:szCs w:val="22"/>
              </w:rPr>
              <w:t>It also assigns an index to security threats according to category so that each threat can be referenced by other parts of this Recommendation and other Recommendations.</w:t>
            </w:r>
          </w:p>
        </w:tc>
      </w:tr>
      <w:tr w:rsidR="00BC0BD5" w:rsidRPr="00961D4B" w14:paraId="2D9ED606" w14:textId="77777777" w:rsidTr="00BF6EE0">
        <w:tc>
          <w:tcPr>
            <w:tcW w:w="9634" w:type="dxa"/>
            <w:gridSpan w:val="5"/>
            <w:tcBorders>
              <w:top w:val="single" w:sz="4" w:space="0" w:color="000000"/>
              <w:left w:val="single" w:sz="4" w:space="0" w:color="000000"/>
              <w:bottom w:val="nil"/>
              <w:right w:val="single" w:sz="4" w:space="0" w:color="auto"/>
            </w:tcBorders>
            <w:hideMark/>
          </w:tcPr>
          <w:p w14:paraId="5384EDAD"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961D4B">
              <w:rPr>
                <w:b/>
                <w:bCs/>
                <w:sz w:val="22"/>
                <w:szCs w:val="22"/>
              </w:rPr>
              <w:t xml:space="preserve">Summary </w:t>
            </w:r>
            <w:r w:rsidRPr="00961D4B">
              <w:rPr>
                <w:sz w:val="22"/>
                <w:szCs w:val="22"/>
              </w:rPr>
              <w:t xml:space="preserve">(provides a brief overview of the purpose and contents of the Recommendation, thus permitting readers to judge its usefulness for their work): </w:t>
            </w:r>
          </w:p>
        </w:tc>
      </w:tr>
      <w:tr w:rsidR="00BC0BD5" w:rsidRPr="00961D4B" w14:paraId="4DA4AFE1" w14:textId="77777777" w:rsidTr="00621332">
        <w:trPr>
          <w:trHeight w:val="2517"/>
        </w:trPr>
        <w:tc>
          <w:tcPr>
            <w:tcW w:w="9634" w:type="dxa"/>
            <w:gridSpan w:val="5"/>
            <w:tcBorders>
              <w:top w:val="nil"/>
              <w:left w:val="single" w:sz="4" w:space="0" w:color="000000"/>
              <w:bottom w:val="single" w:sz="4" w:space="0" w:color="auto"/>
              <w:right w:val="single" w:sz="4" w:space="0" w:color="auto"/>
            </w:tcBorders>
          </w:tcPr>
          <w:p w14:paraId="18D5C1DB" w14:textId="5C7A3ED7" w:rsidR="00CF456C" w:rsidRPr="00961D4B" w:rsidRDefault="00CF456C" w:rsidP="00CF456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961D4B">
              <w:rPr>
                <w:sz w:val="22"/>
                <w:szCs w:val="22"/>
              </w:rPr>
              <w:t xml:space="preserve">In recent years there’s been a significant increase in the number of </w:t>
            </w:r>
            <w:proofErr w:type="spellStart"/>
            <w:r w:rsidRPr="00961D4B">
              <w:rPr>
                <w:sz w:val="22"/>
                <w:szCs w:val="22"/>
              </w:rPr>
              <w:t>cyber attacks</w:t>
            </w:r>
            <w:proofErr w:type="spellEnd"/>
            <w:r w:rsidRPr="00961D4B">
              <w:rPr>
                <w:sz w:val="22"/>
                <w:szCs w:val="22"/>
              </w:rPr>
              <w:t xml:space="preserve"> resulting from vulnerabilities within the software supply chain</w:t>
            </w:r>
            <w:r w:rsidR="00A47405">
              <w:rPr>
                <w:sz w:val="22"/>
                <w:szCs w:val="22"/>
              </w:rPr>
              <w:t xml:space="preserve"> including </w:t>
            </w:r>
            <w:r w:rsidR="00920E4F">
              <w:rPr>
                <w:sz w:val="22"/>
                <w:szCs w:val="22"/>
              </w:rPr>
              <w:t>open</w:t>
            </w:r>
            <w:r w:rsidR="00A56FB0">
              <w:rPr>
                <w:sz w:val="22"/>
                <w:szCs w:val="22"/>
              </w:rPr>
              <w:t>-source and closed-source software</w:t>
            </w:r>
            <w:r w:rsidRPr="00961D4B">
              <w:rPr>
                <w:sz w:val="22"/>
                <w:szCs w:val="22"/>
              </w:rPr>
              <w:t>. These attacks can result in devastating, expensive and long-term ramifications for affected organizations, their supply chains and their customers.</w:t>
            </w:r>
          </w:p>
          <w:p w14:paraId="5B7AA5DB" w14:textId="77777777" w:rsidR="00CF456C" w:rsidRPr="00961D4B" w:rsidRDefault="00CF456C" w:rsidP="00CF456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961D4B">
              <w:rPr>
                <w:sz w:val="22"/>
                <w:szCs w:val="22"/>
              </w:rPr>
              <w:t xml:space="preserve">To address these threats, there is a need for identifying security threats in the software development life cycle. It also needs to identify all related stakeholders. These threats can be used to develop the controls in the software development life cycle. </w:t>
            </w:r>
          </w:p>
          <w:p w14:paraId="358BC22B" w14:textId="0B399E59" w:rsidR="00BC0BD5" w:rsidRPr="00961D4B" w:rsidRDefault="00CF456C" w:rsidP="00CF456C">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rFonts w:eastAsia="MS Mincho"/>
                <w:sz w:val="22"/>
                <w:szCs w:val="22"/>
              </w:rPr>
            </w:pPr>
            <w:r w:rsidRPr="00961D4B">
              <w:rPr>
                <w:sz w:val="22"/>
                <w:szCs w:val="22"/>
              </w:rPr>
              <w:t>This Recommendation can be used by many organizations who need to gain confidence or assurance that controls are in place for vulnerabilities associated with software development life cycle ng with suppliers.</w:t>
            </w:r>
          </w:p>
        </w:tc>
      </w:tr>
      <w:tr w:rsidR="00BC0BD5" w:rsidRPr="00961D4B" w14:paraId="03CE9404" w14:textId="77777777" w:rsidTr="00BF6EE0">
        <w:tc>
          <w:tcPr>
            <w:tcW w:w="9634" w:type="dxa"/>
            <w:gridSpan w:val="5"/>
            <w:tcBorders>
              <w:top w:val="single" w:sz="4" w:space="0" w:color="auto"/>
              <w:left w:val="single" w:sz="4" w:space="0" w:color="auto"/>
              <w:bottom w:val="nil"/>
              <w:right w:val="single" w:sz="4" w:space="0" w:color="auto"/>
            </w:tcBorders>
            <w:hideMark/>
          </w:tcPr>
          <w:p w14:paraId="41FC36C9" w14:textId="355AAB4D" w:rsidR="00540A79"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rFonts w:eastAsia="MS Mincho"/>
                <w:sz w:val="22"/>
                <w:szCs w:val="22"/>
              </w:rPr>
            </w:pPr>
            <w:r w:rsidRPr="00961D4B">
              <w:rPr>
                <w:b/>
                <w:bCs/>
                <w:sz w:val="22"/>
                <w:szCs w:val="22"/>
              </w:rPr>
              <w:t>Relations to ITU-T Recommendations or to other standards</w:t>
            </w:r>
            <w:r w:rsidRPr="00961D4B">
              <w:rPr>
                <w:sz w:val="22"/>
                <w:szCs w:val="22"/>
              </w:rPr>
              <w:t xml:space="preserve"> (approved or under development):</w:t>
            </w:r>
          </w:p>
        </w:tc>
      </w:tr>
      <w:tr w:rsidR="00BC0BD5" w:rsidRPr="00961D4B" w14:paraId="5419B3C3" w14:textId="77777777" w:rsidTr="00BF6EE0">
        <w:trPr>
          <w:trHeight w:val="502"/>
        </w:trPr>
        <w:tc>
          <w:tcPr>
            <w:tcW w:w="9634" w:type="dxa"/>
            <w:gridSpan w:val="5"/>
            <w:tcBorders>
              <w:top w:val="nil"/>
              <w:left w:val="single" w:sz="4" w:space="0" w:color="auto"/>
              <w:bottom w:val="single" w:sz="4" w:space="0" w:color="auto"/>
              <w:right w:val="single" w:sz="4" w:space="0" w:color="auto"/>
            </w:tcBorders>
          </w:tcPr>
          <w:p w14:paraId="400C114A" w14:textId="77777777" w:rsidR="002C7983" w:rsidRPr="00961D4B" w:rsidRDefault="002C7983" w:rsidP="002C7983">
            <w:pPr>
              <w:pStyle w:val="Heading2"/>
              <w:shd w:val="clear" w:color="auto" w:fill="FFFFFF"/>
              <w:spacing w:before="40" w:after="40"/>
              <w:rPr>
                <w:rFonts w:eastAsiaTheme="minorEastAsia"/>
                <w:b w:val="0"/>
                <w:sz w:val="22"/>
                <w:szCs w:val="22"/>
                <w:lang w:eastAsia="ja-JP"/>
              </w:rPr>
            </w:pPr>
            <w:r w:rsidRPr="00961D4B">
              <w:rPr>
                <w:rFonts w:eastAsiaTheme="minorEastAsia"/>
                <w:b w:val="0"/>
                <w:sz w:val="22"/>
                <w:szCs w:val="22"/>
                <w:lang w:eastAsia="ja-JP"/>
              </w:rPr>
              <w:t>ISO/IEC/IEEE 12207:2017, Systems and software engineering — Software life cycle processes</w:t>
            </w:r>
          </w:p>
          <w:p w14:paraId="6A0EA254" w14:textId="77777777" w:rsidR="00A11FE5" w:rsidRDefault="002C7983" w:rsidP="00F75910">
            <w:pPr>
              <w:pStyle w:val="Heading2"/>
              <w:keepNext w:val="0"/>
              <w:keepLines w:val="0"/>
              <w:shd w:val="clear" w:color="auto" w:fill="FFFFFF"/>
              <w:spacing w:before="40" w:after="40"/>
              <w:ind w:left="0" w:firstLine="0"/>
              <w:rPr>
                <w:rFonts w:eastAsiaTheme="minorEastAsia"/>
                <w:b w:val="0"/>
                <w:sz w:val="22"/>
                <w:szCs w:val="22"/>
                <w:lang w:eastAsia="ja-JP"/>
              </w:rPr>
            </w:pPr>
            <w:r w:rsidRPr="00961D4B">
              <w:rPr>
                <w:rFonts w:eastAsiaTheme="minorEastAsia"/>
                <w:b w:val="0"/>
                <w:sz w:val="22"/>
                <w:szCs w:val="22"/>
                <w:lang w:eastAsia="ja-JP"/>
              </w:rPr>
              <w:t xml:space="preserve">NIST SP 800-161, Cybersecurity Supply Chain Risk Management Practices for Systems and </w:t>
            </w:r>
            <w:r w:rsidRPr="00A11FE5">
              <w:rPr>
                <w:rFonts w:eastAsiaTheme="minorEastAsia"/>
                <w:b w:val="0"/>
                <w:sz w:val="22"/>
                <w:szCs w:val="22"/>
                <w:lang w:eastAsia="ja-JP"/>
              </w:rPr>
              <w:t>Organizations</w:t>
            </w:r>
          </w:p>
          <w:p w14:paraId="43FA5132" w14:textId="77777777" w:rsidR="00A11FE5" w:rsidRPr="00FA3A7B" w:rsidRDefault="00D45FED" w:rsidP="00F75910">
            <w:pPr>
              <w:pStyle w:val="Heading2"/>
              <w:keepNext w:val="0"/>
              <w:keepLines w:val="0"/>
              <w:shd w:val="clear" w:color="auto" w:fill="FFFFFF"/>
              <w:spacing w:before="40" w:after="40"/>
              <w:ind w:left="0" w:firstLine="0"/>
              <w:rPr>
                <w:b w:val="0"/>
                <w:bCs/>
                <w:sz w:val="22"/>
                <w:szCs w:val="22"/>
              </w:rPr>
            </w:pPr>
            <w:r w:rsidRPr="00E007F2">
              <w:rPr>
                <w:b w:val="0"/>
                <w:bCs/>
                <w:sz w:val="22"/>
                <w:szCs w:val="22"/>
              </w:rPr>
              <w:t>NIST SP 800-53,</w:t>
            </w:r>
            <w:r w:rsidR="005B73AC" w:rsidRPr="00E007F2">
              <w:rPr>
                <w:b w:val="0"/>
                <w:bCs/>
                <w:sz w:val="22"/>
                <w:szCs w:val="22"/>
              </w:rPr>
              <w:t xml:space="preserve"> Security and Privacy Controls for Information Systems and Organizations</w:t>
            </w:r>
          </w:p>
          <w:p w14:paraId="27110C83" w14:textId="617B2DA3" w:rsidR="00910720" w:rsidRPr="00E007F2" w:rsidRDefault="00D45FED" w:rsidP="003E0057">
            <w:pPr>
              <w:pStyle w:val="Heading2"/>
              <w:keepNext w:val="0"/>
              <w:keepLines w:val="0"/>
              <w:shd w:val="clear" w:color="auto" w:fill="FFFFFF"/>
              <w:spacing w:before="40" w:after="40"/>
              <w:ind w:left="0" w:firstLine="0"/>
              <w:rPr>
                <w:rFonts w:eastAsiaTheme="minorEastAsia"/>
                <w:b w:val="0"/>
                <w:szCs w:val="24"/>
              </w:rPr>
            </w:pPr>
            <w:r w:rsidRPr="00E007F2">
              <w:rPr>
                <w:b w:val="0"/>
                <w:bCs/>
                <w:sz w:val="22"/>
                <w:szCs w:val="22"/>
              </w:rPr>
              <w:t xml:space="preserve">NIST SP 800-53A, </w:t>
            </w:r>
            <w:r w:rsidR="005B73AC" w:rsidRPr="00E007F2">
              <w:rPr>
                <w:b w:val="0"/>
                <w:bCs/>
                <w:sz w:val="22"/>
                <w:szCs w:val="22"/>
              </w:rPr>
              <w:t>Assessing Security and Privacy Controls in Information Systems and Organizations</w:t>
            </w:r>
            <w:r w:rsidR="00E007F2">
              <w:rPr>
                <w:b w:val="0"/>
                <w:bCs/>
                <w:sz w:val="22"/>
                <w:szCs w:val="22"/>
              </w:rPr>
              <w:br/>
            </w:r>
            <w:r w:rsidR="00910720" w:rsidRPr="003E0057">
              <w:rPr>
                <w:b w:val="0"/>
                <w:bCs/>
                <w:iCs/>
                <w:sz w:val="22"/>
                <w:szCs w:val="22"/>
              </w:rPr>
              <w:t>ISO/IEC 27034, Information technology — Security techniques — Application security</w:t>
            </w:r>
            <w:r w:rsidR="00E007F2">
              <w:rPr>
                <w:iCs/>
                <w:sz w:val="22"/>
                <w:szCs w:val="22"/>
              </w:rPr>
              <w:br/>
            </w:r>
            <w:r w:rsidR="00910720" w:rsidRPr="00E007F2">
              <w:rPr>
                <w:rFonts w:eastAsiaTheme="minorEastAsia"/>
                <w:b w:val="0"/>
                <w:iCs/>
                <w:sz w:val="22"/>
                <w:szCs w:val="22"/>
              </w:rPr>
              <w:t>ISO/IEC 27036, Information security for supplier relationships.</w:t>
            </w:r>
          </w:p>
        </w:tc>
      </w:tr>
      <w:tr w:rsidR="00BC0BD5" w:rsidRPr="00961D4B" w14:paraId="48500449" w14:textId="77777777" w:rsidTr="00BF6EE0">
        <w:tc>
          <w:tcPr>
            <w:tcW w:w="9634" w:type="dxa"/>
            <w:gridSpan w:val="5"/>
            <w:tcBorders>
              <w:top w:val="single" w:sz="4" w:space="0" w:color="000000"/>
              <w:left w:val="single" w:sz="4" w:space="0" w:color="auto"/>
              <w:bottom w:val="nil"/>
              <w:right w:val="single" w:sz="4" w:space="0" w:color="auto"/>
            </w:tcBorders>
            <w:hideMark/>
          </w:tcPr>
          <w:p w14:paraId="79122630"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2"/>
                <w:szCs w:val="22"/>
              </w:rPr>
            </w:pPr>
            <w:r w:rsidRPr="00961D4B">
              <w:rPr>
                <w:b/>
                <w:bCs/>
                <w:sz w:val="22"/>
                <w:szCs w:val="22"/>
              </w:rPr>
              <w:t>Liaisons with other study groups or with other standards bodies:</w:t>
            </w:r>
          </w:p>
        </w:tc>
      </w:tr>
      <w:tr w:rsidR="00BC0BD5" w:rsidRPr="009654F1" w14:paraId="50CCDDBB" w14:textId="77777777" w:rsidTr="00BF6EE0">
        <w:trPr>
          <w:trHeight w:val="499"/>
        </w:trPr>
        <w:sdt>
          <w:sdtPr>
            <w:rPr>
              <w:sz w:val="22"/>
              <w:szCs w:val="22"/>
              <w:lang w:val="fr-CH"/>
            </w:rPr>
            <w:alias w:val="liaison"/>
            <w:tag w:val="liaison"/>
            <w:id w:val="1951358603"/>
            <w:placeholder>
              <w:docPart w:val="324593EBA55F4E2A8E9A8B15B2F22F73"/>
            </w:placeholder>
            <w:text w:multiLine="1"/>
          </w:sdtPr>
          <w:sdtEndPr/>
          <w:sdtContent>
            <w:tc>
              <w:tcPr>
                <w:tcW w:w="9634" w:type="dxa"/>
                <w:gridSpan w:val="5"/>
                <w:tcBorders>
                  <w:top w:val="nil"/>
                  <w:left w:val="single" w:sz="4" w:space="0" w:color="auto"/>
                  <w:bottom w:val="nil"/>
                  <w:right w:val="single" w:sz="4" w:space="0" w:color="auto"/>
                </w:tcBorders>
              </w:tcPr>
              <w:p w14:paraId="40C1404F" w14:textId="24BC5E46" w:rsidR="00BC0BD5" w:rsidRPr="0087691B" w:rsidRDefault="00A85BD8" w:rsidP="00BC35B0">
                <w:pPr>
                  <w:tabs>
                    <w:tab w:val="left" w:pos="284"/>
                    <w:tab w:val="left" w:pos="567"/>
                    <w:tab w:val="left" w:pos="794"/>
                    <w:tab w:val="left" w:pos="851"/>
                    <w:tab w:val="left" w:pos="1191"/>
                    <w:tab w:val="left" w:pos="1418"/>
                    <w:tab w:val="left" w:pos="1588"/>
                    <w:tab w:val="left" w:pos="1701"/>
                    <w:tab w:val="left" w:pos="1985"/>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rPr>
                    <w:sz w:val="22"/>
                    <w:szCs w:val="22"/>
                    <w:lang w:val="fr-CH"/>
                  </w:rPr>
                </w:pPr>
                <w:r w:rsidRPr="0087691B">
                  <w:rPr>
                    <w:sz w:val="22"/>
                    <w:szCs w:val="22"/>
                    <w:lang w:val="fr-CH"/>
                  </w:rPr>
                  <w:t xml:space="preserve">ISO/IEC JTC 1/SC 27, ETSI  </w:t>
                </w:r>
              </w:p>
            </w:tc>
          </w:sdtContent>
        </w:sdt>
      </w:tr>
      <w:tr w:rsidR="00BC0BD5" w:rsidRPr="00961D4B" w14:paraId="1E3F78AC" w14:textId="77777777" w:rsidTr="00BF6EE0">
        <w:tc>
          <w:tcPr>
            <w:tcW w:w="9634" w:type="dxa"/>
            <w:gridSpan w:val="5"/>
            <w:tcBorders>
              <w:top w:val="single" w:sz="4" w:space="0" w:color="000000"/>
              <w:left w:val="single" w:sz="4" w:space="0" w:color="auto"/>
              <w:bottom w:val="nil"/>
              <w:right w:val="single" w:sz="4" w:space="0" w:color="auto"/>
            </w:tcBorders>
            <w:hideMark/>
          </w:tcPr>
          <w:p w14:paraId="5E633044" w14:textId="77777777" w:rsidR="00BC0BD5" w:rsidRPr="00961D4B" w:rsidRDefault="00BC0BD5"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sz w:val="22"/>
                <w:szCs w:val="22"/>
              </w:rPr>
            </w:pPr>
            <w:r w:rsidRPr="00961D4B">
              <w:rPr>
                <w:b/>
                <w:bCs/>
                <w:sz w:val="22"/>
                <w:szCs w:val="22"/>
              </w:rPr>
              <w:t>Supporting members that are committing to contributing actively to the work item:</w:t>
            </w:r>
          </w:p>
        </w:tc>
      </w:tr>
      <w:tr w:rsidR="00BC0BD5" w:rsidRPr="00961D4B" w14:paraId="52F90BBE" w14:textId="77777777" w:rsidTr="00BF6EE0">
        <w:trPr>
          <w:trHeight w:val="512"/>
        </w:trPr>
        <w:tc>
          <w:tcPr>
            <w:tcW w:w="9634" w:type="dxa"/>
            <w:gridSpan w:val="5"/>
            <w:tcBorders>
              <w:top w:val="nil"/>
              <w:left w:val="single" w:sz="4" w:space="0" w:color="000000"/>
              <w:bottom w:val="single" w:sz="4" w:space="0" w:color="auto"/>
              <w:right w:val="single" w:sz="4" w:space="0" w:color="auto"/>
            </w:tcBorders>
            <w:hideMark/>
          </w:tcPr>
          <w:p w14:paraId="04051B68" w14:textId="49F4A2F6" w:rsidR="00BC0BD5" w:rsidRPr="00961D4B" w:rsidRDefault="00B823D4" w:rsidP="00BF6EE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sz w:val="22"/>
                <w:szCs w:val="22"/>
              </w:rPr>
            </w:pPr>
            <w:r w:rsidRPr="00B823D4">
              <w:rPr>
                <w:sz w:val="22"/>
                <w:szCs w:val="22"/>
              </w:rPr>
              <w:t xml:space="preserve">Korea (Republic of), </w:t>
            </w:r>
            <w:r w:rsidR="00695022">
              <w:rPr>
                <w:sz w:val="22"/>
                <w:szCs w:val="22"/>
              </w:rPr>
              <w:t>M</w:t>
            </w:r>
            <w:r w:rsidR="00695022" w:rsidRPr="00812E2D">
              <w:rPr>
                <w:sz w:val="22"/>
                <w:szCs w:val="22"/>
              </w:rPr>
              <w:t>alaysia</w:t>
            </w:r>
            <w:r w:rsidR="00695022" w:rsidRPr="00B823D4">
              <w:rPr>
                <w:sz w:val="22"/>
                <w:szCs w:val="22"/>
              </w:rPr>
              <w:t>,</w:t>
            </w:r>
            <w:r w:rsidR="00C8405E">
              <w:rPr>
                <w:sz w:val="22"/>
                <w:szCs w:val="22"/>
              </w:rPr>
              <w:t xml:space="preserve"> </w:t>
            </w:r>
            <w:r w:rsidR="009D53A7" w:rsidRPr="009D53A7">
              <w:rPr>
                <w:sz w:val="22"/>
                <w:szCs w:val="22"/>
              </w:rPr>
              <w:t>Ghana</w:t>
            </w:r>
            <w:r w:rsidR="009D53A7">
              <w:rPr>
                <w:sz w:val="22"/>
                <w:szCs w:val="22"/>
              </w:rPr>
              <w:t xml:space="preserve">, </w:t>
            </w:r>
            <w:ins w:id="18" w:author="SCH Univ." w:date="2023-03-02T11:42:00Z">
              <w:r w:rsidR="00F00A6B" w:rsidRPr="00F00A6B">
                <w:rPr>
                  <w:sz w:val="22"/>
                  <w:szCs w:val="22"/>
                </w:rPr>
                <w:t>Luxemburg</w:t>
              </w:r>
              <w:r w:rsidR="00F00A6B">
                <w:rPr>
                  <w:sz w:val="22"/>
                  <w:szCs w:val="22"/>
                </w:rPr>
                <w:t xml:space="preserve">, </w:t>
              </w:r>
            </w:ins>
            <w:r w:rsidR="00C8405E">
              <w:rPr>
                <w:sz w:val="22"/>
                <w:szCs w:val="22"/>
              </w:rPr>
              <w:t xml:space="preserve">ETRI, KISA, </w:t>
            </w:r>
            <w:proofErr w:type="spellStart"/>
            <w:r w:rsidRPr="00B823D4">
              <w:rPr>
                <w:sz w:val="22"/>
                <w:szCs w:val="22"/>
              </w:rPr>
              <w:t>Soonchunhyang</w:t>
            </w:r>
            <w:proofErr w:type="spellEnd"/>
            <w:r w:rsidRPr="00B823D4">
              <w:rPr>
                <w:sz w:val="22"/>
                <w:szCs w:val="22"/>
              </w:rPr>
              <w:t xml:space="preserve"> University</w:t>
            </w:r>
            <w:r>
              <w:rPr>
                <w:sz w:val="22"/>
                <w:szCs w:val="22"/>
              </w:rPr>
              <w:t xml:space="preserve"> </w:t>
            </w:r>
            <w:r w:rsidR="00C8405E">
              <w:rPr>
                <w:sz w:val="22"/>
                <w:szCs w:val="22"/>
              </w:rPr>
              <w:t xml:space="preserve"> </w:t>
            </w:r>
          </w:p>
        </w:tc>
      </w:tr>
    </w:tbl>
    <w:p w14:paraId="35D0CE73" w14:textId="77777777" w:rsidR="005F0614" w:rsidRPr="001222A3" w:rsidRDefault="005F0614" w:rsidP="00EC6985">
      <w:pPr>
        <w:spacing w:after="160" w:line="259" w:lineRule="auto"/>
        <w:jc w:val="center"/>
        <w:rPr>
          <w:b/>
        </w:rPr>
      </w:pPr>
    </w:p>
    <w:p w14:paraId="5122A5A3" w14:textId="77777777" w:rsidR="005F0614" w:rsidRPr="001222A3" w:rsidRDefault="005F0614" w:rsidP="00EC6985">
      <w:pPr>
        <w:spacing w:after="160" w:line="259" w:lineRule="auto"/>
        <w:jc w:val="center"/>
        <w:rPr>
          <w:b/>
        </w:rPr>
      </w:pPr>
    </w:p>
    <w:p w14:paraId="33EBD80D" w14:textId="0F4E7D1E" w:rsidR="0087691B" w:rsidRPr="007375FB" w:rsidRDefault="00FF37F4" w:rsidP="00EC6985">
      <w:pPr>
        <w:spacing w:after="160" w:line="259" w:lineRule="auto"/>
        <w:jc w:val="center"/>
        <w:rPr>
          <w:b/>
          <w:lang w:val="fr-CH"/>
        </w:rPr>
      </w:pPr>
      <w:proofErr w:type="spellStart"/>
      <w:r w:rsidRPr="007375FB">
        <w:rPr>
          <w:b/>
          <w:lang w:val="fr-CH"/>
        </w:rPr>
        <w:lastRenderedPageBreak/>
        <w:t>Annex</w:t>
      </w:r>
      <w:proofErr w:type="spellEnd"/>
      <w:r w:rsidRPr="007375FB">
        <w:rPr>
          <w:b/>
          <w:lang w:val="fr-CH"/>
        </w:rPr>
        <w:t xml:space="preserve"> B</w:t>
      </w:r>
    </w:p>
    <w:p w14:paraId="4AB2BC82" w14:textId="2E4E7CF9" w:rsidR="00FF37F4" w:rsidRPr="007375FB" w:rsidRDefault="00FF37F4" w:rsidP="0087691B">
      <w:pPr>
        <w:pStyle w:val="RecNo"/>
        <w:rPr>
          <w:bCs/>
          <w:lang w:val="fr-CH"/>
        </w:rPr>
      </w:pPr>
      <w:proofErr w:type="spellStart"/>
      <w:r w:rsidRPr="007375FB">
        <w:rPr>
          <w:lang w:val="fr-CH"/>
        </w:rPr>
        <w:t>Draft</w:t>
      </w:r>
      <w:proofErr w:type="spellEnd"/>
      <w:r w:rsidRPr="007375FB">
        <w:rPr>
          <w:lang w:val="fr-CH"/>
        </w:rPr>
        <w:t xml:space="preserve"> </w:t>
      </w:r>
      <w:proofErr w:type="spellStart"/>
      <w:r w:rsidR="00A52C7A" w:rsidRPr="007375FB">
        <w:rPr>
          <w:lang w:val="fr-CH"/>
        </w:rPr>
        <w:t>Recommendation</w:t>
      </w:r>
      <w:proofErr w:type="spellEnd"/>
      <w:r w:rsidRPr="007375FB">
        <w:rPr>
          <w:lang w:val="fr-CH"/>
        </w:rPr>
        <w:t xml:space="preserve"> ITU-T X.st-</w:t>
      </w:r>
      <w:proofErr w:type="spellStart"/>
      <w:r w:rsidR="00E2307F" w:rsidRPr="007375FB">
        <w:rPr>
          <w:lang w:val="fr-CH"/>
        </w:rPr>
        <w:t>s</w:t>
      </w:r>
      <w:r w:rsidRPr="007375FB">
        <w:rPr>
          <w:lang w:val="fr-CH"/>
        </w:rPr>
        <w:t>sc</w:t>
      </w:r>
      <w:proofErr w:type="spellEnd"/>
    </w:p>
    <w:p w14:paraId="45F69501" w14:textId="141D1A6D" w:rsidR="00FF37F4" w:rsidRPr="00961D4B" w:rsidRDefault="00FF37F4" w:rsidP="0087691B">
      <w:pPr>
        <w:pStyle w:val="Rectitle"/>
      </w:pPr>
      <w:r w:rsidRPr="00961D4B">
        <w:t>Proposal for new work item: Security threats of software supply chain</w:t>
      </w:r>
    </w:p>
    <w:p w14:paraId="00DA2F94" w14:textId="77777777" w:rsidR="009B5BA1" w:rsidRPr="00961D4B" w:rsidRDefault="009B5BA1" w:rsidP="00FF37F4">
      <w:pPr>
        <w:pBdr>
          <w:top w:val="nil"/>
          <w:left w:val="nil"/>
          <w:bottom w:val="nil"/>
          <w:right w:val="nil"/>
          <w:between w:val="nil"/>
          <w:bar w:val="nil"/>
        </w:pBdr>
        <w:jc w:val="center"/>
        <w:rPr>
          <w:b/>
          <w:bCs/>
        </w:rPr>
      </w:pPr>
    </w:p>
    <w:p w14:paraId="51C952FD" w14:textId="77777777" w:rsidR="00BC0BD5" w:rsidRPr="00961D4B" w:rsidRDefault="00BC0BD5" w:rsidP="00BC0BD5">
      <w:pPr>
        <w:keepNext/>
        <w:numPr>
          <w:ilvl w:val="0"/>
          <w:numId w:val="13"/>
        </w:numPr>
        <w:pBdr>
          <w:top w:val="nil"/>
          <w:left w:val="nil"/>
          <w:bottom w:val="nil"/>
          <w:right w:val="nil"/>
          <w:between w:val="nil"/>
          <w:bar w:val="nil"/>
        </w:pBdr>
        <w:tabs>
          <w:tab w:val="left" w:pos="794"/>
          <w:tab w:val="left" w:pos="1191"/>
          <w:tab w:val="left" w:pos="1588"/>
          <w:tab w:val="left" w:pos="1985"/>
        </w:tabs>
        <w:outlineLvl w:val="0"/>
        <w:rPr>
          <w:rFonts w:eastAsia="Arial Unicode MS"/>
          <w:b/>
          <w:bCs/>
          <w:u w:color="000000"/>
          <w:bdr w:val="nil"/>
          <w:lang w:eastAsia="zh-CN"/>
        </w:rPr>
      </w:pPr>
      <w:bookmarkStart w:id="19" w:name="_Toc534721099"/>
      <w:bookmarkStart w:id="20" w:name="_Toc34053623"/>
      <w:r w:rsidRPr="00961D4B">
        <w:rPr>
          <w:rFonts w:eastAsia="Arial Unicode MS"/>
          <w:b/>
          <w:bCs/>
          <w:u w:color="000000"/>
          <w:bdr w:val="nil"/>
          <w:lang w:eastAsia="zh-CN"/>
        </w:rPr>
        <w:t>Scope</w:t>
      </w:r>
      <w:bookmarkEnd w:id="19"/>
      <w:bookmarkEnd w:id="20"/>
    </w:p>
    <w:p w14:paraId="28A901F3" w14:textId="723C6B37" w:rsidR="005D71B8" w:rsidRDefault="005D71B8" w:rsidP="005D71B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both"/>
        <w:rPr>
          <w:sz w:val="22"/>
          <w:szCs w:val="22"/>
        </w:rPr>
      </w:pPr>
      <w:r w:rsidRPr="00674A8A">
        <w:rPr>
          <w:sz w:val="22"/>
          <w:szCs w:val="22"/>
        </w:rPr>
        <w:t xml:space="preserve">This draft Recommendation </w:t>
      </w:r>
      <w:r w:rsidRPr="004B7335">
        <w:rPr>
          <w:sz w:val="22"/>
          <w:szCs w:val="22"/>
        </w:rPr>
        <w:t xml:space="preserve">identifies security threats to the software supply chain, including open-source </w:t>
      </w:r>
      <w:r>
        <w:rPr>
          <w:sz w:val="22"/>
          <w:szCs w:val="22"/>
        </w:rPr>
        <w:t>and</w:t>
      </w:r>
      <w:r w:rsidRPr="004B7335">
        <w:rPr>
          <w:sz w:val="22"/>
          <w:szCs w:val="22"/>
        </w:rPr>
        <w:t xml:space="preserve"> closed-source software.</w:t>
      </w:r>
      <w:r w:rsidRPr="00674A8A">
        <w:rPr>
          <w:sz w:val="22"/>
          <w:szCs w:val="22"/>
        </w:rPr>
        <w:t xml:space="preserve"> In addition, it provides fundamental principles and supply chain attack examples, and identifies stakeholders related to the development, build and distribution of software and taxonomy of security threats in the software life cycle processes established by ISO/IEC 12207.    </w:t>
      </w:r>
    </w:p>
    <w:p w14:paraId="3F99E17D" w14:textId="76BC895C" w:rsidR="000C714E" w:rsidRPr="00961D4B" w:rsidRDefault="005D71B8" w:rsidP="005D71B8">
      <w:pPr>
        <w:pBdr>
          <w:top w:val="nil"/>
          <w:left w:val="nil"/>
          <w:bottom w:val="nil"/>
          <w:right w:val="nil"/>
          <w:between w:val="nil"/>
          <w:bar w:val="nil"/>
        </w:pBdr>
        <w:jc w:val="both"/>
        <w:rPr>
          <w:sz w:val="22"/>
          <w:szCs w:val="22"/>
        </w:rPr>
      </w:pPr>
      <w:r w:rsidRPr="00AF73D3">
        <w:rPr>
          <w:sz w:val="22"/>
          <w:szCs w:val="22"/>
        </w:rPr>
        <w:t>It also assigns an index to security threats according to category so that each threat can be referenced by other parts of this Recommendation and other Recommendations.</w:t>
      </w:r>
      <w:r w:rsidR="00B87C6B" w:rsidRPr="00961D4B">
        <w:rPr>
          <w:sz w:val="22"/>
          <w:szCs w:val="22"/>
        </w:rPr>
        <w:t xml:space="preserve">   </w:t>
      </w:r>
    </w:p>
    <w:p w14:paraId="2F57DD9A" w14:textId="75407FB3" w:rsidR="00B87C6B" w:rsidRPr="00961D4B" w:rsidRDefault="00B87C6B" w:rsidP="00BC0BD5">
      <w:pPr>
        <w:pBdr>
          <w:top w:val="nil"/>
          <w:left w:val="nil"/>
          <w:bottom w:val="nil"/>
          <w:right w:val="nil"/>
          <w:between w:val="nil"/>
          <w:bar w:val="nil"/>
        </w:pBdr>
        <w:jc w:val="both"/>
      </w:pPr>
    </w:p>
    <w:p w14:paraId="2916CCEE" w14:textId="77777777" w:rsidR="00BC0BD5" w:rsidRPr="00961D4B" w:rsidRDefault="00BC0BD5" w:rsidP="00BC0BD5">
      <w:pPr>
        <w:keepNext/>
        <w:numPr>
          <w:ilvl w:val="0"/>
          <w:numId w:val="14"/>
        </w:numPr>
        <w:pBdr>
          <w:top w:val="nil"/>
          <w:left w:val="nil"/>
          <w:bottom w:val="nil"/>
          <w:right w:val="nil"/>
          <w:between w:val="nil"/>
          <w:bar w:val="nil"/>
        </w:pBdr>
        <w:tabs>
          <w:tab w:val="left" w:pos="794"/>
          <w:tab w:val="left" w:pos="1191"/>
          <w:tab w:val="left" w:pos="1588"/>
          <w:tab w:val="left" w:pos="1985"/>
        </w:tabs>
        <w:outlineLvl w:val="0"/>
        <w:rPr>
          <w:rFonts w:eastAsia="Arial Unicode MS"/>
          <w:b/>
          <w:bCs/>
          <w:u w:color="000000"/>
          <w:bdr w:val="nil"/>
          <w:lang w:eastAsia="zh-CN"/>
        </w:rPr>
      </w:pPr>
      <w:bookmarkStart w:id="21" w:name="_Toc534721100"/>
      <w:bookmarkStart w:id="22" w:name="_Toc34053624"/>
      <w:r w:rsidRPr="00961D4B">
        <w:rPr>
          <w:rFonts w:eastAsia="Arial Unicode MS"/>
          <w:b/>
          <w:bCs/>
          <w:u w:color="000000"/>
          <w:bdr w:val="nil"/>
          <w:lang w:eastAsia="zh-CN"/>
        </w:rPr>
        <w:t>References</w:t>
      </w:r>
      <w:bookmarkEnd w:id="21"/>
      <w:bookmarkEnd w:id="22"/>
    </w:p>
    <w:p w14:paraId="074CE766" w14:textId="6501512F" w:rsidR="002D6664" w:rsidRPr="00961D4B" w:rsidRDefault="00F516ED" w:rsidP="00BC0BD5">
      <w:pPr>
        <w:pBdr>
          <w:top w:val="nil"/>
          <w:left w:val="nil"/>
          <w:bottom w:val="nil"/>
          <w:right w:val="nil"/>
          <w:between w:val="nil"/>
          <w:bar w:val="nil"/>
        </w:pBdr>
        <w:jc w:val="both"/>
        <w:rPr>
          <w:rFonts w:eastAsia="Times New Roman"/>
          <w:u w:color="000000"/>
          <w:bdr w:val="nil"/>
          <w:lang w:eastAsia="zh-CN"/>
        </w:rPr>
      </w:pPr>
      <w:r w:rsidRPr="00961D4B">
        <w:rPr>
          <w:rFonts w:eastAsia="Times New Roman"/>
          <w:u w:color="000000"/>
          <w:bdr w:val="nil"/>
          <w:lang w:eastAsia="zh-CN"/>
        </w:rPr>
        <w:t xml:space="preserve">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  </w:t>
      </w:r>
    </w:p>
    <w:p w14:paraId="7E94585B" w14:textId="77777777" w:rsidR="008F0343" w:rsidRPr="00961D4B" w:rsidRDefault="008F0343" w:rsidP="00BC0BD5">
      <w:pPr>
        <w:pBdr>
          <w:top w:val="nil"/>
          <w:left w:val="nil"/>
          <w:bottom w:val="nil"/>
          <w:right w:val="nil"/>
          <w:between w:val="nil"/>
          <w:bar w:val="nil"/>
        </w:pBdr>
        <w:jc w:val="both"/>
        <w:rPr>
          <w:rFonts w:eastAsia="Times New Roman"/>
          <w:u w:color="000000"/>
          <w:bdr w:val="nil"/>
          <w:lang w:eastAsia="zh-CN"/>
        </w:rPr>
      </w:pPr>
    </w:p>
    <w:p w14:paraId="77E9A6C7" w14:textId="1CD2EB8E" w:rsidR="00835201" w:rsidRPr="00961D4B" w:rsidRDefault="00835201" w:rsidP="00835201">
      <w:pPr>
        <w:tabs>
          <w:tab w:val="left" w:pos="794"/>
          <w:tab w:val="left" w:pos="1191"/>
          <w:tab w:val="left" w:pos="1588"/>
          <w:tab w:val="left" w:pos="1985"/>
        </w:tabs>
        <w:overflowPunct w:val="0"/>
        <w:autoSpaceDE w:val="0"/>
        <w:autoSpaceDN w:val="0"/>
        <w:ind w:left="2880" w:hanging="2880"/>
        <w:textAlignment w:val="baseline"/>
        <w:rPr>
          <w:i/>
          <w:lang w:eastAsia="en-US"/>
        </w:rPr>
      </w:pPr>
      <w:r w:rsidRPr="00961D4B">
        <w:rPr>
          <w:lang w:eastAsia="en-US"/>
        </w:rPr>
        <w:t>[</w:t>
      </w:r>
      <w:r w:rsidRPr="00961D4B">
        <w:t>ISO/IEC/IEEE 12207</w:t>
      </w:r>
      <w:r w:rsidRPr="00961D4B">
        <w:rPr>
          <w:lang w:eastAsia="en-US"/>
        </w:rPr>
        <w:t>]</w:t>
      </w:r>
      <w:r w:rsidRPr="00961D4B">
        <w:rPr>
          <w:lang w:eastAsia="en-US"/>
        </w:rPr>
        <w:tab/>
      </w:r>
      <w:r w:rsidRPr="00961D4B">
        <w:t xml:space="preserve">ISO/IEC/IEEE 12207:2017, </w:t>
      </w:r>
      <w:r w:rsidRPr="00961D4B">
        <w:rPr>
          <w:i/>
          <w:iCs/>
          <w:lang w:eastAsia="en-US"/>
        </w:rPr>
        <w:t>Systems and software engineering — Software life cycle processes.</w:t>
      </w:r>
    </w:p>
    <w:p w14:paraId="756C468D" w14:textId="219D35A2" w:rsidR="00BC0BD5" w:rsidRPr="00961D4B" w:rsidRDefault="00BC0BD5" w:rsidP="00BC0BD5">
      <w:pPr>
        <w:pBdr>
          <w:top w:val="nil"/>
          <w:left w:val="nil"/>
          <w:bottom w:val="nil"/>
          <w:right w:val="nil"/>
          <w:between w:val="nil"/>
          <w:bar w:val="nil"/>
        </w:pBdr>
        <w:jc w:val="both"/>
        <w:rPr>
          <w:rFonts w:eastAsia="Times New Roman"/>
          <w:u w:color="000000"/>
          <w:bdr w:val="nil"/>
          <w:lang w:eastAsia="zh-CN"/>
        </w:rPr>
      </w:pPr>
      <w:r w:rsidRPr="00961D4B">
        <w:rPr>
          <w:rFonts w:eastAsia="Times New Roman"/>
          <w:u w:color="000000"/>
          <w:bdr w:val="nil"/>
          <w:lang w:eastAsia="zh-CN"/>
        </w:rPr>
        <w:t>&lt;</w:t>
      </w:r>
      <w:r w:rsidR="002D6664" w:rsidRPr="00961D4B">
        <w:rPr>
          <w:rFonts w:eastAsia="Times New Roman"/>
          <w:u w:color="000000"/>
          <w:bdr w:val="nil"/>
          <w:lang w:eastAsia="zh-CN"/>
        </w:rPr>
        <w:t>Others to be added</w:t>
      </w:r>
      <w:r w:rsidRPr="00961D4B">
        <w:rPr>
          <w:rFonts w:eastAsia="Times New Roman"/>
          <w:u w:color="000000"/>
          <w:bdr w:val="nil"/>
          <w:lang w:eastAsia="zh-CN"/>
        </w:rPr>
        <w:t>&gt;</w:t>
      </w:r>
    </w:p>
    <w:p w14:paraId="014469B5" w14:textId="77777777" w:rsidR="00CA2506" w:rsidRPr="00961D4B" w:rsidRDefault="00CA2506" w:rsidP="00BC0BD5">
      <w:pPr>
        <w:pBdr>
          <w:top w:val="nil"/>
          <w:left w:val="nil"/>
          <w:bottom w:val="nil"/>
          <w:right w:val="nil"/>
          <w:between w:val="nil"/>
          <w:bar w:val="nil"/>
        </w:pBdr>
        <w:jc w:val="both"/>
        <w:rPr>
          <w:rFonts w:eastAsia="Times New Roman"/>
          <w:u w:color="000000"/>
          <w:bdr w:val="nil"/>
          <w:lang w:eastAsia="zh-CN"/>
        </w:rPr>
      </w:pPr>
    </w:p>
    <w:p w14:paraId="55DB8F59" w14:textId="77777777" w:rsidR="00BC0BD5" w:rsidRPr="00961D4B" w:rsidRDefault="00BC0BD5" w:rsidP="00BC0BD5">
      <w:pPr>
        <w:keepNext/>
        <w:numPr>
          <w:ilvl w:val="0"/>
          <w:numId w:val="13"/>
        </w:numPr>
        <w:pBdr>
          <w:top w:val="nil"/>
          <w:left w:val="nil"/>
          <w:bottom w:val="nil"/>
          <w:right w:val="nil"/>
          <w:between w:val="nil"/>
          <w:bar w:val="nil"/>
        </w:pBdr>
        <w:tabs>
          <w:tab w:val="left" w:pos="794"/>
          <w:tab w:val="left" w:pos="1191"/>
          <w:tab w:val="left" w:pos="1588"/>
          <w:tab w:val="left" w:pos="1985"/>
        </w:tabs>
        <w:jc w:val="both"/>
        <w:outlineLvl w:val="0"/>
        <w:rPr>
          <w:rFonts w:eastAsia="Arial Unicode MS"/>
          <w:b/>
          <w:bCs/>
          <w:u w:color="000000"/>
          <w:bdr w:val="nil"/>
          <w:lang w:eastAsia="zh-CN"/>
        </w:rPr>
      </w:pPr>
      <w:bookmarkStart w:id="23" w:name="_Toc534721101"/>
      <w:bookmarkStart w:id="24" w:name="_Toc34053625"/>
      <w:r w:rsidRPr="00961D4B">
        <w:rPr>
          <w:rFonts w:eastAsia="Arial Unicode MS"/>
          <w:b/>
          <w:bCs/>
          <w:u w:color="000000"/>
          <w:bdr w:val="nil"/>
          <w:lang w:eastAsia="zh-CN"/>
        </w:rPr>
        <w:t>Definition</w:t>
      </w:r>
      <w:bookmarkEnd w:id="23"/>
      <w:bookmarkEnd w:id="24"/>
      <w:r w:rsidRPr="00961D4B">
        <w:rPr>
          <w:rFonts w:eastAsia="Arial Unicode MS"/>
          <w:b/>
          <w:bCs/>
          <w:u w:color="000000"/>
          <w:bdr w:val="nil"/>
        </w:rPr>
        <w:t>s</w:t>
      </w:r>
    </w:p>
    <w:p w14:paraId="63173A8C" w14:textId="77777777" w:rsidR="00BC0BD5" w:rsidRPr="00961D4B" w:rsidRDefault="00BC0BD5" w:rsidP="0057323A">
      <w:pPr>
        <w:keepNext/>
        <w:pBdr>
          <w:top w:val="nil"/>
          <w:left w:val="nil"/>
          <w:bottom w:val="nil"/>
          <w:right w:val="nil"/>
          <w:between w:val="nil"/>
          <w:bar w:val="nil"/>
        </w:pBdr>
        <w:jc w:val="both"/>
        <w:rPr>
          <w:rFonts w:eastAsia="Times New Roman"/>
          <w:b/>
          <w:szCs w:val="20"/>
          <w:u w:color="000000"/>
          <w:lang w:eastAsia="en-US"/>
        </w:rPr>
      </w:pPr>
      <w:bookmarkStart w:id="25" w:name="_Toc509454935"/>
      <w:bookmarkStart w:id="26" w:name="_Toc534721102"/>
      <w:bookmarkStart w:id="27" w:name="_Toc34053626"/>
      <w:r w:rsidRPr="00961D4B">
        <w:rPr>
          <w:rFonts w:eastAsia="Times New Roman"/>
          <w:b/>
          <w:szCs w:val="20"/>
          <w:u w:color="000000"/>
          <w:lang w:eastAsia="en-US"/>
        </w:rPr>
        <w:t>3.1</w:t>
      </w:r>
      <w:r w:rsidRPr="00961D4B">
        <w:rPr>
          <w:rFonts w:eastAsia="Times New Roman"/>
          <w:b/>
          <w:szCs w:val="20"/>
          <w:u w:color="000000"/>
          <w:lang w:eastAsia="en-US"/>
        </w:rPr>
        <w:tab/>
        <w:t>Terms defined elsewhere</w:t>
      </w:r>
      <w:bookmarkEnd w:id="25"/>
      <w:bookmarkEnd w:id="26"/>
      <w:bookmarkEnd w:id="27"/>
    </w:p>
    <w:p w14:paraId="0D2DF84F" w14:textId="63F1C77A" w:rsidR="00BC0BD5" w:rsidRPr="00961D4B" w:rsidRDefault="00BC0BD5" w:rsidP="00BC0BD5">
      <w:pPr>
        <w:pBdr>
          <w:top w:val="nil"/>
          <w:left w:val="nil"/>
          <w:bottom w:val="nil"/>
          <w:right w:val="nil"/>
          <w:between w:val="nil"/>
          <w:bar w:val="nil"/>
        </w:pBdr>
        <w:jc w:val="both"/>
        <w:rPr>
          <w:rFonts w:eastAsia="Times New Roman"/>
          <w:u w:color="000000"/>
          <w:bdr w:val="nil"/>
          <w:lang w:eastAsia="zh-CN"/>
        </w:rPr>
      </w:pPr>
      <w:r w:rsidRPr="00961D4B">
        <w:rPr>
          <w:rFonts w:eastAsia="Times New Roman"/>
          <w:u w:color="000000"/>
          <w:bdr w:val="nil"/>
          <w:lang w:eastAsia="zh-CN"/>
        </w:rPr>
        <w:t>This Recommendation uses the following terms defined elsewhere:</w:t>
      </w:r>
    </w:p>
    <w:p w14:paraId="4D7E8164" w14:textId="77777777" w:rsidR="004840D0" w:rsidRPr="00961D4B" w:rsidRDefault="004840D0" w:rsidP="00BC0BD5">
      <w:pPr>
        <w:pBdr>
          <w:top w:val="nil"/>
          <w:left w:val="nil"/>
          <w:bottom w:val="nil"/>
          <w:right w:val="nil"/>
          <w:between w:val="nil"/>
          <w:bar w:val="nil"/>
        </w:pBdr>
        <w:jc w:val="both"/>
        <w:rPr>
          <w:rFonts w:eastAsia="Times New Roman"/>
          <w:u w:color="000000"/>
          <w:bdr w:val="nil"/>
          <w:lang w:eastAsia="zh-CN"/>
        </w:rPr>
      </w:pPr>
    </w:p>
    <w:p w14:paraId="0815644D" w14:textId="20F26AB1" w:rsidR="00BC0BD5" w:rsidRDefault="00BC0BD5" w:rsidP="00BC0BD5">
      <w:pPr>
        <w:shd w:val="clear" w:color="auto" w:fill="FFFFFF"/>
        <w:jc w:val="both"/>
        <w:rPr>
          <w:lang w:eastAsia="zh-CN"/>
        </w:rPr>
      </w:pPr>
      <w:r w:rsidRPr="00961D4B">
        <w:rPr>
          <w:b/>
          <w:bCs/>
        </w:rPr>
        <w:t>3.1.</w:t>
      </w:r>
      <w:r w:rsidR="00AF1158" w:rsidRPr="00961D4B">
        <w:rPr>
          <w:b/>
          <w:bCs/>
        </w:rPr>
        <w:t>1</w:t>
      </w:r>
      <w:r w:rsidRPr="00961D4B">
        <w:rPr>
          <w:b/>
          <w:bCs/>
        </w:rPr>
        <w:tab/>
      </w:r>
      <w:r w:rsidR="008D2F32" w:rsidRPr="00961D4B">
        <w:rPr>
          <w:b/>
          <w:lang w:eastAsia="zh-CN"/>
        </w:rPr>
        <w:t>life cycle</w:t>
      </w:r>
      <w:r w:rsidR="008D2F32" w:rsidRPr="00961D4B">
        <w:rPr>
          <w:lang w:eastAsia="zh-CN"/>
        </w:rPr>
        <w:t xml:space="preserve"> [b-ISO/IEC/IEEE 12207]: Evolution of a system, product, service, project or other human-made entity from conception through retirement</w:t>
      </w:r>
    </w:p>
    <w:p w14:paraId="1A0B49EB" w14:textId="00EB01AC" w:rsidR="003B472B" w:rsidRDefault="003B472B" w:rsidP="003B472B">
      <w:pPr>
        <w:shd w:val="clear" w:color="auto" w:fill="FFFFFF"/>
        <w:jc w:val="both"/>
        <w:rPr>
          <w:lang w:eastAsia="zh-CN"/>
        </w:rPr>
      </w:pPr>
      <w:r w:rsidRPr="00D62304">
        <w:rPr>
          <w:b/>
          <w:bCs/>
          <w:lang w:eastAsia="zh-CN"/>
        </w:rPr>
        <w:t>3.1.2.</w:t>
      </w:r>
      <w:r w:rsidRPr="00D62304">
        <w:rPr>
          <w:b/>
          <w:bCs/>
          <w:lang w:eastAsia="zh-CN"/>
        </w:rPr>
        <w:tab/>
        <w:t>closed-source</w:t>
      </w:r>
      <w:r>
        <w:rPr>
          <w:lang w:eastAsia="zh-CN"/>
        </w:rPr>
        <w:t>: S</w:t>
      </w:r>
      <w:r w:rsidRPr="0011718D">
        <w:rPr>
          <w:lang w:eastAsia="zh-CN"/>
        </w:rPr>
        <w:t xml:space="preserve">oftware in which the source code is not publicly available, and only the </w:t>
      </w:r>
      <w:r>
        <w:rPr>
          <w:lang w:eastAsia="zh-CN"/>
        </w:rPr>
        <w:t>organization</w:t>
      </w:r>
      <w:r w:rsidRPr="0011718D">
        <w:rPr>
          <w:lang w:eastAsia="zh-CN"/>
        </w:rPr>
        <w:t xml:space="preserve"> that created it has the ability to modify and distribute i</w:t>
      </w:r>
      <w:r>
        <w:rPr>
          <w:lang w:eastAsia="zh-CN"/>
        </w:rPr>
        <w:t>t</w:t>
      </w:r>
    </w:p>
    <w:p w14:paraId="0DC62F38" w14:textId="7139BC44" w:rsidR="00751E82" w:rsidRDefault="001B1E53" w:rsidP="00BC0BD5">
      <w:pPr>
        <w:shd w:val="clear" w:color="auto" w:fill="FFFFFF"/>
        <w:jc w:val="both"/>
        <w:rPr>
          <w:lang w:eastAsia="zh-CN"/>
        </w:rPr>
      </w:pPr>
      <w:r w:rsidRPr="00D62304">
        <w:rPr>
          <w:b/>
          <w:bCs/>
          <w:lang w:eastAsia="zh-CN"/>
        </w:rPr>
        <w:t>3.1.</w:t>
      </w:r>
      <w:r w:rsidR="003B472B" w:rsidRPr="00D62304">
        <w:rPr>
          <w:b/>
          <w:bCs/>
          <w:lang w:eastAsia="zh-CN"/>
        </w:rPr>
        <w:t>3</w:t>
      </w:r>
      <w:r w:rsidRPr="00D62304">
        <w:rPr>
          <w:b/>
          <w:bCs/>
          <w:lang w:eastAsia="zh-CN"/>
        </w:rPr>
        <w:tab/>
        <w:t>open-source</w:t>
      </w:r>
      <w:r w:rsidR="002438DA">
        <w:rPr>
          <w:lang w:eastAsia="zh-CN"/>
        </w:rPr>
        <w:t xml:space="preserve">: </w:t>
      </w:r>
      <w:r w:rsidR="00F27F67">
        <w:rPr>
          <w:lang w:eastAsia="zh-CN"/>
        </w:rPr>
        <w:t>S</w:t>
      </w:r>
      <w:r w:rsidR="00F27F67" w:rsidRPr="00F27F67">
        <w:rPr>
          <w:lang w:eastAsia="zh-CN"/>
        </w:rPr>
        <w:t>oftware whose source code is open and accessible for use by the public</w:t>
      </w:r>
    </w:p>
    <w:p w14:paraId="16BCA47A" w14:textId="77777777" w:rsidR="00253A72" w:rsidRDefault="0082104E" w:rsidP="00BC0BD5">
      <w:pPr>
        <w:shd w:val="clear" w:color="auto" w:fill="FFFFFF"/>
        <w:jc w:val="both"/>
        <w:rPr>
          <w:ins w:id="28" w:author="SCH Univ." w:date="2023-03-02T11:46:00Z"/>
          <w:b/>
          <w:bCs/>
          <w:lang w:eastAsia="zh-CN"/>
        </w:rPr>
      </w:pPr>
      <w:r w:rsidRPr="00D62304">
        <w:rPr>
          <w:b/>
          <w:bCs/>
          <w:lang w:eastAsia="zh-CN"/>
        </w:rPr>
        <w:t>3.1.4</w:t>
      </w:r>
      <w:r w:rsidRPr="00D62304">
        <w:rPr>
          <w:b/>
          <w:bCs/>
          <w:lang w:eastAsia="zh-CN"/>
        </w:rPr>
        <w:tab/>
        <w:t>software supply chain</w:t>
      </w:r>
    </w:p>
    <w:p w14:paraId="0D5F62C0" w14:textId="7B91782F" w:rsidR="00BC0BD5" w:rsidRPr="00961D4B" w:rsidRDefault="005F0614" w:rsidP="00BC0BD5">
      <w:pPr>
        <w:shd w:val="clear" w:color="auto" w:fill="FFFFFF"/>
        <w:jc w:val="both"/>
      </w:pPr>
      <w:r w:rsidRPr="00D62304">
        <w:rPr>
          <w:b/>
          <w:bCs/>
          <w:lang w:eastAsia="zh-CN"/>
        </w:rPr>
        <w:t xml:space="preserve"> </w:t>
      </w:r>
      <w:r w:rsidR="00BC0BD5" w:rsidRPr="00961D4B">
        <w:t>&lt;TBD&gt;</w:t>
      </w:r>
    </w:p>
    <w:p w14:paraId="0A41C175" w14:textId="77777777" w:rsidR="008D2F32" w:rsidRPr="00961D4B" w:rsidRDefault="008D2F32" w:rsidP="00BC0BD5">
      <w:pPr>
        <w:shd w:val="clear" w:color="auto" w:fill="FFFFFF"/>
        <w:jc w:val="both"/>
      </w:pPr>
    </w:p>
    <w:p w14:paraId="1F5C0AB0" w14:textId="77777777" w:rsidR="00BC0BD5" w:rsidRPr="00961D4B" w:rsidRDefault="00BC0BD5" w:rsidP="00BC0BD5">
      <w:pPr>
        <w:keepNext/>
        <w:keepLines/>
        <w:tabs>
          <w:tab w:val="left" w:pos="794"/>
          <w:tab w:val="left" w:pos="1191"/>
          <w:tab w:val="left" w:pos="1588"/>
          <w:tab w:val="left" w:pos="1985"/>
        </w:tabs>
        <w:overflowPunct w:val="0"/>
        <w:autoSpaceDE w:val="0"/>
        <w:autoSpaceDN w:val="0"/>
        <w:adjustRightInd w:val="0"/>
        <w:ind w:left="794" w:hanging="794"/>
        <w:jc w:val="both"/>
        <w:textAlignment w:val="baseline"/>
        <w:outlineLvl w:val="1"/>
        <w:rPr>
          <w:rFonts w:eastAsia="Times New Roman"/>
          <w:b/>
          <w:szCs w:val="20"/>
          <w:u w:color="000000"/>
          <w:lang w:eastAsia="en-US"/>
        </w:rPr>
      </w:pPr>
      <w:bookmarkStart w:id="29" w:name="_Toc509454936"/>
      <w:bookmarkStart w:id="30" w:name="_Toc534721103"/>
      <w:bookmarkStart w:id="31" w:name="_Toc34053627"/>
      <w:r w:rsidRPr="00961D4B">
        <w:rPr>
          <w:rFonts w:eastAsia="Times New Roman"/>
          <w:b/>
          <w:szCs w:val="20"/>
          <w:u w:color="000000"/>
          <w:lang w:eastAsia="en-US"/>
        </w:rPr>
        <w:t>3.2</w:t>
      </w:r>
      <w:r w:rsidRPr="00961D4B">
        <w:rPr>
          <w:rFonts w:eastAsia="Times New Roman"/>
          <w:b/>
          <w:szCs w:val="20"/>
          <w:u w:color="000000"/>
          <w:lang w:eastAsia="en-US"/>
        </w:rPr>
        <w:tab/>
        <w:t>Terms defined in this Recommendation</w:t>
      </w:r>
      <w:bookmarkEnd w:id="29"/>
      <w:bookmarkEnd w:id="30"/>
      <w:bookmarkEnd w:id="31"/>
    </w:p>
    <w:p w14:paraId="2912B87D" w14:textId="5A486C97" w:rsidR="00BC0BD5" w:rsidRPr="00961D4B" w:rsidRDefault="00BC0BD5" w:rsidP="00BC0BD5">
      <w:pPr>
        <w:pBdr>
          <w:top w:val="nil"/>
          <w:left w:val="nil"/>
          <w:bottom w:val="nil"/>
          <w:right w:val="nil"/>
          <w:between w:val="nil"/>
          <w:bar w:val="nil"/>
        </w:pBdr>
        <w:jc w:val="both"/>
        <w:rPr>
          <w:rFonts w:eastAsia="Times New Roman"/>
          <w:u w:color="000000"/>
          <w:bdr w:val="nil"/>
          <w:lang w:eastAsia="zh-CN"/>
        </w:rPr>
      </w:pPr>
      <w:r w:rsidRPr="00961D4B">
        <w:rPr>
          <w:rFonts w:eastAsia="Times New Roman"/>
          <w:u w:color="000000"/>
          <w:bdr w:val="nil"/>
          <w:lang w:eastAsia="zh-CN"/>
        </w:rPr>
        <w:t>This Recommendation defines the following terms:</w:t>
      </w:r>
    </w:p>
    <w:p w14:paraId="277ABE7D" w14:textId="7B41485D" w:rsidR="004F6E57" w:rsidRPr="00961D4B" w:rsidRDefault="004F6E57" w:rsidP="00BC0BD5">
      <w:pPr>
        <w:pBdr>
          <w:top w:val="nil"/>
          <w:left w:val="nil"/>
          <w:bottom w:val="nil"/>
          <w:right w:val="nil"/>
          <w:between w:val="nil"/>
          <w:bar w:val="nil"/>
        </w:pBdr>
        <w:jc w:val="both"/>
        <w:rPr>
          <w:rFonts w:eastAsia="Times New Roman"/>
          <w:u w:color="000000"/>
          <w:bdr w:val="nil"/>
          <w:lang w:eastAsia="zh-CN"/>
        </w:rPr>
      </w:pPr>
      <w:r w:rsidRPr="00961D4B">
        <w:rPr>
          <w:rFonts w:eastAsia="Times New Roman"/>
          <w:u w:color="000000"/>
          <w:bdr w:val="nil"/>
          <w:lang w:eastAsia="zh-CN"/>
        </w:rPr>
        <w:t>&lt;Others to be added&gt;</w:t>
      </w:r>
    </w:p>
    <w:p w14:paraId="0649D9DB" w14:textId="77777777" w:rsidR="00CA2506" w:rsidRPr="00961D4B" w:rsidRDefault="00CA2506" w:rsidP="00BC0BD5">
      <w:pPr>
        <w:shd w:val="clear" w:color="auto" w:fill="FFFFFF"/>
        <w:jc w:val="both"/>
      </w:pPr>
    </w:p>
    <w:p w14:paraId="46DC6EFC" w14:textId="77777777" w:rsidR="00BC0BD5" w:rsidRPr="00961D4B" w:rsidRDefault="00BC0BD5" w:rsidP="00BC0BD5">
      <w:pPr>
        <w:keepNext/>
        <w:numPr>
          <w:ilvl w:val="0"/>
          <w:numId w:val="13"/>
        </w:numPr>
        <w:pBdr>
          <w:top w:val="nil"/>
          <w:left w:val="nil"/>
          <w:bottom w:val="nil"/>
          <w:right w:val="nil"/>
          <w:between w:val="nil"/>
          <w:bar w:val="nil"/>
        </w:pBdr>
        <w:tabs>
          <w:tab w:val="left" w:pos="794"/>
          <w:tab w:val="left" w:pos="1191"/>
          <w:tab w:val="left" w:pos="1588"/>
          <w:tab w:val="left" w:pos="1985"/>
        </w:tabs>
        <w:jc w:val="both"/>
        <w:outlineLvl w:val="0"/>
        <w:rPr>
          <w:rFonts w:eastAsia="Arial Unicode MS"/>
          <w:b/>
          <w:bCs/>
          <w:u w:color="000000"/>
          <w:bdr w:val="nil"/>
          <w:lang w:eastAsia="zh-CN"/>
        </w:rPr>
      </w:pPr>
      <w:bookmarkStart w:id="32" w:name="_Toc534721104"/>
      <w:bookmarkStart w:id="33" w:name="_Toc34053628"/>
      <w:r w:rsidRPr="00961D4B">
        <w:rPr>
          <w:rFonts w:eastAsia="Arial Unicode MS"/>
          <w:b/>
          <w:bCs/>
          <w:u w:color="000000"/>
          <w:bdr w:val="nil"/>
          <w:lang w:eastAsia="zh-CN"/>
        </w:rPr>
        <w:t>Abbreviations and acronyms</w:t>
      </w:r>
      <w:bookmarkEnd w:id="32"/>
      <w:bookmarkEnd w:id="33"/>
    </w:p>
    <w:p w14:paraId="119A8E72" w14:textId="77777777" w:rsidR="00BC0BD5" w:rsidRPr="00961D4B" w:rsidRDefault="00BC0BD5" w:rsidP="00BC0BD5">
      <w:pPr>
        <w:pBdr>
          <w:top w:val="nil"/>
          <w:left w:val="nil"/>
          <w:bottom w:val="nil"/>
          <w:right w:val="nil"/>
          <w:between w:val="nil"/>
          <w:bar w:val="nil"/>
        </w:pBdr>
        <w:jc w:val="both"/>
        <w:rPr>
          <w:rFonts w:eastAsia="Times New Roman"/>
          <w:u w:color="000000"/>
          <w:bdr w:val="nil"/>
          <w:lang w:eastAsia="zh-CN"/>
        </w:rPr>
      </w:pPr>
      <w:r w:rsidRPr="00961D4B">
        <w:rPr>
          <w:rFonts w:eastAsia="Arial Unicode MS"/>
          <w:u w:color="000000"/>
          <w:bdr w:val="nil"/>
          <w:lang w:eastAsia="zh-CN"/>
        </w:rPr>
        <w:t>This Recommendation uses the following abbreviations and acronyms:</w:t>
      </w:r>
    </w:p>
    <w:p w14:paraId="48F70155" w14:textId="2C9121C2" w:rsidR="00F35E90" w:rsidRPr="00961D4B" w:rsidRDefault="00F35E90" w:rsidP="00F35E90">
      <w:pPr>
        <w:pBdr>
          <w:top w:val="nil"/>
          <w:left w:val="nil"/>
          <w:bottom w:val="nil"/>
          <w:right w:val="nil"/>
          <w:between w:val="nil"/>
          <w:bar w:val="nil"/>
        </w:pBdr>
        <w:jc w:val="both"/>
        <w:rPr>
          <w:rFonts w:eastAsia="Arial Unicode MS"/>
          <w:u w:color="000000"/>
          <w:bdr w:val="nil"/>
          <w:lang w:eastAsia="zh-CN"/>
        </w:rPr>
      </w:pPr>
      <w:r w:rsidRPr="00961D4B">
        <w:rPr>
          <w:rFonts w:eastAsia="Malgun Gothic"/>
          <w:u w:color="000000"/>
          <w:bdr w:val="nil"/>
          <w:lang w:eastAsia="ko-KR"/>
        </w:rPr>
        <w:t>OSS</w:t>
      </w:r>
      <w:r w:rsidRPr="00961D4B">
        <w:rPr>
          <w:rFonts w:eastAsia="Arial Unicode MS"/>
          <w:u w:color="000000"/>
          <w:bdr w:val="nil"/>
          <w:lang w:eastAsia="zh-CN"/>
        </w:rPr>
        <w:tab/>
        <w:t>Open-source software</w:t>
      </w:r>
    </w:p>
    <w:p w14:paraId="56C8C832" w14:textId="035756A4" w:rsidR="00225C81" w:rsidRPr="00961D4B" w:rsidRDefault="00225C81" w:rsidP="00F35E90">
      <w:pPr>
        <w:pBdr>
          <w:top w:val="nil"/>
          <w:left w:val="nil"/>
          <w:bottom w:val="nil"/>
          <w:right w:val="nil"/>
          <w:between w:val="nil"/>
          <w:bar w:val="nil"/>
        </w:pBdr>
        <w:jc w:val="both"/>
        <w:rPr>
          <w:rFonts w:eastAsia="Arial Unicode MS"/>
          <w:u w:color="000000"/>
          <w:bdr w:val="nil"/>
          <w:lang w:eastAsia="zh-CN"/>
        </w:rPr>
      </w:pPr>
      <w:r w:rsidRPr="00961D4B">
        <w:rPr>
          <w:rFonts w:eastAsia="Arial Unicode MS"/>
          <w:u w:color="000000"/>
          <w:bdr w:val="nil"/>
          <w:lang w:eastAsia="zh-CN"/>
        </w:rPr>
        <w:t>VCS</w:t>
      </w:r>
      <w:r w:rsidRPr="00961D4B">
        <w:rPr>
          <w:rFonts w:eastAsia="Arial Unicode MS"/>
          <w:u w:color="000000"/>
          <w:bdr w:val="nil"/>
          <w:lang w:eastAsia="zh-CN"/>
        </w:rPr>
        <w:tab/>
      </w:r>
      <w:r w:rsidR="00960E7D" w:rsidRPr="00961D4B">
        <w:rPr>
          <w:rFonts w:eastAsia="Arial Unicode MS"/>
          <w:u w:color="000000"/>
          <w:bdr w:val="nil"/>
          <w:lang w:eastAsia="zh-CN"/>
        </w:rPr>
        <w:t>Version Control System</w:t>
      </w:r>
    </w:p>
    <w:p w14:paraId="196BD1D0" w14:textId="77777777" w:rsidR="00005A54" w:rsidRPr="00961D4B" w:rsidRDefault="00005A54" w:rsidP="00F84D06">
      <w:pPr>
        <w:pBdr>
          <w:top w:val="nil"/>
          <w:left w:val="nil"/>
          <w:bottom w:val="nil"/>
          <w:right w:val="nil"/>
          <w:between w:val="nil"/>
          <w:bar w:val="nil"/>
        </w:pBdr>
        <w:jc w:val="both"/>
        <w:rPr>
          <w:rFonts w:eastAsia="Times New Roman"/>
          <w:u w:color="000000"/>
          <w:bdr w:val="nil"/>
          <w:lang w:eastAsia="zh-CN"/>
        </w:rPr>
      </w:pPr>
      <w:bookmarkStart w:id="34" w:name="OLE_LINK5"/>
    </w:p>
    <w:bookmarkEnd w:id="34"/>
    <w:p w14:paraId="3EB80FD2" w14:textId="06C0CE5A" w:rsidR="00BC0BD5" w:rsidRPr="00961D4B" w:rsidRDefault="00BC0BD5" w:rsidP="00BC0BD5">
      <w:pPr>
        <w:pBdr>
          <w:top w:val="nil"/>
          <w:left w:val="nil"/>
          <w:bottom w:val="nil"/>
          <w:right w:val="nil"/>
          <w:between w:val="nil"/>
          <w:bar w:val="nil"/>
        </w:pBdr>
        <w:jc w:val="both"/>
        <w:rPr>
          <w:rFonts w:eastAsia="Times New Roman"/>
          <w:u w:color="000000"/>
          <w:bdr w:val="nil"/>
          <w:lang w:eastAsia="zh-CN"/>
        </w:rPr>
      </w:pPr>
      <w:r w:rsidRPr="00961D4B">
        <w:rPr>
          <w:rFonts w:eastAsia="Times New Roman"/>
          <w:u w:color="000000"/>
          <w:bdr w:val="nil"/>
          <w:lang w:eastAsia="zh-CN"/>
        </w:rPr>
        <w:t>&lt;TBD&gt;</w:t>
      </w:r>
    </w:p>
    <w:p w14:paraId="2DB907F9" w14:textId="77777777" w:rsidR="004840D0" w:rsidRPr="00961D4B" w:rsidRDefault="004840D0" w:rsidP="00BC0BD5">
      <w:pPr>
        <w:pBdr>
          <w:top w:val="nil"/>
          <w:left w:val="nil"/>
          <w:bottom w:val="nil"/>
          <w:right w:val="nil"/>
          <w:between w:val="nil"/>
          <w:bar w:val="nil"/>
        </w:pBdr>
        <w:jc w:val="both"/>
        <w:rPr>
          <w:rFonts w:eastAsia="Times New Roman"/>
          <w:u w:color="000000"/>
          <w:bdr w:val="nil"/>
          <w:lang w:eastAsia="zh-CN"/>
        </w:rPr>
      </w:pPr>
    </w:p>
    <w:p w14:paraId="3643C73A" w14:textId="77777777" w:rsidR="00BC0BD5" w:rsidRPr="00961D4B" w:rsidRDefault="00BC0BD5" w:rsidP="00BC0BD5">
      <w:pPr>
        <w:keepNext/>
        <w:numPr>
          <w:ilvl w:val="0"/>
          <w:numId w:val="13"/>
        </w:numPr>
        <w:pBdr>
          <w:top w:val="nil"/>
          <w:left w:val="nil"/>
          <w:bottom w:val="nil"/>
          <w:right w:val="nil"/>
          <w:between w:val="nil"/>
          <w:bar w:val="nil"/>
        </w:pBdr>
        <w:tabs>
          <w:tab w:val="left" w:pos="794"/>
          <w:tab w:val="left" w:pos="1191"/>
          <w:tab w:val="left" w:pos="1588"/>
          <w:tab w:val="left" w:pos="1985"/>
        </w:tabs>
        <w:jc w:val="both"/>
        <w:outlineLvl w:val="0"/>
        <w:rPr>
          <w:rFonts w:eastAsia="Arial Unicode MS"/>
          <w:b/>
          <w:bCs/>
          <w:u w:color="000000"/>
          <w:bdr w:val="nil"/>
          <w:lang w:eastAsia="zh-CN"/>
        </w:rPr>
      </w:pPr>
      <w:r w:rsidRPr="00961D4B">
        <w:rPr>
          <w:rFonts w:eastAsia="Arial Unicode MS"/>
          <w:b/>
          <w:bCs/>
          <w:u w:color="000000"/>
          <w:bdr w:val="nil"/>
          <w:lang w:eastAsia="zh-CN"/>
        </w:rPr>
        <w:t>Conventions</w:t>
      </w:r>
    </w:p>
    <w:p w14:paraId="54F27745" w14:textId="77777777" w:rsidR="00082430" w:rsidRPr="00961D4B" w:rsidRDefault="00082430" w:rsidP="00082430">
      <w:pPr>
        <w:jc w:val="both"/>
      </w:pPr>
      <w:bookmarkStart w:id="35" w:name="_Toc534721107"/>
      <w:bookmarkStart w:id="36" w:name="_Toc34053630"/>
      <w:r w:rsidRPr="00961D4B">
        <w:t xml:space="preserve">This Recommendation uses the following conventions: </w:t>
      </w:r>
    </w:p>
    <w:p w14:paraId="74D6696E" w14:textId="77777777" w:rsidR="00082430" w:rsidRPr="00961D4B" w:rsidRDefault="00082430" w:rsidP="00082430">
      <w:pPr>
        <w:jc w:val="both"/>
      </w:pPr>
      <w:r w:rsidRPr="00961D4B">
        <w:t>The keywords "</w:t>
      </w:r>
      <w:r w:rsidRPr="00961D4B">
        <w:rPr>
          <w:b/>
          <w:bCs/>
        </w:rPr>
        <w:t>is required to</w:t>
      </w:r>
      <w:r w:rsidRPr="00961D4B">
        <w:t>" indicate a requirement which must be strictly followed and from which no deviation is permitted, if conformance to this Recommendation is to be claimed.</w:t>
      </w:r>
    </w:p>
    <w:p w14:paraId="231AEA58" w14:textId="77777777" w:rsidR="00082430" w:rsidRPr="00961D4B" w:rsidRDefault="00082430" w:rsidP="00082430">
      <w:pPr>
        <w:jc w:val="both"/>
      </w:pPr>
      <w:r w:rsidRPr="00961D4B">
        <w:t>The keywords "</w:t>
      </w:r>
      <w:r w:rsidRPr="00961D4B">
        <w:rPr>
          <w:b/>
          <w:bCs/>
        </w:rPr>
        <w:t>is recommended</w:t>
      </w:r>
      <w:r w:rsidRPr="00961D4B">
        <w:t>" indicate a requirement which is recommended but which is not absolutely required. Thus, this requirement need not be present to claim conformance. The keywords "</w:t>
      </w:r>
      <w:r w:rsidRPr="00961D4B">
        <w:rPr>
          <w:b/>
          <w:bCs/>
        </w:rPr>
        <w:t>is prohibited from</w:t>
      </w:r>
      <w:r w:rsidRPr="00961D4B">
        <w:t>" indicate a requirement which must be strictly followed and from which no deviation is permitted, if conformance to this Recommendation is to be claimed. The keywords "</w:t>
      </w:r>
      <w:r w:rsidRPr="00961D4B">
        <w:rPr>
          <w:b/>
          <w:bCs/>
        </w:rPr>
        <w:t>can optionally</w:t>
      </w:r>
      <w:r w:rsidRPr="00961D4B">
        <w:t>"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the specification.</w:t>
      </w:r>
    </w:p>
    <w:p w14:paraId="277B01F0" w14:textId="6C2D0581" w:rsidR="00BC0BD5" w:rsidRPr="00961D4B" w:rsidRDefault="00BC0BD5" w:rsidP="00082430">
      <w:pPr>
        <w:jc w:val="both"/>
        <w:rPr>
          <w:rFonts w:eastAsia="SimSun"/>
          <w:lang w:eastAsia="zh-CN"/>
        </w:rPr>
      </w:pPr>
    </w:p>
    <w:p w14:paraId="35061CCB" w14:textId="44334482" w:rsidR="00BC0BD5" w:rsidRPr="00961D4B" w:rsidRDefault="001F0075" w:rsidP="00BC0BD5">
      <w:pPr>
        <w:keepNext/>
        <w:numPr>
          <w:ilvl w:val="0"/>
          <w:numId w:val="13"/>
        </w:numPr>
        <w:pBdr>
          <w:top w:val="nil"/>
          <w:left w:val="nil"/>
          <w:bottom w:val="nil"/>
          <w:right w:val="nil"/>
          <w:between w:val="nil"/>
          <w:bar w:val="nil"/>
        </w:pBdr>
        <w:tabs>
          <w:tab w:val="left" w:pos="794"/>
          <w:tab w:val="left" w:pos="1191"/>
          <w:tab w:val="left" w:pos="1588"/>
          <w:tab w:val="left" w:pos="1985"/>
        </w:tabs>
        <w:jc w:val="both"/>
        <w:outlineLvl w:val="0"/>
        <w:rPr>
          <w:b/>
          <w:bCs/>
          <w:u w:color="000000"/>
          <w:bdr w:val="nil"/>
        </w:rPr>
      </w:pPr>
      <w:bookmarkStart w:id="37" w:name="_Toc534721109"/>
      <w:bookmarkStart w:id="38" w:name="_Toc34053632"/>
      <w:bookmarkEnd w:id="35"/>
      <w:bookmarkEnd w:id="36"/>
      <w:r w:rsidRPr="00961D4B">
        <w:rPr>
          <w:b/>
          <w:bCs/>
          <w:u w:color="000000"/>
          <w:bdr w:val="nil"/>
        </w:rPr>
        <w:t>Overview</w:t>
      </w:r>
    </w:p>
    <w:p w14:paraId="00EED77A" w14:textId="6F55D02A" w:rsidR="00CC38EA" w:rsidRPr="00961D4B" w:rsidRDefault="00CC38EA" w:rsidP="00CC38EA">
      <w:pPr>
        <w:jc w:val="both"/>
      </w:pPr>
      <w:r w:rsidRPr="00961D4B">
        <w:t xml:space="preserve">In recent years there’s been a significant increase in the number of </w:t>
      </w:r>
      <w:r w:rsidR="00F30EDD" w:rsidRPr="00961D4B">
        <w:t>cyber-attacks</w:t>
      </w:r>
      <w:r w:rsidRPr="00961D4B">
        <w:t xml:space="preserve"> resulting from vulnerabilities within the software supply chain. These attacks can result in devastating, expensive and long-term ramifications for affected organizations, their supply chains and their customers.</w:t>
      </w:r>
      <w:r w:rsidR="002E5FD5">
        <w:t xml:space="preserve"> </w:t>
      </w:r>
    </w:p>
    <w:p w14:paraId="65CD09D5" w14:textId="25C440D3" w:rsidR="00CC38EA" w:rsidRPr="00961D4B" w:rsidRDefault="00CC38EA" w:rsidP="00CC38EA">
      <w:pPr>
        <w:jc w:val="both"/>
      </w:pPr>
      <w:r w:rsidRPr="00961D4B">
        <w:t>To address these threats, there is a need for identifying security threats in the software development life cycle. It also needs to identify all related stakeholders. These threats can be used to develop the controls in the</w:t>
      </w:r>
      <w:r w:rsidR="001D4A69" w:rsidRPr="00961D4B">
        <w:t xml:space="preserve"> </w:t>
      </w:r>
      <w:r w:rsidRPr="00961D4B">
        <w:t xml:space="preserve">software development life cycle. </w:t>
      </w:r>
    </w:p>
    <w:p w14:paraId="2D590210" w14:textId="77777777" w:rsidR="00534A43" w:rsidRPr="00961D4B" w:rsidRDefault="00534A43" w:rsidP="00534A43">
      <w:pPr>
        <w:keepNext/>
        <w:rPr>
          <w:noProof/>
        </w:rPr>
      </w:pPr>
    </w:p>
    <w:p w14:paraId="69E2821A" w14:textId="74F7ADEC" w:rsidR="002865EE" w:rsidRPr="00961D4B" w:rsidRDefault="002865EE" w:rsidP="002865EE">
      <w:pPr>
        <w:jc w:val="both"/>
        <w:rPr>
          <w:rFonts w:eastAsia="Malgun Gothic"/>
          <w:lang w:eastAsia="ko-KR"/>
        </w:rPr>
      </w:pPr>
      <w:r w:rsidRPr="00961D4B">
        <w:rPr>
          <w:rFonts w:eastAsia="Times New Roman"/>
          <w:b/>
          <w:szCs w:val="20"/>
          <w:u w:color="000000"/>
          <w:lang w:eastAsia="en-US"/>
        </w:rPr>
        <w:t>6.</w:t>
      </w:r>
      <w:r w:rsidR="00BE54BF" w:rsidRPr="00961D4B">
        <w:rPr>
          <w:rFonts w:eastAsia="Times New Roman"/>
          <w:b/>
          <w:szCs w:val="20"/>
          <w:u w:color="000000"/>
          <w:lang w:eastAsia="en-US"/>
        </w:rPr>
        <w:t>1</w:t>
      </w:r>
      <w:r w:rsidRPr="00961D4B">
        <w:rPr>
          <w:rFonts w:eastAsia="Times New Roman"/>
          <w:b/>
          <w:szCs w:val="20"/>
          <w:u w:color="000000"/>
          <w:lang w:eastAsia="en-US"/>
        </w:rPr>
        <w:tab/>
      </w:r>
      <w:r w:rsidR="00283663" w:rsidRPr="00961D4B">
        <w:rPr>
          <w:rFonts w:eastAsia="Times New Roman"/>
          <w:b/>
          <w:szCs w:val="20"/>
          <w:u w:color="000000"/>
          <w:lang w:eastAsia="en-US"/>
        </w:rPr>
        <w:t>Fundamental principles for software supply chains</w:t>
      </w:r>
    </w:p>
    <w:p w14:paraId="7A316647" w14:textId="6EC31B4B" w:rsidR="00645F82" w:rsidRPr="00961D4B" w:rsidRDefault="00C227FF" w:rsidP="00BE54BF">
      <w:pPr>
        <w:jc w:val="both"/>
      </w:pPr>
      <w:r w:rsidRPr="00961D4B">
        <w:t xml:space="preserve">This </w:t>
      </w:r>
      <w:r w:rsidR="00372189" w:rsidRPr="00961D4B">
        <w:t>clause</w:t>
      </w:r>
      <w:r w:rsidR="004D5EA2" w:rsidRPr="00961D4B">
        <w:t xml:space="preserve"> describes</w:t>
      </w:r>
      <w:r w:rsidRPr="00961D4B">
        <w:t xml:space="preserve"> fundamental principles </w:t>
      </w:r>
      <w:r w:rsidR="00FB5621" w:rsidRPr="00961D4B">
        <w:t>applicable to</w:t>
      </w:r>
      <w:r w:rsidRPr="00961D4B">
        <w:t xml:space="preserve"> software supply chains </w:t>
      </w:r>
      <w:r w:rsidR="00645F82" w:rsidRPr="00961D4B">
        <w:t xml:space="preserve">security </w:t>
      </w:r>
      <w:r w:rsidRPr="00961D4B">
        <w:t>to</w:t>
      </w:r>
      <w:r w:rsidR="00645F82" w:rsidRPr="00961D4B">
        <w:t xml:space="preserve"> identify effective countermeasures</w:t>
      </w:r>
      <w:r w:rsidR="00260AB0" w:rsidRPr="00961D4B">
        <w:t xml:space="preserve"> </w:t>
      </w:r>
      <w:r w:rsidR="00225670" w:rsidRPr="00961D4B">
        <w:t>[</w:t>
      </w:r>
      <w:r w:rsidR="00225670" w:rsidRPr="00961D4B">
        <w:rPr>
          <w:rFonts w:eastAsia="Batang"/>
          <w:lang w:eastAsia="ko-KR"/>
        </w:rPr>
        <w:t>b-</w:t>
      </w:r>
      <w:r w:rsidR="00225670" w:rsidRPr="00961D4B">
        <w:t xml:space="preserve"> </w:t>
      </w:r>
      <w:r w:rsidR="00225670" w:rsidRPr="00961D4B">
        <w:rPr>
          <w:rFonts w:eastAsia="Batang"/>
          <w:lang w:eastAsia="ko-KR"/>
        </w:rPr>
        <w:t>S</w:t>
      </w:r>
      <w:r w:rsidR="00EA2E33" w:rsidRPr="00961D4B">
        <w:rPr>
          <w:rFonts w:eastAsia="Batang"/>
          <w:lang w:eastAsia="ko-KR"/>
        </w:rPr>
        <w:t>CS</w:t>
      </w:r>
      <w:r w:rsidR="00E44D87" w:rsidRPr="00961D4B">
        <w:rPr>
          <w:rFonts w:eastAsia="Batang"/>
          <w:lang w:eastAsia="ko-KR"/>
        </w:rPr>
        <w:t>G 1.0</w:t>
      </w:r>
      <w:r w:rsidR="00225670" w:rsidRPr="00961D4B">
        <w:t>]</w:t>
      </w:r>
      <w:r w:rsidR="001A77D0" w:rsidRPr="00961D4B">
        <w:t>.</w:t>
      </w:r>
    </w:p>
    <w:p w14:paraId="5DA83779" w14:textId="7E949D8F" w:rsidR="003577B5" w:rsidRPr="00961D4B" w:rsidRDefault="005C143E" w:rsidP="00BE54BF">
      <w:pPr>
        <w:jc w:val="both"/>
      </w:pPr>
      <w:r w:rsidRPr="00961D4B">
        <w:t>Figure 1</w:t>
      </w:r>
      <w:r w:rsidR="005738C5" w:rsidRPr="00961D4B">
        <w:t xml:space="preserve"> illustrates the </w:t>
      </w:r>
      <w:r w:rsidR="00184F0D" w:rsidRPr="00961D4B">
        <w:t xml:space="preserve">four </w:t>
      </w:r>
      <w:r w:rsidR="00F45AD6" w:rsidRPr="00961D4B">
        <w:t>stage</w:t>
      </w:r>
      <w:r w:rsidR="005738C5" w:rsidRPr="00961D4B">
        <w:t xml:space="preserve">s </w:t>
      </w:r>
      <w:r w:rsidR="00184F0D" w:rsidRPr="00961D4B">
        <w:t xml:space="preserve">of </w:t>
      </w:r>
      <w:r w:rsidR="00DA1F23" w:rsidRPr="00961D4B">
        <w:t>their</w:t>
      </w:r>
      <w:r w:rsidR="00184F0D" w:rsidRPr="00961D4B">
        <w:t xml:space="preserve"> principles.</w:t>
      </w:r>
    </w:p>
    <w:p w14:paraId="6782D5B5" w14:textId="50B2EDDD" w:rsidR="00471A91" w:rsidRPr="00961D4B" w:rsidRDefault="00471A91" w:rsidP="00BE54BF">
      <w:pPr>
        <w:jc w:val="both"/>
        <w:rPr>
          <w:color w:val="5B9BD5" w:themeColor="accent1"/>
        </w:rPr>
      </w:pPr>
    </w:p>
    <w:p w14:paraId="5C22F675" w14:textId="4DFAF957" w:rsidR="00AB30C6" w:rsidRPr="00961D4B" w:rsidRDefault="007E7E22" w:rsidP="00C012DF">
      <w:pPr>
        <w:ind w:left="720" w:hanging="720"/>
        <w:jc w:val="both"/>
        <w:rPr>
          <w:color w:val="5B9BD5" w:themeColor="accent1"/>
        </w:rPr>
      </w:pPr>
      <w:r w:rsidRPr="00961D4B">
        <w:rPr>
          <w:noProof/>
          <w:lang w:eastAsia="en-GB" w:bidi="hi-IN"/>
        </w:rPr>
        <w:lastRenderedPageBreak/>
        <mc:AlternateContent>
          <mc:Choice Requires="wps">
            <w:drawing>
              <wp:anchor distT="0" distB="0" distL="114300" distR="114300" simplePos="0" relativeHeight="251658241" behindDoc="0" locked="0" layoutInCell="1" allowOverlap="1" wp14:anchorId="2C653984" wp14:editId="20875121">
                <wp:simplePos x="0" y="0"/>
                <wp:positionH relativeFrom="column">
                  <wp:posOffset>267970</wp:posOffset>
                </wp:positionH>
                <wp:positionV relativeFrom="paragraph">
                  <wp:posOffset>2391613</wp:posOffset>
                </wp:positionV>
                <wp:extent cx="5701030" cy="262255"/>
                <wp:effectExtent l="0" t="0" r="0" b="4445"/>
                <wp:wrapTopAndBottom/>
                <wp:docPr id="45" name="Text Box 45"/>
                <wp:cNvGraphicFramePr/>
                <a:graphic xmlns:a="http://schemas.openxmlformats.org/drawingml/2006/main">
                  <a:graphicData uri="http://schemas.microsoft.com/office/word/2010/wordprocessingShape">
                    <wps:wsp>
                      <wps:cNvSpPr txBox="1"/>
                      <wps:spPr>
                        <a:xfrm>
                          <a:off x="0" y="0"/>
                          <a:ext cx="5701030" cy="262255"/>
                        </a:xfrm>
                        <a:prstGeom prst="rect">
                          <a:avLst/>
                        </a:prstGeom>
                        <a:solidFill>
                          <a:prstClr val="white"/>
                        </a:solidFill>
                        <a:ln>
                          <a:noFill/>
                        </a:ln>
                      </wps:spPr>
                      <wps:txbx>
                        <w:txbxContent>
                          <w:p w14:paraId="2FBEFF5D" w14:textId="4E28BE39" w:rsidR="00186DAE" w:rsidRPr="00EA2E33" w:rsidRDefault="00186DAE" w:rsidP="00EA2E33">
                            <w:pPr>
                              <w:pStyle w:val="Caption"/>
                              <w:jc w:val="center"/>
                              <w:rPr>
                                <w:b/>
                                <w:bCs/>
                                <w:i w:val="0"/>
                                <w:iCs w:val="0"/>
                                <w:noProof/>
                                <w:color w:val="auto"/>
                                <w:sz w:val="24"/>
                                <w:szCs w:val="24"/>
                              </w:rPr>
                            </w:pPr>
                            <w:r w:rsidRPr="00EA2E33">
                              <w:rPr>
                                <w:b/>
                                <w:bCs/>
                                <w:i w:val="0"/>
                                <w:iCs w:val="0"/>
                                <w:color w:val="auto"/>
                                <w:sz w:val="24"/>
                                <w:szCs w:val="24"/>
                              </w:rPr>
                              <w:t xml:space="preserve">Figure </w:t>
                            </w:r>
                            <w:r w:rsidRPr="00EA2E33">
                              <w:rPr>
                                <w:b/>
                                <w:bCs/>
                                <w:i w:val="0"/>
                                <w:iCs w:val="0"/>
                                <w:color w:val="auto"/>
                                <w:sz w:val="24"/>
                                <w:szCs w:val="24"/>
                              </w:rPr>
                              <w:fldChar w:fldCharType="begin"/>
                            </w:r>
                            <w:r w:rsidRPr="00EA2E33">
                              <w:rPr>
                                <w:b/>
                                <w:bCs/>
                                <w:i w:val="0"/>
                                <w:iCs w:val="0"/>
                                <w:color w:val="auto"/>
                                <w:sz w:val="24"/>
                                <w:szCs w:val="24"/>
                              </w:rPr>
                              <w:instrText xml:space="preserve"> SEQ Figure \* ARABIC </w:instrText>
                            </w:r>
                            <w:r w:rsidRPr="00EA2E33">
                              <w:rPr>
                                <w:b/>
                                <w:bCs/>
                                <w:i w:val="0"/>
                                <w:iCs w:val="0"/>
                                <w:color w:val="auto"/>
                                <w:sz w:val="24"/>
                                <w:szCs w:val="24"/>
                              </w:rPr>
                              <w:fldChar w:fldCharType="separate"/>
                            </w:r>
                            <w:r>
                              <w:rPr>
                                <w:b/>
                                <w:bCs/>
                                <w:i w:val="0"/>
                                <w:iCs w:val="0"/>
                                <w:noProof/>
                                <w:color w:val="auto"/>
                                <w:sz w:val="24"/>
                                <w:szCs w:val="24"/>
                              </w:rPr>
                              <w:t>1</w:t>
                            </w:r>
                            <w:r w:rsidRPr="00EA2E33">
                              <w:rPr>
                                <w:b/>
                                <w:bCs/>
                                <w:i w:val="0"/>
                                <w:iCs w:val="0"/>
                                <w:color w:val="auto"/>
                                <w:sz w:val="24"/>
                                <w:szCs w:val="24"/>
                              </w:rPr>
                              <w:fldChar w:fldCharType="end"/>
                            </w:r>
                            <w:r w:rsidRPr="00EA2E33">
                              <w:rPr>
                                <w:b/>
                                <w:bCs/>
                                <w:i w:val="0"/>
                                <w:iCs w:val="0"/>
                                <w:color w:val="auto"/>
                                <w:sz w:val="24"/>
                                <w:szCs w:val="24"/>
                              </w:rPr>
                              <w:t>- Four stages of the principles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5" o:spid="_x0000_s1027" type="#_x0000_t202" style="position:absolute;left:0;text-align:left;margin-left:21.1pt;margin-top:188.3pt;width:448.9pt;height:20.6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" stroked="f">
                <v:textbox inset="0,0,0,0">
                  <w:txbxContent>
                    <w:p w14:paraId="2FBEFF5D" w14:textId="4E28BE39" w:rsidR="00186DAE" w:rsidRPr="00EA2E33" w:rsidRDefault="00186DAE" w:rsidP="00EA2E33">
                      <w:pPr>
                        <w:pStyle w:val="Caption"/>
                        <w:jc w:val="center"/>
                        <w:rPr>
                          <w:b/>
                          <w:bCs/>
                          <w:i w:val="0"/>
                          <w:iCs w:val="0"/>
                          <w:noProof/>
                          <w:color w:val="auto"/>
                          <w:sz w:val="24"/>
                          <w:szCs w:val="24"/>
                        </w:rPr>
                      </w:pPr>
                      <w:r w:rsidRPr="00EA2E33">
                        <w:rPr>
                          <w:b/>
                          <w:bCs/>
                          <w:i w:val="0"/>
                          <w:iCs w:val="0"/>
                          <w:color w:val="auto"/>
                          <w:sz w:val="24"/>
                          <w:szCs w:val="24"/>
                        </w:rPr>
                        <w:t xml:space="preserve">Figure </w:t>
                      </w:r>
                      <w:r w:rsidRPr="00EA2E33">
                        <w:rPr>
                          <w:b/>
                          <w:bCs/>
                          <w:i w:val="0"/>
                          <w:iCs w:val="0"/>
                          <w:color w:val="auto"/>
                          <w:sz w:val="24"/>
                          <w:szCs w:val="24"/>
                        </w:rPr>
                        <w:fldChar w:fldCharType="begin"/>
                      </w:r>
                      <w:r w:rsidRPr="00EA2E33">
                        <w:rPr>
                          <w:b/>
                          <w:bCs/>
                          <w:i w:val="0"/>
                          <w:iCs w:val="0"/>
                          <w:color w:val="auto"/>
                          <w:sz w:val="24"/>
                          <w:szCs w:val="24"/>
                        </w:rPr>
                        <w:instrText xml:space="preserve"> SEQ Figure \* ARABIC </w:instrText>
                      </w:r>
                      <w:r w:rsidRPr="00EA2E33">
                        <w:rPr>
                          <w:b/>
                          <w:bCs/>
                          <w:i w:val="0"/>
                          <w:iCs w:val="0"/>
                          <w:color w:val="auto"/>
                          <w:sz w:val="24"/>
                          <w:szCs w:val="24"/>
                        </w:rPr>
                        <w:fldChar w:fldCharType="separate"/>
                      </w:r>
                      <w:r>
                        <w:rPr>
                          <w:b/>
                          <w:bCs/>
                          <w:i w:val="0"/>
                          <w:iCs w:val="0"/>
                          <w:noProof/>
                          <w:color w:val="auto"/>
                          <w:sz w:val="24"/>
                          <w:szCs w:val="24"/>
                        </w:rPr>
                        <w:t>1</w:t>
                      </w:r>
                      <w:r w:rsidRPr="00EA2E33">
                        <w:rPr>
                          <w:b/>
                          <w:bCs/>
                          <w:i w:val="0"/>
                          <w:iCs w:val="0"/>
                          <w:color w:val="auto"/>
                          <w:sz w:val="24"/>
                          <w:szCs w:val="24"/>
                        </w:rPr>
                        <w:fldChar w:fldCharType="end"/>
                      </w:r>
                      <w:r w:rsidRPr="00EA2E33">
                        <w:rPr>
                          <w:b/>
                          <w:bCs/>
                          <w:i w:val="0"/>
                          <w:iCs w:val="0"/>
                          <w:color w:val="auto"/>
                          <w:sz w:val="24"/>
                          <w:szCs w:val="24"/>
                        </w:rPr>
                        <w:t>- Four stages of the principles</w:t>
                      </w:r>
                    </w:p>
                  </w:txbxContent>
                </v:textbox>
                <w10:wrap type="topAndBottom"/>
              </v:shape>
            </w:pict>
          </mc:Fallback>
        </mc:AlternateContent>
      </w:r>
      <w:r w:rsidR="000A30D7" w:rsidRPr="00961D4B">
        <w:rPr>
          <w:noProof/>
          <w:color w:val="5B9BD5" w:themeColor="accent1"/>
          <w:lang w:eastAsia="en-GB" w:bidi="hi-IN"/>
        </w:rPr>
        <w:drawing>
          <wp:anchor distT="0" distB="0" distL="114300" distR="114300" simplePos="0" relativeHeight="251658240" behindDoc="0" locked="0" layoutInCell="1" allowOverlap="1" wp14:anchorId="25ADA9DA" wp14:editId="327729B2">
            <wp:simplePos x="0" y="0"/>
            <wp:positionH relativeFrom="column">
              <wp:posOffset>264746</wp:posOffset>
            </wp:positionH>
            <wp:positionV relativeFrom="paragraph">
              <wp:posOffset>93345</wp:posOffset>
            </wp:positionV>
            <wp:extent cx="5702400" cy="2134800"/>
            <wp:effectExtent l="0" t="0" r="0" b="0"/>
            <wp:wrapTopAndBottom/>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02400" cy="2134800"/>
                    </a:xfrm>
                    <a:prstGeom prst="rect">
                      <a:avLst/>
                    </a:prstGeom>
                    <a:noFill/>
                  </pic:spPr>
                </pic:pic>
              </a:graphicData>
            </a:graphic>
            <wp14:sizeRelH relativeFrom="margin">
              <wp14:pctWidth>0</wp14:pctWidth>
            </wp14:sizeRelH>
            <wp14:sizeRelV relativeFrom="margin">
              <wp14:pctHeight>0</wp14:pctHeight>
            </wp14:sizeRelV>
          </wp:anchor>
        </w:drawing>
      </w:r>
      <w:r w:rsidR="00AC54AF" w:rsidRPr="00961D4B">
        <w:rPr>
          <w:color w:val="5B9BD5" w:themeColor="accent1"/>
        </w:rPr>
        <w:t>-</w:t>
      </w:r>
      <w:r w:rsidR="003246BB" w:rsidRPr="00961D4B">
        <w:rPr>
          <w:color w:val="5B9BD5" w:themeColor="accent1"/>
        </w:rPr>
        <w:tab/>
      </w:r>
      <w:r w:rsidR="004E7BC7" w:rsidRPr="00961D4B">
        <w:rPr>
          <w:b/>
          <w:bCs/>
        </w:rPr>
        <w:t>Comprehend the risk</w:t>
      </w:r>
      <w:r w:rsidR="00510FB2" w:rsidRPr="00961D4B">
        <w:t xml:space="preserve">: </w:t>
      </w:r>
      <w:r w:rsidR="00C1578E" w:rsidRPr="00961D4B">
        <w:t xml:space="preserve">It is essential to comprehend the risks of software supply chains to </w:t>
      </w:r>
      <w:r w:rsidR="00F424BD" w:rsidRPr="00961D4B">
        <w:t>identify</w:t>
      </w:r>
      <w:r w:rsidR="00C1578E" w:rsidRPr="00961D4B">
        <w:t xml:space="preserve"> security controls and mitigations that are appropriate, effective, and responsive. </w:t>
      </w:r>
      <w:r w:rsidR="00BB51FC" w:rsidRPr="00961D4B">
        <w:t xml:space="preserve">It is </w:t>
      </w:r>
      <w:r w:rsidR="008D25A0" w:rsidRPr="00961D4B">
        <w:t>necessary to d</w:t>
      </w:r>
      <w:r w:rsidR="00C1578E" w:rsidRPr="00961D4B">
        <w:t>istinguish what needs to be protected and why</w:t>
      </w:r>
      <w:r w:rsidR="002F6E20" w:rsidRPr="00961D4B">
        <w:t xml:space="preserve"> to be protected,</w:t>
      </w:r>
      <w:r w:rsidR="00C1578E" w:rsidRPr="00961D4B">
        <w:t xml:space="preserve"> and</w:t>
      </w:r>
      <w:r w:rsidR="008D25A0" w:rsidRPr="00961D4B">
        <w:t xml:space="preserve"> to</w:t>
      </w:r>
      <w:r w:rsidR="00C1578E" w:rsidRPr="00961D4B">
        <w:t xml:space="preserve"> understand who the suppliers are </w:t>
      </w:r>
      <w:r w:rsidR="00767B8D" w:rsidRPr="00961D4B">
        <w:t xml:space="preserve">by </w:t>
      </w:r>
      <w:r w:rsidR="00C1578E" w:rsidRPr="00961D4B">
        <w:t>assessing the impact of the risks on the open-source software supply chain.</w:t>
      </w:r>
    </w:p>
    <w:p w14:paraId="6F3D64F4" w14:textId="6846F9D6" w:rsidR="00AB30C6" w:rsidRPr="00106719" w:rsidRDefault="00AC54AF" w:rsidP="00BE54BF">
      <w:pPr>
        <w:jc w:val="both"/>
      </w:pPr>
      <w:r w:rsidRPr="00106719">
        <w:t>-</w:t>
      </w:r>
      <w:r w:rsidR="003246BB" w:rsidRPr="00106719">
        <w:tab/>
      </w:r>
      <w:r w:rsidR="004E7BC7" w:rsidRPr="00106719">
        <w:rPr>
          <w:b/>
          <w:bCs/>
        </w:rPr>
        <w:t>Set up and select controls</w:t>
      </w:r>
    </w:p>
    <w:p w14:paraId="0C905901" w14:textId="3FC92243" w:rsidR="00AB30C6" w:rsidRPr="00106719" w:rsidRDefault="00AC54AF" w:rsidP="00BE54BF">
      <w:pPr>
        <w:jc w:val="both"/>
      </w:pPr>
      <w:r w:rsidRPr="00106719">
        <w:t>-</w:t>
      </w:r>
      <w:r w:rsidR="00AB30C6" w:rsidRPr="00106719">
        <w:tab/>
      </w:r>
      <w:r w:rsidR="00EA2E33" w:rsidRPr="00106719">
        <w:rPr>
          <w:b/>
          <w:bCs/>
        </w:rPr>
        <w:t>Review assurance activities of supply chain management</w:t>
      </w:r>
    </w:p>
    <w:p w14:paraId="6BC5B82B" w14:textId="1EC0BC38" w:rsidR="006872E6" w:rsidRPr="00106719" w:rsidRDefault="00AC54AF" w:rsidP="00BE54BF">
      <w:pPr>
        <w:jc w:val="both"/>
      </w:pPr>
      <w:r w:rsidRPr="00106719">
        <w:t>-</w:t>
      </w:r>
      <w:r w:rsidRPr="00106719">
        <w:tab/>
      </w:r>
      <w:r w:rsidR="00EA2E33" w:rsidRPr="00106719">
        <w:rPr>
          <w:b/>
          <w:bCs/>
        </w:rPr>
        <w:t xml:space="preserve">Continuous </w:t>
      </w:r>
      <w:r w:rsidR="00226629" w:rsidRPr="00106719">
        <w:rPr>
          <w:b/>
          <w:bCs/>
        </w:rPr>
        <w:t>improvement</w:t>
      </w:r>
    </w:p>
    <w:p w14:paraId="07E716EA" w14:textId="77777777" w:rsidR="006203C7" w:rsidRDefault="006203C7" w:rsidP="00BE54BF">
      <w:pPr>
        <w:jc w:val="both"/>
      </w:pPr>
    </w:p>
    <w:p w14:paraId="3AF6D976" w14:textId="1529655D" w:rsidR="006203C7" w:rsidRDefault="006203C7" w:rsidP="00BE54BF">
      <w:pPr>
        <w:jc w:val="both"/>
      </w:pPr>
      <w:r>
        <w:t xml:space="preserve">All stakeholders </w:t>
      </w:r>
      <w:r w:rsidR="00E42CBD">
        <w:t xml:space="preserve">of software supply chain </w:t>
      </w:r>
      <w:r>
        <w:t xml:space="preserve">shall </w:t>
      </w:r>
      <w:r w:rsidR="007D6404">
        <w:t>follow the</w:t>
      </w:r>
      <w:r w:rsidR="00E42CBD">
        <w:t xml:space="preserve"> principles described in Figure 1.</w:t>
      </w:r>
    </w:p>
    <w:p w14:paraId="0BF44287" w14:textId="77777777" w:rsidR="006203C7" w:rsidRDefault="006203C7" w:rsidP="00BE54BF">
      <w:pPr>
        <w:jc w:val="both"/>
      </w:pPr>
    </w:p>
    <w:p w14:paraId="27B14C29" w14:textId="55445ED4" w:rsidR="00646892" w:rsidRPr="00961D4B" w:rsidRDefault="00BC0BD5" w:rsidP="00BE54BF">
      <w:pPr>
        <w:jc w:val="both"/>
        <w:rPr>
          <w:rFonts w:eastAsia="Times New Roman"/>
          <w:b/>
          <w:szCs w:val="20"/>
          <w:u w:color="000000"/>
          <w:lang w:eastAsia="en-US"/>
        </w:rPr>
      </w:pPr>
      <w:r w:rsidRPr="00961D4B">
        <w:t>&lt;TBD&gt;</w:t>
      </w:r>
      <w:r w:rsidR="0045406D" w:rsidRPr="00961D4B">
        <w:t xml:space="preserve"> </w:t>
      </w:r>
    </w:p>
    <w:p w14:paraId="65E02131" w14:textId="77777777" w:rsidR="00646892" w:rsidRPr="00961D4B" w:rsidRDefault="00646892" w:rsidP="00BE54BF">
      <w:pPr>
        <w:jc w:val="both"/>
        <w:rPr>
          <w:rFonts w:eastAsia="Times New Roman"/>
          <w:b/>
          <w:szCs w:val="20"/>
          <w:u w:color="000000"/>
          <w:lang w:eastAsia="en-US"/>
        </w:rPr>
      </w:pPr>
    </w:p>
    <w:p w14:paraId="703979C3" w14:textId="5B3EDF7D" w:rsidR="00BE54BF" w:rsidRDefault="00BE54BF" w:rsidP="00BE54BF">
      <w:pPr>
        <w:jc w:val="both"/>
        <w:rPr>
          <w:ins w:id="39" w:author="Aradhya Singh" w:date="2023-07-02T01:00:00Z"/>
          <w:rFonts w:eastAsia="Malgun Gothic"/>
          <w:b/>
          <w:bCs/>
          <w:u w:color="000000"/>
          <w:bdr w:val="nil"/>
        </w:rPr>
      </w:pPr>
      <w:r w:rsidRPr="00961D4B">
        <w:rPr>
          <w:rFonts w:eastAsia="Times New Roman"/>
          <w:b/>
          <w:szCs w:val="20"/>
          <w:u w:color="000000"/>
          <w:lang w:eastAsia="en-US"/>
        </w:rPr>
        <w:t>6.2</w:t>
      </w:r>
      <w:r w:rsidRPr="00961D4B">
        <w:rPr>
          <w:rFonts w:eastAsia="Times New Roman"/>
          <w:b/>
          <w:szCs w:val="20"/>
          <w:u w:color="000000"/>
          <w:lang w:eastAsia="en-US"/>
        </w:rPr>
        <w:tab/>
      </w:r>
      <w:r w:rsidR="00B61C3E">
        <w:rPr>
          <w:rFonts w:eastAsia="Malgun Gothic"/>
          <w:b/>
          <w:bCs/>
          <w:u w:color="000000"/>
          <w:bdr w:val="nil"/>
        </w:rPr>
        <w:t>S</w:t>
      </w:r>
      <w:r w:rsidR="006435DD" w:rsidRPr="00961D4B">
        <w:rPr>
          <w:rFonts w:eastAsia="Malgun Gothic"/>
          <w:b/>
          <w:bCs/>
          <w:u w:color="000000"/>
          <w:bdr w:val="nil"/>
        </w:rPr>
        <w:t>oftware supply chain life cycle</w:t>
      </w:r>
    </w:p>
    <w:p w14:paraId="241AFE88" w14:textId="77777777" w:rsidR="001175B6" w:rsidRPr="001175B6" w:rsidRDefault="001175B6" w:rsidP="001175B6">
      <w:pPr>
        <w:jc w:val="both"/>
        <w:rPr>
          <w:ins w:id="40" w:author="Shekhar Singh" w:date="2023-07-03T14:52:00Z"/>
          <w:rFonts w:eastAsia="Malgun Gothic"/>
          <w:lang w:eastAsia="ko-KR"/>
        </w:rPr>
      </w:pPr>
      <w:ins w:id="41" w:author="Shekhar Singh" w:date="2023-07-03T14:52:00Z">
        <w:r w:rsidRPr="001175B6">
          <w:rPr>
            <w:rFonts w:eastAsia="Malgun Gothic"/>
            <w:lang w:eastAsia="ko-KR"/>
          </w:rPr>
          <w:t>The software supply chain life cycle refers to the end-to-end process involved in the development, production, distribution, and maintenance of software products. It encompasses the various stages and activities that occur from the initial planning and design to the retirement or end-of-life phase. Software supply chain life cycle may involve following phases:</w:t>
        </w:r>
      </w:ins>
    </w:p>
    <w:p w14:paraId="3AA37376" w14:textId="77777777" w:rsidR="001175B6" w:rsidRPr="001175B6" w:rsidRDefault="001175B6" w:rsidP="001175B6">
      <w:pPr>
        <w:jc w:val="both"/>
        <w:rPr>
          <w:ins w:id="42" w:author="Shekhar Singh" w:date="2023-07-03T14:52:00Z"/>
          <w:rFonts w:eastAsia="Malgun Gothic"/>
          <w:lang w:val="en-US" w:eastAsia="ko-KR"/>
        </w:rPr>
      </w:pPr>
      <w:ins w:id="43" w:author="Shekhar Singh" w:date="2023-07-03T14:52:00Z">
        <w:r w:rsidRPr="001175B6">
          <w:rPr>
            <w:rFonts w:eastAsia="Malgun Gothic"/>
            <w:lang w:val="en-US" w:eastAsia="ko-KR"/>
          </w:rPr>
          <w:br/>
        </w:r>
      </w:ins>
    </w:p>
    <w:p w14:paraId="2B91375B" w14:textId="77777777" w:rsidR="001175B6" w:rsidRPr="001175B6" w:rsidRDefault="001175B6" w:rsidP="001175B6">
      <w:pPr>
        <w:numPr>
          <w:ilvl w:val="0"/>
          <w:numId w:val="29"/>
        </w:numPr>
        <w:jc w:val="both"/>
        <w:rPr>
          <w:ins w:id="44" w:author="Shekhar Singh" w:date="2023-07-03T14:52:00Z"/>
          <w:rFonts w:eastAsia="Malgun Gothic"/>
          <w:lang w:val="en-US" w:eastAsia="ko-KR"/>
        </w:rPr>
      </w:pPr>
      <w:ins w:id="45" w:author="Shekhar Singh" w:date="2023-07-03T14:52:00Z">
        <w:r w:rsidRPr="001175B6">
          <w:rPr>
            <w:rFonts w:eastAsia="Malgun Gothic"/>
            <w:lang w:val="en-US" w:eastAsia="ko-KR"/>
          </w:rPr>
          <w:t>Planning and Requirements:</w:t>
        </w:r>
      </w:ins>
    </w:p>
    <w:p w14:paraId="7D056E74" w14:textId="77777777" w:rsidR="001175B6" w:rsidRPr="001175B6" w:rsidRDefault="001175B6" w:rsidP="001175B6">
      <w:pPr>
        <w:numPr>
          <w:ilvl w:val="1"/>
          <w:numId w:val="29"/>
        </w:numPr>
        <w:jc w:val="both"/>
        <w:rPr>
          <w:ins w:id="46" w:author="Shekhar Singh" w:date="2023-07-03T14:52:00Z"/>
          <w:rFonts w:eastAsia="Malgun Gothic"/>
          <w:lang w:val="en-US" w:eastAsia="ko-KR"/>
        </w:rPr>
      </w:pPr>
      <w:ins w:id="47" w:author="Shekhar Singh" w:date="2023-07-03T14:52:00Z">
        <w:r w:rsidRPr="001175B6">
          <w:rPr>
            <w:rFonts w:eastAsia="Malgun Gothic"/>
            <w:lang w:val="en-US" w:eastAsia="ko-KR"/>
          </w:rPr>
          <w:t>Identify software requirements based on customer needs and market demand.</w:t>
        </w:r>
      </w:ins>
    </w:p>
    <w:p w14:paraId="546B5485" w14:textId="77777777" w:rsidR="001175B6" w:rsidRPr="001175B6" w:rsidRDefault="001175B6" w:rsidP="001175B6">
      <w:pPr>
        <w:numPr>
          <w:ilvl w:val="1"/>
          <w:numId w:val="29"/>
        </w:numPr>
        <w:jc w:val="both"/>
        <w:rPr>
          <w:ins w:id="48" w:author="Shekhar Singh" w:date="2023-07-03T14:52:00Z"/>
          <w:rFonts w:eastAsia="Malgun Gothic"/>
          <w:lang w:val="en-US" w:eastAsia="ko-KR"/>
        </w:rPr>
      </w:pPr>
      <w:ins w:id="49" w:author="Shekhar Singh" w:date="2023-07-03T14:52:00Z">
        <w:r w:rsidRPr="001175B6">
          <w:rPr>
            <w:rFonts w:eastAsia="Malgun Gothic"/>
            <w:lang w:val="en-US" w:eastAsia="ko-KR"/>
          </w:rPr>
          <w:t>Define the scope, features, and functionalities of the software product.</w:t>
        </w:r>
      </w:ins>
    </w:p>
    <w:p w14:paraId="3496603D" w14:textId="77777777" w:rsidR="001175B6" w:rsidRPr="001175B6" w:rsidRDefault="001175B6" w:rsidP="001175B6">
      <w:pPr>
        <w:numPr>
          <w:ilvl w:val="1"/>
          <w:numId w:val="29"/>
        </w:numPr>
        <w:jc w:val="both"/>
        <w:rPr>
          <w:ins w:id="50" w:author="Shekhar Singh" w:date="2023-07-03T14:52:00Z"/>
          <w:rFonts w:eastAsia="Malgun Gothic"/>
          <w:lang w:val="en-US" w:eastAsia="ko-KR"/>
        </w:rPr>
      </w:pPr>
      <w:ins w:id="51" w:author="Shekhar Singh" w:date="2023-07-03T14:52:00Z">
        <w:r w:rsidRPr="001175B6">
          <w:rPr>
            <w:rFonts w:eastAsia="Malgun Gothic"/>
            <w:lang w:val="en-US" w:eastAsia="ko-KR"/>
          </w:rPr>
          <w:t>Conduct market research and competitive analysis.</w:t>
        </w:r>
      </w:ins>
    </w:p>
    <w:p w14:paraId="07F6C98C" w14:textId="77777777" w:rsidR="001175B6" w:rsidRPr="001175B6" w:rsidRDefault="001175B6" w:rsidP="001175B6">
      <w:pPr>
        <w:numPr>
          <w:ilvl w:val="0"/>
          <w:numId w:val="29"/>
        </w:numPr>
        <w:jc w:val="both"/>
        <w:rPr>
          <w:ins w:id="52" w:author="Shekhar Singh" w:date="2023-07-03T14:52:00Z"/>
          <w:rFonts w:eastAsia="Malgun Gothic"/>
          <w:lang w:val="en-US" w:eastAsia="ko-KR"/>
        </w:rPr>
      </w:pPr>
      <w:ins w:id="53" w:author="Shekhar Singh" w:date="2023-07-03T14:52:00Z">
        <w:r w:rsidRPr="001175B6">
          <w:rPr>
            <w:rFonts w:eastAsia="Malgun Gothic"/>
            <w:lang w:val="en-US" w:eastAsia="ko-KR"/>
          </w:rPr>
          <w:t>Design and Development:</w:t>
        </w:r>
      </w:ins>
    </w:p>
    <w:p w14:paraId="219EBAFB" w14:textId="77777777" w:rsidR="001175B6" w:rsidRPr="001175B6" w:rsidRDefault="001175B6" w:rsidP="001175B6">
      <w:pPr>
        <w:numPr>
          <w:ilvl w:val="1"/>
          <w:numId w:val="29"/>
        </w:numPr>
        <w:jc w:val="both"/>
        <w:rPr>
          <w:ins w:id="54" w:author="Shekhar Singh" w:date="2023-07-03T14:52:00Z"/>
          <w:rFonts w:eastAsia="Malgun Gothic"/>
          <w:lang w:val="en-US" w:eastAsia="ko-KR"/>
        </w:rPr>
      </w:pPr>
      <w:ins w:id="55" w:author="Shekhar Singh" w:date="2023-07-03T14:52:00Z">
        <w:r w:rsidRPr="001175B6">
          <w:rPr>
            <w:rFonts w:eastAsia="Malgun Gothic"/>
            <w:lang w:val="en-US" w:eastAsia="ko-KR"/>
          </w:rPr>
          <w:t>Design the software architecture, system components, and user interface.</w:t>
        </w:r>
      </w:ins>
    </w:p>
    <w:p w14:paraId="6177EEB9" w14:textId="77777777" w:rsidR="001175B6" w:rsidRPr="001175B6" w:rsidRDefault="001175B6" w:rsidP="001175B6">
      <w:pPr>
        <w:numPr>
          <w:ilvl w:val="1"/>
          <w:numId w:val="29"/>
        </w:numPr>
        <w:jc w:val="both"/>
        <w:rPr>
          <w:ins w:id="56" w:author="Shekhar Singh" w:date="2023-07-03T14:52:00Z"/>
          <w:rFonts w:eastAsia="Malgun Gothic"/>
          <w:lang w:val="en-US" w:eastAsia="ko-KR"/>
        </w:rPr>
      </w:pPr>
      <w:ins w:id="57" w:author="Shekhar Singh" w:date="2023-07-03T14:52:00Z">
        <w:r w:rsidRPr="001175B6">
          <w:rPr>
            <w:rFonts w:eastAsia="Malgun Gothic"/>
            <w:lang w:val="en-US" w:eastAsia="ko-KR"/>
          </w:rPr>
          <w:t>Develop the software code, including coding, testing, and debugging.</w:t>
        </w:r>
      </w:ins>
    </w:p>
    <w:p w14:paraId="510E0A3F" w14:textId="77777777" w:rsidR="001175B6" w:rsidRPr="001175B6" w:rsidRDefault="001175B6" w:rsidP="001175B6">
      <w:pPr>
        <w:numPr>
          <w:ilvl w:val="1"/>
          <w:numId w:val="29"/>
        </w:numPr>
        <w:jc w:val="both"/>
        <w:rPr>
          <w:ins w:id="58" w:author="Shekhar Singh" w:date="2023-07-03T14:52:00Z"/>
          <w:rFonts w:eastAsia="Malgun Gothic"/>
          <w:lang w:val="en-US" w:eastAsia="ko-KR"/>
        </w:rPr>
      </w:pPr>
      <w:ins w:id="59" w:author="Shekhar Singh" w:date="2023-07-03T14:52:00Z">
        <w:r w:rsidRPr="001175B6">
          <w:rPr>
            <w:rFonts w:eastAsia="Malgun Gothic"/>
            <w:lang w:val="en-US" w:eastAsia="ko-KR"/>
          </w:rPr>
          <w:t>Use software development methodologies such as waterfall, agile, or DevOps.</w:t>
        </w:r>
      </w:ins>
    </w:p>
    <w:p w14:paraId="22ABE0F7" w14:textId="77777777" w:rsidR="001175B6" w:rsidRPr="001175B6" w:rsidRDefault="001175B6" w:rsidP="001175B6">
      <w:pPr>
        <w:numPr>
          <w:ilvl w:val="0"/>
          <w:numId w:val="29"/>
        </w:numPr>
        <w:jc w:val="both"/>
        <w:rPr>
          <w:ins w:id="60" w:author="Shekhar Singh" w:date="2023-07-03T14:52:00Z"/>
          <w:rFonts w:eastAsia="Malgun Gothic"/>
          <w:lang w:val="en-US" w:eastAsia="ko-KR"/>
        </w:rPr>
      </w:pPr>
      <w:ins w:id="61" w:author="Shekhar Singh" w:date="2023-07-03T14:52:00Z">
        <w:r w:rsidRPr="001175B6">
          <w:rPr>
            <w:rFonts w:eastAsia="Malgun Gothic"/>
            <w:lang w:val="en-US" w:eastAsia="ko-KR"/>
          </w:rPr>
          <w:lastRenderedPageBreak/>
          <w:t>Component Acquisition:</w:t>
        </w:r>
      </w:ins>
    </w:p>
    <w:p w14:paraId="36E2218C" w14:textId="77777777" w:rsidR="001175B6" w:rsidRPr="001175B6" w:rsidRDefault="001175B6" w:rsidP="001175B6">
      <w:pPr>
        <w:numPr>
          <w:ilvl w:val="1"/>
          <w:numId w:val="29"/>
        </w:numPr>
        <w:jc w:val="both"/>
        <w:rPr>
          <w:ins w:id="62" w:author="Shekhar Singh" w:date="2023-07-03T14:52:00Z"/>
          <w:rFonts w:eastAsia="Malgun Gothic"/>
          <w:lang w:val="en-US" w:eastAsia="ko-KR"/>
        </w:rPr>
      </w:pPr>
      <w:ins w:id="63" w:author="Shekhar Singh" w:date="2023-07-03T14:52:00Z">
        <w:r w:rsidRPr="001175B6">
          <w:rPr>
            <w:rFonts w:eastAsia="Malgun Gothic"/>
            <w:lang w:val="en-US" w:eastAsia="ko-KR"/>
          </w:rPr>
          <w:t>Identify and acquire third-party software components, libraries, or frameworks.</w:t>
        </w:r>
      </w:ins>
    </w:p>
    <w:p w14:paraId="1C2DCC15" w14:textId="77777777" w:rsidR="001175B6" w:rsidRPr="001175B6" w:rsidRDefault="001175B6" w:rsidP="001175B6">
      <w:pPr>
        <w:numPr>
          <w:ilvl w:val="1"/>
          <w:numId w:val="29"/>
        </w:numPr>
        <w:jc w:val="both"/>
        <w:rPr>
          <w:ins w:id="64" w:author="Shekhar Singh" w:date="2023-07-03T14:52:00Z"/>
          <w:rFonts w:eastAsia="Malgun Gothic"/>
          <w:lang w:val="en-US" w:eastAsia="ko-KR"/>
        </w:rPr>
      </w:pPr>
      <w:ins w:id="65" w:author="Shekhar Singh" w:date="2023-07-03T14:52:00Z">
        <w:r w:rsidRPr="001175B6">
          <w:rPr>
            <w:rFonts w:eastAsia="Malgun Gothic"/>
            <w:lang w:val="en-US" w:eastAsia="ko-KR"/>
          </w:rPr>
          <w:t>Assess the reliability, security, and licensing aspects of the acquired components.</w:t>
        </w:r>
      </w:ins>
    </w:p>
    <w:p w14:paraId="23FAFB67" w14:textId="77777777" w:rsidR="001175B6" w:rsidRPr="001175B6" w:rsidRDefault="001175B6" w:rsidP="001175B6">
      <w:pPr>
        <w:numPr>
          <w:ilvl w:val="1"/>
          <w:numId w:val="29"/>
        </w:numPr>
        <w:jc w:val="both"/>
        <w:rPr>
          <w:ins w:id="66" w:author="Shekhar Singh" w:date="2023-07-03T14:52:00Z"/>
          <w:rFonts w:eastAsia="Malgun Gothic"/>
          <w:lang w:val="en-US" w:eastAsia="ko-KR"/>
        </w:rPr>
      </w:pPr>
      <w:ins w:id="67" w:author="Shekhar Singh" w:date="2023-07-03T14:52:00Z">
        <w:r w:rsidRPr="001175B6">
          <w:rPr>
            <w:rFonts w:eastAsia="Malgun Gothic"/>
            <w:lang w:val="en-US" w:eastAsia="ko-KR"/>
          </w:rPr>
          <w:t>Establish relationships with component suppliers or vendors.</w:t>
        </w:r>
      </w:ins>
    </w:p>
    <w:p w14:paraId="6E8B539D" w14:textId="77777777" w:rsidR="001175B6" w:rsidRPr="001175B6" w:rsidRDefault="001175B6" w:rsidP="001175B6">
      <w:pPr>
        <w:numPr>
          <w:ilvl w:val="0"/>
          <w:numId w:val="29"/>
        </w:numPr>
        <w:jc w:val="both"/>
        <w:rPr>
          <w:ins w:id="68" w:author="Shekhar Singh" w:date="2023-07-03T14:52:00Z"/>
          <w:rFonts w:eastAsia="Malgun Gothic"/>
          <w:lang w:val="en-US" w:eastAsia="ko-KR"/>
        </w:rPr>
      </w:pPr>
      <w:ins w:id="69" w:author="Shekhar Singh" w:date="2023-07-03T14:52:00Z">
        <w:r w:rsidRPr="001175B6">
          <w:rPr>
            <w:rFonts w:eastAsia="Malgun Gothic"/>
            <w:lang w:val="en-US" w:eastAsia="ko-KR"/>
          </w:rPr>
          <w:t>Quality Assurance and Testing:</w:t>
        </w:r>
      </w:ins>
    </w:p>
    <w:p w14:paraId="7213ACE3" w14:textId="77777777" w:rsidR="001175B6" w:rsidRPr="001175B6" w:rsidRDefault="001175B6" w:rsidP="001175B6">
      <w:pPr>
        <w:numPr>
          <w:ilvl w:val="1"/>
          <w:numId w:val="29"/>
        </w:numPr>
        <w:jc w:val="both"/>
        <w:rPr>
          <w:ins w:id="70" w:author="Shekhar Singh" w:date="2023-07-03T14:52:00Z"/>
          <w:rFonts w:eastAsia="Malgun Gothic"/>
          <w:lang w:val="en-US" w:eastAsia="ko-KR"/>
        </w:rPr>
      </w:pPr>
      <w:ins w:id="71" w:author="Shekhar Singh" w:date="2023-07-03T14:52:00Z">
        <w:r w:rsidRPr="001175B6">
          <w:rPr>
            <w:rFonts w:eastAsia="Malgun Gothic"/>
            <w:lang w:val="en-US" w:eastAsia="ko-KR"/>
          </w:rPr>
          <w:t>Perform various types of testing, including unit testing, integration testing, and system testing.</w:t>
        </w:r>
      </w:ins>
    </w:p>
    <w:p w14:paraId="77DC6E3B" w14:textId="77777777" w:rsidR="001175B6" w:rsidRPr="001175B6" w:rsidRDefault="001175B6" w:rsidP="001175B6">
      <w:pPr>
        <w:numPr>
          <w:ilvl w:val="1"/>
          <w:numId w:val="29"/>
        </w:numPr>
        <w:jc w:val="both"/>
        <w:rPr>
          <w:ins w:id="72" w:author="Shekhar Singh" w:date="2023-07-03T14:52:00Z"/>
          <w:rFonts w:eastAsia="Malgun Gothic"/>
          <w:lang w:val="en-US" w:eastAsia="ko-KR"/>
        </w:rPr>
      </w:pPr>
      <w:ins w:id="73" w:author="Shekhar Singh" w:date="2023-07-03T14:52:00Z">
        <w:r w:rsidRPr="001175B6">
          <w:rPr>
            <w:rFonts w:eastAsia="Malgun Gothic"/>
            <w:lang w:val="en-US" w:eastAsia="ko-KR"/>
          </w:rPr>
          <w:t>Validate the software against requirements and ensure it meets quality standards.</w:t>
        </w:r>
      </w:ins>
    </w:p>
    <w:p w14:paraId="5E7DD1AE" w14:textId="77777777" w:rsidR="001175B6" w:rsidRPr="001175B6" w:rsidRDefault="001175B6" w:rsidP="001175B6">
      <w:pPr>
        <w:numPr>
          <w:ilvl w:val="1"/>
          <w:numId w:val="29"/>
        </w:numPr>
        <w:jc w:val="both"/>
        <w:rPr>
          <w:ins w:id="74" w:author="Shekhar Singh" w:date="2023-07-03T14:52:00Z"/>
          <w:rFonts w:eastAsia="Malgun Gothic"/>
          <w:lang w:val="en-US" w:eastAsia="ko-KR"/>
        </w:rPr>
      </w:pPr>
      <w:ins w:id="75" w:author="Shekhar Singh" w:date="2023-07-03T14:52:00Z">
        <w:r w:rsidRPr="001175B6">
          <w:rPr>
            <w:rFonts w:eastAsia="Malgun Gothic"/>
            <w:lang w:val="en-US" w:eastAsia="ko-KR"/>
          </w:rPr>
          <w:t>Conduct security testing and vulnerability assessments.</w:t>
        </w:r>
      </w:ins>
    </w:p>
    <w:p w14:paraId="1BE1F0FB" w14:textId="77777777" w:rsidR="001175B6" w:rsidRPr="001175B6" w:rsidRDefault="001175B6" w:rsidP="001175B6">
      <w:pPr>
        <w:numPr>
          <w:ilvl w:val="0"/>
          <w:numId w:val="29"/>
        </w:numPr>
        <w:jc w:val="both"/>
        <w:rPr>
          <w:ins w:id="76" w:author="Shekhar Singh" w:date="2023-07-03T14:52:00Z"/>
          <w:rFonts w:eastAsia="Malgun Gothic"/>
          <w:lang w:val="en-US" w:eastAsia="ko-KR"/>
        </w:rPr>
      </w:pPr>
      <w:ins w:id="77" w:author="Shekhar Singh" w:date="2023-07-03T14:52:00Z">
        <w:r w:rsidRPr="001175B6">
          <w:rPr>
            <w:rFonts w:eastAsia="Malgun Gothic"/>
            <w:lang w:val="en-US" w:eastAsia="ko-KR"/>
          </w:rPr>
          <w:t>Packaging and Distribution:</w:t>
        </w:r>
      </w:ins>
    </w:p>
    <w:p w14:paraId="45E68ED2" w14:textId="77777777" w:rsidR="001175B6" w:rsidRPr="001175B6" w:rsidRDefault="001175B6" w:rsidP="001175B6">
      <w:pPr>
        <w:numPr>
          <w:ilvl w:val="1"/>
          <w:numId w:val="29"/>
        </w:numPr>
        <w:jc w:val="both"/>
        <w:rPr>
          <w:ins w:id="78" w:author="Shekhar Singh" w:date="2023-07-03T14:52:00Z"/>
          <w:rFonts w:eastAsia="Malgun Gothic"/>
          <w:lang w:val="en-US" w:eastAsia="ko-KR"/>
        </w:rPr>
      </w:pPr>
      <w:ins w:id="79" w:author="Shekhar Singh" w:date="2023-07-03T14:52:00Z">
        <w:r w:rsidRPr="001175B6">
          <w:rPr>
            <w:rFonts w:eastAsia="Malgun Gothic"/>
            <w:lang w:val="en-US" w:eastAsia="ko-KR"/>
          </w:rPr>
          <w:t>Package the software for distribution, including creating installation files and documentation.</w:t>
        </w:r>
      </w:ins>
    </w:p>
    <w:p w14:paraId="3901ECA0" w14:textId="77777777" w:rsidR="001175B6" w:rsidRPr="001175B6" w:rsidRDefault="001175B6" w:rsidP="001175B6">
      <w:pPr>
        <w:numPr>
          <w:ilvl w:val="1"/>
          <w:numId w:val="29"/>
        </w:numPr>
        <w:jc w:val="both"/>
        <w:rPr>
          <w:ins w:id="80" w:author="Shekhar Singh" w:date="2023-07-03T14:52:00Z"/>
          <w:rFonts w:eastAsia="Malgun Gothic"/>
          <w:lang w:val="en-US" w:eastAsia="ko-KR"/>
        </w:rPr>
      </w:pPr>
      <w:ins w:id="81" w:author="Shekhar Singh" w:date="2023-07-03T14:52:00Z">
        <w:r w:rsidRPr="001175B6">
          <w:rPr>
            <w:rFonts w:eastAsia="Malgun Gothic"/>
            <w:lang w:val="en-US" w:eastAsia="ko-KR"/>
          </w:rPr>
          <w:t>Determine the appropriate distribution channels, such as online platforms, app stores, or physical media.</w:t>
        </w:r>
      </w:ins>
    </w:p>
    <w:p w14:paraId="19DF83E7" w14:textId="77777777" w:rsidR="001175B6" w:rsidRPr="001175B6" w:rsidRDefault="001175B6" w:rsidP="001175B6">
      <w:pPr>
        <w:numPr>
          <w:ilvl w:val="1"/>
          <w:numId w:val="29"/>
        </w:numPr>
        <w:jc w:val="both"/>
        <w:rPr>
          <w:ins w:id="82" w:author="Shekhar Singh" w:date="2023-07-03T14:52:00Z"/>
          <w:rFonts w:eastAsia="Malgun Gothic"/>
          <w:lang w:val="en-US" w:eastAsia="ko-KR"/>
        </w:rPr>
      </w:pPr>
      <w:ins w:id="83" w:author="Shekhar Singh" w:date="2023-07-03T14:52:00Z">
        <w:r w:rsidRPr="001175B6">
          <w:rPr>
            <w:rFonts w:eastAsia="Malgun Gothic"/>
            <w:lang w:val="en-US" w:eastAsia="ko-KR"/>
          </w:rPr>
          <w:t>Ensure proper licensing, copyright, and intellectual property protection.</w:t>
        </w:r>
      </w:ins>
    </w:p>
    <w:p w14:paraId="2ED3FD3A" w14:textId="77777777" w:rsidR="001175B6" w:rsidRPr="001175B6" w:rsidRDefault="001175B6" w:rsidP="001175B6">
      <w:pPr>
        <w:numPr>
          <w:ilvl w:val="0"/>
          <w:numId w:val="29"/>
        </w:numPr>
        <w:jc w:val="both"/>
        <w:rPr>
          <w:ins w:id="84" w:author="Shekhar Singh" w:date="2023-07-03T14:52:00Z"/>
          <w:rFonts w:eastAsia="Malgun Gothic"/>
          <w:lang w:val="en-US" w:eastAsia="ko-KR"/>
        </w:rPr>
      </w:pPr>
      <w:ins w:id="85" w:author="Shekhar Singh" w:date="2023-07-03T14:52:00Z">
        <w:r w:rsidRPr="001175B6">
          <w:rPr>
            <w:rFonts w:eastAsia="Malgun Gothic"/>
            <w:lang w:val="en-US" w:eastAsia="ko-KR"/>
          </w:rPr>
          <w:t>Deployment and Installation:</w:t>
        </w:r>
      </w:ins>
    </w:p>
    <w:p w14:paraId="15A6586A" w14:textId="77777777" w:rsidR="001175B6" w:rsidRPr="001175B6" w:rsidRDefault="001175B6" w:rsidP="001175B6">
      <w:pPr>
        <w:numPr>
          <w:ilvl w:val="1"/>
          <w:numId w:val="29"/>
        </w:numPr>
        <w:jc w:val="both"/>
        <w:rPr>
          <w:ins w:id="86" w:author="Shekhar Singh" w:date="2023-07-03T14:52:00Z"/>
          <w:rFonts w:eastAsia="Malgun Gothic"/>
          <w:lang w:val="en-US" w:eastAsia="ko-KR"/>
        </w:rPr>
      </w:pPr>
      <w:ins w:id="87" w:author="Shekhar Singh" w:date="2023-07-03T14:52:00Z">
        <w:r w:rsidRPr="001175B6">
          <w:rPr>
            <w:rFonts w:eastAsia="Malgun Gothic"/>
            <w:lang w:val="en-US" w:eastAsia="ko-KR"/>
          </w:rPr>
          <w:t>Deploy the software to production environments or distribute it to end-users.</w:t>
        </w:r>
      </w:ins>
    </w:p>
    <w:p w14:paraId="299A92C8" w14:textId="77777777" w:rsidR="001175B6" w:rsidRPr="001175B6" w:rsidRDefault="001175B6" w:rsidP="001175B6">
      <w:pPr>
        <w:numPr>
          <w:ilvl w:val="1"/>
          <w:numId w:val="29"/>
        </w:numPr>
        <w:jc w:val="both"/>
        <w:rPr>
          <w:ins w:id="88" w:author="Shekhar Singh" w:date="2023-07-03T14:52:00Z"/>
          <w:rFonts w:eastAsia="Malgun Gothic"/>
          <w:lang w:val="en-US" w:eastAsia="ko-KR"/>
        </w:rPr>
      </w:pPr>
      <w:ins w:id="89" w:author="Shekhar Singh" w:date="2023-07-03T14:52:00Z">
        <w:r w:rsidRPr="001175B6">
          <w:rPr>
            <w:rFonts w:eastAsia="Malgun Gothic"/>
            <w:lang w:val="en-US" w:eastAsia="ko-KR"/>
          </w:rPr>
          <w:t>Install the software on users' devices or provide cloud-based deployment options.</w:t>
        </w:r>
      </w:ins>
    </w:p>
    <w:p w14:paraId="29FDC5F2" w14:textId="77777777" w:rsidR="001175B6" w:rsidRPr="001175B6" w:rsidRDefault="001175B6" w:rsidP="001175B6">
      <w:pPr>
        <w:numPr>
          <w:ilvl w:val="1"/>
          <w:numId w:val="29"/>
        </w:numPr>
        <w:jc w:val="both"/>
        <w:rPr>
          <w:ins w:id="90" w:author="Shekhar Singh" w:date="2023-07-03T14:52:00Z"/>
          <w:rFonts w:eastAsia="Malgun Gothic"/>
          <w:lang w:val="en-US" w:eastAsia="ko-KR"/>
        </w:rPr>
      </w:pPr>
      <w:ins w:id="91" w:author="Shekhar Singh" w:date="2023-07-03T14:52:00Z">
        <w:r w:rsidRPr="001175B6">
          <w:rPr>
            <w:rFonts w:eastAsia="Malgun Gothic"/>
            <w:lang w:val="en-US" w:eastAsia="ko-KR"/>
          </w:rPr>
          <w:t>Configure the software for optimal performance and integration with existing systems.</w:t>
        </w:r>
      </w:ins>
    </w:p>
    <w:p w14:paraId="079F8CBD" w14:textId="77777777" w:rsidR="001175B6" w:rsidRPr="001175B6" w:rsidRDefault="001175B6" w:rsidP="001175B6">
      <w:pPr>
        <w:numPr>
          <w:ilvl w:val="0"/>
          <w:numId w:val="29"/>
        </w:numPr>
        <w:jc w:val="both"/>
        <w:rPr>
          <w:ins w:id="92" w:author="Shekhar Singh" w:date="2023-07-03T14:52:00Z"/>
          <w:rFonts w:eastAsia="Malgun Gothic"/>
          <w:lang w:val="en-US" w:eastAsia="ko-KR"/>
        </w:rPr>
      </w:pPr>
      <w:ins w:id="93" w:author="Shekhar Singh" w:date="2023-07-03T14:52:00Z">
        <w:r w:rsidRPr="001175B6">
          <w:rPr>
            <w:rFonts w:eastAsia="Malgun Gothic"/>
            <w:lang w:val="en-US" w:eastAsia="ko-KR"/>
          </w:rPr>
          <w:t>Maintenance and Updates:</w:t>
        </w:r>
      </w:ins>
    </w:p>
    <w:p w14:paraId="0EE6EE81" w14:textId="77777777" w:rsidR="001175B6" w:rsidRPr="001175B6" w:rsidRDefault="001175B6" w:rsidP="001175B6">
      <w:pPr>
        <w:numPr>
          <w:ilvl w:val="1"/>
          <w:numId w:val="29"/>
        </w:numPr>
        <w:jc w:val="both"/>
        <w:rPr>
          <w:ins w:id="94" w:author="Shekhar Singh" w:date="2023-07-03T14:52:00Z"/>
          <w:rFonts w:eastAsia="Malgun Gothic"/>
          <w:lang w:val="en-US" w:eastAsia="ko-KR"/>
        </w:rPr>
      </w:pPr>
      <w:ins w:id="95" w:author="Shekhar Singh" w:date="2023-07-03T14:52:00Z">
        <w:r w:rsidRPr="001175B6">
          <w:rPr>
            <w:rFonts w:eastAsia="Malgun Gothic"/>
            <w:lang w:val="en-US" w:eastAsia="ko-KR"/>
          </w:rPr>
          <w:t>Provide ongoing support and maintenance for the software, including bug fixes and security patches.</w:t>
        </w:r>
      </w:ins>
    </w:p>
    <w:p w14:paraId="4C58750C" w14:textId="77777777" w:rsidR="001175B6" w:rsidRPr="001175B6" w:rsidRDefault="001175B6" w:rsidP="001175B6">
      <w:pPr>
        <w:numPr>
          <w:ilvl w:val="1"/>
          <w:numId w:val="29"/>
        </w:numPr>
        <w:jc w:val="both"/>
        <w:rPr>
          <w:ins w:id="96" w:author="Shekhar Singh" w:date="2023-07-03T14:52:00Z"/>
          <w:rFonts w:eastAsia="Malgun Gothic"/>
          <w:lang w:val="en-US" w:eastAsia="ko-KR"/>
        </w:rPr>
      </w:pPr>
      <w:ins w:id="97" w:author="Shekhar Singh" w:date="2023-07-03T14:52:00Z">
        <w:r w:rsidRPr="001175B6">
          <w:rPr>
            <w:rFonts w:eastAsia="Malgun Gothic"/>
            <w:lang w:val="en-US" w:eastAsia="ko-KR"/>
          </w:rPr>
          <w:t>Release updates and new versions to enhance functionality, improve performance, and address user feedback.</w:t>
        </w:r>
      </w:ins>
    </w:p>
    <w:p w14:paraId="788F3150" w14:textId="77777777" w:rsidR="001175B6" w:rsidRPr="001175B6" w:rsidRDefault="001175B6" w:rsidP="001175B6">
      <w:pPr>
        <w:numPr>
          <w:ilvl w:val="1"/>
          <w:numId w:val="29"/>
        </w:numPr>
        <w:jc w:val="both"/>
        <w:rPr>
          <w:ins w:id="98" w:author="Shekhar Singh" w:date="2023-07-03T14:52:00Z"/>
          <w:rFonts w:eastAsia="Malgun Gothic"/>
          <w:lang w:val="en-US" w:eastAsia="ko-KR"/>
        </w:rPr>
      </w:pPr>
      <w:ins w:id="99" w:author="Shekhar Singh" w:date="2023-07-03T14:52:00Z">
        <w:r w:rsidRPr="001175B6">
          <w:rPr>
            <w:rFonts w:eastAsia="Malgun Gothic"/>
            <w:lang w:val="en-US" w:eastAsia="ko-KR"/>
          </w:rPr>
          <w:t>Monitor and manage software licenses and compliance.</w:t>
        </w:r>
      </w:ins>
    </w:p>
    <w:p w14:paraId="2863AFBE" w14:textId="77777777" w:rsidR="001175B6" w:rsidRPr="001175B6" w:rsidRDefault="001175B6" w:rsidP="001175B6">
      <w:pPr>
        <w:numPr>
          <w:ilvl w:val="0"/>
          <w:numId w:val="29"/>
        </w:numPr>
        <w:jc w:val="both"/>
        <w:rPr>
          <w:ins w:id="100" w:author="Shekhar Singh" w:date="2023-07-03T14:52:00Z"/>
          <w:rFonts w:eastAsia="Malgun Gothic"/>
          <w:lang w:val="en-US" w:eastAsia="ko-KR"/>
        </w:rPr>
      </w:pPr>
      <w:ins w:id="101" w:author="Shekhar Singh" w:date="2023-07-03T14:52:00Z">
        <w:r w:rsidRPr="001175B6">
          <w:rPr>
            <w:rFonts w:eastAsia="Malgun Gothic"/>
            <w:lang w:val="en-US" w:eastAsia="ko-KR"/>
          </w:rPr>
          <w:t>Retirement and End-of-Life:</w:t>
        </w:r>
      </w:ins>
    </w:p>
    <w:p w14:paraId="1359D23C" w14:textId="77777777" w:rsidR="001175B6" w:rsidRPr="001175B6" w:rsidRDefault="001175B6" w:rsidP="001175B6">
      <w:pPr>
        <w:numPr>
          <w:ilvl w:val="1"/>
          <w:numId w:val="29"/>
        </w:numPr>
        <w:jc w:val="both"/>
        <w:rPr>
          <w:ins w:id="102" w:author="Shekhar Singh" w:date="2023-07-03T14:52:00Z"/>
          <w:rFonts w:eastAsia="Malgun Gothic"/>
          <w:lang w:val="en-US" w:eastAsia="ko-KR"/>
        </w:rPr>
      </w:pPr>
      <w:ins w:id="103" w:author="Shekhar Singh" w:date="2023-07-03T14:52:00Z">
        <w:r w:rsidRPr="001175B6">
          <w:rPr>
            <w:rFonts w:eastAsia="Malgun Gothic"/>
            <w:lang w:val="en-US" w:eastAsia="ko-KR"/>
          </w:rPr>
          <w:t>Evaluate the need for retiring or phasing out the software based on market conditions, technology advancements, or business decisions.</w:t>
        </w:r>
      </w:ins>
    </w:p>
    <w:p w14:paraId="77E302D6" w14:textId="77777777" w:rsidR="001175B6" w:rsidRPr="001175B6" w:rsidRDefault="001175B6" w:rsidP="001175B6">
      <w:pPr>
        <w:numPr>
          <w:ilvl w:val="1"/>
          <w:numId w:val="29"/>
        </w:numPr>
        <w:jc w:val="both"/>
        <w:rPr>
          <w:ins w:id="104" w:author="Shekhar Singh" w:date="2023-07-03T14:52:00Z"/>
          <w:rFonts w:eastAsia="Malgun Gothic"/>
          <w:lang w:val="en-US" w:eastAsia="ko-KR"/>
        </w:rPr>
      </w:pPr>
      <w:ins w:id="105" w:author="Shekhar Singh" w:date="2023-07-03T14:52:00Z">
        <w:r w:rsidRPr="001175B6">
          <w:rPr>
            <w:rFonts w:eastAsia="Malgun Gothic"/>
            <w:lang w:val="en-US" w:eastAsia="ko-KR"/>
          </w:rPr>
          <w:t>Plan for data migration, archival, or disposal of software and associated data.</w:t>
        </w:r>
      </w:ins>
    </w:p>
    <w:p w14:paraId="5AF0D10A" w14:textId="77777777" w:rsidR="001175B6" w:rsidRPr="001175B6" w:rsidRDefault="001175B6" w:rsidP="001175B6">
      <w:pPr>
        <w:numPr>
          <w:ilvl w:val="1"/>
          <w:numId w:val="29"/>
        </w:numPr>
        <w:jc w:val="both"/>
        <w:rPr>
          <w:ins w:id="106" w:author="Shekhar Singh" w:date="2023-07-03T14:52:00Z"/>
          <w:rFonts w:eastAsia="Malgun Gothic"/>
          <w:lang w:val="en-US" w:eastAsia="ko-KR"/>
        </w:rPr>
      </w:pPr>
      <w:ins w:id="107" w:author="Shekhar Singh" w:date="2023-07-03T14:52:00Z">
        <w:r w:rsidRPr="001175B6">
          <w:rPr>
            <w:rFonts w:eastAsia="Malgun Gothic"/>
            <w:lang w:val="en-US" w:eastAsia="ko-KR"/>
          </w:rPr>
          <w:t>Communicate with users and provide transition support to alternative solutions, if applicable.</w:t>
        </w:r>
      </w:ins>
    </w:p>
    <w:p w14:paraId="6F4BB696" w14:textId="77777777" w:rsidR="00802EF2" w:rsidRPr="00961D4B" w:rsidRDefault="00802EF2" w:rsidP="00BE54BF">
      <w:pPr>
        <w:jc w:val="both"/>
        <w:rPr>
          <w:rFonts w:eastAsia="Malgun Gothic"/>
          <w:lang w:eastAsia="ko-KR"/>
        </w:rPr>
      </w:pPr>
    </w:p>
    <w:p w14:paraId="45508130" w14:textId="527C5ED6" w:rsidR="00777F09" w:rsidRDefault="00BE54BF" w:rsidP="00BE54BF">
      <w:pPr>
        <w:jc w:val="both"/>
      </w:pPr>
      <w:r w:rsidRPr="00961D4B">
        <w:t xml:space="preserve">&lt;TBD&gt; </w:t>
      </w:r>
    </w:p>
    <w:p w14:paraId="3B56BA90" w14:textId="77777777" w:rsidR="00802638" w:rsidRPr="00961D4B" w:rsidRDefault="00802638" w:rsidP="00BE54BF">
      <w:pPr>
        <w:jc w:val="both"/>
      </w:pPr>
    </w:p>
    <w:p w14:paraId="27C7408C" w14:textId="0F1E9F22" w:rsidR="00BE54BF" w:rsidRDefault="00BE54BF" w:rsidP="00BE54BF">
      <w:pPr>
        <w:jc w:val="both"/>
        <w:rPr>
          <w:rFonts w:eastAsia="Malgun Gothic"/>
          <w:b/>
          <w:bCs/>
          <w:u w:color="000000"/>
          <w:bdr w:val="nil"/>
          <w:lang w:eastAsia="ko-KR"/>
        </w:rPr>
      </w:pPr>
      <w:r w:rsidRPr="00961D4B">
        <w:rPr>
          <w:rFonts w:eastAsia="Times New Roman"/>
          <w:b/>
          <w:szCs w:val="20"/>
          <w:u w:color="000000"/>
          <w:lang w:eastAsia="en-US"/>
        </w:rPr>
        <w:t>6.</w:t>
      </w:r>
      <w:r w:rsidR="0016473A" w:rsidRPr="00961D4B">
        <w:rPr>
          <w:rFonts w:eastAsia="Times New Roman"/>
          <w:b/>
          <w:szCs w:val="20"/>
          <w:u w:color="000000"/>
          <w:lang w:eastAsia="en-US"/>
        </w:rPr>
        <w:t>3</w:t>
      </w:r>
      <w:r w:rsidRPr="00961D4B">
        <w:rPr>
          <w:rFonts w:eastAsia="Times New Roman"/>
          <w:b/>
          <w:szCs w:val="20"/>
          <w:u w:color="000000"/>
          <w:lang w:eastAsia="en-US"/>
        </w:rPr>
        <w:tab/>
      </w:r>
      <w:r w:rsidR="0016473A" w:rsidRPr="00961D4B">
        <w:rPr>
          <w:rFonts w:eastAsia="Malgun Gothic"/>
          <w:b/>
          <w:bCs/>
          <w:u w:color="000000"/>
          <w:bdr w:val="nil"/>
          <w:lang w:eastAsia="ko-KR"/>
        </w:rPr>
        <w:t>Stakeholders</w:t>
      </w:r>
      <w:r w:rsidR="008B2EAD">
        <w:rPr>
          <w:rFonts w:eastAsia="Malgun Gothic"/>
          <w:b/>
          <w:bCs/>
          <w:u w:color="000000"/>
          <w:bdr w:val="nil"/>
          <w:lang w:eastAsia="ko-KR"/>
        </w:rPr>
        <w:t xml:space="preserve"> for open-source software supply chain</w:t>
      </w:r>
    </w:p>
    <w:p w14:paraId="4D2E3CCF" w14:textId="64DA0406" w:rsidR="00FA7552" w:rsidRDefault="006929DB" w:rsidP="00FA7552">
      <w:pPr>
        <w:jc w:val="both"/>
      </w:pPr>
      <w:r>
        <w:rPr>
          <w:noProof/>
          <w:lang w:eastAsia="en-GB" w:bidi="hi-IN"/>
        </w:rPr>
        <w:lastRenderedPageBreak/>
        <w:drawing>
          <wp:anchor distT="0" distB="0" distL="114300" distR="114300" simplePos="0" relativeHeight="251658246" behindDoc="0" locked="0" layoutInCell="1" allowOverlap="1" wp14:anchorId="74E9567B" wp14:editId="0123608E">
            <wp:simplePos x="0" y="0"/>
            <wp:positionH relativeFrom="column">
              <wp:posOffset>168910</wp:posOffset>
            </wp:positionH>
            <wp:positionV relativeFrom="paragraph">
              <wp:posOffset>669290</wp:posOffset>
            </wp:positionV>
            <wp:extent cx="5721985" cy="3174365"/>
            <wp:effectExtent l="0" t="0" r="0" b="6985"/>
            <wp:wrapTopAndBottom/>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1985" cy="3174365"/>
                    </a:xfrm>
                    <a:prstGeom prst="rect">
                      <a:avLst/>
                    </a:prstGeom>
                  </pic:spPr>
                </pic:pic>
              </a:graphicData>
            </a:graphic>
            <wp14:sizeRelH relativeFrom="margin">
              <wp14:pctWidth>0</wp14:pctWidth>
            </wp14:sizeRelH>
            <wp14:sizeRelV relativeFrom="margin">
              <wp14:pctHeight>0</wp14:pctHeight>
            </wp14:sizeRelV>
          </wp:anchor>
        </w:drawing>
      </w:r>
      <w:r w:rsidR="00CC3671">
        <w:rPr>
          <w:noProof/>
          <w:lang w:eastAsia="en-GB" w:bidi="hi-IN"/>
        </w:rPr>
        <mc:AlternateContent>
          <mc:Choice Requires="wps">
            <w:drawing>
              <wp:anchor distT="0" distB="0" distL="114300" distR="114300" simplePos="0" relativeHeight="251658247" behindDoc="0" locked="0" layoutInCell="1" allowOverlap="1" wp14:anchorId="4D009860" wp14:editId="769987CC">
                <wp:simplePos x="0" y="0"/>
                <wp:positionH relativeFrom="column">
                  <wp:posOffset>113665</wp:posOffset>
                </wp:positionH>
                <wp:positionV relativeFrom="paragraph">
                  <wp:posOffset>3886200</wp:posOffset>
                </wp:positionV>
                <wp:extent cx="5808345" cy="635"/>
                <wp:effectExtent l="0" t="0" r="1905" b="2540"/>
                <wp:wrapTopAndBottom/>
                <wp:docPr id="5" name="Text Box 5"/>
                <wp:cNvGraphicFramePr/>
                <a:graphic xmlns:a="http://schemas.openxmlformats.org/drawingml/2006/main">
                  <a:graphicData uri="http://schemas.microsoft.com/office/word/2010/wordprocessingShape">
                    <wps:wsp>
                      <wps:cNvSpPr txBox="1"/>
                      <wps:spPr>
                        <a:xfrm>
                          <a:off x="0" y="0"/>
                          <a:ext cx="5808345" cy="635"/>
                        </a:xfrm>
                        <a:prstGeom prst="rect">
                          <a:avLst/>
                        </a:prstGeom>
                        <a:solidFill>
                          <a:prstClr val="white"/>
                        </a:solidFill>
                        <a:ln>
                          <a:noFill/>
                        </a:ln>
                      </wps:spPr>
                      <wps:txbx>
                        <w:txbxContent>
                          <w:p w14:paraId="725D1CF6" w14:textId="52570632" w:rsidR="00186DAE" w:rsidRPr="00A63437" w:rsidRDefault="00186DAE" w:rsidP="00A63437">
                            <w:pPr>
                              <w:pStyle w:val="Caption"/>
                              <w:rPr>
                                <w:b/>
                                <w:bCs/>
                                <w:i w:val="0"/>
                                <w:iCs w:val="0"/>
                                <w:noProof/>
                                <w:color w:val="auto"/>
                                <w:sz w:val="36"/>
                                <w:szCs w:val="36"/>
                              </w:rPr>
                            </w:pPr>
                            <w:r w:rsidRPr="00A63437">
                              <w:rPr>
                                <w:b/>
                                <w:bCs/>
                                <w:i w:val="0"/>
                                <w:iCs w:val="0"/>
                                <w:color w:val="auto"/>
                                <w:sz w:val="24"/>
                                <w:szCs w:val="24"/>
                              </w:rPr>
                              <w:t xml:space="preserve">Figure </w:t>
                            </w:r>
                            <w:r w:rsidRPr="00A63437">
                              <w:rPr>
                                <w:b/>
                                <w:bCs/>
                                <w:i w:val="0"/>
                                <w:iCs w:val="0"/>
                                <w:color w:val="auto"/>
                                <w:sz w:val="24"/>
                                <w:szCs w:val="24"/>
                              </w:rPr>
                              <w:fldChar w:fldCharType="begin"/>
                            </w:r>
                            <w:r w:rsidRPr="00A63437">
                              <w:rPr>
                                <w:b/>
                                <w:bCs/>
                                <w:i w:val="0"/>
                                <w:iCs w:val="0"/>
                                <w:color w:val="auto"/>
                                <w:sz w:val="24"/>
                                <w:szCs w:val="24"/>
                              </w:rPr>
                              <w:instrText xml:space="preserve"> SEQ Figure \* ARABIC </w:instrText>
                            </w:r>
                            <w:r w:rsidRPr="00A63437">
                              <w:rPr>
                                <w:b/>
                                <w:bCs/>
                                <w:i w:val="0"/>
                                <w:iCs w:val="0"/>
                                <w:color w:val="auto"/>
                                <w:sz w:val="24"/>
                                <w:szCs w:val="24"/>
                              </w:rPr>
                              <w:fldChar w:fldCharType="separate"/>
                            </w:r>
                            <w:r>
                              <w:rPr>
                                <w:b/>
                                <w:bCs/>
                                <w:i w:val="0"/>
                                <w:iCs w:val="0"/>
                                <w:noProof/>
                                <w:color w:val="auto"/>
                                <w:sz w:val="24"/>
                                <w:szCs w:val="24"/>
                              </w:rPr>
                              <w:t>2</w:t>
                            </w:r>
                            <w:r w:rsidRPr="00A63437">
                              <w:rPr>
                                <w:b/>
                                <w:bCs/>
                                <w:i w:val="0"/>
                                <w:iCs w:val="0"/>
                                <w:color w:val="auto"/>
                                <w:sz w:val="24"/>
                                <w:szCs w:val="24"/>
                              </w:rPr>
                              <w:fldChar w:fldCharType="end"/>
                            </w:r>
                            <w:r>
                              <w:rPr>
                                <w:b/>
                                <w:bCs/>
                                <w:i w:val="0"/>
                                <w:iCs w:val="0"/>
                                <w:color w:val="auto"/>
                                <w:sz w:val="24"/>
                                <w:szCs w:val="24"/>
                              </w:rPr>
                              <w:t xml:space="preserve"> </w:t>
                            </w:r>
                            <w:r w:rsidRPr="00A63437">
                              <w:rPr>
                                <w:b/>
                                <w:bCs/>
                                <w:i w:val="0"/>
                                <w:iCs w:val="0"/>
                                <w:color w:val="auto"/>
                                <w:sz w:val="24"/>
                                <w:szCs w:val="24"/>
                              </w:rPr>
                              <w:t>-</w:t>
                            </w:r>
                            <w:r>
                              <w:rPr>
                                <w:b/>
                                <w:bCs/>
                                <w:i w:val="0"/>
                                <w:iCs w:val="0"/>
                                <w:color w:val="auto"/>
                                <w:sz w:val="24"/>
                                <w:szCs w:val="24"/>
                              </w:rPr>
                              <w:t xml:space="preserve"> </w:t>
                            </w:r>
                            <w:r w:rsidRPr="00901CE2">
                              <w:rPr>
                                <w:b/>
                                <w:bCs/>
                                <w:i w:val="0"/>
                                <w:iCs w:val="0"/>
                                <w:color w:val="auto"/>
                                <w:sz w:val="24"/>
                                <w:szCs w:val="24"/>
                              </w:rPr>
                              <w:t>Stakeholders and data</w:t>
                            </w:r>
                            <w:r>
                              <w:rPr>
                                <w:b/>
                                <w:bCs/>
                                <w:i w:val="0"/>
                                <w:iCs w:val="0"/>
                                <w:color w:val="auto"/>
                                <w:sz w:val="24"/>
                                <w:szCs w:val="24"/>
                              </w:rPr>
                              <w:t xml:space="preserve"> </w:t>
                            </w:r>
                            <w:r w:rsidRPr="00901CE2">
                              <w:rPr>
                                <w:b/>
                                <w:bCs/>
                                <w:i w:val="0"/>
                                <w:iCs w:val="0"/>
                                <w:color w:val="auto"/>
                                <w:sz w:val="24"/>
                                <w:szCs w:val="24"/>
                              </w:rPr>
                              <w:t xml:space="preserve">flows related to the </w:t>
                            </w:r>
                            <w:r w:rsidRPr="00001876">
                              <w:rPr>
                                <w:b/>
                                <w:bCs/>
                                <w:i w:val="0"/>
                                <w:iCs w:val="0"/>
                                <w:color w:val="auto"/>
                                <w:sz w:val="24"/>
                                <w:szCs w:val="24"/>
                              </w:rPr>
                              <w:t>open-source</w:t>
                            </w:r>
                            <w:r w:rsidRPr="00901CE2">
                              <w:rPr>
                                <w:b/>
                                <w:bCs/>
                                <w:i w:val="0"/>
                                <w:iCs w:val="0"/>
                                <w:color w:val="auto"/>
                                <w:sz w:val="24"/>
                                <w:szCs w:val="24"/>
                              </w:rPr>
                              <w:t xml:space="preserve"> software supply chain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5" o:spid="_x0000_s1028" type="#_x0000_t202" style="position:absolute;left:0;text-align:left;margin-left:8.95pt;margin-top:306pt;width:457.35pt;height:.0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" stroked="f">
                <v:textbox style="mso-fit-shape-to-text:t" inset="0,0,0,0">
                  <w:txbxContent>
                    <w:p w14:paraId="725D1CF6" w14:textId="52570632" w:rsidR="00186DAE" w:rsidRPr="00A63437" w:rsidRDefault="00186DAE" w:rsidP="00A63437">
                      <w:pPr>
                        <w:pStyle w:val="Caption"/>
                        <w:rPr>
                          <w:b/>
                          <w:bCs/>
                          <w:i w:val="0"/>
                          <w:iCs w:val="0"/>
                          <w:noProof/>
                          <w:color w:val="auto"/>
                          <w:sz w:val="36"/>
                          <w:szCs w:val="36"/>
                        </w:rPr>
                      </w:pPr>
                      <w:r w:rsidRPr="00A63437">
                        <w:rPr>
                          <w:b/>
                          <w:bCs/>
                          <w:i w:val="0"/>
                          <w:iCs w:val="0"/>
                          <w:color w:val="auto"/>
                          <w:sz w:val="24"/>
                          <w:szCs w:val="24"/>
                        </w:rPr>
                        <w:t xml:space="preserve">Figure </w:t>
                      </w:r>
                      <w:r w:rsidRPr="00A63437">
                        <w:rPr>
                          <w:b/>
                          <w:bCs/>
                          <w:i w:val="0"/>
                          <w:iCs w:val="0"/>
                          <w:color w:val="auto"/>
                          <w:sz w:val="24"/>
                          <w:szCs w:val="24"/>
                        </w:rPr>
                        <w:fldChar w:fldCharType="begin"/>
                      </w:r>
                      <w:r w:rsidRPr="00A63437">
                        <w:rPr>
                          <w:b/>
                          <w:bCs/>
                          <w:i w:val="0"/>
                          <w:iCs w:val="0"/>
                          <w:color w:val="auto"/>
                          <w:sz w:val="24"/>
                          <w:szCs w:val="24"/>
                        </w:rPr>
                        <w:instrText xml:space="preserve"> SEQ Figure \* ARABIC </w:instrText>
                      </w:r>
                      <w:r w:rsidRPr="00A63437">
                        <w:rPr>
                          <w:b/>
                          <w:bCs/>
                          <w:i w:val="0"/>
                          <w:iCs w:val="0"/>
                          <w:color w:val="auto"/>
                          <w:sz w:val="24"/>
                          <w:szCs w:val="24"/>
                        </w:rPr>
                        <w:fldChar w:fldCharType="separate"/>
                      </w:r>
                      <w:r>
                        <w:rPr>
                          <w:b/>
                          <w:bCs/>
                          <w:i w:val="0"/>
                          <w:iCs w:val="0"/>
                          <w:noProof/>
                          <w:color w:val="auto"/>
                          <w:sz w:val="24"/>
                          <w:szCs w:val="24"/>
                        </w:rPr>
                        <w:t>2</w:t>
                      </w:r>
                      <w:r w:rsidRPr="00A63437">
                        <w:rPr>
                          <w:b/>
                          <w:bCs/>
                          <w:i w:val="0"/>
                          <w:iCs w:val="0"/>
                          <w:color w:val="auto"/>
                          <w:sz w:val="24"/>
                          <w:szCs w:val="24"/>
                        </w:rPr>
                        <w:fldChar w:fldCharType="end"/>
                      </w:r>
                      <w:r>
                        <w:rPr>
                          <w:b/>
                          <w:bCs/>
                          <w:i w:val="0"/>
                          <w:iCs w:val="0"/>
                          <w:color w:val="auto"/>
                          <w:sz w:val="24"/>
                          <w:szCs w:val="24"/>
                        </w:rPr>
                        <w:t xml:space="preserve"> </w:t>
                      </w:r>
                      <w:r w:rsidRPr="00A63437">
                        <w:rPr>
                          <w:b/>
                          <w:bCs/>
                          <w:i w:val="0"/>
                          <w:iCs w:val="0"/>
                          <w:color w:val="auto"/>
                          <w:sz w:val="24"/>
                          <w:szCs w:val="24"/>
                        </w:rPr>
                        <w:t>-</w:t>
                      </w:r>
                      <w:r>
                        <w:rPr>
                          <w:b/>
                          <w:bCs/>
                          <w:i w:val="0"/>
                          <w:iCs w:val="0"/>
                          <w:color w:val="auto"/>
                          <w:sz w:val="24"/>
                          <w:szCs w:val="24"/>
                        </w:rPr>
                        <w:t xml:space="preserve"> </w:t>
                      </w:r>
                      <w:r w:rsidRPr="00901CE2">
                        <w:rPr>
                          <w:b/>
                          <w:bCs/>
                          <w:i w:val="0"/>
                          <w:iCs w:val="0"/>
                          <w:color w:val="auto"/>
                          <w:sz w:val="24"/>
                          <w:szCs w:val="24"/>
                        </w:rPr>
                        <w:t>Stakeholders and data</w:t>
                      </w:r>
                      <w:r>
                        <w:rPr>
                          <w:b/>
                          <w:bCs/>
                          <w:i w:val="0"/>
                          <w:iCs w:val="0"/>
                          <w:color w:val="auto"/>
                          <w:sz w:val="24"/>
                          <w:szCs w:val="24"/>
                        </w:rPr>
                        <w:t xml:space="preserve"> </w:t>
                      </w:r>
                      <w:r w:rsidRPr="00901CE2">
                        <w:rPr>
                          <w:b/>
                          <w:bCs/>
                          <w:i w:val="0"/>
                          <w:iCs w:val="0"/>
                          <w:color w:val="auto"/>
                          <w:sz w:val="24"/>
                          <w:szCs w:val="24"/>
                        </w:rPr>
                        <w:t xml:space="preserve">flows related to the </w:t>
                      </w:r>
                      <w:r w:rsidRPr="00001876">
                        <w:rPr>
                          <w:b/>
                          <w:bCs/>
                          <w:i w:val="0"/>
                          <w:iCs w:val="0"/>
                          <w:color w:val="auto"/>
                          <w:sz w:val="24"/>
                          <w:szCs w:val="24"/>
                        </w:rPr>
                        <w:t>open-source</w:t>
                      </w:r>
                      <w:r w:rsidRPr="00901CE2">
                        <w:rPr>
                          <w:b/>
                          <w:bCs/>
                          <w:i w:val="0"/>
                          <w:iCs w:val="0"/>
                          <w:color w:val="auto"/>
                          <w:sz w:val="24"/>
                          <w:szCs w:val="24"/>
                        </w:rPr>
                        <w:t xml:space="preserve"> software supply chain</w:t>
                      </w:r>
                    </w:p>
                  </w:txbxContent>
                </v:textbox>
                <w10:wrap type="topAndBottom"/>
              </v:shape>
            </w:pict>
          </mc:Fallback>
        </mc:AlternateContent>
      </w:r>
      <w:r w:rsidR="00802638" w:rsidRPr="00961D4B">
        <w:t xml:space="preserve">Figure 2 depicts the stakeholders and </w:t>
      </w:r>
      <w:proofErr w:type="spellStart"/>
      <w:r w:rsidR="00802638" w:rsidRPr="00961D4B">
        <w:t>dataflows</w:t>
      </w:r>
      <w:proofErr w:type="spellEnd"/>
      <w:r w:rsidR="00802638" w:rsidRPr="00961D4B">
        <w:t xml:space="preserve"> related to the </w:t>
      </w:r>
      <w:r w:rsidR="00802638" w:rsidRPr="00F8758B">
        <w:t>open-source</w:t>
      </w:r>
      <w:r w:rsidR="00802638" w:rsidRPr="00961D4B">
        <w:t xml:space="preserve"> software supply chain [b</w:t>
      </w:r>
      <w:r w:rsidR="00802638" w:rsidRPr="00961D4B">
        <w:rPr>
          <w:lang w:eastAsia="en-US"/>
        </w:rPr>
        <w:t xml:space="preserve"> b-</w:t>
      </w:r>
      <w:proofErr w:type="spellStart"/>
      <w:r w:rsidR="00802638" w:rsidRPr="00961D4B">
        <w:rPr>
          <w:lang w:eastAsia="en-US"/>
        </w:rPr>
        <w:t>Ladisa</w:t>
      </w:r>
      <w:proofErr w:type="spellEnd"/>
      <w:r w:rsidR="00802638" w:rsidRPr="00961D4B">
        <w:t>].</w:t>
      </w:r>
    </w:p>
    <w:p w14:paraId="7369F1DA" w14:textId="77777777" w:rsidR="00560635" w:rsidRDefault="00560635" w:rsidP="00A63437">
      <w:pPr>
        <w:jc w:val="both"/>
      </w:pPr>
    </w:p>
    <w:p w14:paraId="620D2F95" w14:textId="34712374" w:rsidR="00F64012" w:rsidRDefault="00F64012" w:rsidP="00A63437">
      <w:pPr>
        <w:jc w:val="both"/>
      </w:pPr>
      <w:r w:rsidRPr="00961D4B">
        <w:t xml:space="preserve">There are four stakeholders in </w:t>
      </w:r>
      <w:r w:rsidRPr="00001876">
        <w:t>open-source</w:t>
      </w:r>
      <w:r w:rsidRPr="00961D4B">
        <w:t xml:space="preserve"> software supply chain as follows:</w:t>
      </w:r>
    </w:p>
    <w:p w14:paraId="2EE76443" w14:textId="218D4992" w:rsidR="00F64012" w:rsidRPr="00961D4B" w:rsidRDefault="00F64012" w:rsidP="00F64012">
      <w:pPr>
        <w:ind w:left="720" w:hanging="720"/>
        <w:jc w:val="both"/>
      </w:pPr>
      <w:r w:rsidRPr="00961D4B">
        <w:rPr>
          <w:b/>
          <w:bCs/>
        </w:rPr>
        <w:t>-</w:t>
      </w:r>
      <w:r w:rsidRPr="00961D4B">
        <w:rPr>
          <w:b/>
          <w:bCs/>
        </w:rPr>
        <w:tab/>
        <w:t>Contributor</w:t>
      </w:r>
      <w:r w:rsidRPr="00961D4B">
        <w:t>: An individual who provides code to OSS project</w:t>
      </w:r>
      <w:r w:rsidR="0015748B">
        <w:t>s</w:t>
      </w:r>
      <w:r w:rsidRPr="00961D4B">
        <w:t>, with limited access as read-only to the project resources. The contributor</w:t>
      </w:r>
      <w:r w:rsidR="00737711">
        <w:t>s</w:t>
      </w:r>
      <w:r w:rsidRPr="00961D4B">
        <w:t xml:space="preserve"> typically </w:t>
      </w:r>
      <w:r w:rsidR="002240ED">
        <w:t>push</w:t>
      </w:r>
      <w:r w:rsidR="00CA0B61">
        <w:t xml:space="preserve"> </w:t>
      </w:r>
      <w:r w:rsidR="007B2E54">
        <w:t>their code</w:t>
      </w:r>
      <w:r w:rsidR="00737711">
        <w:t>s</w:t>
      </w:r>
      <w:r w:rsidRPr="00961D4B">
        <w:t xml:space="preserve"> to the VCS.</w:t>
      </w:r>
    </w:p>
    <w:p w14:paraId="7DFE1EDA" w14:textId="785A09FC" w:rsidR="00F64012" w:rsidRPr="00961D4B" w:rsidRDefault="00F64012" w:rsidP="00F64012">
      <w:pPr>
        <w:keepNext/>
        <w:ind w:left="720" w:hanging="720"/>
      </w:pPr>
      <w:r w:rsidRPr="00961D4B">
        <w:t>-</w:t>
      </w:r>
      <w:r w:rsidRPr="00961D4B">
        <w:tab/>
      </w:r>
      <w:r w:rsidRPr="00961D4B">
        <w:rPr>
          <w:b/>
          <w:bCs/>
        </w:rPr>
        <w:t>Project Maintainer</w:t>
      </w:r>
      <w:r w:rsidRPr="00961D4B">
        <w:t xml:space="preserve">: An entity who has privileged access to project resources, e.g., to review and integrate contributors’ merge requests, conﬁgure build systems and trigger build jobs, or deploy ready-made </w:t>
      </w:r>
      <w:proofErr w:type="spellStart"/>
      <w:r w:rsidRPr="00961D4B">
        <w:t>artifacts</w:t>
      </w:r>
      <w:proofErr w:type="spellEnd"/>
      <w:r w:rsidRPr="00961D4B">
        <w:t xml:space="preserve"> on package repositories. </w:t>
      </w:r>
    </w:p>
    <w:p w14:paraId="18F27A19" w14:textId="05167910" w:rsidR="00F64012" w:rsidRPr="00961D4B" w:rsidRDefault="00F64012" w:rsidP="00F64012">
      <w:pPr>
        <w:keepNext/>
        <w:ind w:left="720" w:hanging="720"/>
      </w:pPr>
      <w:r w:rsidRPr="00961D4B">
        <w:t>-</w:t>
      </w:r>
      <w:r w:rsidRPr="00961D4B">
        <w:tab/>
      </w:r>
      <w:r w:rsidRPr="00961D4B">
        <w:rPr>
          <w:b/>
          <w:bCs/>
        </w:rPr>
        <w:t>System Administrator</w:t>
      </w:r>
      <w:r w:rsidRPr="00961D4B">
        <w:t xml:space="preserve">: An entity who has the responsibility to conﬁgure, maintain, and operate any of the systems, consisting of members of OSS organizations that operate </w:t>
      </w:r>
      <w:r w:rsidR="00CF2BF7">
        <w:t xml:space="preserve">their </w:t>
      </w:r>
      <w:r w:rsidRPr="00961D4B">
        <w:t xml:space="preserve">own build systems for </w:t>
      </w:r>
      <w:r w:rsidR="00191F39">
        <w:t>the</w:t>
      </w:r>
      <w:r w:rsidRPr="00961D4B">
        <w:t xml:space="preserve"> projects, or employees of companies running package repositories.</w:t>
      </w:r>
    </w:p>
    <w:p w14:paraId="2942CFF3" w14:textId="0DF099C9" w:rsidR="00F64012" w:rsidRPr="00961D4B" w:rsidRDefault="00F64012" w:rsidP="00F64012">
      <w:pPr>
        <w:keepNext/>
        <w:ind w:left="720" w:hanging="720"/>
      </w:pPr>
      <w:r w:rsidRPr="00961D4B">
        <w:t>-</w:t>
      </w:r>
      <w:r w:rsidRPr="00961D4B">
        <w:tab/>
      </w:r>
      <w:r w:rsidRPr="00961D4B">
        <w:rPr>
          <w:b/>
          <w:bCs/>
        </w:rPr>
        <w:t>Downstream User</w:t>
      </w:r>
      <w:r w:rsidRPr="00961D4B">
        <w:t>: Entities who consume OSS project outcomes or pre-built packages from distribution platforms. The distribution is typically automated by package managers.</w:t>
      </w:r>
    </w:p>
    <w:p w14:paraId="4754BD5F" w14:textId="77777777" w:rsidR="00271C9E" w:rsidRDefault="00271C9E" w:rsidP="00271C9E">
      <w:pPr>
        <w:jc w:val="both"/>
        <w:rPr>
          <w:color w:val="4472C4" w:themeColor="accent5"/>
        </w:rPr>
      </w:pPr>
    </w:p>
    <w:p w14:paraId="6736442A" w14:textId="7281A0D2" w:rsidR="00271C9E" w:rsidRPr="001B0DD2" w:rsidRDefault="00271C9E" w:rsidP="00271C9E">
      <w:pPr>
        <w:jc w:val="both"/>
      </w:pPr>
      <w:r w:rsidRPr="001B0DD2">
        <w:t xml:space="preserve">With the roles of each stakeholder, Figure 2 also provides the </w:t>
      </w:r>
      <w:r w:rsidR="00A57650">
        <w:t>data</w:t>
      </w:r>
      <w:r w:rsidR="00B0782E">
        <w:t xml:space="preserve"> </w:t>
      </w:r>
      <w:r w:rsidR="00A57650">
        <w:t>flows</w:t>
      </w:r>
      <w:r w:rsidRPr="001B0DD2">
        <w:t xml:space="preserve"> </w:t>
      </w:r>
      <w:r w:rsidR="00B0782E">
        <w:t xml:space="preserve">through the life cycle </w:t>
      </w:r>
      <w:r w:rsidRPr="001B0DD2">
        <w:t xml:space="preserve">from its development to distribution in the open-source software supply chain. </w:t>
      </w:r>
    </w:p>
    <w:p w14:paraId="50602DE8" w14:textId="6AFABD20" w:rsidR="00560635" w:rsidRPr="001B0DD2" w:rsidRDefault="00350B30" w:rsidP="00271C9E">
      <w:pPr>
        <w:jc w:val="both"/>
      </w:pPr>
      <w:r w:rsidRPr="00350B30">
        <w:rPr>
          <w:rFonts w:hint="eastAsia"/>
        </w:rPr>
        <w:t xml:space="preserve">It is assumed that project </w:t>
      </w:r>
      <w:r w:rsidR="00131666">
        <w:t>maintainer</w:t>
      </w:r>
      <w:r w:rsidRPr="00350B30">
        <w:rPr>
          <w:rFonts w:hint="eastAsia"/>
        </w:rPr>
        <w:t xml:space="preserve">s create an open-source software project and establish its associated systems such as a VCS, a build system and a distribute platform. </w:t>
      </w:r>
      <w:r w:rsidR="00271C9E" w:rsidRPr="001B0DD2">
        <w:t xml:space="preserve">As the contributor enters the codes into the VCS, the project maintainer will review and commit the codes from the contributor. The code as source code is to be copied and converted into object code in the build system. The build process compiles a project's source code and other resources and produces the software </w:t>
      </w:r>
      <w:proofErr w:type="spellStart"/>
      <w:r w:rsidR="00271C9E" w:rsidRPr="001B0DD2">
        <w:t>artifacts</w:t>
      </w:r>
      <w:proofErr w:type="spellEnd"/>
      <w:r w:rsidR="00271C9E" w:rsidRPr="001B0DD2">
        <w:t xml:space="preserve"> as their results. These </w:t>
      </w:r>
      <w:proofErr w:type="spellStart"/>
      <w:r w:rsidR="00271C9E" w:rsidRPr="001B0DD2">
        <w:t>artifacts</w:t>
      </w:r>
      <w:proofErr w:type="spellEnd"/>
      <w:r w:rsidR="00271C9E" w:rsidRPr="001B0DD2">
        <w:t xml:space="preserve"> will be published on distribution platforms to be available to end-users, such as downstream users. Moreover, the artefacts are available to be copied and built by downstream users as developers for their own purposes.</w:t>
      </w:r>
    </w:p>
    <w:p w14:paraId="545C8C35" w14:textId="551006A4" w:rsidR="00C14B97" w:rsidRPr="001B52A6" w:rsidRDefault="001B52A6" w:rsidP="00BE54BF">
      <w:pPr>
        <w:jc w:val="both"/>
        <w:rPr>
          <w:color w:val="4472C4" w:themeColor="accent5"/>
        </w:rPr>
      </w:pPr>
      <w:r w:rsidRPr="001B0DD2">
        <w:t xml:space="preserve">The above stakeholders </w:t>
      </w:r>
      <w:r w:rsidR="008E207C" w:rsidRPr="001B0DD2">
        <w:t>may</w:t>
      </w:r>
      <w:r w:rsidR="001A56E1" w:rsidRPr="001B0DD2">
        <w:t xml:space="preserve"> be the</w:t>
      </w:r>
      <w:r w:rsidRPr="001B0DD2">
        <w:t xml:space="preserve"> </w:t>
      </w:r>
      <w:r w:rsidR="00702ACA" w:rsidRPr="001B0DD2">
        <w:t>targets</w:t>
      </w:r>
      <w:r w:rsidRPr="001B0DD2">
        <w:t xml:space="preserve"> of open-source software supply chain</w:t>
      </w:r>
      <w:r w:rsidR="00702ACA" w:rsidRPr="001B0DD2">
        <w:t xml:space="preserve"> attacks</w:t>
      </w:r>
      <w:r w:rsidR="00ED37B9" w:rsidRPr="001B0DD2">
        <w:t xml:space="preserve"> </w:t>
      </w:r>
      <w:r w:rsidR="001A56E1" w:rsidRPr="008C34E9">
        <w:rPr>
          <w:rFonts w:eastAsia="Batang"/>
          <w:lang w:eastAsia="ko-KR"/>
        </w:rPr>
        <w:t>[b- Ohm]</w:t>
      </w:r>
      <w:r w:rsidR="008E207C" w:rsidRPr="008C34E9">
        <w:rPr>
          <w:color w:val="4472C4" w:themeColor="accent5"/>
        </w:rPr>
        <w:t>.</w:t>
      </w:r>
    </w:p>
    <w:p w14:paraId="5F251F30" w14:textId="23892C24" w:rsidR="006B04E7" w:rsidRDefault="008B2EAD" w:rsidP="00BE54BF">
      <w:pPr>
        <w:jc w:val="both"/>
      </w:pPr>
      <w:r>
        <w:rPr>
          <w:rFonts w:eastAsia="Malgun Gothic"/>
          <w:b/>
          <w:bCs/>
          <w:u w:color="000000"/>
          <w:bdr w:val="nil"/>
          <w:lang w:eastAsia="ko-KR"/>
        </w:rPr>
        <w:t>6.4</w:t>
      </w:r>
      <w:r>
        <w:rPr>
          <w:rFonts w:eastAsia="Malgun Gothic"/>
          <w:b/>
          <w:bCs/>
          <w:u w:color="000000"/>
          <w:bdr w:val="nil"/>
          <w:lang w:eastAsia="ko-KR"/>
        </w:rPr>
        <w:tab/>
      </w:r>
      <w:r w:rsidRPr="00961D4B">
        <w:rPr>
          <w:rFonts w:eastAsia="Malgun Gothic"/>
          <w:b/>
          <w:bCs/>
          <w:u w:color="000000"/>
          <w:bdr w:val="nil"/>
          <w:lang w:eastAsia="ko-KR"/>
        </w:rPr>
        <w:t>Stakeholders</w:t>
      </w:r>
      <w:r>
        <w:rPr>
          <w:rFonts w:eastAsia="Malgun Gothic"/>
          <w:b/>
          <w:bCs/>
          <w:u w:color="000000"/>
          <w:bdr w:val="nil"/>
          <w:lang w:eastAsia="ko-KR"/>
        </w:rPr>
        <w:t xml:space="preserve"> for closed-source software supply chain</w:t>
      </w:r>
    </w:p>
    <w:p w14:paraId="22040963" w14:textId="4ABAC2BD" w:rsidR="00BE54BF" w:rsidRPr="00961D4B" w:rsidRDefault="00BE54BF" w:rsidP="00BE54BF">
      <w:pPr>
        <w:jc w:val="both"/>
        <w:rPr>
          <w:lang w:eastAsia="ko-KR"/>
        </w:rPr>
      </w:pPr>
      <w:r w:rsidRPr="00961D4B">
        <w:lastRenderedPageBreak/>
        <w:t xml:space="preserve">&lt;TBD&gt; </w:t>
      </w:r>
    </w:p>
    <w:p w14:paraId="71BCCCCD" w14:textId="65E3AD29" w:rsidR="00186DAE" w:rsidRDefault="00186DAE" w:rsidP="00BF6EE0">
      <w:pPr>
        <w:jc w:val="both"/>
        <w:rPr>
          <w:ins w:id="108" w:author="Shekhar Singh" w:date="2023-07-05T16:56:00Z"/>
        </w:rPr>
      </w:pPr>
      <w:ins w:id="109" w:author="Shekhar Singh" w:date="2023-07-05T16:24:00Z">
        <w:r>
          <w:t>C</w:t>
        </w:r>
        <w:r w:rsidRPr="00186DAE">
          <w:t>losed-source software chain</w:t>
        </w:r>
      </w:ins>
      <w:ins w:id="110" w:author="Shekhar Singh" w:date="2023-07-05T16:25:00Z">
        <w:r>
          <w:t xml:space="preserve"> can be referred as </w:t>
        </w:r>
      </w:ins>
      <w:ins w:id="111" w:author="Shekhar Singh" w:date="2023-07-05T16:26:00Z">
        <w:r w:rsidRPr="00186DAE">
          <w:t>sequence or flow of events involved in the creation, distribution, and maintenance of closed-source software</w:t>
        </w:r>
      </w:ins>
      <w:ins w:id="112" w:author="Shekhar Singh" w:date="2023-07-05T16:34:00Z">
        <w:r>
          <w:t xml:space="preserve">. </w:t>
        </w:r>
      </w:ins>
      <w:ins w:id="113" w:author="Shekhar Singh" w:date="2023-07-05T16:35:00Z">
        <w:r w:rsidR="006D17E6" w:rsidRPr="006D17E6">
          <w:t>The main difference between the open-source software supply chain and the closed-source software supply chain lies in the accessibility and transparency of the software's source code and development process.</w:t>
        </w:r>
      </w:ins>
    </w:p>
    <w:p w14:paraId="6A76F627" w14:textId="3988DF47" w:rsidR="00770EAC" w:rsidRDefault="00770EAC" w:rsidP="00BF6EE0">
      <w:pPr>
        <w:jc w:val="both"/>
        <w:rPr>
          <w:ins w:id="114" w:author="Shekhar Singh" w:date="2023-05-18T12:31:00Z"/>
        </w:rPr>
      </w:pPr>
      <w:ins w:id="115" w:author="Shekhar Singh" w:date="2023-07-05T16:56:00Z">
        <w:r w:rsidRPr="00770EAC">
          <w:t>Closed-source software is developed by a specific organization or team, with exclusive control over the process and source code, which remains proprietary and inaccessible to the public. Development is conducted internally, with limited access and contributions. Rigorous quality assurance, controlled distribution through compiled binaries, and support provided by the organization are key features.</w:t>
        </w:r>
      </w:ins>
    </w:p>
    <w:p w14:paraId="46B830EF" w14:textId="53DDE5DC" w:rsidR="00BF6EE0" w:rsidRDefault="00BF6EE0" w:rsidP="00BF6EE0">
      <w:pPr>
        <w:jc w:val="both"/>
        <w:rPr>
          <w:ins w:id="116" w:author="Shekhar Singh" w:date="2023-07-05T17:00:00Z"/>
          <w:lang w:val="en-US"/>
        </w:rPr>
      </w:pPr>
    </w:p>
    <w:p w14:paraId="02C811FA" w14:textId="413527F7" w:rsidR="00A24138" w:rsidRDefault="00A24138" w:rsidP="00BF6EE0">
      <w:pPr>
        <w:jc w:val="both"/>
        <w:rPr>
          <w:ins w:id="117" w:author="Shekhar Singh" w:date="2023-05-18T12:10:00Z"/>
          <w:lang w:val="en-US"/>
        </w:rPr>
      </w:pPr>
      <w:ins w:id="118" w:author="Shekhar Singh" w:date="2023-07-05T17:00:00Z">
        <w:r w:rsidRPr="00A24138">
          <w:t>In a closed-source software supply chain, there are additional stakeholders compared to an open-source supply chain. These stakeholders play specific roles in the development, distribution, and support of closed-source softwa</w:t>
        </w:r>
        <w:r w:rsidR="002E25CE">
          <w:t>re.</w:t>
        </w:r>
      </w:ins>
    </w:p>
    <w:p w14:paraId="5E9BA205" w14:textId="631C10AA" w:rsidR="00BF6EE0" w:rsidRPr="00BF6EE0" w:rsidRDefault="00BF6EE0" w:rsidP="00BF6EE0">
      <w:pPr>
        <w:jc w:val="both"/>
        <w:rPr>
          <w:ins w:id="119" w:author="Shekhar Singh" w:date="2023-05-18T11:58:00Z"/>
          <w:lang w:val="en-US"/>
        </w:rPr>
      </w:pPr>
      <w:ins w:id="120" w:author="Shekhar Singh" w:date="2023-05-18T11:58:00Z">
        <w:r w:rsidRPr="00BF6EE0">
          <w:rPr>
            <w:lang w:val="en-US"/>
          </w:rPr>
          <w:t>Stakeholders for closed-source software supply chain can vary depending on the specific context and industry. However, here are some common stakeholders that may be involved:</w:t>
        </w:r>
      </w:ins>
    </w:p>
    <w:p w14:paraId="13A383FE" w14:textId="77777777" w:rsidR="00BF6EE0" w:rsidRPr="00BF6EE0" w:rsidRDefault="00BF6EE0" w:rsidP="00BF6EE0">
      <w:pPr>
        <w:numPr>
          <w:ilvl w:val="0"/>
          <w:numId w:val="28"/>
        </w:numPr>
        <w:jc w:val="both"/>
        <w:rPr>
          <w:ins w:id="121" w:author="Shekhar Singh" w:date="2023-05-18T11:58:00Z"/>
          <w:lang w:val="en-US"/>
        </w:rPr>
      </w:pPr>
      <w:ins w:id="122" w:author="Shekhar Singh" w:date="2023-05-18T11:58:00Z">
        <w:r w:rsidRPr="00BF6EE0">
          <w:rPr>
            <w:lang w:val="en-US"/>
          </w:rPr>
          <w:t>Software Developers/Companies: The primary stakeholders in a closed-source software supply chain are the developers or companies that create and own the software. They have the authority to determine the distribution, licensing, and pricing of the software.</w:t>
        </w:r>
      </w:ins>
    </w:p>
    <w:p w14:paraId="030B6984" w14:textId="77777777" w:rsidR="00BF6EE0" w:rsidRPr="00BF6EE0" w:rsidRDefault="00BF6EE0" w:rsidP="00BF6EE0">
      <w:pPr>
        <w:numPr>
          <w:ilvl w:val="0"/>
          <w:numId w:val="28"/>
        </w:numPr>
        <w:jc w:val="both"/>
        <w:rPr>
          <w:ins w:id="123" w:author="Shekhar Singh" w:date="2023-05-18T11:58:00Z"/>
          <w:lang w:val="en-US"/>
        </w:rPr>
      </w:pPr>
      <w:ins w:id="124" w:author="Shekhar Singh" w:date="2023-05-18T11:58:00Z">
        <w:r w:rsidRPr="00BF6EE0">
          <w:rPr>
            <w:lang w:val="en-US"/>
          </w:rPr>
          <w:t>Distributors/Resellers: In many cases, closed-source software is distributed through various channels, such as software vendors, resellers, or distributors. These stakeholders play a role in making the software available to end-users by handling marketing, sales, and physical distribution, if applicable.</w:t>
        </w:r>
      </w:ins>
    </w:p>
    <w:p w14:paraId="67DB8FF1" w14:textId="77777777" w:rsidR="00BF6EE0" w:rsidRPr="00BF6EE0" w:rsidRDefault="00BF6EE0" w:rsidP="00BF6EE0">
      <w:pPr>
        <w:numPr>
          <w:ilvl w:val="0"/>
          <w:numId w:val="28"/>
        </w:numPr>
        <w:jc w:val="both"/>
        <w:rPr>
          <w:ins w:id="125" w:author="Shekhar Singh" w:date="2023-05-18T11:58:00Z"/>
          <w:lang w:val="en-US"/>
        </w:rPr>
      </w:pPr>
      <w:ins w:id="126" w:author="Shekhar Singh" w:date="2023-05-18T11:58:00Z">
        <w:r w:rsidRPr="00BF6EE0">
          <w:rPr>
            <w:lang w:val="en-US"/>
          </w:rPr>
          <w:t>End-Users: The individuals or organizations that purchase and use the closed-source software are important stakeholders. They rely on the software to meet their specific needs and expect it to function properly and securely.</w:t>
        </w:r>
      </w:ins>
    </w:p>
    <w:p w14:paraId="6D2E0A16" w14:textId="77777777" w:rsidR="00BF6EE0" w:rsidRPr="00BF6EE0" w:rsidRDefault="00BF6EE0" w:rsidP="00BF6EE0">
      <w:pPr>
        <w:numPr>
          <w:ilvl w:val="0"/>
          <w:numId w:val="28"/>
        </w:numPr>
        <w:jc w:val="both"/>
        <w:rPr>
          <w:ins w:id="127" w:author="Shekhar Singh" w:date="2023-05-18T11:58:00Z"/>
          <w:lang w:val="en-US"/>
        </w:rPr>
      </w:pPr>
      <w:ins w:id="128" w:author="Shekhar Singh" w:date="2023-05-18T11:58:00Z">
        <w:r w:rsidRPr="00BF6EE0">
          <w:rPr>
            <w:lang w:val="en-US"/>
          </w:rPr>
          <w:t>Maintenance and Support Providers: Closed-source software often requires maintenance and support services, either provided directly by the software developers or by third-party service providers. These stakeholders ensure that the software remains up-to-date, resolves issues, and provides assistance to end-users when needed.</w:t>
        </w:r>
      </w:ins>
    </w:p>
    <w:p w14:paraId="1A45D04D" w14:textId="77777777" w:rsidR="00BF6EE0" w:rsidRPr="00BF6EE0" w:rsidRDefault="00BF6EE0" w:rsidP="00BF6EE0">
      <w:pPr>
        <w:numPr>
          <w:ilvl w:val="0"/>
          <w:numId w:val="28"/>
        </w:numPr>
        <w:jc w:val="both"/>
        <w:rPr>
          <w:ins w:id="129" w:author="Shekhar Singh" w:date="2023-05-18T11:58:00Z"/>
          <w:lang w:val="en-US"/>
        </w:rPr>
      </w:pPr>
      <w:ins w:id="130" w:author="Shekhar Singh" w:date="2023-05-18T11:58:00Z">
        <w:r w:rsidRPr="00BF6EE0">
          <w:rPr>
            <w:lang w:val="en-US"/>
          </w:rPr>
          <w:t>System Integrators: In certain cases, closed-source software is integrated into larger systems or solutions. System integrators are stakeholders who specialize in combining various software components to create comprehensive systems, and they may be involved in customizing and integrating closed-source software for specific projects.</w:t>
        </w:r>
      </w:ins>
    </w:p>
    <w:p w14:paraId="0354D971" w14:textId="77777777" w:rsidR="00BF6EE0" w:rsidRPr="00BF6EE0" w:rsidRDefault="00BF6EE0" w:rsidP="00BF6EE0">
      <w:pPr>
        <w:numPr>
          <w:ilvl w:val="0"/>
          <w:numId w:val="28"/>
        </w:numPr>
        <w:jc w:val="both"/>
        <w:rPr>
          <w:ins w:id="131" w:author="Shekhar Singh" w:date="2023-05-18T11:58:00Z"/>
          <w:lang w:val="en-US"/>
        </w:rPr>
      </w:pPr>
      <w:ins w:id="132" w:author="Shekhar Singh" w:date="2023-05-18T11:58:00Z">
        <w:r w:rsidRPr="00BF6EE0">
          <w:rPr>
            <w:lang w:val="en-US"/>
          </w:rPr>
          <w:t>Regulatory Authorities: Depending on the industry or application domain, regulatory authorities may have a stake in closed-source software. They may set standards, regulations, or compliance requirements that software developers need to adhere to, ensuring safety, privacy, or other legal considerations.</w:t>
        </w:r>
      </w:ins>
    </w:p>
    <w:p w14:paraId="692671C1" w14:textId="77777777" w:rsidR="00BF6EE0" w:rsidRPr="00BF6EE0" w:rsidRDefault="00BF6EE0" w:rsidP="00BF6EE0">
      <w:pPr>
        <w:numPr>
          <w:ilvl w:val="0"/>
          <w:numId w:val="28"/>
        </w:numPr>
        <w:jc w:val="both"/>
        <w:rPr>
          <w:ins w:id="133" w:author="Shekhar Singh" w:date="2023-05-18T11:58:00Z"/>
          <w:lang w:val="en-US"/>
        </w:rPr>
      </w:pPr>
      <w:ins w:id="134" w:author="Shekhar Singh" w:date="2023-05-18T11:58:00Z">
        <w:r w:rsidRPr="00BF6EE0">
          <w:rPr>
            <w:lang w:val="en-US"/>
          </w:rPr>
          <w:t>Quality Assurance and Testing Teams: Stakeholders responsible for quality assurance and testing play a critical role in the closed-source software supply chain. They verify that the software functions as intended, meets quality standards, and does not contain any critical vulnerabilities or bugs.</w:t>
        </w:r>
      </w:ins>
    </w:p>
    <w:p w14:paraId="02E6F1AE" w14:textId="4CAB6CCA" w:rsidR="00BF6EE0" w:rsidRPr="00BF6EE0" w:rsidRDefault="00BF6EE0" w:rsidP="00BF6EE0">
      <w:pPr>
        <w:numPr>
          <w:ilvl w:val="0"/>
          <w:numId w:val="28"/>
        </w:numPr>
        <w:jc w:val="both"/>
        <w:rPr>
          <w:ins w:id="135" w:author="Shekhar Singh" w:date="2023-05-18T11:58:00Z"/>
          <w:lang w:val="en-US"/>
        </w:rPr>
      </w:pPr>
      <w:ins w:id="136" w:author="Shekhar Singh" w:date="2023-05-18T11:58:00Z">
        <w:r w:rsidRPr="00BF6EE0">
          <w:rPr>
            <w:lang w:val="en-US"/>
          </w:rPr>
          <w:t xml:space="preserve">Intellectual Property </w:t>
        </w:r>
      </w:ins>
      <w:ins w:id="137" w:author="Shekhar Singh" w:date="2023-07-05T16:23:00Z">
        <w:r w:rsidR="0095416D">
          <w:rPr>
            <w:lang w:val="en-US"/>
          </w:rPr>
          <w:t>Team</w:t>
        </w:r>
      </w:ins>
      <w:ins w:id="138" w:author="Shekhar Singh" w:date="2023-07-03T17:01:00Z">
        <w:r w:rsidR="00B56A38">
          <w:rPr>
            <w:rStyle w:val="CommentReference"/>
          </w:rPr>
          <w:commentReference w:id="139"/>
        </w:r>
      </w:ins>
      <w:ins w:id="140" w:author="Shekhar Singh" w:date="2023-05-18T11:58:00Z">
        <w:r w:rsidRPr="00BF6EE0">
          <w:rPr>
            <w:lang w:val="en-US"/>
          </w:rPr>
          <w:t>: Given the proprietary nature of closed-source software, intellectual property lawyers may be involved to protect the software's copyrights, patents, and trade secrets. They help software developers enforce their legal rights and ensure compliance with intellectual property laws.</w:t>
        </w:r>
      </w:ins>
    </w:p>
    <w:p w14:paraId="70D24E4A" w14:textId="77777777" w:rsidR="00BF6EE0" w:rsidRPr="00BF6EE0" w:rsidRDefault="00BF6EE0" w:rsidP="00BF6EE0">
      <w:pPr>
        <w:numPr>
          <w:ilvl w:val="0"/>
          <w:numId w:val="28"/>
        </w:numPr>
        <w:jc w:val="both"/>
        <w:rPr>
          <w:ins w:id="141" w:author="Shekhar Singh" w:date="2023-05-18T11:58:00Z"/>
          <w:lang w:val="en-US"/>
        </w:rPr>
      </w:pPr>
      <w:ins w:id="142" w:author="Shekhar Singh" w:date="2023-05-18T11:58:00Z">
        <w:r w:rsidRPr="00BF6EE0">
          <w:rPr>
            <w:lang w:val="en-US"/>
          </w:rPr>
          <w:lastRenderedPageBreak/>
          <w:t>Hardware Manufacturers: In cases where closed-source software is tightly integrated with hardware devices, such as embedded systems or appliances, hardware manufacturers become stakeholders. They work closely with software developers to ensure compatibility, performance, and functionality.</w:t>
        </w:r>
      </w:ins>
    </w:p>
    <w:p w14:paraId="4F1261EC" w14:textId="77777777" w:rsidR="00BF6EE0" w:rsidRPr="00BF6EE0" w:rsidRDefault="00BF6EE0" w:rsidP="00BF6EE0">
      <w:pPr>
        <w:numPr>
          <w:ilvl w:val="0"/>
          <w:numId w:val="28"/>
        </w:numPr>
        <w:jc w:val="both"/>
        <w:rPr>
          <w:ins w:id="143" w:author="Shekhar Singh" w:date="2023-05-18T11:58:00Z"/>
          <w:lang w:val="en-US"/>
        </w:rPr>
      </w:pPr>
      <w:ins w:id="144" w:author="Shekhar Singh" w:date="2023-05-18T11:58:00Z">
        <w:r w:rsidRPr="00BF6EE0">
          <w:rPr>
            <w:lang w:val="en-US"/>
          </w:rPr>
          <w:t>Third-Party Component Providers: Closed-source software may rely on third-party components, libraries, or frameworks. These third-party providers become stakeholders in the supply chain as their components contribute to the functionality and features of the software.</w:t>
        </w:r>
      </w:ins>
    </w:p>
    <w:p w14:paraId="4E0989F8" w14:textId="2737EF1B" w:rsidR="00875ADE" w:rsidRDefault="00875ADE" w:rsidP="00BC0BD5">
      <w:pPr>
        <w:jc w:val="both"/>
        <w:rPr>
          <w:ins w:id="145" w:author="Shekhar Singh" w:date="2023-05-18T12:01:00Z"/>
        </w:rPr>
      </w:pPr>
    </w:p>
    <w:p w14:paraId="27DCAE4F" w14:textId="1034D75E" w:rsidR="00BF6EE0" w:rsidRDefault="00BF6EE0" w:rsidP="00BC0BD5">
      <w:pPr>
        <w:jc w:val="both"/>
        <w:rPr>
          <w:ins w:id="146" w:author="Shekhar Singh" w:date="2023-05-18T12:01:00Z"/>
        </w:rPr>
      </w:pPr>
      <w:ins w:id="147" w:author="Shekhar Singh" w:date="2023-05-18T12:01:00Z">
        <w:r w:rsidRPr="00BF6EE0">
          <w:t>It's worth noting that the exact stakeholders and their roles may vary depending on the specific software and industry. Additionally, some stakeholders may overlap or have multiple roles in the supply chain.</w:t>
        </w:r>
      </w:ins>
    </w:p>
    <w:p w14:paraId="679EEE47" w14:textId="77777777" w:rsidR="00BF6EE0" w:rsidRPr="00961D4B" w:rsidRDefault="00BF6EE0" w:rsidP="00BC0BD5">
      <w:pPr>
        <w:jc w:val="both"/>
      </w:pPr>
    </w:p>
    <w:p w14:paraId="1784F8AF" w14:textId="41F5367E" w:rsidR="00BE54BF" w:rsidRPr="00961D4B" w:rsidRDefault="00BE54BF" w:rsidP="00BE54BF">
      <w:pPr>
        <w:jc w:val="both"/>
        <w:rPr>
          <w:rFonts w:eastAsia="Malgun Gothic"/>
          <w:lang w:eastAsia="ko-KR"/>
        </w:rPr>
      </w:pPr>
      <w:r w:rsidRPr="00961D4B">
        <w:rPr>
          <w:rFonts w:eastAsia="Times New Roman"/>
          <w:b/>
          <w:szCs w:val="20"/>
          <w:u w:color="000000"/>
          <w:lang w:eastAsia="en-US"/>
        </w:rPr>
        <w:t>6.</w:t>
      </w:r>
      <w:r w:rsidR="008B2EAD">
        <w:rPr>
          <w:rFonts w:eastAsia="Times New Roman"/>
          <w:b/>
          <w:szCs w:val="20"/>
          <w:u w:color="000000"/>
          <w:lang w:eastAsia="en-US"/>
        </w:rPr>
        <w:t>5</w:t>
      </w:r>
      <w:r w:rsidRPr="00961D4B">
        <w:rPr>
          <w:rFonts w:eastAsia="Times New Roman"/>
          <w:b/>
          <w:szCs w:val="20"/>
          <w:u w:color="000000"/>
          <w:lang w:eastAsia="en-US"/>
        </w:rPr>
        <w:tab/>
      </w:r>
      <w:r w:rsidR="00460AF4" w:rsidRPr="00961D4B">
        <w:rPr>
          <w:rFonts w:eastAsia="Malgun Gothic"/>
          <w:b/>
          <w:bCs/>
          <w:u w:color="000000"/>
          <w:bdr w:val="nil"/>
        </w:rPr>
        <w:t>Examples of software supply chain attack</w:t>
      </w:r>
    </w:p>
    <w:p w14:paraId="64932D70" w14:textId="45884817" w:rsidR="001B5EA4" w:rsidRPr="00041BE0" w:rsidRDefault="00AA121F" w:rsidP="00BE54BF">
      <w:pPr>
        <w:jc w:val="both"/>
        <w:rPr>
          <w:rFonts w:eastAsia="Batang"/>
          <w:lang w:eastAsia="ko-KR"/>
        </w:rPr>
      </w:pPr>
      <w:r w:rsidRPr="00041BE0">
        <w:rPr>
          <w:noProof/>
          <w:lang w:eastAsia="en-GB" w:bidi="hi-IN"/>
        </w:rPr>
        <mc:AlternateContent>
          <mc:Choice Requires="wpg">
            <w:drawing>
              <wp:anchor distT="0" distB="0" distL="114300" distR="114300" simplePos="0" relativeHeight="251658243" behindDoc="0" locked="0" layoutInCell="1" allowOverlap="1" wp14:anchorId="6858B2F7" wp14:editId="73F398A5">
                <wp:simplePos x="0" y="0"/>
                <wp:positionH relativeFrom="column">
                  <wp:posOffset>479425</wp:posOffset>
                </wp:positionH>
                <wp:positionV relativeFrom="paragraph">
                  <wp:posOffset>676910</wp:posOffset>
                </wp:positionV>
                <wp:extent cx="4985385" cy="2385060"/>
                <wp:effectExtent l="0" t="0" r="5715" b="0"/>
                <wp:wrapTopAndBottom/>
                <wp:docPr id="1109" name="그룹 1109"/>
                <wp:cNvGraphicFramePr/>
                <a:graphic xmlns:a="http://schemas.openxmlformats.org/drawingml/2006/main">
                  <a:graphicData uri="http://schemas.microsoft.com/office/word/2010/wordprocessingGroup">
                    <wpg:wgp>
                      <wpg:cNvGrpSpPr/>
                      <wpg:grpSpPr>
                        <a:xfrm>
                          <a:off x="0" y="0"/>
                          <a:ext cx="4985385" cy="2385060"/>
                          <a:chOff x="0" y="0"/>
                          <a:chExt cx="5414645" cy="2583815"/>
                        </a:xfrm>
                      </wpg:grpSpPr>
                      <pic:pic xmlns:pic="http://schemas.openxmlformats.org/drawingml/2006/picture">
                        <pic:nvPicPr>
                          <pic:cNvPr id="1107" name="그림 1107"/>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14645" cy="2226309"/>
                          </a:xfrm>
                          <a:prstGeom prst="rect">
                            <a:avLst/>
                          </a:prstGeom>
                          <a:noFill/>
                        </pic:spPr>
                      </pic:pic>
                      <wps:wsp>
                        <wps:cNvPr id="1108" name="Text Box 1108"/>
                        <wps:cNvSpPr txBox="1"/>
                        <wps:spPr>
                          <a:xfrm>
                            <a:off x="0" y="2281555"/>
                            <a:ext cx="5414645" cy="302260"/>
                          </a:xfrm>
                          <a:prstGeom prst="rect">
                            <a:avLst/>
                          </a:prstGeom>
                          <a:solidFill>
                            <a:prstClr val="white"/>
                          </a:solidFill>
                          <a:ln>
                            <a:noFill/>
                          </a:ln>
                        </wps:spPr>
                        <wps:txbx>
                          <w:txbxContent>
                            <w:p w14:paraId="6A411997" w14:textId="5F65D0A8" w:rsidR="00186DAE" w:rsidRPr="00FE12FB" w:rsidRDefault="00186DAE" w:rsidP="00FE12FB">
                              <w:pPr>
                                <w:pStyle w:val="Caption"/>
                                <w:jc w:val="center"/>
                                <w:rPr>
                                  <w:b/>
                                  <w:bCs/>
                                  <w:i w:val="0"/>
                                  <w:iCs w:val="0"/>
                                  <w:noProof/>
                                  <w:color w:val="auto"/>
                                  <w:sz w:val="36"/>
                                  <w:szCs w:val="36"/>
                                </w:rPr>
                              </w:pPr>
                              <w:r w:rsidRPr="00FE12FB">
                                <w:rPr>
                                  <w:b/>
                                  <w:bCs/>
                                  <w:i w:val="0"/>
                                  <w:iCs w:val="0"/>
                                  <w:color w:val="auto"/>
                                  <w:sz w:val="24"/>
                                  <w:szCs w:val="24"/>
                                </w:rPr>
                                <w:t xml:space="preserve">Figure </w:t>
                              </w:r>
                              <w:r w:rsidRPr="00FE12FB">
                                <w:rPr>
                                  <w:b/>
                                  <w:bCs/>
                                  <w:i w:val="0"/>
                                  <w:iCs w:val="0"/>
                                  <w:color w:val="auto"/>
                                  <w:sz w:val="24"/>
                                  <w:szCs w:val="24"/>
                                </w:rPr>
                                <w:fldChar w:fldCharType="begin"/>
                              </w:r>
                              <w:r w:rsidRPr="00FE12FB">
                                <w:rPr>
                                  <w:b/>
                                  <w:bCs/>
                                  <w:i w:val="0"/>
                                  <w:iCs w:val="0"/>
                                  <w:color w:val="auto"/>
                                  <w:sz w:val="24"/>
                                  <w:szCs w:val="24"/>
                                </w:rPr>
                                <w:instrText xml:space="preserve"> SEQ Figure \* ARABIC </w:instrText>
                              </w:r>
                              <w:r w:rsidRPr="00FE12FB">
                                <w:rPr>
                                  <w:b/>
                                  <w:bCs/>
                                  <w:i w:val="0"/>
                                  <w:iCs w:val="0"/>
                                  <w:color w:val="auto"/>
                                  <w:sz w:val="24"/>
                                  <w:szCs w:val="24"/>
                                </w:rPr>
                                <w:fldChar w:fldCharType="separate"/>
                              </w:r>
                              <w:r>
                                <w:rPr>
                                  <w:b/>
                                  <w:bCs/>
                                  <w:i w:val="0"/>
                                  <w:iCs w:val="0"/>
                                  <w:noProof/>
                                  <w:color w:val="auto"/>
                                  <w:sz w:val="24"/>
                                  <w:szCs w:val="24"/>
                                </w:rPr>
                                <w:t>3</w:t>
                              </w:r>
                              <w:r w:rsidRPr="00FE12FB">
                                <w:rPr>
                                  <w:b/>
                                  <w:bCs/>
                                  <w:i w:val="0"/>
                                  <w:iCs w:val="0"/>
                                  <w:color w:val="auto"/>
                                  <w:sz w:val="24"/>
                                  <w:szCs w:val="24"/>
                                </w:rPr>
                                <w:fldChar w:fldCharType="end"/>
                              </w:r>
                              <w:r w:rsidRPr="00FE12FB">
                                <w:rPr>
                                  <w:b/>
                                  <w:bCs/>
                                  <w:i w:val="0"/>
                                  <w:iCs w:val="0"/>
                                  <w:color w:val="auto"/>
                                  <w:sz w:val="24"/>
                                  <w:szCs w:val="24"/>
                                </w:rPr>
                                <w:t xml:space="preserve"> - A concept of software supply chain attacks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그룹 1109" o:spid="_x0000_s1029" style="position:absolute;left:0;text-align:left;margin-left:37.75pt;margin-top:53.3pt;width:392.55pt;height:187.8pt;z-index:251658243;mso-width-relative:margin;mso-height-relative:margin" coordsize="54146,25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107" o:spid="_x0000_s1030" type="#_x0000_t75" style="position:absolute;width:54146;height:222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wh4/AAAAA3QAAAA8AAABkcnMvZG93bnJldi54bWxET0uLwjAQvgv7H8Is7M2melilGmUprMje&#10;fIHHoRmbajMpTWzrv98Igrf5+J6zXA+2Fh21vnKsYJKkIIgLpysuFRwPv+M5CB+QNdaOScGDPKxX&#10;H6MlZtr1vKNuH0oRQ9hnqMCE0GRS+sKQRZ+4hjhyF9daDBG2pdQt9jHc1nKapt/SYsWxwWBDuaHi&#10;tr9bBbjJu+4Uthvj6Ex/8+vj0Be5Ul+fw88CRKAhvMUv91bH+ZN0Bs9v4gly9Q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jCHj8AAAADdAAAADwAAAAAAAAAAAAAAAACfAgAA&#10;ZHJzL2Rvd25yZXYueG1sUEsFBgAAAAAEAAQA9wAAAIwDAAAAAA==&#10;">
                  <v:imagedata r:id="rId34" o:title=""/>
                  <v:path arrowok="t"/>
                </v:shape>
                <v:shape id="Text Box 1108" o:spid="_x0000_s1031" type="#_x0000_t202" style="position:absolute;top:22815;width:54146;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gxPsYA&#10;AADdAAAADwAAAGRycy9kb3ducmV2LnhtbESPS2/CMBCE75X4D9YicamKAwdUpRjEo5U40AMPcV7F&#10;SxIRryPbkPDv2UOl3nY1szPfzpe9a9SDQqw9G5iMM1DEhbc1lwbOp5+PT1AxIVtsPJOBJ0VYLgZv&#10;c8yt7/hAj2MqlYRwzNFAlVKbax2LihzGsW+JRbv64DDJGkptA3YS7ho9zbKZdlizNFTY0qai4na8&#10;OwOzbbh3B968b8/fe/xty+ll/bwYMxr2qy9Qifr0b/673lnBn2SCK9/ICHrx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vgxPsYAAADdAAAADwAAAAAAAAAAAAAAAACYAgAAZHJz&#10;L2Rvd25yZXYueG1sUEsFBgAAAAAEAAQA9QAAAIsDAAAAAA==&#10;" stroked="f">
                  <v:textbox inset="0,0,0,0">
                    <w:txbxContent>
                      <w:p w14:paraId="6A411997" w14:textId="5F65D0A8" w:rsidR="00186DAE" w:rsidRPr="00FE12FB" w:rsidRDefault="00186DAE" w:rsidP="00FE12FB">
                        <w:pPr>
                          <w:pStyle w:val="Caption"/>
                          <w:jc w:val="center"/>
                          <w:rPr>
                            <w:b/>
                            <w:bCs/>
                            <w:i w:val="0"/>
                            <w:iCs w:val="0"/>
                            <w:noProof/>
                            <w:color w:val="auto"/>
                            <w:sz w:val="36"/>
                            <w:szCs w:val="36"/>
                          </w:rPr>
                        </w:pPr>
                        <w:r w:rsidRPr="00FE12FB">
                          <w:rPr>
                            <w:b/>
                            <w:bCs/>
                            <w:i w:val="0"/>
                            <w:iCs w:val="0"/>
                            <w:color w:val="auto"/>
                            <w:sz w:val="24"/>
                            <w:szCs w:val="24"/>
                          </w:rPr>
                          <w:t xml:space="preserve">Figure </w:t>
                        </w:r>
                        <w:r w:rsidRPr="00FE12FB">
                          <w:rPr>
                            <w:b/>
                            <w:bCs/>
                            <w:i w:val="0"/>
                            <w:iCs w:val="0"/>
                            <w:color w:val="auto"/>
                            <w:sz w:val="24"/>
                            <w:szCs w:val="24"/>
                          </w:rPr>
                          <w:fldChar w:fldCharType="begin"/>
                        </w:r>
                        <w:r w:rsidRPr="00FE12FB">
                          <w:rPr>
                            <w:b/>
                            <w:bCs/>
                            <w:i w:val="0"/>
                            <w:iCs w:val="0"/>
                            <w:color w:val="auto"/>
                            <w:sz w:val="24"/>
                            <w:szCs w:val="24"/>
                          </w:rPr>
                          <w:instrText xml:space="preserve"> SEQ Figure \* ARABIC </w:instrText>
                        </w:r>
                        <w:r w:rsidRPr="00FE12FB">
                          <w:rPr>
                            <w:b/>
                            <w:bCs/>
                            <w:i w:val="0"/>
                            <w:iCs w:val="0"/>
                            <w:color w:val="auto"/>
                            <w:sz w:val="24"/>
                            <w:szCs w:val="24"/>
                          </w:rPr>
                          <w:fldChar w:fldCharType="separate"/>
                        </w:r>
                        <w:r>
                          <w:rPr>
                            <w:b/>
                            <w:bCs/>
                            <w:i w:val="0"/>
                            <w:iCs w:val="0"/>
                            <w:noProof/>
                            <w:color w:val="auto"/>
                            <w:sz w:val="24"/>
                            <w:szCs w:val="24"/>
                          </w:rPr>
                          <w:t>3</w:t>
                        </w:r>
                        <w:r w:rsidRPr="00FE12FB">
                          <w:rPr>
                            <w:b/>
                            <w:bCs/>
                            <w:i w:val="0"/>
                            <w:iCs w:val="0"/>
                            <w:color w:val="auto"/>
                            <w:sz w:val="24"/>
                            <w:szCs w:val="24"/>
                          </w:rPr>
                          <w:fldChar w:fldCharType="end"/>
                        </w:r>
                        <w:r w:rsidRPr="00FE12FB">
                          <w:rPr>
                            <w:b/>
                            <w:bCs/>
                            <w:i w:val="0"/>
                            <w:iCs w:val="0"/>
                            <w:color w:val="auto"/>
                            <w:sz w:val="24"/>
                            <w:szCs w:val="24"/>
                          </w:rPr>
                          <w:t xml:space="preserve"> - A concept of software supply chain attacks</w:t>
                        </w:r>
                      </w:p>
                    </w:txbxContent>
                  </v:textbox>
                </v:shape>
                <w10:wrap type="topAndBottom"/>
              </v:group>
            </w:pict>
          </mc:Fallback>
        </mc:AlternateContent>
      </w:r>
      <w:r w:rsidR="00E51D3C" w:rsidRPr="00041BE0">
        <w:rPr>
          <w:rFonts w:eastAsia="Batang"/>
          <w:lang w:eastAsia="ko-KR"/>
        </w:rPr>
        <w:t xml:space="preserve">This clause </w:t>
      </w:r>
      <w:r w:rsidR="00985DFF" w:rsidRPr="00041BE0">
        <w:rPr>
          <w:rFonts w:eastAsia="Batang"/>
          <w:lang w:eastAsia="ko-KR"/>
        </w:rPr>
        <w:t>describes</w:t>
      </w:r>
      <w:r w:rsidR="00E51D3C" w:rsidRPr="00041BE0">
        <w:rPr>
          <w:rFonts w:eastAsia="Batang"/>
          <w:lang w:eastAsia="ko-KR"/>
        </w:rPr>
        <w:t xml:space="preserve"> some examples of software supply chain attacks. Figure 3 depicts the basic concept of software supply chain</w:t>
      </w:r>
      <w:r w:rsidR="0052143B" w:rsidRPr="00041BE0">
        <w:rPr>
          <w:rFonts w:eastAsia="Batang"/>
          <w:lang w:eastAsia="ko-KR"/>
        </w:rPr>
        <w:t xml:space="preserve"> attack</w:t>
      </w:r>
      <w:r w:rsidR="00E51D3C" w:rsidRPr="00041BE0">
        <w:rPr>
          <w:rFonts w:eastAsia="Batang"/>
          <w:lang w:eastAsia="ko-KR"/>
        </w:rPr>
        <w:t xml:space="preserve">. </w:t>
      </w:r>
    </w:p>
    <w:p w14:paraId="3C3603C5" w14:textId="3905B3C9" w:rsidR="00E93E4B" w:rsidRPr="00041BE0" w:rsidRDefault="00571203" w:rsidP="00BE54BF">
      <w:pPr>
        <w:jc w:val="both"/>
        <w:rPr>
          <w:rFonts w:eastAsia="Batang"/>
          <w:lang w:eastAsia="ko-KR"/>
        </w:rPr>
      </w:pPr>
      <w:r w:rsidRPr="00041BE0">
        <w:rPr>
          <w:rFonts w:eastAsia="Batang"/>
          <w:lang w:eastAsia="ko-KR"/>
        </w:rPr>
        <w:t xml:space="preserve">In </w:t>
      </w:r>
      <w:proofErr w:type="gramStart"/>
      <w:r w:rsidRPr="00041BE0">
        <w:rPr>
          <w:rFonts w:eastAsia="Batang"/>
          <w:lang w:eastAsia="ko-KR"/>
        </w:rPr>
        <w:t>an</w:t>
      </w:r>
      <w:proofErr w:type="gramEnd"/>
      <w:r w:rsidRPr="00041BE0">
        <w:rPr>
          <w:rFonts w:eastAsia="Batang"/>
          <w:lang w:eastAsia="ko-KR"/>
        </w:rPr>
        <w:t xml:space="preserve"> software supply chain, the attacker use</w:t>
      </w:r>
      <w:r w:rsidR="0071750F" w:rsidRPr="00041BE0">
        <w:rPr>
          <w:rFonts w:eastAsia="Batang"/>
          <w:lang w:eastAsia="ko-KR"/>
        </w:rPr>
        <w:t>s</w:t>
      </w:r>
      <w:r w:rsidRPr="00041BE0">
        <w:rPr>
          <w:rFonts w:eastAsia="Batang"/>
          <w:lang w:eastAsia="ko-KR"/>
        </w:rPr>
        <w:t xml:space="preserve"> communities to attack anyone,</w:t>
      </w:r>
      <w:r w:rsidR="001E6B1B" w:rsidRPr="00041BE0">
        <w:rPr>
          <w:rFonts w:eastAsia="Batang"/>
          <w:lang w:eastAsia="ko-KR"/>
        </w:rPr>
        <w:t xml:space="preserve"> such as</w:t>
      </w:r>
      <w:r w:rsidRPr="00041BE0">
        <w:rPr>
          <w:rFonts w:eastAsia="Batang"/>
          <w:lang w:eastAsia="ko-KR"/>
        </w:rPr>
        <w:t xml:space="preserve"> from developers utilizing the software to endpoint users trusting and using the </w:t>
      </w:r>
      <w:r w:rsidR="00ED5EAF" w:rsidRPr="00041BE0">
        <w:rPr>
          <w:rFonts w:eastAsia="Batang"/>
          <w:lang w:eastAsia="ko-KR"/>
        </w:rPr>
        <w:t>software</w:t>
      </w:r>
      <w:r w:rsidR="009B408D" w:rsidRPr="00041BE0">
        <w:rPr>
          <w:rFonts w:eastAsia="Batang"/>
          <w:lang w:eastAsia="ko-KR"/>
        </w:rPr>
        <w:t>;</w:t>
      </w:r>
      <w:r w:rsidRPr="00041BE0">
        <w:rPr>
          <w:rFonts w:eastAsia="Batang"/>
          <w:lang w:eastAsia="ko-KR"/>
        </w:rPr>
        <w:t xml:space="preserve"> rather than simply targeting the community users directly.</w:t>
      </w:r>
    </w:p>
    <w:p w14:paraId="759F2EC9" w14:textId="614EB732" w:rsidR="003D2044" w:rsidRPr="00BF7925" w:rsidRDefault="009A03D4" w:rsidP="00BE54BF">
      <w:pPr>
        <w:jc w:val="both"/>
        <w:rPr>
          <w:rFonts w:eastAsia="Batang"/>
          <w:lang w:eastAsia="ko-KR"/>
        </w:rPr>
      </w:pPr>
      <w:r w:rsidRPr="00BF7925">
        <w:rPr>
          <w:rFonts w:eastAsia="Batang"/>
          <w:lang w:eastAsia="ko-KR"/>
        </w:rPr>
        <w:t xml:space="preserve">The </w:t>
      </w:r>
      <w:r w:rsidR="00E87E72" w:rsidRPr="00BF7925">
        <w:rPr>
          <w:rFonts w:eastAsia="Batang"/>
          <w:lang w:eastAsia="ko-KR"/>
        </w:rPr>
        <w:t xml:space="preserve">attacks for the </w:t>
      </w:r>
      <w:r w:rsidRPr="00BF7925">
        <w:rPr>
          <w:rFonts w:eastAsia="Batang"/>
          <w:lang w:eastAsia="ko-KR"/>
        </w:rPr>
        <w:t xml:space="preserve">software supply chains </w:t>
      </w:r>
      <w:r w:rsidR="0064346B" w:rsidRPr="00BF7925">
        <w:rPr>
          <w:rFonts w:eastAsia="Batang"/>
          <w:lang w:eastAsia="ko-KR"/>
        </w:rPr>
        <w:t xml:space="preserve">may </w:t>
      </w:r>
      <w:r w:rsidRPr="00BF7925">
        <w:rPr>
          <w:rFonts w:eastAsia="Batang"/>
          <w:lang w:eastAsia="ko-KR"/>
        </w:rPr>
        <w:t xml:space="preserve">differ from traditional </w:t>
      </w:r>
      <w:r w:rsidR="00E87E72" w:rsidRPr="00BF7925">
        <w:rPr>
          <w:rFonts w:eastAsia="Batang"/>
          <w:lang w:eastAsia="ko-KR"/>
        </w:rPr>
        <w:t>attack</w:t>
      </w:r>
      <w:r w:rsidR="0064346B" w:rsidRPr="00BF7925">
        <w:rPr>
          <w:rFonts w:eastAsia="Batang"/>
          <w:lang w:eastAsia="ko-KR"/>
        </w:rPr>
        <w:t>s where they</w:t>
      </w:r>
      <w:r w:rsidRPr="00BF7925">
        <w:rPr>
          <w:rFonts w:eastAsia="Batang"/>
          <w:lang w:eastAsia="ko-KR"/>
        </w:rPr>
        <w:t xml:space="preserve"> exploit </w:t>
      </w:r>
      <w:r w:rsidR="005C0967" w:rsidRPr="00BF7925">
        <w:rPr>
          <w:rFonts w:eastAsia="Batang"/>
          <w:lang w:eastAsia="ko-KR"/>
        </w:rPr>
        <w:t xml:space="preserve">their </w:t>
      </w:r>
      <w:r w:rsidRPr="00BF7925">
        <w:rPr>
          <w:rFonts w:eastAsia="Batang"/>
          <w:lang w:eastAsia="ko-KR"/>
        </w:rPr>
        <w:t>software vulnerabilities</w:t>
      </w:r>
      <w:r w:rsidR="001F6459" w:rsidRPr="00BF7925">
        <w:rPr>
          <w:rFonts w:eastAsia="Batang"/>
          <w:lang w:eastAsia="ko-KR"/>
        </w:rPr>
        <w:t xml:space="preserve"> itself</w:t>
      </w:r>
      <w:r w:rsidRPr="00BF7925">
        <w:rPr>
          <w:rFonts w:eastAsia="Batang"/>
          <w:lang w:eastAsia="ko-KR"/>
        </w:rPr>
        <w:t xml:space="preserve">. </w:t>
      </w:r>
      <w:r w:rsidR="00F365C5" w:rsidRPr="00BF7925">
        <w:rPr>
          <w:rFonts w:eastAsia="Batang"/>
          <w:lang w:eastAsia="ko-KR"/>
        </w:rPr>
        <w:t>However, attacks for the sof</w:t>
      </w:r>
      <w:r w:rsidRPr="00BF7925">
        <w:rPr>
          <w:rFonts w:eastAsia="Batang"/>
          <w:lang w:eastAsia="ko-KR"/>
        </w:rPr>
        <w:t>t</w:t>
      </w:r>
      <w:r w:rsidR="00F365C5" w:rsidRPr="00BF7925">
        <w:rPr>
          <w:rFonts w:eastAsia="Batang"/>
          <w:lang w:eastAsia="ko-KR"/>
        </w:rPr>
        <w:t>ware supply chain</w:t>
      </w:r>
      <w:r w:rsidRPr="00BF7925">
        <w:rPr>
          <w:rFonts w:eastAsia="Batang"/>
          <w:lang w:eastAsia="ko-KR"/>
        </w:rPr>
        <w:t xml:space="preserve"> exploits the trust </w:t>
      </w:r>
      <w:r w:rsidR="00547348" w:rsidRPr="00BF7925">
        <w:rPr>
          <w:rFonts w:eastAsia="Batang"/>
          <w:lang w:eastAsia="ko-KR"/>
        </w:rPr>
        <w:t xml:space="preserve">which </w:t>
      </w:r>
      <w:r w:rsidR="00D90D2E" w:rsidRPr="00BF7925">
        <w:rPr>
          <w:rFonts w:eastAsia="Batang"/>
          <w:lang w:eastAsia="ko-KR"/>
        </w:rPr>
        <w:t>the related stakeholders</w:t>
      </w:r>
      <w:r w:rsidRPr="00BF7925">
        <w:rPr>
          <w:rFonts w:eastAsia="Batang"/>
          <w:lang w:eastAsia="ko-KR"/>
        </w:rPr>
        <w:t xml:space="preserve"> have</w:t>
      </w:r>
      <w:r w:rsidR="009C424C" w:rsidRPr="00BF7925">
        <w:rPr>
          <w:rFonts w:eastAsia="Batang"/>
          <w:lang w:eastAsia="ko-KR"/>
        </w:rPr>
        <w:t>.</w:t>
      </w:r>
    </w:p>
    <w:p w14:paraId="78352765" w14:textId="07FE6A46" w:rsidR="00182559" w:rsidRPr="00BF7925" w:rsidRDefault="00DB7158" w:rsidP="00BE54BF">
      <w:pPr>
        <w:jc w:val="both"/>
        <w:rPr>
          <w:rFonts w:eastAsia="Batang"/>
          <w:lang w:eastAsia="ko-KR"/>
        </w:rPr>
      </w:pPr>
      <w:proofErr w:type="gramStart"/>
      <w:r w:rsidRPr="00BF7925">
        <w:rPr>
          <w:rFonts w:eastAsia="Batang"/>
          <w:lang w:eastAsia="ko-KR"/>
        </w:rPr>
        <w:t>An</w:t>
      </w:r>
      <w:proofErr w:type="gramEnd"/>
      <w:r w:rsidRPr="00BF7925">
        <w:rPr>
          <w:rFonts w:eastAsia="Batang"/>
          <w:lang w:eastAsia="ko-KR"/>
        </w:rPr>
        <w:t xml:space="preserve"> software community is a group of persons as contributors collaborating on developing, maintaining, extending, and promoting a specific project, or several projects, of </w:t>
      </w:r>
      <w:r w:rsidR="00001876">
        <w:rPr>
          <w:rFonts w:eastAsia="Batang"/>
          <w:lang w:eastAsia="ko-KR"/>
        </w:rPr>
        <w:t xml:space="preserve">the </w:t>
      </w:r>
      <w:r w:rsidRPr="00BF7925">
        <w:rPr>
          <w:rFonts w:eastAsia="Batang"/>
          <w:lang w:eastAsia="ko-KR"/>
        </w:rPr>
        <w:t xml:space="preserve">software. </w:t>
      </w:r>
      <w:r w:rsidR="00AA03EC" w:rsidRPr="00BF7925">
        <w:rPr>
          <w:rFonts w:eastAsia="Batang"/>
          <w:lang w:eastAsia="ko-KR"/>
        </w:rPr>
        <w:t>[</w:t>
      </w:r>
      <w:r w:rsidRPr="00BF7925">
        <w:rPr>
          <w:rFonts w:eastAsia="Batang"/>
          <w:lang w:eastAsia="ko-KR"/>
        </w:rPr>
        <w:t>b-</w:t>
      </w:r>
      <w:proofErr w:type="spellStart"/>
      <w:r w:rsidRPr="00BF7925">
        <w:rPr>
          <w:rFonts w:eastAsia="Batang"/>
          <w:lang w:eastAsia="ko-KR"/>
        </w:rPr>
        <w:t>Venafi</w:t>
      </w:r>
      <w:proofErr w:type="spellEnd"/>
      <w:r w:rsidRPr="00BF7925">
        <w:rPr>
          <w:rFonts w:eastAsia="Batang"/>
          <w:lang w:eastAsia="ko-KR"/>
        </w:rPr>
        <w:t>].</w:t>
      </w:r>
    </w:p>
    <w:p w14:paraId="14A162F6" w14:textId="15AAF55A" w:rsidR="001125D4" w:rsidRPr="00BF7925" w:rsidRDefault="00A462C3" w:rsidP="00BE54BF">
      <w:pPr>
        <w:jc w:val="both"/>
        <w:rPr>
          <w:rFonts w:eastAsia="Batang"/>
          <w:lang w:eastAsia="ko-KR"/>
        </w:rPr>
      </w:pPr>
      <w:r w:rsidRPr="00BF7925">
        <w:rPr>
          <w:rFonts w:eastAsia="Batang"/>
          <w:lang w:eastAsia="ko-KR"/>
        </w:rPr>
        <w:t>I</w:t>
      </w:r>
      <w:r w:rsidR="00182559" w:rsidRPr="00BF7925">
        <w:rPr>
          <w:rFonts w:eastAsia="Batang"/>
          <w:lang w:eastAsia="ko-KR"/>
        </w:rPr>
        <w:t xml:space="preserve">ndividuals or </w:t>
      </w:r>
      <w:r w:rsidR="00BF7925" w:rsidRPr="00BF7925">
        <w:rPr>
          <w:rFonts w:eastAsia="Batang"/>
          <w:lang w:eastAsia="ko-KR"/>
        </w:rPr>
        <w:t>i</w:t>
      </w:r>
      <w:r w:rsidR="00182559" w:rsidRPr="00BF7925">
        <w:rPr>
          <w:rFonts w:eastAsia="Batang"/>
          <w:lang w:eastAsia="ko-KR"/>
        </w:rPr>
        <w:t>ndustri</w:t>
      </w:r>
      <w:r w:rsidR="00BF7925" w:rsidRPr="00BF7925">
        <w:rPr>
          <w:rFonts w:eastAsia="Batang"/>
          <w:lang w:eastAsia="ko-KR"/>
        </w:rPr>
        <w:t>es</w:t>
      </w:r>
      <w:r w:rsidR="00182559" w:rsidRPr="00BF7925">
        <w:rPr>
          <w:rFonts w:eastAsia="Batang"/>
          <w:lang w:eastAsia="ko-KR"/>
        </w:rPr>
        <w:t xml:space="preserve"> using the software from the </w:t>
      </w:r>
      <w:r w:rsidR="00001876">
        <w:rPr>
          <w:rFonts w:eastAsia="Batang"/>
          <w:lang w:eastAsia="ko-KR"/>
        </w:rPr>
        <w:t xml:space="preserve">software </w:t>
      </w:r>
      <w:r w:rsidR="00182559" w:rsidRPr="00BF7925">
        <w:rPr>
          <w:rFonts w:eastAsia="Batang"/>
          <w:lang w:eastAsia="ko-KR"/>
        </w:rPr>
        <w:t xml:space="preserve">supply chain can be the target of </w:t>
      </w:r>
      <w:r w:rsidR="00EC7856" w:rsidRPr="00BF7925">
        <w:rPr>
          <w:rFonts w:eastAsia="Batang"/>
          <w:lang w:eastAsia="ko-KR"/>
        </w:rPr>
        <w:t>attackers</w:t>
      </w:r>
      <w:r w:rsidR="00182559" w:rsidRPr="00BF7925">
        <w:rPr>
          <w:rFonts w:eastAsia="Batang"/>
          <w:lang w:eastAsia="ko-KR"/>
        </w:rPr>
        <w:t>.</w:t>
      </w:r>
    </w:p>
    <w:p w14:paraId="18160D6A" w14:textId="5CDAAAC2" w:rsidR="00AA25B0" w:rsidRPr="00041BE0" w:rsidRDefault="005A517A" w:rsidP="00BE54BF">
      <w:pPr>
        <w:jc w:val="both"/>
      </w:pPr>
      <w:r>
        <w:rPr>
          <w:rFonts w:eastAsia="Batang"/>
          <w:noProof/>
          <w:lang w:eastAsia="en-GB" w:bidi="hi-IN"/>
        </w:rPr>
        <w:lastRenderedPageBreak/>
        <mc:AlternateContent>
          <mc:Choice Requires="wpg">
            <w:drawing>
              <wp:anchor distT="0" distB="0" distL="114300" distR="114300" simplePos="0" relativeHeight="251658242" behindDoc="0" locked="0" layoutInCell="1" allowOverlap="1" wp14:anchorId="701139BB" wp14:editId="02403310">
                <wp:simplePos x="0" y="0"/>
                <wp:positionH relativeFrom="column">
                  <wp:posOffset>822325</wp:posOffset>
                </wp:positionH>
                <wp:positionV relativeFrom="paragraph">
                  <wp:posOffset>679091</wp:posOffset>
                </wp:positionV>
                <wp:extent cx="4403090" cy="2743311"/>
                <wp:effectExtent l="0" t="0" r="0" b="0"/>
                <wp:wrapTopAndBottom/>
                <wp:docPr id="319" name="그룹 319"/>
                <wp:cNvGraphicFramePr/>
                <a:graphic xmlns:a="http://schemas.openxmlformats.org/drawingml/2006/main">
                  <a:graphicData uri="http://schemas.microsoft.com/office/word/2010/wordprocessingGroup">
                    <wpg:wgp>
                      <wpg:cNvGrpSpPr/>
                      <wpg:grpSpPr>
                        <a:xfrm>
                          <a:off x="0" y="0"/>
                          <a:ext cx="4403090" cy="2743311"/>
                          <a:chOff x="0" y="0"/>
                          <a:chExt cx="4403090" cy="2743311"/>
                        </a:xfrm>
                      </wpg:grpSpPr>
                      <pic:pic xmlns:pic="http://schemas.openxmlformats.org/drawingml/2006/picture">
                        <pic:nvPicPr>
                          <pic:cNvPr id="784" name="그림 78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bwMode="auto">
                          <a:xfrm>
                            <a:off x="159026" y="0"/>
                            <a:ext cx="4034790" cy="2472690"/>
                          </a:xfrm>
                          <a:prstGeom prst="rect">
                            <a:avLst/>
                          </a:prstGeom>
                          <a:noFill/>
                          <a:ln>
                            <a:noFill/>
                          </a:ln>
                        </pic:spPr>
                      </pic:pic>
                      <wps:wsp>
                        <wps:cNvPr id="785" name="Text Box 785"/>
                        <wps:cNvSpPr txBox="1"/>
                        <wps:spPr>
                          <a:xfrm>
                            <a:off x="0" y="2441051"/>
                            <a:ext cx="4403090" cy="302260"/>
                          </a:xfrm>
                          <a:prstGeom prst="rect">
                            <a:avLst/>
                          </a:prstGeom>
                          <a:solidFill>
                            <a:prstClr val="white"/>
                          </a:solidFill>
                          <a:ln>
                            <a:noFill/>
                          </a:ln>
                        </wps:spPr>
                        <wps:txbx>
                          <w:txbxContent>
                            <w:p w14:paraId="3827F796" w14:textId="42A21C21" w:rsidR="00186DAE" w:rsidRPr="00D959F9" w:rsidRDefault="00186DAE" w:rsidP="00D959F9">
                              <w:pPr>
                                <w:pStyle w:val="Caption"/>
                                <w:jc w:val="center"/>
                                <w:rPr>
                                  <w:b/>
                                  <w:bCs/>
                                  <w:i w:val="0"/>
                                  <w:iCs w:val="0"/>
                                  <w:noProof/>
                                  <w:color w:val="auto"/>
                                  <w:sz w:val="36"/>
                                  <w:szCs w:val="36"/>
                                </w:rPr>
                              </w:pPr>
                              <w:r w:rsidRPr="00D959F9">
                                <w:rPr>
                                  <w:b/>
                                  <w:bCs/>
                                  <w:i w:val="0"/>
                                  <w:iCs w:val="0"/>
                                  <w:color w:val="auto"/>
                                  <w:sz w:val="24"/>
                                  <w:szCs w:val="24"/>
                                </w:rPr>
                                <w:t xml:space="preserve">Figure </w:t>
                              </w:r>
                              <w:r w:rsidRPr="00D959F9">
                                <w:rPr>
                                  <w:b/>
                                  <w:bCs/>
                                  <w:i w:val="0"/>
                                  <w:iCs w:val="0"/>
                                  <w:color w:val="auto"/>
                                  <w:sz w:val="24"/>
                                  <w:szCs w:val="24"/>
                                </w:rPr>
                                <w:fldChar w:fldCharType="begin"/>
                              </w:r>
                              <w:r w:rsidRPr="00D959F9">
                                <w:rPr>
                                  <w:b/>
                                  <w:bCs/>
                                  <w:i w:val="0"/>
                                  <w:iCs w:val="0"/>
                                  <w:color w:val="auto"/>
                                  <w:sz w:val="24"/>
                                  <w:szCs w:val="24"/>
                                </w:rPr>
                                <w:instrText xml:space="preserve"> SEQ Figure \* ARABIC </w:instrText>
                              </w:r>
                              <w:r w:rsidRPr="00D959F9">
                                <w:rPr>
                                  <w:b/>
                                  <w:bCs/>
                                  <w:i w:val="0"/>
                                  <w:iCs w:val="0"/>
                                  <w:color w:val="auto"/>
                                  <w:sz w:val="24"/>
                                  <w:szCs w:val="24"/>
                                </w:rPr>
                                <w:fldChar w:fldCharType="separate"/>
                              </w:r>
                              <w:r>
                                <w:rPr>
                                  <w:b/>
                                  <w:bCs/>
                                  <w:i w:val="0"/>
                                  <w:iCs w:val="0"/>
                                  <w:noProof/>
                                  <w:color w:val="auto"/>
                                  <w:sz w:val="24"/>
                                  <w:szCs w:val="24"/>
                                </w:rPr>
                                <w:t>4</w:t>
                              </w:r>
                              <w:r w:rsidRPr="00D959F9">
                                <w:rPr>
                                  <w:b/>
                                  <w:bCs/>
                                  <w:i w:val="0"/>
                                  <w:iCs w:val="0"/>
                                  <w:color w:val="auto"/>
                                  <w:sz w:val="24"/>
                                  <w:szCs w:val="24"/>
                                </w:rPr>
                                <w:fldChar w:fldCharType="end"/>
                              </w:r>
                              <w:r w:rsidRPr="00D959F9">
                                <w:rPr>
                                  <w:b/>
                                  <w:bCs/>
                                  <w:i w:val="0"/>
                                  <w:iCs w:val="0"/>
                                  <w:color w:val="auto"/>
                                  <w:sz w:val="24"/>
                                  <w:szCs w:val="24"/>
                                </w:rPr>
                                <w:t xml:space="preserve"> </w:t>
                              </w:r>
                              <w:r>
                                <w:rPr>
                                  <w:b/>
                                  <w:bCs/>
                                  <w:i w:val="0"/>
                                  <w:iCs w:val="0"/>
                                  <w:color w:val="auto"/>
                                  <w:sz w:val="24"/>
                                  <w:szCs w:val="24"/>
                                </w:rPr>
                                <w:t>–</w:t>
                              </w:r>
                              <w:r w:rsidRPr="00D959F9">
                                <w:rPr>
                                  <w:b/>
                                  <w:bCs/>
                                  <w:i w:val="0"/>
                                  <w:iCs w:val="0"/>
                                  <w:color w:val="auto"/>
                                  <w:sz w:val="24"/>
                                  <w:szCs w:val="24"/>
                                </w:rPr>
                                <w:t xml:space="preserve"> </w:t>
                              </w:r>
                              <w:r>
                                <w:rPr>
                                  <w:b/>
                                  <w:bCs/>
                                  <w:i w:val="0"/>
                                  <w:iCs w:val="0"/>
                                  <w:color w:val="auto"/>
                                  <w:sz w:val="24"/>
                                  <w:szCs w:val="24"/>
                                </w:rPr>
                                <w:t>Attack to the t</w:t>
                              </w:r>
                              <w:r w:rsidRPr="00D959F9">
                                <w:rPr>
                                  <w:b/>
                                  <w:bCs/>
                                  <w:i w:val="0"/>
                                  <w:iCs w:val="0"/>
                                  <w:color w:val="auto"/>
                                  <w:sz w:val="24"/>
                                  <w:szCs w:val="24"/>
                                </w:rPr>
                                <w:t>hird</w:t>
                              </w:r>
                              <w:r>
                                <w:rPr>
                                  <w:b/>
                                  <w:bCs/>
                                  <w:i w:val="0"/>
                                  <w:iCs w:val="0"/>
                                  <w:color w:val="auto"/>
                                  <w:sz w:val="24"/>
                                  <w:szCs w:val="24"/>
                                </w:rPr>
                                <w:t>-</w:t>
                              </w:r>
                              <w:r w:rsidRPr="00D959F9">
                                <w:rPr>
                                  <w:b/>
                                  <w:bCs/>
                                  <w:i w:val="0"/>
                                  <w:iCs w:val="0"/>
                                  <w:color w:val="auto"/>
                                  <w:sz w:val="24"/>
                                  <w:szCs w:val="24"/>
                                </w:rPr>
                                <w:t>party software providers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그룹 319" o:spid="_x0000_s1032" style="position:absolute;left:0;text-align:left;margin-left:64.75pt;margin-top:53.45pt;width:346.7pt;height:3in;z-index:251658242" coordsize="44030,274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QnFMecRhmkKqqjLMT0HrQBJRXz543/wCCsf8AwTE+HGp3eh+Nv+ChHwYsdQ0+6ktr7TW+&#10;JOmvc20yEq8ckKTF0ZSCCGAIIIPNa/wm/wCCkX/BPz48eJ7HwP8ABj9t/wCEvijXtTZhp2g6D8Q9&#10;Our+5KqWIS2SYytgAk4XoM9KAPbKKakm44p1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">
                <v:shape id="그림 784" o:spid="_x0000_s1033" type="#_x0000_t75" style="position:absolute;left:1590;width:40348;height:247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5l9tPIAAAA3AAAAA8AAABkcnMvZG93bnJldi54bWxEj0FLw0AUhO+C/2F5gpfSbrSlLTGbokVp&#10;KfHQVMHjI/tMotm3Ibs2qb++KxQ8DjPzDZOsBtOII3WutqzgbhKBIC6srrlU8HZ4GS9BOI+ssbFM&#10;Ck7kYJVeXyUYa9vzno65L0WAsItRQeV9G0vpiooMuoltiYP3aTuDPsiulLrDPsBNI++jaC4N1hwW&#10;KmxpXVHxnf8YBR+7rP9av4/muf21z6/Z06bPeKrU7c3w+ADC0+D/w5f2VitYLGfwdyYcAZme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ZfbTyAAAANwAAAAPAAAAAAAAAAAA&#10;AAAAAJ8CAABkcnMvZG93bnJldi54bWxQSwUGAAAAAAQABAD3AAAAlAMAAAAA&#10;">
                  <v:imagedata r:id="rId36" o:title=""/>
                  <v:path arrowok="t"/>
                </v:shape>
                <v:shape id="Text Box 785" o:spid="_x0000_s1034" type="#_x0000_t202" style="position:absolute;top:24410;width:44030;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lLTMcA&#10;AADcAAAADwAAAGRycy9kb3ducmV2LnhtbESPQWsCMRSE74X+h/AKXkrNtlorW6OIKFgv0q2X3h6b&#10;52bbzcuSZHX990Yo9DjMzDfMbNHbRpzIh9qxgudhBoK4dLrmSsHha/M0BREissbGMSm4UIDF/P5u&#10;hrl2Z/6kUxErkSAcclRgYmxzKUNpyGIYupY4eUfnLcYkfSW1x3OC20a+ZNlEWqw5LRhsaWWo/C06&#10;q2A//t6bx+643i3HI/9x6FaTn6pQavDQL99BROrjf/ivvdUK3qavcDuTjo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ZS0zHAAAA3AAAAA8AAAAAAAAAAAAAAAAAmAIAAGRy&#10;cy9kb3ducmV2LnhtbFBLBQYAAAAABAAEAPUAAACMAwAAAAA=&#10;" stroked="f">
                  <v:textbox style="mso-fit-shape-to-text:t" inset="0,0,0,0">
                    <w:txbxContent>
                      <w:p w14:paraId="3827F796" w14:textId="42A21C21" w:rsidR="00186DAE" w:rsidRPr="00D959F9" w:rsidRDefault="00186DAE" w:rsidP="00D959F9">
                        <w:pPr>
                          <w:pStyle w:val="Caption"/>
                          <w:jc w:val="center"/>
                          <w:rPr>
                            <w:b/>
                            <w:bCs/>
                            <w:i w:val="0"/>
                            <w:iCs w:val="0"/>
                            <w:noProof/>
                            <w:color w:val="auto"/>
                            <w:sz w:val="36"/>
                            <w:szCs w:val="36"/>
                          </w:rPr>
                        </w:pPr>
                        <w:r w:rsidRPr="00D959F9">
                          <w:rPr>
                            <w:b/>
                            <w:bCs/>
                            <w:i w:val="0"/>
                            <w:iCs w:val="0"/>
                            <w:color w:val="auto"/>
                            <w:sz w:val="24"/>
                            <w:szCs w:val="24"/>
                          </w:rPr>
                          <w:t xml:space="preserve">Figure </w:t>
                        </w:r>
                        <w:r w:rsidRPr="00D959F9">
                          <w:rPr>
                            <w:b/>
                            <w:bCs/>
                            <w:i w:val="0"/>
                            <w:iCs w:val="0"/>
                            <w:color w:val="auto"/>
                            <w:sz w:val="24"/>
                            <w:szCs w:val="24"/>
                          </w:rPr>
                          <w:fldChar w:fldCharType="begin"/>
                        </w:r>
                        <w:r w:rsidRPr="00D959F9">
                          <w:rPr>
                            <w:b/>
                            <w:bCs/>
                            <w:i w:val="0"/>
                            <w:iCs w:val="0"/>
                            <w:color w:val="auto"/>
                            <w:sz w:val="24"/>
                            <w:szCs w:val="24"/>
                          </w:rPr>
                          <w:instrText xml:space="preserve"> SEQ Figure \* ARABIC </w:instrText>
                        </w:r>
                        <w:r w:rsidRPr="00D959F9">
                          <w:rPr>
                            <w:b/>
                            <w:bCs/>
                            <w:i w:val="0"/>
                            <w:iCs w:val="0"/>
                            <w:color w:val="auto"/>
                            <w:sz w:val="24"/>
                            <w:szCs w:val="24"/>
                          </w:rPr>
                          <w:fldChar w:fldCharType="separate"/>
                        </w:r>
                        <w:r>
                          <w:rPr>
                            <w:b/>
                            <w:bCs/>
                            <w:i w:val="0"/>
                            <w:iCs w:val="0"/>
                            <w:noProof/>
                            <w:color w:val="auto"/>
                            <w:sz w:val="24"/>
                            <w:szCs w:val="24"/>
                          </w:rPr>
                          <w:t>4</w:t>
                        </w:r>
                        <w:r w:rsidRPr="00D959F9">
                          <w:rPr>
                            <w:b/>
                            <w:bCs/>
                            <w:i w:val="0"/>
                            <w:iCs w:val="0"/>
                            <w:color w:val="auto"/>
                            <w:sz w:val="24"/>
                            <w:szCs w:val="24"/>
                          </w:rPr>
                          <w:fldChar w:fldCharType="end"/>
                        </w:r>
                        <w:r w:rsidRPr="00D959F9">
                          <w:rPr>
                            <w:b/>
                            <w:bCs/>
                            <w:i w:val="0"/>
                            <w:iCs w:val="0"/>
                            <w:color w:val="auto"/>
                            <w:sz w:val="24"/>
                            <w:szCs w:val="24"/>
                          </w:rPr>
                          <w:t xml:space="preserve"> </w:t>
                        </w:r>
                        <w:r>
                          <w:rPr>
                            <w:b/>
                            <w:bCs/>
                            <w:i w:val="0"/>
                            <w:iCs w:val="0"/>
                            <w:color w:val="auto"/>
                            <w:sz w:val="24"/>
                            <w:szCs w:val="24"/>
                          </w:rPr>
                          <w:t>–</w:t>
                        </w:r>
                        <w:r w:rsidRPr="00D959F9">
                          <w:rPr>
                            <w:b/>
                            <w:bCs/>
                            <w:i w:val="0"/>
                            <w:iCs w:val="0"/>
                            <w:color w:val="auto"/>
                            <w:sz w:val="24"/>
                            <w:szCs w:val="24"/>
                          </w:rPr>
                          <w:t xml:space="preserve"> </w:t>
                        </w:r>
                        <w:r>
                          <w:rPr>
                            <w:b/>
                            <w:bCs/>
                            <w:i w:val="0"/>
                            <w:iCs w:val="0"/>
                            <w:color w:val="auto"/>
                            <w:sz w:val="24"/>
                            <w:szCs w:val="24"/>
                          </w:rPr>
                          <w:t>Attack to the t</w:t>
                        </w:r>
                        <w:r w:rsidRPr="00D959F9">
                          <w:rPr>
                            <w:b/>
                            <w:bCs/>
                            <w:i w:val="0"/>
                            <w:iCs w:val="0"/>
                            <w:color w:val="auto"/>
                            <w:sz w:val="24"/>
                            <w:szCs w:val="24"/>
                          </w:rPr>
                          <w:t>hird</w:t>
                        </w:r>
                        <w:r>
                          <w:rPr>
                            <w:b/>
                            <w:bCs/>
                            <w:i w:val="0"/>
                            <w:iCs w:val="0"/>
                            <w:color w:val="auto"/>
                            <w:sz w:val="24"/>
                            <w:szCs w:val="24"/>
                          </w:rPr>
                          <w:t>-</w:t>
                        </w:r>
                        <w:r w:rsidRPr="00D959F9">
                          <w:rPr>
                            <w:b/>
                            <w:bCs/>
                            <w:i w:val="0"/>
                            <w:iCs w:val="0"/>
                            <w:color w:val="auto"/>
                            <w:sz w:val="24"/>
                            <w:szCs w:val="24"/>
                          </w:rPr>
                          <w:t>party software providers</w:t>
                        </w:r>
                      </w:p>
                    </w:txbxContent>
                  </v:textbox>
                </v:shape>
                <w10:wrap type="topAndBottom"/>
              </v:group>
            </w:pict>
          </mc:Fallback>
        </mc:AlternateContent>
      </w:r>
      <w:r w:rsidR="003A5AEC" w:rsidRPr="003A5AEC">
        <w:rPr>
          <w:rFonts w:eastAsia="Batang"/>
          <w:lang w:eastAsia="ko-KR"/>
        </w:rPr>
        <w:t xml:space="preserve">There are several attack examples of software supply chains that may occur. </w:t>
      </w:r>
      <w:r w:rsidR="00A20A30" w:rsidRPr="00041BE0">
        <w:rPr>
          <w:rFonts w:eastAsia="Batang"/>
          <w:lang w:eastAsia="ko-KR"/>
        </w:rPr>
        <w:t xml:space="preserve">Figure 4 shows one example of software supply chain attacks: the use of third-party software </w:t>
      </w:r>
      <w:proofErr w:type="gramStart"/>
      <w:r w:rsidR="00A20A30" w:rsidRPr="00041BE0">
        <w:rPr>
          <w:rFonts w:eastAsia="Batang"/>
          <w:lang w:eastAsia="ko-KR"/>
        </w:rPr>
        <w:t>providers[</w:t>
      </w:r>
      <w:proofErr w:type="gramEnd"/>
      <w:r w:rsidR="00A20A30" w:rsidRPr="00041BE0">
        <w:rPr>
          <w:lang w:eastAsia="en-US"/>
        </w:rPr>
        <w:t>b-SCSG 1.0</w:t>
      </w:r>
      <w:r w:rsidR="00A20A30" w:rsidRPr="00041BE0">
        <w:rPr>
          <w:rFonts w:eastAsia="Batang"/>
          <w:lang w:eastAsia="ko-KR"/>
        </w:rPr>
        <w:t>].</w:t>
      </w:r>
    </w:p>
    <w:p w14:paraId="57FEB80B" w14:textId="743E79EF" w:rsidR="00890217" w:rsidRDefault="00890217" w:rsidP="00A20A30">
      <w:pPr>
        <w:jc w:val="both"/>
      </w:pPr>
    </w:p>
    <w:p w14:paraId="305C9A69" w14:textId="6BE04D57" w:rsidR="00890217" w:rsidRDefault="00EC3BE7" w:rsidP="00A20A30">
      <w:pPr>
        <w:jc w:val="both"/>
      </w:pPr>
      <w:r>
        <w:rPr>
          <w:noProof/>
          <w:lang w:eastAsia="en-GB" w:bidi="hi-IN"/>
        </w:rPr>
        <mc:AlternateContent>
          <mc:Choice Requires="wpg">
            <w:drawing>
              <wp:anchor distT="0" distB="0" distL="114300" distR="114300" simplePos="0" relativeHeight="251658248" behindDoc="0" locked="0" layoutInCell="1" allowOverlap="1" wp14:anchorId="3B1D1B85" wp14:editId="7AFB8781">
                <wp:simplePos x="0" y="0"/>
                <wp:positionH relativeFrom="column">
                  <wp:posOffset>822325</wp:posOffset>
                </wp:positionH>
                <wp:positionV relativeFrom="paragraph">
                  <wp:posOffset>514185</wp:posOffset>
                </wp:positionV>
                <wp:extent cx="4627245" cy="2782570"/>
                <wp:effectExtent l="0" t="0" r="1905" b="0"/>
                <wp:wrapTopAndBottom/>
                <wp:docPr id="768" name="그룹 768"/>
                <wp:cNvGraphicFramePr/>
                <a:graphic xmlns:a="http://schemas.openxmlformats.org/drawingml/2006/main">
                  <a:graphicData uri="http://schemas.microsoft.com/office/word/2010/wordprocessingGroup">
                    <wpg:wgp>
                      <wpg:cNvGrpSpPr/>
                      <wpg:grpSpPr>
                        <a:xfrm>
                          <a:off x="0" y="0"/>
                          <a:ext cx="4627245" cy="2782570"/>
                          <a:chOff x="0" y="0"/>
                          <a:chExt cx="4627245" cy="2782570"/>
                        </a:xfrm>
                      </wpg:grpSpPr>
                      <pic:pic xmlns:pic="http://schemas.openxmlformats.org/drawingml/2006/picture">
                        <pic:nvPicPr>
                          <pic:cNvPr id="316" name="그림 316"/>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238539" y="0"/>
                            <a:ext cx="4036060" cy="2472690"/>
                          </a:xfrm>
                          <a:prstGeom prst="rect">
                            <a:avLst/>
                          </a:prstGeom>
                          <a:noFill/>
                        </pic:spPr>
                      </pic:pic>
                      <wps:wsp>
                        <wps:cNvPr id="317" name="Text Box 317"/>
                        <wps:cNvSpPr txBox="1"/>
                        <wps:spPr>
                          <a:xfrm>
                            <a:off x="0" y="2480310"/>
                            <a:ext cx="4627245" cy="302260"/>
                          </a:xfrm>
                          <a:prstGeom prst="rect">
                            <a:avLst/>
                          </a:prstGeom>
                          <a:solidFill>
                            <a:prstClr val="white"/>
                          </a:solidFill>
                          <a:ln>
                            <a:noFill/>
                          </a:ln>
                        </wps:spPr>
                        <wps:txbx>
                          <w:txbxContent>
                            <w:p w14:paraId="6AAB583E" w14:textId="64254495" w:rsidR="00186DAE" w:rsidRPr="00E33838" w:rsidRDefault="00186DAE" w:rsidP="00EC3BE7">
                              <w:pPr>
                                <w:pStyle w:val="Caption"/>
                                <w:jc w:val="center"/>
                                <w:rPr>
                                  <w:b/>
                                  <w:bCs/>
                                  <w:i w:val="0"/>
                                  <w:iCs w:val="0"/>
                                  <w:color w:val="auto"/>
                                  <w:sz w:val="24"/>
                                  <w:szCs w:val="24"/>
                                </w:rPr>
                              </w:pPr>
                              <w:r w:rsidRPr="00E33838">
                                <w:rPr>
                                  <w:b/>
                                  <w:bCs/>
                                  <w:i w:val="0"/>
                                  <w:iCs w:val="0"/>
                                  <w:color w:val="auto"/>
                                  <w:sz w:val="24"/>
                                  <w:szCs w:val="24"/>
                                </w:rPr>
                                <w:t xml:space="preserve">Figure </w:t>
                              </w:r>
                              <w:r w:rsidRPr="00E33838">
                                <w:rPr>
                                  <w:b/>
                                  <w:bCs/>
                                  <w:i w:val="0"/>
                                  <w:iCs w:val="0"/>
                                  <w:color w:val="auto"/>
                                  <w:sz w:val="24"/>
                                  <w:szCs w:val="24"/>
                                </w:rPr>
                                <w:fldChar w:fldCharType="begin"/>
                              </w:r>
                              <w:r w:rsidRPr="00E33838">
                                <w:rPr>
                                  <w:b/>
                                  <w:bCs/>
                                  <w:i w:val="0"/>
                                  <w:iCs w:val="0"/>
                                  <w:color w:val="auto"/>
                                  <w:sz w:val="24"/>
                                  <w:szCs w:val="24"/>
                                </w:rPr>
                                <w:instrText xml:space="preserve"> SEQ Figure \* ARABIC </w:instrText>
                              </w:r>
                              <w:r w:rsidRPr="00E33838">
                                <w:rPr>
                                  <w:b/>
                                  <w:bCs/>
                                  <w:i w:val="0"/>
                                  <w:iCs w:val="0"/>
                                  <w:color w:val="auto"/>
                                  <w:sz w:val="24"/>
                                  <w:szCs w:val="24"/>
                                </w:rPr>
                                <w:fldChar w:fldCharType="separate"/>
                              </w:r>
                              <w:r w:rsidRPr="00E33838">
                                <w:rPr>
                                  <w:b/>
                                  <w:bCs/>
                                  <w:i w:val="0"/>
                                  <w:iCs w:val="0"/>
                                  <w:color w:val="auto"/>
                                  <w:sz w:val="24"/>
                                  <w:szCs w:val="24"/>
                                </w:rPr>
                                <w:t>5</w:t>
                              </w:r>
                              <w:r w:rsidRPr="00E33838">
                                <w:rPr>
                                  <w:b/>
                                  <w:bCs/>
                                  <w:i w:val="0"/>
                                  <w:iCs w:val="0"/>
                                  <w:color w:val="auto"/>
                                  <w:sz w:val="24"/>
                                  <w:szCs w:val="24"/>
                                </w:rPr>
                                <w:fldChar w:fldCharType="end"/>
                              </w:r>
                              <w:r w:rsidRPr="00E33838">
                                <w:rPr>
                                  <w:b/>
                                  <w:bCs/>
                                  <w:i w:val="0"/>
                                  <w:iCs w:val="0"/>
                                  <w:color w:val="auto"/>
                                  <w:sz w:val="24"/>
                                  <w:szCs w:val="24"/>
                                </w:rPr>
                                <w:t xml:space="preserve"> - Attack to the website developers using website builders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그룹 768" o:spid="_x0000_s1035" style="position:absolute;left:0;text-align:left;margin-left:64.75pt;margin-top:40.5pt;width:364.35pt;height:219.1pt;z-index:251658248" coordsize="46272,27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">
                <v:shape id="그림 316" o:spid="_x0000_s1036" type="#_x0000_t75" style="position:absolute;left:2385;width:40360;height:247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HE2LBAAAA3AAAAA8AAABkcnMvZG93bnJldi54bWxEj0+LwjAUxO+C3yE8wZumVRGpRhFB6GVh&#10;rXp/NK9/sHkpSdTut98sLHgcZuY3zO4wmE68yPnWsoJ0noAgLq1uuVZwu55nGxA+IGvsLJOCH/Jw&#10;2I9HO8y0ffOFXkWoRYSwz1BBE0KfSenLhgz6ue2Jo1dZZzBE6WqpHb4j3HRykSRrabDluNBgT6eG&#10;ykfxNAqq6rvw1Kcuf+YrSen961guglLTyXDcggg0hE/4v51rBct0DX9n4hGQ+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EHE2LBAAAA3AAAAA8AAAAAAAAAAAAAAAAAnwIA&#10;AGRycy9kb3ducmV2LnhtbFBLBQYAAAAABAAEAPcAAACNAwAAAAA=&#10;">
                  <v:imagedata r:id="rId38" o:title=""/>
                  <v:path arrowok="t"/>
                </v:shape>
                <v:shape id="Text Box 317" o:spid="_x0000_s1037" type="#_x0000_t202" style="position:absolute;top:24803;width:46272;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JJPsYA&#10;AADcAAAADwAAAGRycy9kb3ducmV2LnhtbESPQWsCMRSE70L/Q3iFXqRmrWLLahSRFqoX6dZLb4/N&#10;c7N287IkWd3++0YQPA4z8w2zWPW2EWfyoXasYDzKQBCXTtdcKTh8fzy/gQgRWWPjmBT8UYDV8mGw&#10;wFy7C3/RuYiVSBAOOSowMba5lKE0ZDGMXEucvKPzFmOSvpLa4yXBbSNfsmwmLdacFgy2tDFU/had&#10;VbCf/uzNsDu+79bTid8eus3sVBVKPT326zmISH28h2/tT61gMn6F65l0BOTy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EJJPsYAAADcAAAADwAAAAAAAAAAAAAAAACYAgAAZHJz&#10;L2Rvd25yZXYueG1sUEsFBgAAAAAEAAQA9QAAAIsDAAAAAA==&#10;" stroked="f">
                  <v:textbox style="mso-fit-shape-to-text:t" inset="0,0,0,0">
                    <w:txbxContent>
                      <w:p w14:paraId="6AAB583E" w14:textId="64254495" w:rsidR="00186DAE" w:rsidRPr="00E33838" w:rsidRDefault="00186DAE" w:rsidP="00EC3BE7">
                        <w:pPr>
                          <w:pStyle w:val="Caption"/>
                          <w:jc w:val="center"/>
                          <w:rPr>
                            <w:b/>
                            <w:bCs/>
                            <w:i w:val="0"/>
                            <w:iCs w:val="0"/>
                            <w:color w:val="auto"/>
                            <w:sz w:val="24"/>
                            <w:szCs w:val="24"/>
                          </w:rPr>
                        </w:pPr>
                        <w:r w:rsidRPr="00E33838">
                          <w:rPr>
                            <w:b/>
                            <w:bCs/>
                            <w:i w:val="0"/>
                            <w:iCs w:val="0"/>
                            <w:color w:val="auto"/>
                            <w:sz w:val="24"/>
                            <w:szCs w:val="24"/>
                          </w:rPr>
                          <w:t xml:space="preserve">Figure </w:t>
                        </w:r>
                        <w:r w:rsidRPr="00E33838">
                          <w:rPr>
                            <w:b/>
                            <w:bCs/>
                            <w:i w:val="0"/>
                            <w:iCs w:val="0"/>
                            <w:color w:val="auto"/>
                            <w:sz w:val="24"/>
                            <w:szCs w:val="24"/>
                          </w:rPr>
                          <w:fldChar w:fldCharType="begin"/>
                        </w:r>
                        <w:r w:rsidRPr="00E33838">
                          <w:rPr>
                            <w:b/>
                            <w:bCs/>
                            <w:i w:val="0"/>
                            <w:iCs w:val="0"/>
                            <w:color w:val="auto"/>
                            <w:sz w:val="24"/>
                            <w:szCs w:val="24"/>
                          </w:rPr>
                          <w:instrText xml:space="preserve"> SEQ Figure \* ARABIC </w:instrText>
                        </w:r>
                        <w:r w:rsidRPr="00E33838">
                          <w:rPr>
                            <w:b/>
                            <w:bCs/>
                            <w:i w:val="0"/>
                            <w:iCs w:val="0"/>
                            <w:color w:val="auto"/>
                            <w:sz w:val="24"/>
                            <w:szCs w:val="24"/>
                          </w:rPr>
                          <w:fldChar w:fldCharType="separate"/>
                        </w:r>
                        <w:r w:rsidRPr="00E33838">
                          <w:rPr>
                            <w:b/>
                            <w:bCs/>
                            <w:i w:val="0"/>
                            <w:iCs w:val="0"/>
                            <w:color w:val="auto"/>
                            <w:sz w:val="24"/>
                            <w:szCs w:val="24"/>
                          </w:rPr>
                          <w:t>5</w:t>
                        </w:r>
                        <w:r w:rsidRPr="00E33838">
                          <w:rPr>
                            <w:b/>
                            <w:bCs/>
                            <w:i w:val="0"/>
                            <w:iCs w:val="0"/>
                            <w:color w:val="auto"/>
                            <w:sz w:val="24"/>
                            <w:szCs w:val="24"/>
                          </w:rPr>
                          <w:fldChar w:fldCharType="end"/>
                        </w:r>
                        <w:r w:rsidRPr="00E33838">
                          <w:rPr>
                            <w:b/>
                            <w:bCs/>
                            <w:i w:val="0"/>
                            <w:iCs w:val="0"/>
                            <w:color w:val="auto"/>
                            <w:sz w:val="24"/>
                            <w:szCs w:val="24"/>
                          </w:rPr>
                          <w:t xml:space="preserve"> - Attack to the website developers using website builders</w:t>
                        </w:r>
                      </w:p>
                    </w:txbxContent>
                  </v:textbox>
                </v:shape>
                <w10:wrap type="topAndBottom"/>
              </v:group>
            </w:pict>
          </mc:Fallback>
        </mc:AlternateContent>
      </w:r>
      <w:r w:rsidR="00890217">
        <w:t xml:space="preserve">Figure 5 </w:t>
      </w:r>
      <w:r w:rsidR="005A517A">
        <w:t xml:space="preserve">shows </w:t>
      </w:r>
      <w:r w:rsidR="004948CE">
        <w:t xml:space="preserve">an attack example of </w:t>
      </w:r>
      <w:r w:rsidR="005A517A">
        <w:t>an attack to the website developers</w:t>
      </w:r>
      <w:r w:rsidR="0022598E">
        <w:t>, such as creative or digital agenc</w:t>
      </w:r>
      <w:r w:rsidR="00B064F2">
        <w:t>ies</w:t>
      </w:r>
      <w:r w:rsidR="0022598E">
        <w:t>, using website builders</w:t>
      </w:r>
      <w:r w:rsidR="004948CE">
        <w:t>.</w:t>
      </w:r>
    </w:p>
    <w:p w14:paraId="1BF06342" w14:textId="5C2A6BB8" w:rsidR="00A20A30" w:rsidRDefault="00A20A30" w:rsidP="00A20A30">
      <w:pPr>
        <w:jc w:val="both"/>
      </w:pPr>
      <w:r w:rsidRPr="00961D4B">
        <w:t xml:space="preserve">&lt;TBD&gt; </w:t>
      </w:r>
    </w:p>
    <w:p w14:paraId="79D07811" w14:textId="77777777" w:rsidR="003C7378" w:rsidRDefault="003C7378" w:rsidP="00BC0BD5">
      <w:pPr>
        <w:jc w:val="both"/>
        <w:rPr>
          <w:rFonts w:eastAsia="Times New Roman"/>
          <w:bCs/>
          <w:noProof/>
          <w:szCs w:val="20"/>
          <w:u w:color="000000"/>
          <w:lang w:eastAsia="en-US"/>
        </w:rPr>
      </w:pPr>
    </w:p>
    <w:p w14:paraId="1E5E208A" w14:textId="4BD5B25C" w:rsidR="00B20A2C" w:rsidRDefault="009D76C7" w:rsidP="00BC0BD5">
      <w:pPr>
        <w:jc w:val="both"/>
        <w:rPr>
          <w:rFonts w:eastAsia="Times New Roman"/>
          <w:b/>
          <w:szCs w:val="20"/>
          <w:u w:color="000000"/>
          <w:lang w:eastAsia="en-US"/>
        </w:rPr>
      </w:pPr>
      <w:r w:rsidRPr="009D76C7">
        <w:rPr>
          <w:rFonts w:eastAsia="Times New Roman"/>
          <w:bCs/>
          <w:noProof/>
          <w:szCs w:val="20"/>
          <w:u w:color="000000"/>
          <w:lang w:eastAsia="en-US"/>
        </w:rPr>
        <w:t>Recently many businesses have outsourced their massive data to third-party organizations which aggregate, store, process, and broker the information.</w:t>
      </w:r>
      <w:r>
        <w:rPr>
          <w:rFonts w:eastAsia="Times New Roman"/>
          <w:bCs/>
          <w:noProof/>
          <w:szCs w:val="20"/>
          <w:u w:color="000000"/>
          <w:lang w:eastAsia="en-US"/>
        </w:rPr>
        <w:t xml:space="preserve"> </w:t>
      </w:r>
      <w:r w:rsidR="00002486" w:rsidRPr="00002486">
        <w:rPr>
          <w:rFonts w:eastAsia="Times New Roman"/>
          <w:bCs/>
          <w:noProof/>
          <w:szCs w:val="20"/>
          <w:u w:color="000000"/>
          <w:lang w:eastAsia="en-US"/>
        </w:rPr>
        <w:t>Figure 6 shows an example of the software supply chain attack through a third-party data store where networks belonging to the massive data aggregators are considered compromised. As a result, attackers can access the compromised supply chain to any information stored in a third party and perpetrate large-scale cyberattacks.</w:t>
      </w:r>
    </w:p>
    <w:p w14:paraId="06FB7D07" w14:textId="4AAA137D" w:rsidR="00B20A2C" w:rsidRDefault="00B20A2C" w:rsidP="00BC0BD5">
      <w:pPr>
        <w:jc w:val="both"/>
        <w:rPr>
          <w:rFonts w:eastAsia="Times New Roman"/>
          <w:b/>
          <w:szCs w:val="20"/>
          <w:u w:color="000000"/>
          <w:lang w:eastAsia="en-US"/>
        </w:rPr>
      </w:pPr>
    </w:p>
    <w:p w14:paraId="79BA8EFA" w14:textId="4CA72AE8" w:rsidR="003C7378" w:rsidRDefault="003C7378" w:rsidP="00BC0BD5">
      <w:pPr>
        <w:jc w:val="both"/>
        <w:rPr>
          <w:rFonts w:eastAsia="Times New Roman"/>
          <w:b/>
          <w:szCs w:val="20"/>
          <w:u w:color="000000"/>
          <w:lang w:eastAsia="en-US"/>
        </w:rPr>
      </w:pPr>
    </w:p>
    <w:p w14:paraId="0ED3DFDD" w14:textId="495432FF" w:rsidR="003C7378" w:rsidRDefault="003C7378" w:rsidP="00BC0BD5">
      <w:pPr>
        <w:jc w:val="both"/>
        <w:rPr>
          <w:rFonts w:eastAsia="Times New Roman"/>
          <w:b/>
          <w:szCs w:val="20"/>
          <w:u w:color="000000"/>
          <w:lang w:eastAsia="en-US"/>
        </w:rPr>
      </w:pPr>
      <w:r>
        <w:rPr>
          <w:rFonts w:eastAsia="Times New Roman"/>
          <w:bCs/>
          <w:noProof/>
          <w:szCs w:val="20"/>
          <w:u w:color="000000"/>
          <w:lang w:eastAsia="en-GB" w:bidi="hi-IN"/>
        </w:rPr>
        <w:lastRenderedPageBreak/>
        <mc:AlternateContent>
          <mc:Choice Requires="wpg">
            <w:drawing>
              <wp:anchor distT="0" distB="0" distL="114300" distR="114300" simplePos="0" relativeHeight="251658249" behindDoc="0" locked="0" layoutInCell="1" allowOverlap="1" wp14:anchorId="5BC4637E" wp14:editId="0EB0678B">
                <wp:simplePos x="0" y="0"/>
                <wp:positionH relativeFrom="column">
                  <wp:posOffset>786812</wp:posOffset>
                </wp:positionH>
                <wp:positionV relativeFrom="paragraph">
                  <wp:posOffset>96871</wp:posOffset>
                </wp:positionV>
                <wp:extent cx="4625975" cy="2799715"/>
                <wp:effectExtent l="0" t="0" r="3175" b="635"/>
                <wp:wrapTopAndBottom/>
                <wp:docPr id="1306" name="그룹 1306"/>
                <wp:cNvGraphicFramePr/>
                <a:graphic xmlns:a="http://schemas.openxmlformats.org/drawingml/2006/main">
                  <a:graphicData uri="http://schemas.microsoft.com/office/word/2010/wordprocessingGroup">
                    <wpg:wgp>
                      <wpg:cNvGrpSpPr/>
                      <wpg:grpSpPr>
                        <a:xfrm>
                          <a:off x="0" y="0"/>
                          <a:ext cx="4625975" cy="2799715"/>
                          <a:chOff x="0" y="0"/>
                          <a:chExt cx="4625975" cy="2799764"/>
                        </a:xfrm>
                      </wpg:grpSpPr>
                      <pic:pic xmlns:pic="http://schemas.openxmlformats.org/drawingml/2006/picture">
                        <pic:nvPicPr>
                          <pic:cNvPr id="1303" name="그림 130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bwMode="auto">
                          <a:xfrm>
                            <a:off x="320722" y="0"/>
                            <a:ext cx="4033520" cy="2471420"/>
                          </a:xfrm>
                          <a:prstGeom prst="rect">
                            <a:avLst/>
                          </a:prstGeom>
                          <a:noFill/>
                        </pic:spPr>
                      </pic:pic>
                      <wps:wsp>
                        <wps:cNvPr id="1304" name="Text Box 1304"/>
                        <wps:cNvSpPr txBox="1"/>
                        <wps:spPr>
                          <a:xfrm>
                            <a:off x="0" y="2497540"/>
                            <a:ext cx="4625975" cy="302224"/>
                          </a:xfrm>
                          <a:prstGeom prst="rect">
                            <a:avLst/>
                          </a:prstGeom>
                          <a:solidFill>
                            <a:prstClr val="white"/>
                          </a:solidFill>
                          <a:ln>
                            <a:noFill/>
                          </a:ln>
                        </wps:spPr>
                        <wps:txbx>
                          <w:txbxContent>
                            <w:p w14:paraId="7744F438" w14:textId="068AC2B4" w:rsidR="00186DAE" w:rsidRPr="001063C6" w:rsidRDefault="00186DAE" w:rsidP="001063C6">
                              <w:pPr>
                                <w:pStyle w:val="Caption"/>
                                <w:jc w:val="center"/>
                                <w:rPr>
                                  <w:rFonts w:eastAsia="Times New Roman"/>
                                  <w:b/>
                                  <w:bCs/>
                                  <w:i w:val="0"/>
                                  <w:iCs w:val="0"/>
                                  <w:noProof/>
                                  <w:color w:val="auto"/>
                                  <w:sz w:val="36"/>
                                  <w:szCs w:val="28"/>
                                  <w:u w:color="000000"/>
                                  <w:lang w:eastAsia="en-US"/>
                                </w:rPr>
                              </w:pPr>
                              <w:r w:rsidRPr="001063C6">
                                <w:rPr>
                                  <w:b/>
                                  <w:bCs/>
                                  <w:i w:val="0"/>
                                  <w:iCs w:val="0"/>
                                  <w:color w:val="auto"/>
                                  <w:sz w:val="24"/>
                                  <w:szCs w:val="24"/>
                                </w:rPr>
                                <w:t xml:space="preserve">Figure </w:t>
                              </w:r>
                              <w:r w:rsidRPr="001063C6">
                                <w:rPr>
                                  <w:b/>
                                  <w:bCs/>
                                  <w:i w:val="0"/>
                                  <w:iCs w:val="0"/>
                                  <w:color w:val="auto"/>
                                  <w:sz w:val="24"/>
                                  <w:szCs w:val="24"/>
                                </w:rPr>
                                <w:fldChar w:fldCharType="begin"/>
                              </w:r>
                              <w:r w:rsidRPr="001063C6">
                                <w:rPr>
                                  <w:b/>
                                  <w:bCs/>
                                  <w:i w:val="0"/>
                                  <w:iCs w:val="0"/>
                                  <w:color w:val="auto"/>
                                  <w:sz w:val="24"/>
                                  <w:szCs w:val="24"/>
                                </w:rPr>
                                <w:instrText xml:space="preserve"> SEQ Figure \* ARABIC </w:instrText>
                              </w:r>
                              <w:r w:rsidRPr="001063C6">
                                <w:rPr>
                                  <w:b/>
                                  <w:bCs/>
                                  <w:i w:val="0"/>
                                  <w:iCs w:val="0"/>
                                  <w:color w:val="auto"/>
                                  <w:sz w:val="24"/>
                                  <w:szCs w:val="24"/>
                                </w:rPr>
                                <w:fldChar w:fldCharType="separate"/>
                              </w:r>
                              <w:r w:rsidRPr="001063C6">
                                <w:rPr>
                                  <w:b/>
                                  <w:bCs/>
                                  <w:i w:val="0"/>
                                  <w:iCs w:val="0"/>
                                  <w:noProof/>
                                  <w:color w:val="auto"/>
                                  <w:sz w:val="24"/>
                                  <w:szCs w:val="24"/>
                                </w:rPr>
                                <w:t>6</w:t>
                              </w:r>
                              <w:r w:rsidRPr="001063C6">
                                <w:rPr>
                                  <w:b/>
                                  <w:bCs/>
                                  <w:i w:val="0"/>
                                  <w:iCs w:val="0"/>
                                  <w:color w:val="auto"/>
                                  <w:sz w:val="24"/>
                                  <w:szCs w:val="24"/>
                                </w:rPr>
                                <w:fldChar w:fldCharType="end"/>
                              </w:r>
                              <w:r w:rsidRPr="001063C6">
                                <w:rPr>
                                  <w:b/>
                                  <w:bCs/>
                                  <w:i w:val="0"/>
                                  <w:iCs w:val="0"/>
                                  <w:color w:val="auto"/>
                                  <w:sz w:val="24"/>
                                  <w:szCs w:val="24"/>
                                </w:rPr>
                                <w:t xml:space="preserve"> - </w:t>
                              </w:r>
                              <w:r w:rsidRPr="001063C6">
                                <w:rPr>
                                  <w:rFonts w:eastAsia="Batang"/>
                                  <w:b/>
                                  <w:bCs/>
                                  <w:i w:val="0"/>
                                  <w:iCs w:val="0"/>
                                  <w:color w:val="auto"/>
                                  <w:sz w:val="24"/>
                                  <w:szCs w:val="24"/>
                                  <w:lang w:eastAsia="ko-KR"/>
                                </w:rPr>
                                <w:t>Attack to third party data stores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그룹 1306" o:spid="_x0000_s1038" style="position:absolute;left:0;text-align:left;margin-left:61.95pt;margin-top:7.65pt;width:364.25pt;height:220.45pt;z-index:251658249" coordsize="46259,27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">
                <v:shape id="그림 1303" o:spid="_x0000_s1039" type="#_x0000_t75" style="position:absolute;left:3207;width:40335;height:247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vJ5/EAAAA3QAAAA8AAABkcnMvZG93bnJldi54bWxET01rwkAQvRf8D8sIvUizawPFxqwigmAv&#10;0qq0HofsmASzsyG7NfHfu4WCt3m8z8mXg23ElTpfO9YwTRQI4sKZmksNx8PmZQbCB2SDjWPScCMP&#10;y8XoKcfMuJ6/6LoPpYgh7DPUUIXQZlL6oiKLPnEtceTOrrMYIuxKaTrsY7ht5KtSb9JizbGhwpbW&#10;FRWX/a/VgNKn7fvnx62n3XYyW32fppMfp/XzeFjNQQQawkP8796aOD9VKfx9E0+Qiz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FvJ5/EAAAA3QAAAA8AAAAAAAAAAAAAAAAA&#10;nwIAAGRycy9kb3ducmV2LnhtbFBLBQYAAAAABAAEAPcAAACQAwAAAAA=&#10;">
                  <v:imagedata r:id="rId40" o:title=""/>
                  <v:path arrowok="t"/>
                </v:shape>
                <v:shape id="Text Box 1304" o:spid="_x0000_s1040" type="#_x0000_t202" style="position:absolute;top:24975;width:46259;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0slMUA&#10;AADdAAAADwAAAGRycy9kb3ducmV2LnhtbERPTWsCMRC9C/0PYQq9SM1WFylbo4hUaL1It156Gzbj&#10;ZtvNZEmyuv33RhC8zeN9zmI12FacyIfGsYKXSQaCuHK64VrB4Xv7/AoiRGSNrWNS8E8BVsuH0QIL&#10;7c78Racy1iKFcChQgYmxK6QMlSGLYeI64sQdnbcYE/S11B7PKdy2cpplc2mx4dRgsKONoeqv7K2C&#10;ff6zN+P++L5b5zP/eeg389+6VOrpcVi/gYg0xLv45v7Qaf4sy+H6TTpB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SyUxQAAAN0AAAAPAAAAAAAAAAAAAAAAAJgCAABkcnMv&#10;ZG93bnJldi54bWxQSwUGAAAAAAQABAD1AAAAigMAAAAA&#10;" stroked="f">
                  <v:textbox style="mso-fit-shape-to-text:t" inset="0,0,0,0">
                    <w:txbxContent>
                      <w:p w14:paraId="7744F438" w14:textId="068AC2B4" w:rsidR="00186DAE" w:rsidRPr="001063C6" w:rsidRDefault="00186DAE" w:rsidP="001063C6">
                        <w:pPr>
                          <w:pStyle w:val="Caption"/>
                          <w:jc w:val="center"/>
                          <w:rPr>
                            <w:rFonts w:eastAsia="Times New Roman"/>
                            <w:b/>
                            <w:bCs/>
                            <w:i w:val="0"/>
                            <w:iCs w:val="0"/>
                            <w:noProof/>
                            <w:color w:val="auto"/>
                            <w:sz w:val="36"/>
                            <w:szCs w:val="28"/>
                            <w:u w:color="000000"/>
                            <w:lang w:eastAsia="en-US"/>
                          </w:rPr>
                        </w:pPr>
                        <w:r w:rsidRPr="001063C6">
                          <w:rPr>
                            <w:b/>
                            <w:bCs/>
                            <w:i w:val="0"/>
                            <w:iCs w:val="0"/>
                            <w:color w:val="auto"/>
                            <w:sz w:val="24"/>
                            <w:szCs w:val="24"/>
                          </w:rPr>
                          <w:t xml:space="preserve">Figure </w:t>
                        </w:r>
                        <w:r w:rsidRPr="001063C6">
                          <w:rPr>
                            <w:b/>
                            <w:bCs/>
                            <w:i w:val="0"/>
                            <w:iCs w:val="0"/>
                            <w:color w:val="auto"/>
                            <w:sz w:val="24"/>
                            <w:szCs w:val="24"/>
                          </w:rPr>
                          <w:fldChar w:fldCharType="begin"/>
                        </w:r>
                        <w:r w:rsidRPr="001063C6">
                          <w:rPr>
                            <w:b/>
                            <w:bCs/>
                            <w:i w:val="0"/>
                            <w:iCs w:val="0"/>
                            <w:color w:val="auto"/>
                            <w:sz w:val="24"/>
                            <w:szCs w:val="24"/>
                          </w:rPr>
                          <w:instrText xml:space="preserve"> SEQ Figure \* ARABIC </w:instrText>
                        </w:r>
                        <w:r w:rsidRPr="001063C6">
                          <w:rPr>
                            <w:b/>
                            <w:bCs/>
                            <w:i w:val="0"/>
                            <w:iCs w:val="0"/>
                            <w:color w:val="auto"/>
                            <w:sz w:val="24"/>
                            <w:szCs w:val="24"/>
                          </w:rPr>
                          <w:fldChar w:fldCharType="separate"/>
                        </w:r>
                        <w:r w:rsidRPr="001063C6">
                          <w:rPr>
                            <w:b/>
                            <w:bCs/>
                            <w:i w:val="0"/>
                            <w:iCs w:val="0"/>
                            <w:noProof/>
                            <w:color w:val="auto"/>
                            <w:sz w:val="24"/>
                            <w:szCs w:val="24"/>
                          </w:rPr>
                          <w:t>6</w:t>
                        </w:r>
                        <w:r w:rsidRPr="001063C6">
                          <w:rPr>
                            <w:b/>
                            <w:bCs/>
                            <w:i w:val="0"/>
                            <w:iCs w:val="0"/>
                            <w:color w:val="auto"/>
                            <w:sz w:val="24"/>
                            <w:szCs w:val="24"/>
                          </w:rPr>
                          <w:fldChar w:fldCharType="end"/>
                        </w:r>
                        <w:r w:rsidRPr="001063C6">
                          <w:rPr>
                            <w:b/>
                            <w:bCs/>
                            <w:i w:val="0"/>
                            <w:iCs w:val="0"/>
                            <w:color w:val="auto"/>
                            <w:sz w:val="24"/>
                            <w:szCs w:val="24"/>
                          </w:rPr>
                          <w:t xml:space="preserve"> - </w:t>
                        </w:r>
                        <w:r w:rsidRPr="001063C6">
                          <w:rPr>
                            <w:rFonts w:eastAsia="Batang"/>
                            <w:b/>
                            <w:bCs/>
                            <w:i w:val="0"/>
                            <w:iCs w:val="0"/>
                            <w:color w:val="auto"/>
                            <w:sz w:val="24"/>
                            <w:szCs w:val="24"/>
                            <w:lang w:eastAsia="ko-KR"/>
                          </w:rPr>
                          <w:t>Attack to third party data stores</w:t>
                        </w:r>
                      </w:p>
                    </w:txbxContent>
                  </v:textbox>
                </v:shape>
                <w10:wrap type="topAndBottom"/>
              </v:group>
            </w:pict>
          </mc:Fallback>
        </mc:AlternateContent>
      </w:r>
    </w:p>
    <w:p w14:paraId="7F061BEA" w14:textId="61183DBA" w:rsidR="003C7378" w:rsidRDefault="003C7378" w:rsidP="00BC0BD5">
      <w:pPr>
        <w:jc w:val="both"/>
        <w:rPr>
          <w:rFonts w:eastAsia="Times New Roman"/>
          <w:b/>
          <w:szCs w:val="20"/>
          <w:u w:color="000000"/>
          <w:lang w:eastAsia="en-US"/>
        </w:rPr>
      </w:pPr>
      <w:r w:rsidRPr="00002486">
        <w:rPr>
          <w:rFonts w:eastAsia="Times New Roman"/>
          <w:bCs/>
          <w:szCs w:val="20"/>
          <w:u w:color="000000"/>
          <w:lang w:eastAsia="en-US"/>
        </w:rPr>
        <w:t>&lt;TBD&gt;</w:t>
      </w:r>
    </w:p>
    <w:p w14:paraId="6BA1D740" w14:textId="12118210" w:rsidR="003C7378" w:rsidRDefault="003C7378" w:rsidP="00BC0BD5">
      <w:pPr>
        <w:jc w:val="both"/>
        <w:rPr>
          <w:rFonts w:eastAsia="Times New Roman"/>
          <w:b/>
          <w:szCs w:val="20"/>
          <w:u w:color="000000"/>
          <w:lang w:eastAsia="en-US"/>
        </w:rPr>
      </w:pPr>
    </w:p>
    <w:p w14:paraId="44B74F9E" w14:textId="77777777" w:rsidR="008B4C23" w:rsidRDefault="008B4C23" w:rsidP="00BC0BD5">
      <w:pPr>
        <w:jc w:val="both"/>
        <w:rPr>
          <w:rFonts w:eastAsia="Times New Roman"/>
          <w:b/>
          <w:szCs w:val="20"/>
          <w:u w:color="000000"/>
          <w:lang w:eastAsia="en-US"/>
        </w:rPr>
      </w:pPr>
    </w:p>
    <w:p w14:paraId="6047C507" w14:textId="6028641D" w:rsidR="00875ADE" w:rsidRPr="00D74625" w:rsidRDefault="002B1D93" w:rsidP="00BC0BD5">
      <w:pPr>
        <w:jc w:val="both"/>
        <w:rPr>
          <w:rFonts w:eastAsia="Times New Roman"/>
          <w:b/>
          <w:szCs w:val="20"/>
          <w:u w:color="000000"/>
          <w:lang w:eastAsia="en-US"/>
        </w:rPr>
      </w:pPr>
      <w:r w:rsidRPr="00D74625">
        <w:rPr>
          <w:rFonts w:eastAsia="Times New Roman"/>
          <w:b/>
          <w:szCs w:val="20"/>
          <w:u w:color="000000"/>
          <w:lang w:eastAsia="en-US"/>
        </w:rPr>
        <w:t>6.</w:t>
      </w:r>
      <w:r w:rsidR="00427045">
        <w:rPr>
          <w:rFonts w:eastAsia="Times New Roman"/>
          <w:b/>
          <w:szCs w:val="20"/>
          <w:u w:color="000000"/>
          <w:lang w:eastAsia="en-US"/>
        </w:rPr>
        <w:t>6</w:t>
      </w:r>
      <w:r w:rsidRPr="00D74625">
        <w:rPr>
          <w:rFonts w:eastAsia="Times New Roman"/>
          <w:b/>
          <w:szCs w:val="20"/>
          <w:u w:color="000000"/>
          <w:lang w:eastAsia="en-US"/>
        </w:rPr>
        <w:tab/>
      </w:r>
      <w:r w:rsidR="00FE2505" w:rsidRPr="00D74625">
        <w:rPr>
          <w:rFonts w:eastAsia="Times New Roman"/>
          <w:b/>
          <w:szCs w:val="20"/>
          <w:u w:color="000000"/>
          <w:lang w:eastAsia="en-US"/>
        </w:rPr>
        <w:t>Attacker’s capabilities</w:t>
      </w:r>
    </w:p>
    <w:p w14:paraId="0FA7F8CC" w14:textId="397A7865" w:rsidR="00B671B1" w:rsidRDefault="00B671B1" w:rsidP="00BC0BD5">
      <w:pPr>
        <w:jc w:val="both"/>
      </w:pPr>
      <w:r>
        <w:t xml:space="preserve">There are three </w:t>
      </w:r>
      <w:r w:rsidR="00866656">
        <w:t>types</w:t>
      </w:r>
      <w:r>
        <w:t xml:space="preserve"> of attacker</w:t>
      </w:r>
      <w:r w:rsidR="00866656">
        <w:t>s</w:t>
      </w:r>
      <w:r>
        <w:t xml:space="preserve"> that are considered in Table 1</w:t>
      </w:r>
      <w:r w:rsidR="0086354A">
        <w:t xml:space="preserve"> </w:t>
      </w:r>
      <w:r>
        <w:t>[</w:t>
      </w:r>
      <w:r w:rsidRPr="00961D4B">
        <w:rPr>
          <w:lang w:eastAsia="en-US"/>
        </w:rPr>
        <w:t>b-</w:t>
      </w:r>
      <w:proofErr w:type="spellStart"/>
      <w:r w:rsidRPr="00961D4B">
        <w:rPr>
          <w:lang w:eastAsia="en-US"/>
        </w:rPr>
        <w:t>Barabanov</w:t>
      </w:r>
      <w:proofErr w:type="spellEnd"/>
      <w:r>
        <w:t xml:space="preserve">]. </w:t>
      </w:r>
    </w:p>
    <w:p w14:paraId="7E9C792E" w14:textId="7D10C81B" w:rsidR="00B671B1" w:rsidRDefault="00B671B1" w:rsidP="00BC0BD5">
      <w:pPr>
        <w:jc w:val="both"/>
      </w:pPr>
    </w:p>
    <w:p w14:paraId="5D196DB3" w14:textId="1D8707C2" w:rsidR="00B671B1" w:rsidRPr="00866656" w:rsidRDefault="00B671B1" w:rsidP="00866656">
      <w:pPr>
        <w:pStyle w:val="Caption"/>
        <w:keepNext/>
        <w:jc w:val="center"/>
        <w:rPr>
          <w:b/>
          <w:bCs/>
          <w:i w:val="0"/>
          <w:iCs w:val="0"/>
          <w:color w:val="auto"/>
          <w:sz w:val="24"/>
          <w:szCs w:val="24"/>
        </w:rPr>
      </w:pPr>
      <w:r w:rsidRPr="00866656">
        <w:rPr>
          <w:b/>
          <w:bCs/>
          <w:i w:val="0"/>
          <w:iCs w:val="0"/>
          <w:color w:val="auto"/>
          <w:sz w:val="24"/>
          <w:szCs w:val="24"/>
        </w:rPr>
        <w:t>Table 1 – Type of attackers</w:t>
      </w:r>
    </w:p>
    <w:tbl>
      <w:tblPr>
        <w:tblStyle w:val="TableGrid"/>
        <w:tblW w:w="0" w:type="auto"/>
        <w:jc w:val="center"/>
        <w:tblInd w:w="0" w:type="dxa"/>
        <w:tblLook w:val="04A0" w:firstRow="1" w:lastRow="0" w:firstColumn="1" w:lastColumn="0" w:noHBand="0" w:noVBand="1"/>
      </w:tblPr>
      <w:tblGrid>
        <w:gridCol w:w="1696"/>
        <w:gridCol w:w="3119"/>
        <w:gridCol w:w="4536"/>
      </w:tblGrid>
      <w:tr w:rsidR="00B671B1" w:rsidRPr="00B671B1" w14:paraId="0B6CC63C" w14:textId="77777777" w:rsidTr="00BF6EE0">
        <w:trPr>
          <w:trHeight w:val="789"/>
          <w:jc w:val="center"/>
        </w:trPr>
        <w:tc>
          <w:tcPr>
            <w:tcW w:w="1696" w:type="dxa"/>
            <w:shd w:val="clear" w:color="auto" w:fill="auto"/>
            <w:vAlign w:val="center"/>
          </w:tcPr>
          <w:p w14:paraId="35B675F6" w14:textId="77777777" w:rsidR="00B671B1" w:rsidRPr="00B671B1" w:rsidRDefault="00B671B1" w:rsidP="00BF6EE0">
            <w:pPr>
              <w:spacing w:before="0"/>
              <w:jc w:val="center"/>
              <w:rPr>
                <w:b/>
                <w:bCs/>
                <w:sz w:val="22"/>
                <w:szCs w:val="22"/>
                <w:lang w:eastAsia="ko-KR"/>
              </w:rPr>
            </w:pPr>
            <w:r w:rsidRPr="00B671B1">
              <w:rPr>
                <w:b/>
                <w:bCs/>
                <w:sz w:val="22"/>
                <w:szCs w:val="22"/>
                <w:lang w:eastAsia="ko-KR"/>
              </w:rPr>
              <w:t>Level of attacker potential</w:t>
            </w:r>
          </w:p>
        </w:tc>
        <w:tc>
          <w:tcPr>
            <w:tcW w:w="3119" w:type="dxa"/>
            <w:shd w:val="clear" w:color="auto" w:fill="auto"/>
            <w:vAlign w:val="center"/>
          </w:tcPr>
          <w:p w14:paraId="33D8289F" w14:textId="1132E50F" w:rsidR="00B671B1" w:rsidRPr="00B671B1" w:rsidRDefault="00B671B1" w:rsidP="00BF6EE0">
            <w:pPr>
              <w:spacing w:before="100" w:beforeAutospacing="1"/>
              <w:jc w:val="center"/>
              <w:rPr>
                <w:rFonts w:eastAsiaTheme="minorEastAsia"/>
                <w:b/>
                <w:bCs/>
                <w:sz w:val="22"/>
                <w:szCs w:val="22"/>
                <w:lang w:eastAsia="zh-CN"/>
              </w:rPr>
            </w:pPr>
            <w:r w:rsidRPr="00B671B1">
              <w:rPr>
                <w:rFonts w:eastAsiaTheme="minorEastAsia"/>
                <w:b/>
                <w:bCs/>
                <w:sz w:val="22"/>
                <w:szCs w:val="22"/>
                <w:lang w:eastAsia="zh-CN"/>
              </w:rPr>
              <w:t>Examples of attackers</w:t>
            </w:r>
          </w:p>
        </w:tc>
        <w:tc>
          <w:tcPr>
            <w:tcW w:w="4536" w:type="dxa"/>
            <w:shd w:val="clear" w:color="auto" w:fill="auto"/>
            <w:vAlign w:val="center"/>
          </w:tcPr>
          <w:p w14:paraId="069B35D4" w14:textId="0BEE73AE" w:rsidR="00B671B1" w:rsidRPr="00B671B1" w:rsidRDefault="00B671B1" w:rsidP="00BF6EE0">
            <w:pPr>
              <w:spacing w:before="100" w:beforeAutospacing="1"/>
              <w:jc w:val="center"/>
              <w:rPr>
                <w:rFonts w:eastAsiaTheme="minorEastAsia"/>
                <w:b/>
                <w:bCs/>
                <w:sz w:val="22"/>
                <w:szCs w:val="22"/>
                <w:lang w:eastAsia="zh-CN"/>
              </w:rPr>
            </w:pPr>
            <w:r w:rsidRPr="00B671B1">
              <w:rPr>
                <w:rFonts w:eastAsiaTheme="minorEastAsia"/>
                <w:b/>
                <w:bCs/>
                <w:sz w:val="22"/>
                <w:szCs w:val="22"/>
                <w:lang w:eastAsia="zh-CN"/>
              </w:rPr>
              <w:t>Capabilities of the attackers</w:t>
            </w:r>
          </w:p>
        </w:tc>
      </w:tr>
      <w:tr w:rsidR="00B671B1" w:rsidRPr="00B671B1" w14:paraId="6EC8A4D2" w14:textId="77777777" w:rsidTr="00BF6EE0">
        <w:trPr>
          <w:trHeight w:val="1077"/>
          <w:jc w:val="center"/>
        </w:trPr>
        <w:tc>
          <w:tcPr>
            <w:tcW w:w="1696" w:type="dxa"/>
            <w:shd w:val="clear" w:color="auto" w:fill="auto"/>
          </w:tcPr>
          <w:p w14:paraId="66FD9275" w14:textId="77777777" w:rsidR="00B671B1" w:rsidRPr="00B671B1" w:rsidRDefault="00B671B1" w:rsidP="00BF6EE0">
            <w:pPr>
              <w:spacing w:before="0"/>
              <w:jc w:val="center"/>
              <w:rPr>
                <w:sz w:val="22"/>
                <w:szCs w:val="22"/>
                <w:lang w:eastAsia="ko-KR"/>
              </w:rPr>
            </w:pPr>
            <w:r w:rsidRPr="00B671B1">
              <w:rPr>
                <w:sz w:val="22"/>
                <w:szCs w:val="22"/>
                <w:lang w:eastAsia="ko-KR"/>
              </w:rPr>
              <w:t>Low</w:t>
            </w:r>
          </w:p>
        </w:tc>
        <w:tc>
          <w:tcPr>
            <w:tcW w:w="3119" w:type="dxa"/>
          </w:tcPr>
          <w:p w14:paraId="28E88838" w14:textId="24654A4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 xml:space="preserve">Persons related to a software developer without authorized access </w:t>
            </w:r>
          </w:p>
          <w:p w14:paraId="7BBE8D87" w14:textId="7777777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Persons engaged by the software developer for software shipping</w:t>
            </w:r>
          </w:p>
        </w:tc>
        <w:tc>
          <w:tcPr>
            <w:tcW w:w="4536" w:type="dxa"/>
          </w:tcPr>
          <w:p w14:paraId="5848754B" w14:textId="48180E5F"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Basic IT knowledge or skills: the most common usages of software and development environment, understanding the basic concepts of application manipulation, application of general development environment software, operations with development environment objects.</w:t>
            </w:r>
          </w:p>
        </w:tc>
      </w:tr>
      <w:tr w:rsidR="00B671B1" w:rsidRPr="00B671B1" w14:paraId="40BC4623" w14:textId="77777777" w:rsidTr="00BF6EE0">
        <w:trPr>
          <w:trHeight w:val="2154"/>
          <w:jc w:val="center"/>
        </w:trPr>
        <w:tc>
          <w:tcPr>
            <w:tcW w:w="1696" w:type="dxa"/>
            <w:shd w:val="clear" w:color="auto" w:fill="auto"/>
          </w:tcPr>
          <w:p w14:paraId="2267FFAE" w14:textId="77777777" w:rsidR="00B671B1" w:rsidRPr="00B671B1" w:rsidRDefault="00B671B1" w:rsidP="00BF6EE0">
            <w:pPr>
              <w:spacing w:before="0"/>
              <w:jc w:val="center"/>
              <w:rPr>
                <w:sz w:val="22"/>
                <w:szCs w:val="22"/>
                <w:lang w:eastAsia="ko-KR"/>
              </w:rPr>
            </w:pPr>
            <w:r w:rsidRPr="00B671B1">
              <w:rPr>
                <w:sz w:val="22"/>
                <w:szCs w:val="22"/>
                <w:lang w:eastAsia="ko-KR"/>
              </w:rPr>
              <w:t>Medium</w:t>
            </w:r>
          </w:p>
        </w:tc>
        <w:tc>
          <w:tcPr>
            <w:tcW w:w="3119" w:type="dxa"/>
          </w:tcPr>
          <w:p w14:paraId="0AC88590" w14:textId="77777777" w:rsidR="00B671B1" w:rsidRPr="00B671B1" w:rsidRDefault="00B671B1" w:rsidP="00BF6EE0">
            <w:pPr>
              <w:pStyle w:val="ListParagraph"/>
              <w:spacing w:before="0"/>
              <w:ind w:left="315"/>
              <w:rPr>
                <w:sz w:val="22"/>
                <w:szCs w:val="22"/>
                <w:lang w:eastAsia="ko-KR"/>
              </w:rPr>
            </w:pPr>
            <w:r w:rsidRPr="00B671B1">
              <w:rPr>
                <w:sz w:val="22"/>
                <w:szCs w:val="22"/>
                <w:lang w:eastAsia="ko-KR"/>
              </w:rPr>
              <w:t>Persons related to a software developer with authorized access</w:t>
            </w:r>
          </w:p>
          <w:p w14:paraId="49B8A680" w14:textId="7777777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 xml:space="preserve">Persons engaged by the software developer for software shipping </w:t>
            </w:r>
          </w:p>
        </w:tc>
        <w:tc>
          <w:tcPr>
            <w:tcW w:w="4536" w:type="dxa"/>
          </w:tcPr>
          <w:p w14:paraId="4BD85763" w14:textId="39574D09"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 xml:space="preserve">Include all capabilities of low-potential attackers.  </w:t>
            </w:r>
          </w:p>
          <w:p w14:paraId="459D5777" w14:textId="7777777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 xml:space="preserve">Have authorized access to both higher and lower-level design software documentations or may achieve desired information through permanent or single access to the software development environment. </w:t>
            </w:r>
          </w:p>
          <w:p w14:paraId="40315CA7" w14:textId="7777777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Have knowledge on methods and tools to implement security controls in the software development environment.</w:t>
            </w:r>
          </w:p>
        </w:tc>
      </w:tr>
      <w:tr w:rsidR="00B671B1" w:rsidRPr="00B671B1" w14:paraId="6BCA279B" w14:textId="77777777" w:rsidTr="00BF6EE0">
        <w:trPr>
          <w:trHeight w:val="3118"/>
          <w:jc w:val="center"/>
        </w:trPr>
        <w:tc>
          <w:tcPr>
            <w:tcW w:w="1696" w:type="dxa"/>
            <w:shd w:val="clear" w:color="auto" w:fill="auto"/>
          </w:tcPr>
          <w:p w14:paraId="11DB93E5" w14:textId="77777777" w:rsidR="00B671B1" w:rsidRPr="00B671B1" w:rsidRDefault="00B671B1" w:rsidP="00BF6EE0">
            <w:pPr>
              <w:spacing w:before="0"/>
              <w:jc w:val="center"/>
              <w:rPr>
                <w:sz w:val="22"/>
                <w:szCs w:val="22"/>
                <w:lang w:eastAsia="ko-KR"/>
              </w:rPr>
            </w:pPr>
            <w:r w:rsidRPr="00B671B1">
              <w:rPr>
                <w:sz w:val="22"/>
                <w:szCs w:val="22"/>
                <w:lang w:eastAsia="ko-KR"/>
              </w:rPr>
              <w:lastRenderedPageBreak/>
              <w:t>High</w:t>
            </w:r>
          </w:p>
        </w:tc>
        <w:tc>
          <w:tcPr>
            <w:tcW w:w="3119" w:type="dxa"/>
          </w:tcPr>
          <w:p w14:paraId="2FC5703D" w14:textId="7777777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 xml:space="preserve">Competing organizations </w:t>
            </w:r>
          </w:p>
          <w:p w14:paraId="446FA8E7" w14:textId="7777777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Criminal groups</w:t>
            </w:r>
          </w:p>
        </w:tc>
        <w:tc>
          <w:tcPr>
            <w:tcW w:w="4536" w:type="dxa"/>
          </w:tcPr>
          <w:p w14:paraId="0AAF9078" w14:textId="7777777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 xml:space="preserve">Include all capabilities of medium potential attackers. </w:t>
            </w:r>
          </w:p>
          <w:p w14:paraId="0C460A50" w14:textId="7777777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Have expertise and knowledge to get information about entire-level software design with no access to the software development environment by keeping under their control of internal or external networks.</w:t>
            </w:r>
          </w:p>
          <w:p w14:paraId="760653CF" w14:textId="77777777" w:rsidR="00B671B1" w:rsidRPr="00B671B1" w:rsidRDefault="00B671B1" w:rsidP="00BF6EE0">
            <w:pPr>
              <w:pStyle w:val="ListParagraph"/>
              <w:numPr>
                <w:ilvl w:val="0"/>
                <w:numId w:val="26"/>
              </w:numPr>
              <w:spacing w:before="0"/>
              <w:ind w:left="315" w:hanging="281"/>
              <w:rPr>
                <w:sz w:val="22"/>
                <w:szCs w:val="22"/>
                <w:lang w:eastAsia="ko-KR"/>
              </w:rPr>
            </w:pPr>
            <w:r w:rsidRPr="00B671B1">
              <w:rPr>
                <w:sz w:val="22"/>
                <w:szCs w:val="22"/>
                <w:lang w:eastAsia="ko-KR"/>
              </w:rPr>
              <w:t>Have knowledge on methods and tools to implement security controls in the software development environment having no access to the software development environment and acting from external networks.</w:t>
            </w:r>
          </w:p>
        </w:tc>
      </w:tr>
    </w:tbl>
    <w:p w14:paraId="1202DEEF" w14:textId="1AFF6EF3" w:rsidR="00B671B1" w:rsidRDefault="00B671B1" w:rsidP="00BC0BD5">
      <w:pPr>
        <w:jc w:val="both"/>
      </w:pPr>
    </w:p>
    <w:p w14:paraId="5A38276B" w14:textId="08958D92" w:rsidR="002F0F19" w:rsidRPr="00961D4B" w:rsidRDefault="00670C71" w:rsidP="002F0F19">
      <w:pPr>
        <w:keepNext/>
        <w:numPr>
          <w:ilvl w:val="0"/>
          <w:numId w:val="13"/>
        </w:numPr>
        <w:pBdr>
          <w:top w:val="nil"/>
          <w:left w:val="nil"/>
          <w:bottom w:val="nil"/>
          <w:right w:val="nil"/>
          <w:between w:val="nil"/>
          <w:bar w:val="nil"/>
        </w:pBdr>
        <w:tabs>
          <w:tab w:val="left" w:pos="794"/>
          <w:tab w:val="left" w:pos="1191"/>
          <w:tab w:val="left" w:pos="1588"/>
          <w:tab w:val="left" w:pos="1985"/>
        </w:tabs>
        <w:jc w:val="both"/>
        <w:outlineLvl w:val="0"/>
        <w:rPr>
          <w:rFonts w:eastAsia="Arial Unicode MS"/>
          <w:b/>
          <w:bCs/>
          <w:u w:color="000000"/>
          <w:bdr w:val="nil"/>
          <w:lang w:eastAsia="zh-CN"/>
        </w:rPr>
      </w:pPr>
      <w:r w:rsidRPr="00961D4B">
        <w:rPr>
          <w:b/>
          <w:bCs/>
          <w:u w:color="000000"/>
          <w:bdr w:val="nil"/>
        </w:rPr>
        <w:t>S</w:t>
      </w:r>
      <w:r w:rsidR="006839CF" w:rsidRPr="00961D4B">
        <w:rPr>
          <w:b/>
          <w:bCs/>
          <w:u w:color="000000"/>
          <w:bdr w:val="nil"/>
        </w:rPr>
        <w:t>ecurity threats in the software life cycle processes</w:t>
      </w:r>
    </w:p>
    <w:p w14:paraId="4DA5D992" w14:textId="6C64D621" w:rsidR="002F0F19" w:rsidRPr="00961D4B" w:rsidRDefault="001E6967" w:rsidP="00590DBA">
      <w:pPr>
        <w:jc w:val="both"/>
      </w:pPr>
      <w:r w:rsidRPr="00961D4B">
        <w:t xml:space="preserve">Security threats </w:t>
      </w:r>
      <w:proofErr w:type="gramStart"/>
      <w:r w:rsidRPr="00961D4B">
        <w:t xml:space="preserve">to  </w:t>
      </w:r>
      <w:r w:rsidR="00B67C65" w:rsidRPr="00961D4B">
        <w:t>software</w:t>
      </w:r>
      <w:proofErr w:type="gramEnd"/>
      <w:r w:rsidR="00411B9C" w:rsidRPr="00961D4B">
        <w:t xml:space="preserve"> life cycle process</w:t>
      </w:r>
      <w:r w:rsidR="00751993" w:rsidRPr="00961D4B">
        <w:t xml:space="preserve">es are described </w:t>
      </w:r>
      <w:r w:rsidR="00846899" w:rsidRPr="00961D4B">
        <w:t>in clause</w:t>
      </w:r>
      <w:r w:rsidR="00751993" w:rsidRPr="00961D4B">
        <w:t>s</w:t>
      </w:r>
      <w:r w:rsidR="00846899" w:rsidRPr="00961D4B">
        <w:t xml:space="preserve"> 7.1, 7.2 and 7.3.</w:t>
      </w:r>
      <w:r w:rsidR="00590DBA">
        <w:t xml:space="preserve"> Other Recommendations can refer to </w:t>
      </w:r>
      <w:r w:rsidR="009928EB">
        <w:t>a</w:t>
      </w:r>
      <w:r w:rsidR="00590DBA">
        <w:t xml:space="preserve"> threat with the </w:t>
      </w:r>
      <w:r w:rsidR="006F029D">
        <w:t>acronym</w:t>
      </w:r>
      <w:r w:rsidR="00E45805">
        <w:t xml:space="preserve"> and number</w:t>
      </w:r>
      <w:r w:rsidR="006F029D">
        <w:t xml:space="preserve"> </w:t>
      </w:r>
      <w:r w:rsidR="00590DBA">
        <w:t>as an index.</w:t>
      </w:r>
      <w:r w:rsidR="002F0F19" w:rsidRPr="00961D4B">
        <w:t xml:space="preserve"> </w:t>
      </w:r>
    </w:p>
    <w:p w14:paraId="68DF5365" w14:textId="77777777" w:rsidR="002F0F19" w:rsidRPr="00961D4B" w:rsidRDefault="002F0F19" w:rsidP="00EC376C">
      <w:pPr>
        <w:jc w:val="both"/>
      </w:pPr>
    </w:p>
    <w:p w14:paraId="22906732" w14:textId="6B80FFA8" w:rsidR="0083109E" w:rsidRPr="00961D4B" w:rsidRDefault="00E0749B" w:rsidP="00EC376C">
      <w:pPr>
        <w:jc w:val="both"/>
        <w:rPr>
          <w:rFonts w:eastAsia="Times New Roman"/>
          <w:b/>
          <w:szCs w:val="20"/>
          <w:u w:color="000000"/>
          <w:lang w:eastAsia="en-US"/>
        </w:rPr>
      </w:pPr>
      <w:r w:rsidRPr="00961D4B">
        <w:rPr>
          <w:rFonts w:eastAsia="Times New Roman"/>
          <w:b/>
          <w:szCs w:val="20"/>
          <w:u w:color="000000"/>
          <w:lang w:eastAsia="en-US"/>
        </w:rPr>
        <w:t>7.1</w:t>
      </w:r>
      <w:r w:rsidRPr="00961D4B">
        <w:rPr>
          <w:rFonts w:eastAsia="Times New Roman"/>
          <w:b/>
          <w:szCs w:val="20"/>
          <w:u w:color="000000"/>
          <w:lang w:eastAsia="en-US"/>
        </w:rPr>
        <w:tab/>
      </w:r>
      <w:r w:rsidR="00C56555" w:rsidRPr="00961D4B">
        <w:rPr>
          <w:rFonts w:eastAsia="Times New Roman"/>
          <w:b/>
          <w:szCs w:val="20"/>
          <w:u w:color="000000"/>
          <w:lang w:eastAsia="en-US"/>
        </w:rPr>
        <w:t xml:space="preserve">Threats for </w:t>
      </w:r>
      <w:r w:rsidR="00B36710" w:rsidRPr="00961D4B">
        <w:rPr>
          <w:rFonts w:eastAsia="Times New Roman"/>
          <w:b/>
          <w:szCs w:val="20"/>
          <w:u w:color="000000"/>
          <w:lang w:eastAsia="en-US"/>
        </w:rPr>
        <w:t>“D</w:t>
      </w:r>
      <w:r w:rsidR="00B943CC" w:rsidRPr="00961D4B">
        <w:rPr>
          <w:rFonts w:eastAsia="Times New Roman"/>
          <w:b/>
          <w:szCs w:val="20"/>
          <w:u w:color="000000"/>
          <w:lang w:eastAsia="en-US"/>
        </w:rPr>
        <w:t>evelop and</w:t>
      </w:r>
      <w:r w:rsidR="00B9748D" w:rsidRPr="00961D4B">
        <w:rPr>
          <w:rFonts w:eastAsia="Times New Roman"/>
          <w:b/>
          <w:szCs w:val="20"/>
          <w:u w:color="000000"/>
          <w:lang w:eastAsia="en-US"/>
        </w:rPr>
        <w:t xml:space="preserve"> </w:t>
      </w:r>
      <w:r w:rsidR="00B36710" w:rsidRPr="00961D4B">
        <w:rPr>
          <w:rFonts w:eastAsia="Times New Roman"/>
          <w:b/>
          <w:szCs w:val="20"/>
          <w:u w:color="000000"/>
          <w:lang w:eastAsia="en-US"/>
        </w:rPr>
        <w:t>a</w:t>
      </w:r>
      <w:r w:rsidR="00B9748D" w:rsidRPr="00961D4B">
        <w:rPr>
          <w:rFonts w:eastAsia="Times New Roman"/>
          <w:b/>
          <w:szCs w:val="20"/>
          <w:u w:color="000000"/>
          <w:lang w:eastAsia="en-US"/>
        </w:rPr>
        <w:t xml:space="preserve">dvertise </w:t>
      </w:r>
      <w:r w:rsidR="00B36710" w:rsidRPr="00961D4B">
        <w:rPr>
          <w:rFonts w:eastAsia="Times New Roman"/>
          <w:b/>
          <w:szCs w:val="20"/>
          <w:u w:color="000000"/>
          <w:lang w:eastAsia="en-US"/>
        </w:rPr>
        <w:t>d</w:t>
      </w:r>
      <w:r w:rsidR="00EB10AB" w:rsidRPr="00961D4B">
        <w:rPr>
          <w:rFonts w:eastAsia="Times New Roman"/>
          <w:b/>
          <w:szCs w:val="20"/>
          <w:u w:color="000000"/>
          <w:lang w:eastAsia="en-US"/>
        </w:rPr>
        <w:t xml:space="preserve">istinct </w:t>
      </w:r>
      <w:r w:rsidR="00B36710" w:rsidRPr="00961D4B">
        <w:rPr>
          <w:rFonts w:eastAsia="Times New Roman"/>
          <w:b/>
          <w:szCs w:val="20"/>
          <w:u w:color="000000"/>
          <w:lang w:eastAsia="en-US"/>
        </w:rPr>
        <w:t>m</w:t>
      </w:r>
      <w:r w:rsidR="00EB10AB" w:rsidRPr="00961D4B">
        <w:rPr>
          <w:rFonts w:eastAsia="Times New Roman"/>
          <w:b/>
          <w:szCs w:val="20"/>
          <w:u w:color="000000"/>
          <w:lang w:eastAsia="en-US"/>
        </w:rPr>
        <w:t>alicious</w:t>
      </w:r>
      <w:r w:rsidR="00B9748D" w:rsidRPr="00961D4B">
        <w:rPr>
          <w:rFonts w:eastAsia="Times New Roman"/>
          <w:b/>
          <w:szCs w:val="20"/>
          <w:u w:color="000000"/>
          <w:lang w:eastAsia="en-US"/>
        </w:rPr>
        <w:t xml:space="preserve"> </w:t>
      </w:r>
      <w:r w:rsidR="00B36710" w:rsidRPr="00961D4B">
        <w:rPr>
          <w:rFonts w:eastAsia="Times New Roman"/>
          <w:b/>
          <w:szCs w:val="20"/>
          <w:u w:color="000000"/>
          <w:lang w:eastAsia="en-US"/>
        </w:rPr>
        <w:t>p</w:t>
      </w:r>
      <w:r w:rsidR="00B9748D" w:rsidRPr="00961D4B">
        <w:rPr>
          <w:rFonts w:eastAsia="Times New Roman"/>
          <w:b/>
          <w:szCs w:val="20"/>
          <w:u w:color="000000"/>
          <w:lang w:eastAsia="en-US"/>
        </w:rPr>
        <w:t>ackage</w:t>
      </w:r>
      <w:r w:rsidR="0006272E" w:rsidRPr="00961D4B">
        <w:rPr>
          <w:rFonts w:eastAsia="Times New Roman"/>
          <w:b/>
          <w:szCs w:val="20"/>
          <w:u w:color="000000"/>
          <w:lang w:eastAsia="en-US"/>
        </w:rPr>
        <w:t>s</w:t>
      </w:r>
      <w:r w:rsidR="00B9748D" w:rsidRPr="00961D4B">
        <w:rPr>
          <w:rFonts w:eastAsia="Times New Roman"/>
          <w:b/>
          <w:szCs w:val="20"/>
          <w:u w:color="000000"/>
          <w:lang w:eastAsia="en-US"/>
        </w:rPr>
        <w:t xml:space="preserve"> from </w:t>
      </w:r>
      <w:r w:rsidR="00B36710" w:rsidRPr="00961D4B">
        <w:rPr>
          <w:rFonts w:eastAsia="Times New Roman"/>
          <w:b/>
          <w:szCs w:val="20"/>
          <w:u w:color="000000"/>
          <w:lang w:eastAsia="en-US"/>
        </w:rPr>
        <w:t>s</w:t>
      </w:r>
      <w:r w:rsidR="00B9748D" w:rsidRPr="00961D4B">
        <w:rPr>
          <w:rFonts w:eastAsia="Times New Roman"/>
          <w:b/>
          <w:szCs w:val="20"/>
          <w:u w:color="000000"/>
          <w:lang w:eastAsia="en-US"/>
        </w:rPr>
        <w:t>cratch</w:t>
      </w:r>
      <w:r w:rsidR="00B36710" w:rsidRPr="00961D4B">
        <w:rPr>
          <w:rFonts w:eastAsia="Times New Roman"/>
          <w:b/>
          <w:szCs w:val="20"/>
          <w:u w:color="000000"/>
          <w:lang w:eastAsia="en-US"/>
        </w:rPr>
        <w:t>”</w:t>
      </w:r>
    </w:p>
    <w:p w14:paraId="009AA045" w14:textId="7A98B61F" w:rsidR="00026E51" w:rsidRPr="00961D4B" w:rsidRDefault="00990757" w:rsidP="00AB3E04">
      <w:pPr>
        <w:jc w:val="both"/>
      </w:pPr>
      <w:r>
        <w:t>It</w:t>
      </w:r>
      <w:r w:rsidR="009C09C3">
        <w:t xml:space="preserve"> covers the creation of a new </w:t>
      </w:r>
      <w:r w:rsidR="00AB3E04">
        <w:t>open-source</w:t>
      </w:r>
      <w:r>
        <w:t xml:space="preserve"> software</w:t>
      </w:r>
      <w:r w:rsidR="009C09C3">
        <w:t xml:space="preserve"> project, </w:t>
      </w:r>
      <w:r w:rsidR="00382781">
        <w:t>which is intended to use this project</w:t>
      </w:r>
      <w:r w:rsidR="009C09C3">
        <w:t xml:space="preserve"> for spreading malicious code from the beginning or at a later point in time.</w:t>
      </w:r>
      <w:r w:rsidR="00AB3E04">
        <w:t xml:space="preserve"> In addition</w:t>
      </w:r>
      <w:r w:rsidR="001A3341">
        <w:t xml:space="preserve"> to</w:t>
      </w:r>
      <w:r w:rsidR="00AB3E04">
        <w:t xml:space="preserve"> creating the</w:t>
      </w:r>
      <w:r w:rsidR="001A3341">
        <w:t xml:space="preserve"> new</w:t>
      </w:r>
      <w:r w:rsidR="00AB3E04">
        <w:t xml:space="preserve"> project, the attacker</w:t>
      </w:r>
      <w:r w:rsidR="001A3341">
        <w:t xml:space="preserve"> should </w:t>
      </w:r>
      <w:r w:rsidR="00AB3E04">
        <w:t xml:space="preserve">advertise the project to </w:t>
      </w:r>
      <w:r w:rsidR="00DC5543">
        <w:t>induce</w:t>
      </w:r>
      <w:r w:rsidR="00AB3E04">
        <w:t xml:space="preserve"> victims</w:t>
      </w:r>
      <w:r w:rsidR="00C56453">
        <w:t xml:space="preserve"> to </w:t>
      </w:r>
      <w:r w:rsidR="00A013AF">
        <w:t>use it</w:t>
      </w:r>
      <w:r w:rsidR="009C09C3">
        <w:t xml:space="preserve"> </w:t>
      </w:r>
      <w:r w:rsidR="00026E51" w:rsidRPr="00961D4B">
        <w:t>[ST-D</w:t>
      </w:r>
      <w:r w:rsidR="00AA3878" w:rsidRPr="00961D4B">
        <w:t>A</w:t>
      </w:r>
      <w:r w:rsidR="00026E51" w:rsidRPr="00961D4B">
        <w:t>P-1]</w:t>
      </w:r>
      <w:r w:rsidR="000D5FB8">
        <w:t>.</w:t>
      </w:r>
    </w:p>
    <w:p w14:paraId="102068D5" w14:textId="5A4774FB" w:rsidR="001820E3" w:rsidRPr="00961D4B" w:rsidRDefault="002610EC" w:rsidP="001820E3">
      <w:pPr>
        <w:jc w:val="both"/>
      </w:pPr>
      <w:r w:rsidRPr="00961D4B">
        <w:t>&lt;</w:t>
      </w:r>
      <w:r w:rsidR="001820E3" w:rsidRPr="00961D4B">
        <w:t>TBD&gt;</w:t>
      </w:r>
    </w:p>
    <w:p w14:paraId="306347BF" w14:textId="77777777" w:rsidR="00B9748D" w:rsidRPr="00961D4B" w:rsidRDefault="00B9748D" w:rsidP="001820E3">
      <w:pPr>
        <w:jc w:val="both"/>
      </w:pPr>
    </w:p>
    <w:p w14:paraId="6F0B0FC3" w14:textId="5A61D375" w:rsidR="00B9748D" w:rsidRDefault="00B9748D" w:rsidP="00B9748D">
      <w:pPr>
        <w:jc w:val="both"/>
        <w:rPr>
          <w:rFonts w:eastAsia="Times New Roman"/>
          <w:b/>
          <w:szCs w:val="20"/>
          <w:u w:color="000000"/>
          <w:lang w:eastAsia="en-US"/>
        </w:rPr>
      </w:pPr>
      <w:bookmarkStart w:id="148" w:name="_Toc46326123"/>
      <w:bookmarkEnd w:id="37"/>
      <w:bookmarkEnd w:id="38"/>
      <w:r w:rsidRPr="00961D4B">
        <w:rPr>
          <w:rFonts w:eastAsia="Times New Roman"/>
          <w:b/>
          <w:szCs w:val="20"/>
          <w:u w:color="000000"/>
          <w:lang w:eastAsia="en-US"/>
        </w:rPr>
        <w:t>7.</w:t>
      </w:r>
      <w:r w:rsidR="00B943CC" w:rsidRPr="00961D4B">
        <w:rPr>
          <w:rFonts w:eastAsia="Times New Roman"/>
          <w:b/>
          <w:szCs w:val="20"/>
          <w:u w:color="000000"/>
          <w:lang w:eastAsia="en-US"/>
        </w:rPr>
        <w:t>2</w:t>
      </w:r>
      <w:r w:rsidRPr="00961D4B">
        <w:rPr>
          <w:rFonts w:eastAsia="Times New Roman"/>
          <w:b/>
          <w:szCs w:val="20"/>
          <w:u w:color="000000"/>
          <w:lang w:eastAsia="en-US"/>
        </w:rPr>
        <w:tab/>
      </w:r>
      <w:r w:rsidR="00B36710" w:rsidRPr="00961D4B">
        <w:rPr>
          <w:rFonts w:eastAsia="Times New Roman"/>
          <w:b/>
          <w:szCs w:val="20"/>
          <w:u w:color="000000"/>
          <w:lang w:eastAsia="en-US"/>
        </w:rPr>
        <w:t>Threats for “</w:t>
      </w:r>
      <w:r w:rsidR="00B943CC" w:rsidRPr="00961D4B">
        <w:rPr>
          <w:rFonts w:eastAsia="Times New Roman"/>
          <w:b/>
          <w:szCs w:val="20"/>
          <w:u w:color="000000"/>
          <w:lang w:eastAsia="en-US"/>
        </w:rPr>
        <w:t xml:space="preserve">Create </w:t>
      </w:r>
      <w:r w:rsidR="00AA3878" w:rsidRPr="00961D4B">
        <w:rPr>
          <w:rFonts w:eastAsia="Times New Roman"/>
          <w:b/>
          <w:szCs w:val="20"/>
          <w:u w:color="000000"/>
          <w:lang w:eastAsia="en-US"/>
        </w:rPr>
        <w:t>n</w:t>
      </w:r>
      <w:r w:rsidR="00B943CC" w:rsidRPr="00961D4B">
        <w:rPr>
          <w:rFonts w:eastAsia="Times New Roman"/>
          <w:b/>
          <w:szCs w:val="20"/>
          <w:u w:color="000000"/>
          <w:lang w:eastAsia="en-US"/>
        </w:rPr>
        <w:t xml:space="preserve">ame </w:t>
      </w:r>
      <w:r w:rsidR="00AA3878" w:rsidRPr="00961D4B">
        <w:rPr>
          <w:rFonts w:eastAsia="Times New Roman"/>
          <w:b/>
          <w:szCs w:val="20"/>
          <w:u w:color="000000"/>
          <w:lang w:eastAsia="en-US"/>
        </w:rPr>
        <w:t>c</w:t>
      </w:r>
      <w:r w:rsidR="00B943CC" w:rsidRPr="00961D4B">
        <w:rPr>
          <w:rFonts w:eastAsia="Times New Roman"/>
          <w:b/>
          <w:szCs w:val="20"/>
          <w:u w:color="000000"/>
          <w:lang w:eastAsia="en-US"/>
        </w:rPr>
        <w:t xml:space="preserve">onfusion with </w:t>
      </w:r>
      <w:r w:rsidR="00AA3878" w:rsidRPr="00961D4B">
        <w:rPr>
          <w:rFonts w:eastAsia="Times New Roman"/>
          <w:b/>
          <w:szCs w:val="20"/>
          <w:u w:color="000000"/>
          <w:lang w:eastAsia="en-US"/>
        </w:rPr>
        <w:t>l</w:t>
      </w:r>
      <w:r w:rsidR="00B943CC" w:rsidRPr="00961D4B">
        <w:rPr>
          <w:rFonts w:eastAsia="Times New Roman"/>
          <w:b/>
          <w:szCs w:val="20"/>
          <w:u w:color="000000"/>
          <w:lang w:eastAsia="en-US"/>
        </w:rPr>
        <w:t xml:space="preserve">egitimate </w:t>
      </w:r>
      <w:r w:rsidR="00AA3878" w:rsidRPr="00961D4B">
        <w:rPr>
          <w:rFonts w:eastAsia="Times New Roman"/>
          <w:b/>
          <w:szCs w:val="20"/>
          <w:u w:color="000000"/>
          <w:lang w:eastAsia="en-US"/>
        </w:rPr>
        <w:t>p</w:t>
      </w:r>
      <w:r w:rsidR="00B943CC" w:rsidRPr="00961D4B">
        <w:rPr>
          <w:rFonts w:eastAsia="Times New Roman"/>
          <w:b/>
          <w:szCs w:val="20"/>
          <w:u w:color="000000"/>
          <w:lang w:eastAsia="en-US"/>
        </w:rPr>
        <w:t>ackage</w:t>
      </w:r>
      <w:r w:rsidR="00B36710" w:rsidRPr="00961D4B">
        <w:rPr>
          <w:rFonts w:eastAsia="Times New Roman"/>
          <w:b/>
          <w:szCs w:val="20"/>
          <w:u w:color="000000"/>
          <w:lang w:eastAsia="en-US"/>
        </w:rPr>
        <w:t>”</w:t>
      </w:r>
    </w:p>
    <w:p w14:paraId="75FA2690" w14:textId="53A50DD9" w:rsidR="00E4405E" w:rsidRDefault="00E34847" w:rsidP="00B9748D">
      <w:pPr>
        <w:jc w:val="both"/>
        <w:rPr>
          <w:rFonts w:eastAsia="Times New Roman"/>
          <w:bCs/>
          <w:szCs w:val="20"/>
          <w:u w:color="000000"/>
          <w:lang w:eastAsia="en-US"/>
        </w:rPr>
      </w:pPr>
      <w:r w:rsidRPr="00E34847">
        <w:rPr>
          <w:rFonts w:eastAsia="Times New Roman"/>
          <w:bCs/>
          <w:szCs w:val="20"/>
          <w:u w:color="000000"/>
          <w:lang w:eastAsia="en-US"/>
        </w:rPr>
        <w:t xml:space="preserve">It is to create projects or </w:t>
      </w:r>
      <w:r w:rsidR="001D2672" w:rsidRPr="00E34847">
        <w:rPr>
          <w:rFonts w:eastAsia="Times New Roman"/>
          <w:bCs/>
          <w:szCs w:val="20"/>
          <w:u w:color="000000"/>
          <w:lang w:eastAsia="en-US"/>
        </w:rPr>
        <w:t xml:space="preserve">similar </w:t>
      </w:r>
      <w:r w:rsidRPr="00E34847">
        <w:rPr>
          <w:rFonts w:eastAsia="Times New Roman"/>
          <w:bCs/>
          <w:szCs w:val="20"/>
          <w:u w:color="000000"/>
          <w:lang w:eastAsia="en-US"/>
        </w:rPr>
        <w:t>names to legitimate ones, suggest trusted authors, or use common naming patterns to confuse users.</w:t>
      </w:r>
      <w:r w:rsidR="00CF7832">
        <w:rPr>
          <w:rFonts w:eastAsia="Times New Roman"/>
          <w:bCs/>
          <w:szCs w:val="20"/>
          <w:u w:color="000000"/>
          <w:lang w:eastAsia="en-US"/>
        </w:rPr>
        <w:t xml:space="preserve"> </w:t>
      </w:r>
    </w:p>
    <w:p w14:paraId="7E1118DE" w14:textId="77777777" w:rsidR="003840DC" w:rsidRPr="00E4405E" w:rsidRDefault="003840DC" w:rsidP="00B9748D">
      <w:pPr>
        <w:jc w:val="both"/>
        <w:rPr>
          <w:rFonts w:eastAsia="Times New Roman"/>
          <w:bCs/>
          <w:szCs w:val="20"/>
          <w:u w:color="000000"/>
          <w:lang w:eastAsia="en-US"/>
        </w:rPr>
      </w:pPr>
    </w:p>
    <w:p w14:paraId="33F8ECFF" w14:textId="011B2F13" w:rsidR="007B7F42" w:rsidRPr="00961D4B" w:rsidRDefault="007B7F42" w:rsidP="007B7F42">
      <w:pPr>
        <w:jc w:val="both"/>
        <w:rPr>
          <w:rFonts w:eastAsia="Times New Roman"/>
          <w:b/>
          <w:szCs w:val="20"/>
          <w:u w:color="000000"/>
          <w:lang w:eastAsia="ko-KR"/>
        </w:rPr>
      </w:pPr>
      <w:r w:rsidRPr="00961D4B">
        <w:rPr>
          <w:rFonts w:eastAsia="Times New Roman"/>
          <w:b/>
          <w:szCs w:val="20"/>
          <w:u w:color="000000"/>
          <w:lang w:eastAsia="ko-KR"/>
        </w:rPr>
        <w:t>7.2.1</w:t>
      </w:r>
      <w:r w:rsidR="00C43A9E" w:rsidRPr="00961D4B">
        <w:rPr>
          <w:rFonts w:eastAsia="Times New Roman"/>
          <w:b/>
          <w:szCs w:val="20"/>
          <w:u w:color="000000"/>
          <w:lang w:eastAsia="ko-KR"/>
        </w:rPr>
        <w:tab/>
      </w:r>
      <w:proofErr w:type="spellStart"/>
      <w:r w:rsidR="001F2CFE" w:rsidRPr="00961D4B">
        <w:rPr>
          <w:rFonts w:eastAsia="Times New Roman"/>
          <w:b/>
          <w:szCs w:val="20"/>
          <w:u w:color="000000"/>
          <w:lang w:eastAsia="ko-KR"/>
        </w:rPr>
        <w:t>Typosquatting</w:t>
      </w:r>
      <w:proofErr w:type="spellEnd"/>
      <w:r w:rsidR="0013659C" w:rsidRPr="00961D4B">
        <w:rPr>
          <w:rFonts w:eastAsia="Times New Roman"/>
          <w:b/>
          <w:szCs w:val="20"/>
          <w:u w:color="000000"/>
          <w:lang w:eastAsia="ko-KR"/>
        </w:rPr>
        <w:t xml:space="preserve"> </w:t>
      </w:r>
    </w:p>
    <w:p w14:paraId="70D90AFA" w14:textId="23D00AAE" w:rsidR="00AA3878" w:rsidRPr="003108A9" w:rsidRDefault="00FC27AF" w:rsidP="00AA3878">
      <w:pPr>
        <w:jc w:val="both"/>
      </w:pPr>
      <w:r w:rsidRPr="003108A9">
        <w:t xml:space="preserve">Should a user </w:t>
      </w:r>
      <w:r w:rsidR="00970C0A" w:rsidRPr="003108A9">
        <w:t>enter</w:t>
      </w:r>
      <w:r w:rsidRPr="003108A9">
        <w:t xml:space="preserve"> an incorrect URL address in any event, it may be accessed to the intended URL by attackers, including an alternative website owned by an attacker </w:t>
      </w:r>
      <w:r w:rsidR="00AA3878" w:rsidRPr="003108A9">
        <w:t>[ST-CLP-1]</w:t>
      </w:r>
      <w:r w:rsidR="00E348B9" w:rsidRPr="003108A9">
        <w:t>.</w:t>
      </w:r>
    </w:p>
    <w:p w14:paraId="4CFF33CB" w14:textId="77777777" w:rsidR="007B7F42" w:rsidRPr="00961D4B" w:rsidRDefault="007B7F42" w:rsidP="007B7F42">
      <w:pPr>
        <w:jc w:val="both"/>
        <w:rPr>
          <w:rFonts w:eastAsia="Times New Roman"/>
          <w:bCs/>
          <w:szCs w:val="20"/>
          <w:u w:color="000000"/>
          <w:lang w:eastAsia="ko-KR"/>
        </w:rPr>
      </w:pPr>
    </w:p>
    <w:p w14:paraId="6FA8C847" w14:textId="4DC7A0E2" w:rsidR="007B7F42" w:rsidRPr="00961D4B" w:rsidRDefault="007B7F42" w:rsidP="007B7F42">
      <w:pPr>
        <w:jc w:val="both"/>
        <w:rPr>
          <w:rFonts w:eastAsia="Times New Roman"/>
          <w:b/>
          <w:szCs w:val="20"/>
          <w:u w:color="000000"/>
          <w:lang w:eastAsia="ko-KR"/>
        </w:rPr>
      </w:pPr>
      <w:r w:rsidRPr="00961D4B">
        <w:rPr>
          <w:rFonts w:eastAsia="Times New Roman"/>
          <w:b/>
          <w:szCs w:val="20"/>
          <w:u w:color="000000"/>
          <w:lang w:eastAsia="ko-KR"/>
        </w:rPr>
        <w:t>7.2.2</w:t>
      </w:r>
      <w:r w:rsidRPr="00961D4B">
        <w:rPr>
          <w:rFonts w:eastAsia="Times New Roman"/>
          <w:b/>
          <w:szCs w:val="20"/>
          <w:u w:color="000000"/>
          <w:lang w:eastAsia="ko-KR"/>
        </w:rPr>
        <w:tab/>
      </w:r>
      <w:proofErr w:type="spellStart"/>
      <w:r w:rsidR="00802638" w:rsidRPr="00961D4B">
        <w:rPr>
          <w:rFonts w:eastAsia="Times New Roman"/>
          <w:b/>
          <w:szCs w:val="20"/>
          <w:u w:color="000000"/>
          <w:lang w:eastAsia="ko-KR"/>
        </w:rPr>
        <w:t>Combosquatting</w:t>
      </w:r>
      <w:proofErr w:type="spellEnd"/>
    </w:p>
    <w:p w14:paraId="6B5571C7" w14:textId="756AB78E" w:rsidR="00AA3878" w:rsidRPr="00373E75" w:rsidRDefault="00297867" w:rsidP="00AA3878">
      <w:pPr>
        <w:jc w:val="both"/>
      </w:pPr>
      <w:r w:rsidRPr="00373E75">
        <w:t xml:space="preserve">It is to disguise itself as a real domain by creating a fake domain that users can be mistaken for replacing a word similar to the real domain or another parent domain(.com, .co.kr, .org, etc.) </w:t>
      </w:r>
      <w:r w:rsidR="00AA3878" w:rsidRPr="00373E75">
        <w:t>[ST-CLP-2]</w:t>
      </w:r>
      <w:r w:rsidRPr="00373E75">
        <w:t>.</w:t>
      </w:r>
    </w:p>
    <w:p w14:paraId="724D9E3E" w14:textId="1809A222" w:rsidR="007B7F42" w:rsidRPr="00961D4B" w:rsidRDefault="007B7F42" w:rsidP="007B7F42">
      <w:pPr>
        <w:jc w:val="both"/>
        <w:rPr>
          <w:rFonts w:eastAsia="Times New Roman"/>
          <w:b/>
          <w:szCs w:val="20"/>
          <w:u w:color="000000"/>
          <w:lang w:eastAsia="ko-KR"/>
        </w:rPr>
      </w:pPr>
    </w:p>
    <w:p w14:paraId="5536D242" w14:textId="47739E70" w:rsidR="001F2CFE" w:rsidRPr="00961D4B" w:rsidRDefault="007B7F42" w:rsidP="001F2CFE">
      <w:pPr>
        <w:jc w:val="both"/>
        <w:rPr>
          <w:rFonts w:eastAsia="Times New Roman"/>
          <w:b/>
          <w:szCs w:val="20"/>
          <w:u w:color="000000"/>
          <w:lang w:eastAsia="ko-KR"/>
        </w:rPr>
      </w:pPr>
      <w:r w:rsidRPr="00961D4B">
        <w:rPr>
          <w:rFonts w:eastAsia="Times New Roman"/>
          <w:b/>
          <w:szCs w:val="20"/>
          <w:u w:color="000000"/>
          <w:lang w:eastAsia="ko-KR"/>
        </w:rPr>
        <w:t>7.2.3</w:t>
      </w:r>
      <w:r w:rsidR="00C43A9E" w:rsidRPr="00961D4B">
        <w:rPr>
          <w:rFonts w:eastAsia="Times New Roman"/>
          <w:b/>
          <w:szCs w:val="20"/>
          <w:u w:color="000000"/>
          <w:lang w:eastAsia="ko-KR"/>
        </w:rPr>
        <w:tab/>
      </w:r>
      <w:r w:rsidR="009F6140" w:rsidRPr="00961D4B">
        <w:rPr>
          <w:rFonts w:eastAsia="Times New Roman"/>
          <w:b/>
          <w:szCs w:val="20"/>
          <w:u w:color="000000"/>
          <w:lang w:eastAsia="ko-KR"/>
        </w:rPr>
        <w:t>Brandjacking</w:t>
      </w:r>
    </w:p>
    <w:p w14:paraId="39183D3C" w14:textId="53FE5050" w:rsidR="007B7F42" w:rsidRPr="00EE6E8F" w:rsidRDefault="002D6374" w:rsidP="007B7F42">
      <w:pPr>
        <w:jc w:val="both"/>
        <w:rPr>
          <w:rFonts w:eastAsia="Times New Roman"/>
          <w:bCs/>
          <w:szCs w:val="20"/>
          <w:u w:color="000000"/>
          <w:lang w:eastAsia="ko-KR"/>
        </w:rPr>
      </w:pPr>
      <w:r w:rsidRPr="00EE6E8F">
        <w:rPr>
          <w:rFonts w:eastAsia="Times New Roman"/>
          <w:bCs/>
          <w:szCs w:val="20"/>
          <w:u w:color="000000"/>
          <w:lang w:eastAsia="ko-KR"/>
        </w:rPr>
        <w:t xml:space="preserve">It is to acquire or assume a company's online identity of entities such as a well-known company or person. This threat may attempt to use the reputation of its target or strive to damage its target's reputation for specific purposes </w:t>
      </w:r>
      <w:r w:rsidRPr="00EE6E8F">
        <w:t>[ST-CLP-3]</w:t>
      </w:r>
      <w:r w:rsidR="00702E54" w:rsidRPr="00EE6E8F">
        <w:t>.</w:t>
      </w:r>
    </w:p>
    <w:p w14:paraId="67B86707" w14:textId="77777777" w:rsidR="007B7F42" w:rsidRPr="00961D4B" w:rsidRDefault="007B7F42" w:rsidP="007B7F42">
      <w:pPr>
        <w:jc w:val="both"/>
        <w:rPr>
          <w:rFonts w:eastAsia="Times New Roman"/>
          <w:bCs/>
          <w:szCs w:val="20"/>
          <w:u w:color="000000"/>
          <w:lang w:eastAsia="ko-KR"/>
        </w:rPr>
      </w:pPr>
    </w:p>
    <w:p w14:paraId="71F200EF" w14:textId="574F224A" w:rsidR="007B7F42" w:rsidRPr="00961D4B" w:rsidRDefault="007B7F42" w:rsidP="007B7F42">
      <w:pPr>
        <w:jc w:val="both"/>
        <w:rPr>
          <w:rFonts w:eastAsia="Times New Roman"/>
          <w:b/>
          <w:szCs w:val="20"/>
          <w:u w:color="000000"/>
          <w:lang w:eastAsia="ko-KR"/>
        </w:rPr>
      </w:pPr>
      <w:r w:rsidRPr="00961D4B">
        <w:rPr>
          <w:rFonts w:eastAsia="Times New Roman"/>
          <w:b/>
          <w:szCs w:val="20"/>
          <w:u w:color="000000"/>
          <w:lang w:eastAsia="ko-KR"/>
        </w:rPr>
        <w:t>7.2.4</w:t>
      </w:r>
      <w:r w:rsidRPr="00961D4B">
        <w:rPr>
          <w:rFonts w:eastAsia="Times New Roman"/>
          <w:b/>
          <w:szCs w:val="20"/>
          <w:u w:color="000000"/>
          <w:lang w:eastAsia="ko-KR"/>
        </w:rPr>
        <w:tab/>
        <w:t>Built-</w:t>
      </w:r>
      <w:r w:rsidR="00C56CC1" w:rsidRPr="00961D4B">
        <w:rPr>
          <w:rFonts w:eastAsia="Times New Roman"/>
          <w:b/>
          <w:szCs w:val="20"/>
          <w:u w:color="000000"/>
          <w:lang w:eastAsia="ko-KR"/>
        </w:rPr>
        <w:t>i</w:t>
      </w:r>
      <w:r w:rsidRPr="00961D4B">
        <w:rPr>
          <w:rFonts w:eastAsia="Times New Roman"/>
          <w:b/>
          <w:szCs w:val="20"/>
          <w:u w:color="000000"/>
          <w:lang w:eastAsia="ko-KR"/>
        </w:rPr>
        <w:t xml:space="preserve">n </w:t>
      </w:r>
      <w:r w:rsidR="00C56CC1" w:rsidRPr="00961D4B">
        <w:rPr>
          <w:rFonts w:eastAsia="Times New Roman"/>
          <w:b/>
          <w:szCs w:val="20"/>
          <w:u w:color="000000"/>
          <w:lang w:eastAsia="ko-KR"/>
        </w:rPr>
        <w:t>p</w:t>
      </w:r>
      <w:r w:rsidRPr="00961D4B">
        <w:rPr>
          <w:rFonts w:eastAsia="Times New Roman"/>
          <w:b/>
          <w:szCs w:val="20"/>
          <w:u w:color="000000"/>
          <w:lang w:eastAsia="ko-KR"/>
        </w:rPr>
        <w:t>ackage</w:t>
      </w:r>
    </w:p>
    <w:p w14:paraId="1C00F0D6" w14:textId="1E0F4AA4" w:rsidR="00AA3878" w:rsidRPr="00961D4B" w:rsidRDefault="00AF3648" w:rsidP="00AA3878">
      <w:pPr>
        <w:jc w:val="both"/>
      </w:pPr>
      <w:r w:rsidRPr="00AF3648">
        <w:lastRenderedPageBreak/>
        <w:t xml:space="preserve">A built-in package attack is a kind of package impersonation attack. An attacker replicates built-in packages to exploit well-known names, e.g., built-in packages or modules of a programming language, such as a </w:t>
      </w:r>
      <w:proofErr w:type="spellStart"/>
      <w:r w:rsidRPr="00AF3648">
        <w:t>subprocess</w:t>
      </w:r>
      <w:proofErr w:type="spellEnd"/>
      <w:r w:rsidRPr="00AF3648">
        <w:t xml:space="preserve"> of Python</w:t>
      </w:r>
      <w:r>
        <w:t xml:space="preserve"> </w:t>
      </w:r>
      <w:r w:rsidR="00AA3878" w:rsidRPr="00961D4B">
        <w:t>[ST-CLP-4]</w:t>
      </w:r>
      <w:r>
        <w:t>.</w:t>
      </w:r>
    </w:p>
    <w:p w14:paraId="632C2E6F" w14:textId="77777777" w:rsidR="007B7F42" w:rsidRPr="00961D4B" w:rsidRDefault="007B7F42" w:rsidP="007B7F42">
      <w:pPr>
        <w:jc w:val="both"/>
        <w:rPr>
          <w:rFonts w:eastAsia="Times New Roman"/>
          <w:bCs/>
          <w:szCs w:val="20"/>
          <w:u w:color="000000"/>
          <w:lang w:eastAsia="ko-KR"/>
        </w:rPr>
      </w:pPr>
    </w:p>
    <w:p w14:paraId="6C1ABE5E" w14:textId="2FAC1516" w:rsidR="007B7F42" w:rsidRPr="00961D4B" w:rsidRDefault="007B7F42" w:rsidP="007B7F42">
      <w:pPr>
        <w:jc w:val="both"/>
        <w:rPr>
          <w:rFonts w:eastAsia="Times New Roman"/>
          <w:b/>
          <w:szCs w:val="20"/>
          <w:u w:color="000000"/>
          <w:lang w:eastAsia="ko-KR"/>
        </w:rPr>
      </w:pPr>
      <w:r w:rsidRPr="00961D4B">
        <w:rPr>
          <w:rFonts w:eastAsia="Times New Roman"/>
          <w:b/>
          <w:szCs w:val="20"/>
          <w:u w:color="000000"/>
          <w:lang w:eastAsia="ko-KR"/>
        </w:rPr>
        <w:t>7.2.5</w:t>
      </w:r>
      <w:r w:rsidRPr="00961D4B">
        <w:rPr>
          <w:rFonts w:eastAsia="Times New Roman"/>
          <w:b/>
          <w:szCs w:val="20"/>
          <w:u w:color="000000"/>
          <w:lang w:eastAsia="ko-KR"/>
        </w:rPr>
        <w:tab/>
      </w:r>
      <w:r w:rsidR="009F6140" w:rsidRPr="00961D4B">
        <w:rPr>
          <w:rFonts w:eastAsia="Times New Roman"/>
          <w:b/>
          <w:szCs w:val="20"/>
          <w:u w:color="000000"/>
          <w:lang w:eastAsia="ko-KR"/>
        </w:rPr>
        <w:t>Altering word order</w:t>
      </w:r>
    </w:p>
    <w:p w14:paraId="04A23E5A" w14:textId="08B39C69" w:rsidR="00AA3878" w:rsidRPr="00961D4B" w:rsidRDefault="001C3BE9" w:rsidP="00AA3878">
      <w:pPr>
        <w:jc w:val="both"/>
      </w:pPr>
      <w:r w:rsidRPr="001C3BE9">
        <w:t>Alerting word order is a deceptive technique that confuses the usage by rearranging the order of words, for example, "test-version-client" to "client-version-test"</w:t>
      </w:r>
      <w:r>
        <w:t xml:space="preserve"> </w:t>
      </w:r>
      <w:r w:rsidR="00AA3878" w:rsidRPr="00961D4B">
        <w:t>[ST-CLP-5]</w:t>
      </w:r>
      <w:r>
        <w:t>.</w:t>
      </w:r>
    </w:p>
    <w:p w14:paraId="3BF8827D" w14:textId="77777777" w:rsidR="007B7F42" w:rsidRPr="00961D4B" w:rsidRDefault="007B7F42" w:rsidP="007B7F42">
      <w:pPr>
        <w:jc w:val="both"/>
        <w:rPr>
          <w:rFonts w:eastAsia="Times New Roman"/>
          <w:bCs/>
          <w:szCs w:val="20"/>
          <w:u w:color="000000"/>
          <w:lang w:eastAsia="ko-KR"/>
        </w:rPr>
      </w:pPr>
    </w:p>
    <w:p w14:paraId="578AD384" w14:textId="53509199" w:rsidR="00F627CF" w:rsidRPr="00961D4B" w:rsidRDefault="007B7F42" w:rsidP="007B7F42">
      <w:pPr>
        <w:jc w:val="both"/>
        <w:rPr>
          <w:rFonts w:eastAsia="Times New Roman"/>
          <w:b/>
          <w:szCs w:val="20"/>
          <w:u w:color="000000"/>
          <w:lang w:eastAsia="ko-KR"/>
        </w:rPr>
      </w:pPr>
      <w:r w:rsidRPr="00802638">
        <w:rPr>
          <w:rFonts w:eastAsia="Times New Roman"/>
          <w:b/>
          <w:szCs w:val="20"/>
          <w:u w:color="000000"/>
          <w:lang w:eastAsia="ko-KR"/>
        </w:rPr>
        <w:t>7.2.6</w:t>
      </w:r>
      <w:r w:rsidRPr="00802638">
        <w:rPr>
          <w:rFonts w:eastAsia="Times New Roman"/>
          <w:b/>
          <w:szCs w:val="20"/>
          <w:u w:color="000000"/>
          <w:lang w:eastAsia="ko-KR"/>
        </w:rPr>
        <w:tab/>
        <w:t xml:space="preserve">Similarity </w:t>
      </w:r>
      <w:r w:rsidR="00C56CC1" w:rsidRPr="00802638">
        <w:rPr>
          <w:rFonts w:eastAsia="Times New Roman"/>
          <w:b/>
          <w:szCs w:val="20"/>
          <w:u w:color="000000"/>
          <w:lang w:eastAsia="ko-KR"/>
        </w:rPr>
        <w:t>a</w:t>
      </w:r>
      <w:r w:rsidRPr="00802638">
        <w:rPr>
          <w:rFonts w:eastAsia="Times New Roman"/>
          <w:b/>
          <w:szCs w:val="20"/>
          <w:u w:color="000000"/>
          <w:lang w:eastAsia="ko-KR"/>
        </w:rPr>
        <w:t>ttack</w:t>
      </w:r>
    </w:p>
    <w:p w14:paraId="7C06F18E" w14:textId="68466D1E" w:rsidR="00AA3878" w:rsidRPr="00961D4B" w:rsidRDefault="003D5CCF" w:rsidP="00AA3878">
      <w:pPr>
        <w:jc w:val="both"/>
      </w:pPr>
      <w:r w:rsidRPr="003D5CCF">
        <w:t xml:space="preserve">The Similarity attack uses a misleading similar name or word, such as ‘request’ instead of ‘requests’, to confuse users. This threat does not involve typing mistakes but intentionally is to be manipulated </w:t>
      </w:r>
      <w:r w:rsidR="00AA3878" w:rsidRPr="00961D4B">
        <w:t>[ST-CLP-6]</w:t>
      </w:r>
      <w:r>
        <w:t>.</w:t>
      </w:r>
    </w:p>
    <w:p w14:paraId="200AFA85" w14:textId="77777777" w:rsidR="007B7F42" w:rsidRPr="00961D4B" w:rsidRDefault="007B7F42" w:rsidP="007B7F42">
      <w:pPr>
        <w:jc w:val="both"/>
        <w:rPr>
          <w:rFonts w:eastAsia="Times New Roman"/>
          <w:bCs/>
          <w:szCs w:val="20"/>
          <w:u w:color="000000"/>
          <w:lang w:eastAsia="ko-KR"/>
        </w:rPr>
      </w:pPr>
    </w:p>
    <w:p w14:paraId="1668A467" w14:textId="77777777" w:rsidR="00B9748D" w:rsidRPr="00961D4B" w:rsidRDefault="00B9748D" w:rsidP="00B9748D">
      <w:pPr>
        <w:jc w:val="both"/>
      </w:pPr>
      <w:r w:rsidRPr="00961D4B">
        <w:t>&lt;TBD&gt;</w:t>
      </w:r>
    </w:p>
    <w:p w14:paraId="4777C0EF" w14:textId="77777777" w:rsidR="00B9748D" w:rsidRPr="00961D4B" w:rsidRDefault="00B9748D" w:rsidP="00B9748D">
      <w:pPr>
        <w:jc w:val="both"/>
        <w:rPr>
          <w:rFonts w:eastAsia="MS Mincho"/>
        </w:rPr>
      </w:pPr>
      <w:r w:rsidRPr="00961D4B">
        <w:t xml:space="preserve"> </w:t>
      </w:r>
    </w:p>
    <w:p w14:paraId="47B32DF3" w14:textId="770864EF" w:rsidR="00B9748D" w:rsidRPr="00961D4B" w:rsidRDefault="00B9748D" w:rsidP="00B9748D">
      <w:pPr>
        <w:jc w:val="both"/>
        <w:rPr>
          <w:rFonts w:eastAsia="Times New Roman"/>
          <w:b/>
          <w:szCs w:val="20"/>
          <w:u w:color="000000"/>
          <w:lang w:eastAsia="en-US"/>
        </w:rPr>
      </w:pPr>
      <w:r w:rsidRPr="00961D4B">
        <w:rPr>
          <w:rFonts w:eastAsia="Times New Roman"/>
          <w:b/>
          <w:szCs w:val="20"/>
          <w:u w:color="000000"/>
          <w:lang w:eastAsia="en-US"/>
        </w:rPr>
        <w:t>7.</w:t>
      </w:r>
      <w:r w:rsidR="00B943CC" w:rsidRPr="00961D4B">
        <w:rPr>
          <w:rFonts w:eastAsia="Times New Roman"/>
          <w:b/>
          <w:szCs w:val="20"/>
          <w:u w:color="000000"/>
          <w:lang w:eastAsia="en-US"/>
        </w:rPr>
        <w:t>3</w:t>
      </w:r>
      <w:r w:rsidRPr="00961D4B">
        <w:rPr>
          <w:rFonts w:eastAsia="Times New Roman"/>
          <w:b/>
          <w:szCs w:val="20"/>
          <w:u w:color="000000"/>
          <w:lang w:eastAsia="en-US"/>
        </w:rPr>
        <w:tab/>
      </w:r>
      <w:r w:rsidR="00B36710" w:rsidRPr="00961D4B">
        <w:rPr>
          <w:rFonts w:eastAsia="Times New Roman"/>
          <w:b/>
          <w:szCs w:val="20"/>
          <w:u w:color="000000"/>
          <w:lang w:eastAsia="en-US"/>
        </w:rPr>
        <w:t>Threats for “</w:t>
      </w:r>
      <w:r w:rsidR="00EB42A8" w:rsidRPr="00961D4B">
        <w:rPr>
          <w:rFonts w:eastAsia="Times New Roman"/>
          <w:b/>
          <w:szCs w:val="20"/>
          <w:u w:color="000000"/>
          <w:lang w:eastAsia="en-US"/>
        </w:rPr>
        <w:t xml:space="preserve">Subvert </w:t>
      </w:r>
      <w:r w:rsidR="00D524B2" w:rsidRPr="00961D4B">
        <w:rPr>
          <w:rFonts w:eastAsia="Times New Roman"/>
          <w:b/>
          <w:szCs w:val="20"/>
          <w:u w:color="000000"/>
          <w:lang w:eastAsia="en-US"/>
        </w:rPr>
        <w:t>l</w:t>
      </w:r>
      <w:r w:rsidR="00EB42A8" w:rsidRPr="00961D4B">
        <w:rPr>
          <w:rFonts w:eastAsia="Times New Roman"/>
          <w:b/>
          <w:szCs w:val="20"/>
          <w:u w:color="000000"/>
          <w:lang w:eastAsia="en-US"/>
        </w:rPr>
        <w:t>egitimate</w:t>
      </w:r>
      <w:r w:rsidR="00D524B2" w:rsidRPr="00961D4B">
        <w:rPr>
          <w:rFonts w:eastAsia="Times New Roman"/>
          <w:b/>
          <w:szCs w:val="20"/>
          <w:u w:color="000000"/>
          <w:lang w:eastAsia="en-US"/>
        </w:rPr>
        <w:t>s p</w:t>
      </w:r>
      <w:r w:rsidR="00EB42A8" w:rsidRPr="00961D4B">
        <w:rPr>
          <w:rFonts w:eastAsia="Times New Roman"/>
          <w:b/>
          <w:szCs w:val="20"/>
          <w:u w:color="000000"/>
          <w:lang w:eastAsia="en-US"/>
        </w:rPr>
        <w:t>ackage</w:t>
      </w:r>
      <w:r w:rsidR="00B36710" w:rsidRPr="00961D4B">
        <w:rPr>
          <w:rFonts w:eastAsia="Times New Roman"/>
          <w:b/>
          <w:szCs w:val="20"/>
          <w:u w:color="000000"/>
          <w:lang w:eastAsia="en-US"/>
        </w:rPr>
        <w:t>”</w:t>
      </w:r>
    </w:p>
    <w:p w14:paraId="6E2345B9" w14:textId="5F7EBF69" w:rsidR="00C56CC1" w:rsidRPr="00961D4B" w:rsidRDefault="002A5942" w:rsidP="00C56CC1">
      <w:pPr>
        <w:jc w:val="both"/>
        <w:rPr>
          <w:b/>
        </w:rPr>
      </w:pPr>
      <w:r w:rsidRPr="00961D4B">
        <w:rPr>
          <w:rFonts w:eastAsia="Times New Roman"/>
          <w:b/>
          <w:szCs w:val="20"/>
          <w:u w:color="000000"/>
          <w:lang w:eastAsia="ko-KR"/>
        </w:rPr>
        <w:t>7.3.1</w:t>
      </w:r>
      <w:r w:rsidRPr="00961D4B">
        <w:rPr>
          <w:rFonts w:eastAsia="Times New Roman"/>
          <w:b/>
          <w:szCs w:val="20"/>
          <w:u w:color="000000"/>
          <w:lang w:eastAsia="ko-KR"/>
        </w:rPr>
        <w:tab/>
      </w:r>
      <w:r w:rsidR="00C56CC1" w:rsidRPr="00961D4B">
        <w:rPr>
          <w:b/>
        </w:rPr>
        <w:t>Make immature vulnerability exploitable</w:t>
      </w:r>
      <w:r w:rsidR="0013659C" w:rsidRPr="00961D4B">
        <w:rPr>
          <w:b/>
        </w:rPr>
        <w:t xml:space="preserve"> </w:t>
      </w:r>
    </w:p>
    <w:p w14:paraId="581B0A07" w14:textId="3B7AD46B" w:rsidR="008E3C78" w:rsidRPr="00961D4B" w:rsidRDefault="001163A2" w:rsidP="00C56CC1">
      <w:pPr>
        <w:jc w:val="both"/>
      </w:pPr>
      <w:r w:rsidRPr="00961D4B">
        <w:t>[ST-SLP-1]</w:t>
      </w:r>
    </w:p>
    <w:p w14:paraId="7233D6D3" w14:textId="77777777" w:rsidR="00EA4ACE" w:rsidRPr="00961D4B" w:rsidRDefault="00EA4ACE" w:rsidP="00C56CC1">
      <w:pPr>
        <w:jc w:val="both"/>
      </w:pPr>
    </w:p>
    <w:p w14:paraId="5A36B847" w14:textId="2459754C" w:rsidR="00C56CC1" w:rsidRPr="00961D4B" w:rsidRDefault="002A5942" w:rsidP="00C56CC1">
      <w:pPr>
        <w:jc w:val="both"/>
        <w:rPr>
          <w:b/>
        </w:rPr>
      </w:pPr>
      <w:r w:rsidRPr="00961D4B">
        <w:rPr>
          <w:rFonts w:eastAsia="Times New Roman"/>
          <w:b/>
          <w:szCs w:val="20"/>
          <w:u w:color="000000"/>
          <w:lang w:eastAsia="ko-KR"/>
        </w:rPr>
        <w:t>7.3.2</w:t>
      </w:r>
      <w:r w:rsidR="00C43A9E" w:rsidRPr="00961D4B">
        <w:rPr>
          <w:rFonts w:eastAsia="Times New Roman"/>
          <w:b/>
          <w:szCs w:val="20"/>
          <w:u w:color="000000"/>
          <w:lang w:eastAsia="ko-KR"/>
        </w:rPr>
        <w:tab/>
      </w:r>
      <w:r w:rsidR="00C56CC1" w:rsidRPr="00961D4B">
        <w:rPr>
          <w:b/>
        </w:rPr>
        <w:t xml:space="preserve">Exploit </w:t>
      </w:r>
      <w:proofErr w:type="spellStart"/>
      <w:r w:rsidR="00C56CC1" w:rsidRPr="00961D4B">
        <w:rPr>
          <w:b/>
        </w:rPr>
        <w:t>unicode</w:t>
      </w:r>
      <w:proofErr w:type="spellEnd"/>
      <w:r w:rsidR="00C56CC1" w:rsidRPr="00961D4B">
        <w:rPr>
          <w:b/>
        </w:rPr>
        <w:t xml:space="preserve"> bidirectional algorithm</w:t>
      </w:r>
    </w:p>
    <w:p w14:paraId="1A387879" w14:textId="26298D99" w:rsidR="001163A2" w:rsidRPr="00961D4B" w:rsidRDefault="001163A2" w:rsidP="001163A2">
      <w:pPr>
        <w:jc w:val="both"/>
      </w:pPr>
      <w:r w:rsidRPr="00961D4B">
        <w:t>[ST-SLP-2]</w:t>
      </w:r>
    </w:p>
    <w:p w14:paraId="3A4686A1" w14:textId="77777777" w:rsidR="001163A2" w:rsidRPr="00961D4B" w:rsidRDefault="001163A2" w:rsidP="00C56CC1">
      <w:pPr>
        <w:jc w:val="both"/>
      </w:pPr>
    </w:p>
    <w:p w14:paraId="00484F31" w14:textId="2545D1E1" w:rsidR="00C56CC1" w:rsidRPr="00961D4B" w:rsidRDefault="002A5942" w:rsidP="00C56CC1">
      <w:pPr>
        <w:jc w:val="both"/>
        <w:rPr>
          <w:b/>
        </w:rPr>
      </w:pPr>
      <w:r w:rsidRPr="00961D4B">
        <w:rPr>
          <w:rFonts w:eastAsia="Times New Roman"/>
          <w:b/>
          <w:szCs w:val="20"/>
          <w:u w:color="000000"/>
          <w:lang w:eastAsia="ko-KR"/>
        </w:rPr>
        <w:t>7.3.3</w:t>
      </w:r>
      <w:r w:rsidRPr="00961D4B">
        <w:rPr>
          <w:rFonts w:eastAsia="Times New Roman"/>
          <w:b/>
          <w:szCs w:val="20"/>
          <w:u w:color="000000"/>
          <w:lang w:eastAsia="ko-KR"/>
        </w:rPr>
        <w:tab/>
      </w:r>
      <w:r w:rsidR="00C56CC1" w:rsidRPr="00961D4B">
        <w:rPr>
          <w:b/>
        </w:rPr>
        <w:t xml:space="preserve">Use </w:t>
      </w:r>
      <w:proofErr w:type="spellStart"/>
      <w:r w:rsidR="00A67C31" w:rsidRPr="00961D4B">
        <w:rPr>
          <w:b/>
        </w:rPr>
        <w:t>h</w:t>
      </w:r>
      <w:r w:rsidR="00C56CC1" w:rsidRPr="00961D4B">
        <w:rPr>
          <w:b/>
        </w:rPr>
        <w:t>omoglyphs</w:t>
      </w:r>
      <w:proofErr w:type="spellEnd"/>
    </w:p>
    <w:p w14:paraId="5A24ECFD" w14:textId="45921EE0" w:rsidR="00944518" w:rsidRPr="00961D4B" w:rsidRDefault="00944518" w:rsidP="00944518">
      <w:pPr>
        <w:jc w:val="both"/>
      </w:pPr>
      <w:r w:rsidRPr="00961D4B">
        <w:t>[ST-SLP-</w:t>
      </w:r>
      <w:r w:rsidR="00FB0330" w:rsidRPr="00961D4B">
        <w:t>3</w:t>
      </w:r>
      <w:r w:rsidRPr="00961D4B">
        <w:t>]</w:t>
      </w:r>
    </w:p>
    <w:p w14:paraId="02915BBD" w14:textId="77777777" w:rsidR="00944518" w:rsidRPr="00961D4B" w:rsidRDefault="00944518" w:rsidP="00C56CC1">
      <w:pPr>
        <w:jc w:val="both"/>
      </w:pPr>
    </w:p>
    <w:p w14:paraId="7112C4A5" w14:textId="06E76721" w:rsidR="00C56CC1" w:rsidRPr="00961D4B" w:rsidRDefault="002A5942" w:rsidP="00C56CC1">
      <w:pPr>
        <w:jc w:val="both"/>
        <w:rPr>
          <w:b/>
        </w:rPr>
      </w:pPr>
      <w:r w:rsidRPr="00961D4B">
        <w:rPr>
          <w:rFonts w:eastAsia="Times New Roman"/>
          <w:b/>
          <w:szCs w:val="20"/>
          <w:u w:color="000000"/>
          <w:lang w:eastAsia="ko-KR"/>
        </w:rPr>
        <w:t>7.3.4</w:t>
      </w:r>
      <w:r w:rsidRPr="00961D4B">
        <w:rPr>
          <w:rFonts w:eastAsia="Times New Roman"/>
          <w:b/>
          <w:szCs w:val="20"/>
          <w:u w:color="000000"/>
          <w:lang w:eastAsia="ko-KR"/>
        </w:rPr>
        <w:tab/>
      </w:r>
      <w:r w:rsidR="00C56CC1" w:rsidRPr="00961D4B">
        <w:rPr>
          <w:b/>
        </w:rPr>
        <w:t xml:space="preserve">Prevent </w:t>
      </w:r>
      <w:r w:rsidR="00A67C31" w:rsidRPr="00961D4B">
        <w:rPr>
          <w:b/>
        </w:rPr>
        <w:t>d</w:t>
      </w:r>
      <w:r w:rsidR="00C56CC1" w:rsidRPr="00961D4B">
        <w:rPr>
          <w:b/>
        </w:rPr>
        <w:t xml:space="preserve">isplay of </w:t>
      </w:r>
      <w:r w:rsidR="00A67C31" w:rsidRPr="00961D4B">
        <w:rPr>
          <w:b/>
        </w:rPr>
        <w:t>f</w:t>
      </w:r>
      <w:r w:rsidR="00C56CC1" w:rsidRPr="00961D4B">
        <w:rPr>
          <w:b/>
        </w:rPr>
        <w:t xml:space="preserve">ile </w:t>
      </w:r>
      <w:r w:rsidR="00A67C31" w:rsidRPr="00961D4B">
        <w:rPr>
          <w:b/>
        </w:rPr>
        <w:t>d</w:t>
      </w:r>
      <w:r w:rsidR="00C56CC1" w:rsidRPr="00961D4B">
        <w:rPr>
          <w:b/>
        </w:rPr>
        <w:t>ifferences</w:t>
      </w:r>
    </w:p>
    <w:p w14:paraId="06DB87FB" w14:textId="6C8EBD98" w:rsidR="00944518" w:rsidRPr="00961D4B" w:rsidRDefault="00944518" w:rsidP="00944518">
      <w:pPr>
        <w:jc w:val="both"/>
      </w:pPr>
      <w:r w:rsidRPr="00961D4B">
        <w:t>[ST-SLP-</w:t>
      </w:r>
      <w:r w:rsidR="00FB0330" w:rsidRPr="00961D4B">
        <w:t>4</w:t>
      </w:r>
      <w:r w:rsidRPr="00961D4B">
        <w:t>]</w:t>
      </w:r>
    </w:p>
    <w:p w14:paraId="766C1F39" w14:textId="77777777" w:rsidR="00944518" w:rsidRPr="00961D4B" w:rsidRDefault="00944518" w:rsidP="00C56CC1">
      <w:pPr>
        <w:jc w:val="both"/>
      </w:pPr>
    </w:p>
    <w:p w14:paraId="780ED078" w14:textId="43FFA41D" w:rsidR="00C56CC1" w:rsidRPr="00961D4B" w:rsidRDefault="002A5942" w:rsidP="00C56CC1">
      <w:pPr>
        <w:jc w:val="both"/>
        <w:rPr>
          <w:b/>
        </w:rPr>
      </w:pPr>
      <w:r w:rsidRPr="00961D4B">
        <w:rPr>
          <w:rFonts w:eastAsia="Times New Roman"/>
          <w:b/>
          <w:szCs w:val="20"/>
          <w:u w:color="000000"/>
          <w:lang w:eastAsia="ko-KR"/>
        </w:rPr>
        <w:t>7.3.5</w:t>
      </w:r>
      <w:r w:rsidRPr="00961D4B">
        <w:rPr>
          <w:rFonts w:eastAsia="Times New Roman"/>
          <w:b/>
          <w:szCs w:val="20"/>
          <w:u w:color="000000"/>
          <w:lang w:eastAsia="ko-KR"/>
        </w:rPr>
        <w:tab/>
      </w:r>
      <w:r w:rsidR="00C56CC1" w:rsidRPr="00961D4B">
        <w:rPr>
          <w:b/>
        </w:rPr>
        <w:t>Hide in generated/compiled/miniﬁed code</w:t>
      </w:r>
    </w:p>
    <w:p w14:paraId="1A34BD9F" w14:textId="60934B71" w:rsidR="00944518" w:rsidRPr="00961D4B" w:rsidRDefault="00944518" w:rsidP="00944518">
      <w:pPr>
        <w:jc w:val="both"/>
      </w:pPr>
      <w:r w:rsidRPr="00961D4B">
        <w:t>[ST-SLP-</w:t>
      </w:r>
      <w:r w:rsidR="00FB0330" w:rsidRPr="00961D4B">
        <w:t>5</w:t>
      </w:r>
      <w:r w:rsidRPr="00961D4B">
        <w:t>]</w:t>
      </w:r>
    </w:p>
    <w:p w14:paraId="4147B2F8" w14:textId="77777777" w:rsidR="00944518" w:rsidRPr="00961D4B" w:rsidRDefault="00944518" w:rsidP="00C56CC1">
      <w:pPr>
        <w:jc w:val="both"/>
      </w:pPr>
    </w:p>
    <w:p w14:paraId="6B6094C9" w14:textId="2D2D58BD" w:rsidR="00C56CC1" w:rsidRPr="00961D4B" w:rsidRDefault="002A5942" w:rsidP="00C56CC1">
      <w:pPr>
        <w:jc w:val="both"/>
        <w:rPr>
          <w:rFonts w:eastAsia="Times New Roman"/>
          <w:b/>
          <w:szCs w:val="20"/>
          <w:u w:color="000000"/>
          <w:lang w:eastAsia="ko-KR"/>
        </w:rPr>
      </w:pPr>
      <w:r w:rsidRPr="00961D4B">
        <w:rPr>
          <w:rFonts w:eastAsia="Times New Roman"/>
          <w:b/>
          <w:szCs w:val="20"/>
          <w:u w:color="000000"/>
          <w:lang w:eastAsia="ko-KR"/>
        </w:rPr>
        <w:t>7.3.6</w:t>
      </w:r>
      <w:r w:rsidRPr="00961D4B">
        <w:rPr>
          <w:rFonts w:eastAsia="Times New Roman"/>
          <w:b/>
          <w:szCs w:val="20"/>
          <w:u w:color="000000"/>
          <w:lang w:eastAsia="ko-KR"/>
        </w:rPr>
        <w:tab/>
      </w:r>
      <w:r w:rsidR="00C56CC1" w:rsidRPr="00961D4B">
        <w:rPr>
          <w:rFonts w:eastAsia="Times New Roman"/>
          <w:b/>
          <w:szCs w:val="20"/>
          <w:u w:color="000000"/>
          <w:lang w:eastAsia="ko-KR"/>
        </w:rPr>
        <w:t xml:space="preserve">Bribe or </w:t>
      </w:r>
      <w:r w:rsidR="00A67C31" w:rsidRPr="00961D4B">
        <w:rPr>
          <w:rFonts w:eastAsia="Times New Roman"/>
          <w:b/>
          <w:szCs w:val="20"/>
          <w:u w:color="000000"/>
          <w:lang w:eastAsia="ko-KR"/>
        </w:rPr>
        <w:t>b</w:t>
      </w:r>
      <w:r w:rsidR="00C56CC1" w:rsidRPr="00961D4B">
        <w:rPr>
          <w:rFonts w:eastAsia="Times New Roman"/>
          <w:b/>
          <w:szCs w:val="20"/>
          <w:u w:color="000000"/>
          <w:lang w:eastAsia="ko-KR"/>
        </w:rPr>
        <w:t xml:space="preserve">lackmail </w:t>
      </w:r>
      <w:r w:rsidR="00A67C31" w:rsidRPr="00961D4B">
        <w:rPr>
          <w:rFonts w:eastAsia="Times New Roman"/>
          <w:b/>
          <w:szCs w:val="20"/>
          <w:u w:color="000000"/>
          <w:lang w:eastAsia="ko-KR"/>
        </w:rPr>
        <w:t>l</w:t>
      </w:r>
      <w:r w:rsidR="00C56CC1" w:rsidRPr="00961D4B">
        <w:rPr>
          <w:rFonts w:eastAsia="Times New Roman"/>
          <w:b/>
          <w:szCs w:val="20"/>
          <w:u w:color="000000"/>
          <w:lang w:eastAsia="ko-KR"/>
        </w:rPr>
        <w:t xml:space="preserve">egitimate </w:t>
      </w:r>
      <w:r w:rsidR="00A67C31" w:rsidRPr="00961D4B">
        <w:rPr>
          <w:rFonts w:eastAsia="Times New Roman"/>
          <w:b/>
          <w:szCs w:val="20"/>
          <w:u w:color="000000"/>
          <w:lang w:eastAsia="ko-KR"/>
        </w:rPr>
        <w:t>u</w:t>
      </w:r>
      <w:r w:rsidR="00C56CC1" w:rsidRPr="00961D4B">
        <w:rPr>
          <w:rFonts w:eastAsia="Times New Roman"/>
          <w:b/>
          <w:szCs w:val="20"/>
          <w:u w:color="000000"/>
          <w:lang w:eastAsia="ko-KR"/>
        </w:rPr>
        <w:t>ser</w:t>
      </w:r>
    </w:p>
    <w:p w14:paraId="40D5ACC0" w14:textId="1B289FEE" w:rsidR="00944518" w:rsidRPr="00961D4B" w:rsidRDefault="00944518" w:rsidP="00944518">
      <w:pPr>
        <w:jc w:val="both"/>
      </w:pPr>
      <w:r w:rsidRPr="00961D4B">
        <w:t>[ST-SLP-</w:t>
      </w:r>
      <w:r w:rsidR="00FB0330" w:rsidRPr="00961D4B">
        <w:t>6</w:t>
      </w:r>
      <w:r w:rsidRPr="00961D4B">
        <w:t>]</w:t>
      </w:r>
    </w:p>
    <w:p w14:paraId="3FB21224" w14:textId="77777777" w:rsidR="00944518" w:rsidRPr="00961D4B" w:rsidRDefault="00944518" w:rsidP="00C56CC1">
      <w:pPr>
        <w:jc w:val="both"/>
      </w:pPr>
    </w:p>
    <w:p w14:paraId="7338D356" w14:textId="04198135" w:rsidR="00C56CC1" w:rsidRPr="00961D4B" w:rsidRDefault="002A5942" w:rsidP="00C56CC1">
      <w:pPr>
        <w:jc w:val="both"/>
        <w:rPr>
          <w:rFonts w:eastAsia="Times New Roman"/>
          <w:b/>
          <w:szCs w:val="20"/>
          <w:u w:color="000000"/>
          <w:lang w:eastAsia="ko-KR"/>
        </w:rPr>
      </w:pPr>
      <w:r w:rsidRPr="00961D4B">
        <w:rPr>
          <w:rFonts w:eastAsia="Times New Roman"/>
          <w:b/>
          <w:szCs w:val="20"/>
          <w:u w:color="000000"/>
          <w:lang w:eastAsia="ko-KR"/>
        </w:rPr>
        <w:t>7.3.7</w:t>
      </w:r>
      <w:r w:rsidRPr="00961D4B">
        <w:rPr>
          <w:rFonts w:eastAsia="Times New Roman"/>
          <w:b/>
          <w:szCs w:val="20"/>
          <w:u w:color="000000"/>
          <w:lang w:eastAsia="ko-KR"/>
        </w:rPr>
        <w:tab/>
      </w:r>
      <w:r w:rsidR="00C56CC1" w:rsidRPr="00961D4B">
        <w:rPr>
          <w:rFonts w:eastAsia="Times New Roman"/>
          <w:b/>
          <w:szCs w:val="20"/>
          <w:u w:color="000000"/>
          <w:lang w:eastAsia="ko-KR"/>
        </w:rPr>
        <w:t xml:space="preserve">Reuse of </w:t>
      </w:r>
      <w:r w:rsidR="00A67C31" w:rsidRPr="00961D4B">
        <w:rPr>
          <w:rFonts w:eastAsia="Times New Roman"/>
          <w:b/>
          <w:szCs w:val="20"/>
          <w:u w:color="000000"/>
          <w:lang w:eastAsia="ko-KR"/>
        </w:rPr>
        <w:t>c</w:t>
      </w:r>
      <w:r w:rsidR="00C56CC1" w:rsidRPr="00961D4B">
        <w:rPr>
          <w:rFonts w:eastAsia="Times New Roman"/>
          <w:b/>
          <w:szCs w:val="20"/>
          <w:u w:color="000000"/>
          <w:lang w:eastAsia="ko-KR"/>
        </w:rPr>
        <w:t xml:space="preserve">ompromised </w:t>
      </w:r>
      <w:r w:rsidR="00A67C31" w:rsidRPr="00961D4B">
        <w:rPr>
          <w:rFonts w:eastAsia="Times New Roman"/>
          <w:b/>
          <w:szCs w:val="20"/>
          <w:u w:color="000000"/>
          <w:lang w:eastAsia="ko-KR"/>
        </w:rPr>
        <w:t>c</w:t>
      </w:r>
      <w:r w:rsidR="00C56CC1" w:rsidRPr="00961D4B">
        <w:rPr>
          <w:rFonts w:eastAsia="Times New Roman"/>
          <w:b/>
          <w:szCs w:val="20"/>
          <w:u w:color="000000"/>
          <w:lang w:eastAsia="ko-KR"/>
        </w:rPr>
        <w:t>redentials</w:t>
      </w:r>
    </w:p>
    <w:p w14:paraId="46CB8FE8" w14:textId="72626CB4" w:rsidR="00944518" w:rsidRPr="00961D4B" w:rsidRDefault="00944518" w:rsidP="00944518">
      <w:pPr>
        <w:jc w:val="both"/>
      </w:pPr>
      <w:r w:rsidRPr="00961D4B">
        <w:t>[ST-SLP-</w:t>
      </w:r>
      <w:r w:rsidR="00FB0330" w:rsidRPr="00961D4B">
        <w:t>7</w:t>
      </w:r>
      <w:r w:rsidRPr="00961D4B">
        <w:t>]</w:t>
      </w:r>
    </w:p>
    <w:p w14:paraId="617E8314" w14:textId="77777777" w:rsidR="00944518" w:rsidRPr="00961D4B" w:rsidRDefault="00944518" w:rsidP="00C56CC1">
      <w:pPr>
        <w:jc w:val="both"/>
      </w:pPr>
    </w:p>
    <w:p w14:paraId="66106EDE" w14:textId="7C455433" w:rsidR="00C56CC1" w:rsidRPr="00961D4B" w:rsidRDefault="002A5942" w:rsidP="00C56CC1">
      <w:pPr>
        <w:jc w:val="both"/>
        <w:rPr>
          <w:b/>
        </w:rPr>
      </w:pPr>
      <w:r w:rsidRPr="00961D4B">
        <w:rPr>
          <w:rFonts w:eastAsia="Times New Roman"/>
          <w:b/>
          <w:szCs w:val="20"/>
          <w:u w:color="000000"/>
          <w:lang w:eastAsia="ko-KR"/>
        </w:rPr>
        <w:t>7.3.8</w:t>
      </w:r>
      <w:r w:rsidRPr="00961D4B">
        <w:rPr>
          <w:rFonts w:eastAsia="Times New Roman"/>
          <w:b/>
          <w:szCs w:val="20"/>
          <w:u w:color="000000"/>
          <w:lang w:eastAsia="ko-KR"/>
        </w:rPr>
        <w:tab/>
      </w:r>
      <w:proofErr w:type="spellStart"/>
      <w:r w:rsidR="00C56CC1" w:rsidRPr="00961D4B">
        <w:rPr>
          <w:b/>
        </w:rPr>
        <w:t>Bruteforce</w:t>
      </w:r>
      <w:proofErr w:type="spellEnd"/>
    </w:p>
    <w:p w14:paraId="1973261D" w14:textId="3A577BD0" w:rsidR="00944518" w:rsidRPr="00961D4B" w:rsidRDefault="00944518" w:rsidP="00944518">
      <w:pPr>
        <w:jc w:val="both"/>
      </w:pPr>
      <w:r w:rsidRPr="00961D4B">
        <w:lastRenderedPageBreak/>
        <w:t>[ST-SLP-</w:t>
      </w:r>
      <w:r w:rsidR="00FB0330" w:rsidRPr="00961D4B">
        <w:t>8</w:t>
      </w:r>
      <w:r w:rsidRPr="00961D4B">
        <w:t>]</w:t>
      </w:r>
    </w:p>
    <w:p w14:paraId="0ABC304D" w14:textId="77777777" w:rsidR="00944518" w:rsidRPr="00961D4B" w:rsidRDefault="00944518" w:rsidP="00C56CC1">
      <w:pPr>
        <w:jc w:val="both"/>
      </w:pPr>
    </w:p>
    <w:p w14:paraId="1F7A38C1" w14:textId="34AE017F" w:rsidR="00C56CC1" w:rsidRPr="00961D4B" w:rsidRDefault="002A5942" w:rsidP="00C56CC1">
      <w:pPr>
        <w:jc w:val="both"/>
        <w:rPr>
          <w:b/>
        </w:rPr>
      </w:pPr>
      <w:r w:rsidRPr="00961D4B">
        <w:rPr>
          <w:rFonts w:eastAsia="Times New Roman"/>
          <w:b/>
          <w:szCs w:val="20"/>
          <w:u w:color="000000"/>
          <w:lang w:eastAsia="ko-KR"/>
        </w:rPr>
        <w:t>7.3.9</w:t>
      </w:r>
      <w:r w:rsidRPr="00961D4B">
        <w:rPr>
          <w:rFonts w:eastAsia="Times New Roman"/>
          <w:b/>
          <w:szCs w:val="20"/>
          <w:u w:color="000000"/>
          <w:lang w:eastAsia="ko-KR"/>
        </w:rPr>
        <w:tab/>
      </w:r>
      <w:r w:rsidR="00C56CC1" w:rsidRPr="00961D4B">
        <w:rPr>
          <w:b/>
        </w:rPr>
        <w:t xml:space="preserve">Reuse of </w:t>
      </w:r>
      <w:r w:rsidR="00A67C31" w:rsidRPr="00961D4B">
        <w:rPr>
          <w:b/>
        </w:rPr>
        <w:t>l</w:t>
      </w:r>
      <w:r w:rsidR="00C56CC1" w:rsidRPr="00961D4B">
        <w:rPr>
          <w:b/>
        </w:rPr>
        <w:t xml:space="preserve">eaked API </w:t>
      </w:r>
      <w:r w:rsidR="00A67C31" w:rsidRPr="00961D4B">
        <w:rPr>
          <w:b/>
        </w:rPr>
        <w:t>t</w:t>
      </w:r>
      <w:r w:rsidR="00C56CC1" w:rsidRPr="00961D4B">
        <w:rPr>
          <w:b/>
        </w:rPr>
        <w:t>okens</w:t>
      </w:r>
    </w:p>
    <w:p w14:paraId="14B6927E" w14:textId="0D66BA77" w:rsidR="00944518" w:rsidRPr="00961D4B" w:rsidRDefault="00944518" w:rsidP="00944518">
      <w:pPr>
        <w:jc w:val="both"/>
      </w:pPr>
      <w:r w:rsidRPr="00961D4B">
        <w:t>[ST-SLP-</w:t>
      </w:r>
      <w:r w:rsidR="00FB0330" w:rsidRPr="00961D4B">
        <w:t>9</w:t>
      </w:r>
      <w:r w:rsidRPr="00961D4B">
        <w:t>]</w:t>
      </w:r>
    </w:p>
    <w:p w14:paraId="127C3025" w14:textId="77777777" w:rsidR="00944518" w:rsidRPr="00961D4B" w:rsidRDefault="00944518" w:rsidP="00C56CC1">
      <w:pPr>
        <w:jc w:val="both"/>
      </w:pPr>
    </w:p>
    <w:p w14:paraId="2EE0127D" w14:textId="10BB99AE" w:rsidR="00C56CC1" w:rsidRPr="00961D4B" w:rsidRDefault="002A5942" w:rsidP="00C56CC1">
      <w:pPr>
        <w:jc w:val="both"/>
        <w:rPr>
          <w:b/>
        </w:rPr>
      </w:pPr>
      <w:r w:rsidRPr="00961D4B">
        <w:rPr>
          <w:rFonts w:eastAsia="Times New Roman"/>
          <w:b/>
          <w:szCs w:val="20"/>
          <w:u w:color="000000"/>
          <w:lang w:eastAsia="ko-KR"/>
        </w:rPr>
        <w:t>7.3.10</w:t>
      </w:r>
      <w:r w:rsidRPr="00961D4B">
        <w:rPr>
          <w:rFonts w:eastAsia="Times New Roman"/>
          <w:b/>
          <w:szCs w:val="20"/>
          <w:u w:color="000000"/>
          <w:lang w:eastAsia="ko-KR"/>
        </w:rPr>
        <w:tab/>
      </w:r>
      <w:r w:rsidR="00C56CC1" w:rsidRPr="00961D4B">
        <w:rPr>
          <w:b/>
        </w:rPr>
        <w:t xml:space="preserve">Social </w:t>
      </w:r>
      <w:r w:rsidR="00A67C31" w:rsidRPr="00961D4B">
        <w:rPr>
          <w:b/>
        </w:rPr>
        <w:t>e</w:t>
      </w:r>
      <w:r w:rsidR="00C56CC1" w:rsidRPr="00961D4B">
        <w:rPr>
          <w:b/>
        </w:rPr>
        <w:t xml:space="preserve">ngineering to </w:t>
      </w:r>
      <w:r w:rsidR="00A67C31" w:rsidRPr="00961D4B">
        <w:rPr>
          <w:b/>
        </w:rPr>
        <w:t>o</w:t>
      </w:r>
      <w:r w:rsidR="00C56CC1" w:rsidRPr="00961D4B">
        <w:rPr>
          <w:b/>
        </w:rPr>
        <w:t xml:space="preserve">btain </w:t>
      </w:r>
      <w:r w:rsidR="00A67C31" w:rsidRPr="00961D4B">
        <w:rPr>
          <w:b/>
        </w:rPr>
        <w:t>c</w:t>
      </w:r>
      <w:r w:rsidR="00C56CC1" w:rsidRPr="00961D4B">
        <w:rPr>
          <w:b/>
        </w:rPr>
        <w:t>redentials</w:t>
      </w:r>
    </w:p>
    <w:p w14:paraId="65A63BDA" w14:textId="32EBAB8D" w:rsidR="00944518" w:rsidRPr="00961D4B" w:rsidRDefault="00944518" w:rsidP="00944518">
      <w:pPr>
        <w:jc w:val="both"/>
      </w:pPr>
      <w:r w:rsidRPr="00961D4B">
        <w:t>[ST-SLP-</w:t>
      </w:r>
      <w:r w:rsidR="00FB0330" w:rsidRPr="00961D4B">
        <w:t>10</w:t>
      </w:r>
      <w:r w:rsidRPr="00961D4B">
        <w:t>]</w:t>
      </w:r>
    </w:p>
    <w:p w14:paraId="080354A6" w14:textId="77777777" w:rsidR="00944518" w:rsidRPr="00961D4B" w:rsidRDefault="00944518" w:rsidP="00C56CC1">
      <w:pPr>
        <w:jc w:val="both"/>
      </w:pPr>
    </w:p>
    <w:p w14:paraId="65321F19" w14:textId="3F93E3FE" w:rsidR="00C56CC1" w:rsidRPr="00961D4B" w:rsidRDefault="002A5942" w:rsidP="00C56CC1">
      <w:pPr>
        <w:jc w:val="both"/>
        <w:rPr>
          <w:b/>
        </w:rPr>
      </w:pPr>
      <w:r w:rsidRPr="00961D4B">
        <w:rPr>
          <w:rFonts w:eastAsia="Times New Roman"/>
          <w:b/>
          <w:szCs w:val="20"/>
          <w:u w:color="000000"/>
          <w:lang w:eastAsia="ko-KR"/>
        </w:rPr>
        <w:t>7.3.11</w:t>
      </w:r>
      <w:r w:rsidRPr="00961D4B">
        <w:rPr>
          <w:rFonts w:eastAsia="Times New Roman"/>
          <w:b/>
          <w:szCs w:val="20"/>
          <w:u w:color="000000"/>
          <w:lang w:eastAsia="ko-KR"/>
        </w:rPr>
        <w:tab/>
      </w:r>
      <w:r w:rsidR="00C56CC1" w:rsidRPr="00961D4B">
        <w:rPr>
          <w:b/>
        </w:rPr>
        <w:t xml:space="preserve">Reuse of </w:t>
      </w:r>
      <w:r w:rsidR="00A67C31" w:rsidRPr="00961D4B">
        <w:rPr>
          <w:b/>
        </w:rPr>
        <w:t>e</w:t>
      </w:r>
      <w:r w:rsidR="00C56CC1" w:rsidRPr="00961D4B">
        <w:rPr>
          <w:b/>
        </w:rPr>
        <w:t xml:space="preserve">xisting </w:t>
      </w:r>
      <w:r w:rsidR="00A67C31" w:rsidRPr="00961D4B">
        <w:rPr>
          <w:b/>
        </w:rPr>
        <w:t>s</w:t>
      </w:r>
      <w:r w:rsidR="00C56CC1" w:rsidRPr="00961D4B">
        <w:rPr>
          <w:b/>
        </w:rPr>
        <w:t>ession</w:t>
      </w:r>
    </w:p>
    <w:p w14:paraId="31312D9C" w14:textId="2424970F" w:rsidR="00944518" w:rsidRPr="00961D4B" w:rsidRDefault="00944518" w:rsidP="00944518">
      <w:pPr>
        <w:jc w:val="both"/>
      </w:pPr>
      <w:r w:rsidRPr="00961D4B">
        <w:t>[ST-SLP-</w:t>
      </w:r>
      <w:r w:rsidR="00FB0330" w:rsidRPr="00961D4B">
        <w:t>11</w:t>
      </w:r>
      <w:r w:rsidRPr="00961D4B">
        <w:t>]</w:t>
      </w:r>
    </w:p>
    <w:p w14:paraId="279E5713" w14:textId="77777777" w:rsidR="00944518" w:rsidRPr="00961D4B" w:rsidRDefault="00944518" w:rsidP="00C56CC1">
      <w:pPr>
        <w:jc w:val="both"/>
      </w:pPr>
    </w:p>
    <w:p w14:paraId="4EDFEC2E" w14:textId="2C19DB9B" w:rsidR="00C56CC1" w:rsidRPr="00961D4B" w:rsidRDefault="002A5942" w:rsidP="00C56CC1">
      <w:pPr>
        <w:jc w:val="both"/>
        <w:rPr>
          <w:b/>
        </w:rPr>
      </w:pPr>
      <w:r w:rsidRPr="00961D4B">
        <w:rPr>
          <w:rFonts w:eastAsia="Times New Roman"/>
          <w:b/>
          <w:szCs w:val="20"/>
          <w:u w:color="000000"/>
          <w:lang w:eastAsia="ko-KR"/>
        </w:rPr>
        <w:t>7.3.12</w:t>
      </w:r>
      <w:r w:rsidRPr="00961D4B">
        <w:rPr>
          <w:rFonts w:eastAsia="Times New Roman"/>
          <w:b/>
          <w:szCs w:val="20"/>
          <w:u w:color="000000"/>
          <w:lang w:eastAsia="ko-KR"/>
        </w:rPr>
        <w:tab/>
      </w:r>
      <w:r w:rsidR="00C56CC1" w:rsidRPr="00961D4B">
        <w:rPr>
          <w:b/>
        </w:rPr>
        <w:t xml:space="preserve">Resurrect </w:t>
      </w:r>
      <w:r w:rsidR="00A67C31" w:rsidRPr="00961D4B">
        <w:rPr>
          <w:b/>
        </w:rPr>
        <w:t>e</w:t>
      </w:r>
      <w:r w:rsidR="00C56CC1" w:rsidRPr="00961D4B">
        <w:rPr>
          <w:b/>
        </w:rPr>
        <w:t xml:space="preserve">xpired </w:t>
      </w:r>
      <w:r w:rsidR="00A67C31" w:rsidRPr="00961D4B">
        <w:rPr>
          <w:b/>
        </w:rPr>
        <w:t>d</w:t>
      </w:r>
      <w:r w:rsidR="00C56CC1" w:rsidRPr="00961D4B">
        <w:rPr>
          <w:b/>
        </w:rPr>
        <w:t xml:space="preserve">omain </w:t>
      </w:r>
      <w:r w:rsidR="00A67C31" w:rsidRPr="00961D4B">
        <w:rPr>
          <w:b/>
        </w:rPr>
        <w:t>a</w:t>
      </w:r>
      <w:r w:rsidR="00C56CC1" w:rsidRPr="00961D4B">
        <w:rPr>
          <w:b/>
        </w:rPr>
        <w:t xml:space="preserve">ssociated </w:t>
      </w:r>
      <w:r w:rsidR="00A67C31" w:rsidRPr="00961D4B">
        <w:rPr>
          <w:b/>
        </w:rPr>
        <w:t>w</w:t>
      </w:r>
      <w:r w:rsidR="00C56CC1" w:rsidRPr="00961D4B">
        <w:rPr>
          <w:b/>
        </w:rPr>
        <w:t xml:space="preserve">ith </w:t>
      </w:r>
      <w:r w:rsidR="00A67C31" w:rsidRPr="00961D4B">
        <w:rPr>
          <w:b/>
        </w:rPr>
        <w:t>l</w:t>
      </w:r>
      <w:r w:rsidR="00C56CC1" w:rsidRPr="00961D4B">
        <w:rPr>
          <w:b/>
        </w:rPr>
        <w:t xml:space="preserve">egitimate </w:t>
      </w:r>
      <w:r w:rsidR="00A67C31" w:rsidRPr="00961D4B">
        <w:rPr>
          <w:b/>
        </w:rPr>
        <w:t>a</w:t>
      </w:r>
      <w:r w:rsidR="00C56CC1" w:rsidRPr="00961D4B">
        <w:rPr>
          <w:b/>
        </w:rPr>
        <w:t>ccount</w:t>
      </w:r>
    </w:p>
    <w:p w14:paraId="78B6A393" w14:textId="25F5BFA1" w:rsidR="00944518" w:rsidRPr="00961D4B" w:rsidRDefault="00944518" w:rsidP="00944518">
      <w:pPr>
        <w:jc w:val="both"/>
      </w:pPr>
      <w:r w:rsidRPr="00961D4B">
        <w:t>[ST-SLP-</w:t>
      </w:r>
      <w:r w:rsidR="00FB0330" w:rsidRPr="00961D4B">
        <w:t>12</w:t>
      </w:r>
      <w:r w:rsidRPr="00961D4B">
        <w:t>]</w:t>
      </w:r>
    </w:p>
    <w:p w14:paraId="770AA0AC" w14:textId="77777777" w:rsidR="00944518" w:rsidRPr="00961D4B" w:rsidRDefault="00944518" w:rsidP="00C56CC1">
      <w:pPr>
        <w:jc w:val="both"/>
      </w:pPr>
    </w:p>
    <w:p w14:paraId="7F748257" w14:textId="6F86347B" w:rsidR="00C56CC1" w:rsidRPr="00961D4B" w:rsidRDefault="002A5942" w:rsidP="00C56CC1">
      <w:pPr>
        <w:jc w:val="both"/>
        <w:rPr>
          <w:b/>
        </w:rPr>
      </w:pPr>
      <w:r w:rsidRPr="00961D4B">
        <w:rPr>
          <w:rFonts w:eastAsia="Times New Roman"/>
          <w:b/>
          <w:szCs w:val="20"/>
          <w:u w:color="000000"/>
          <w:lang w:eastAsia="ko-KR"/>
        </w:rPr>
        <w:t>7.3.13</w:t>
      </w:r>
      <w:r w:rsidR="00C43A9E" w:rsidRPr="00961D4B">
        <w:rPr>
          <w:rFonts w:eastAsia="Times New Roman"/>
          <w:b/>
          <w:szCs w:val="20"/>
          <w:u w:color="000000"/>
          <w:lang w:eastAsia="ko-KR"/>
        </w:rPr>
        <w:tab/>
      </w:r>
      <w:r w:rsidR="00C56CC1" w:rsidRPr="00961D4B">
        <w:rPr>
          <w:b/>
        </w:rPr>
        <w:t xml:space="preserve">Become a </w:t>
      </w:r>
      <w:r w:rsidR="00A67C31" w:rsidRPr="00961D4B">
        <w:rPr>
          <w:b/>
        </w:rPr>
        <w:t>m</w:t>
      </w:r>
      <w:r w:rsidR="00C56CC1" w:rsidRPr="00961D4B">
        <w:rPr>
          <w:b/>
        </w:rPr>
        <w:t>aintainer</w:t>
      </w:r>
    </w:p>
    <w:p w14:paraId="4F4609F2" w14:textId="69BBF6FD" w:rsidR="00944518" w:rsidRPr="00961D4B" w:rsidRDefault="00944518" w:rsidP="00944518">
      <w:pPr>
        <w:jc w:val="both"/>
      </w:pPr>
      <w:r w:rsidRPr="00961D4B">
        <w:t>[ST-SLP-</w:t>
      </w:r>
      <w:r w:rsidR="00FB0330" w:rsidRPr="00961D4B">
        <w:t>13</w:t>
      </w:r>
      <w:r w:rsidRPr="00961D4B">
        <w:t>]</w:t>
      </w:r>
    </w:p>
    <w:p w14:paraId="22EEFBEA" w14:textId="77777777" w:rsidR="00944518" w:rsidRPr="00961D4B" w:rsidRDefault="00944518" w:rsidP="00C56CC1">
      <w:pPr>
        <w:jc w:val="both"/>
      </w:pPr>
    </w:p>
    <w:p w14:paraId="33B93772" w14:textId="10B4DA00" w:rsidR="00C56CC1" w:rsidRPr="00961D4B" w:rsidRDefault="002A5942" w:rsidP="00C56CC1">
      <w:pPr>
        <w:jc w:val="both"/>
        <w:rPr>
          <w:b/>
        </w:rPr>
      </w:pPr>
      <w:r w:rsidRPr="00961D4B">
        <w:rPr>
          <w:rFonts w:eastAsia="Times New Roman"/>
          <w:b/>
          <w:szCs w:val="20"/>
          <w:u w:color="000000"/>
          <w:lang w:eastAsia="ko-KR"/>
        </w:rPr>
        <w:t>7.3.14</w:t>
      </w:r>
      <w:r w:rsidRPr="00961D4B">
        <w:rPr>
          <w:rFonts w:eastAsia="Times New Roman"/>
          <w:b/>
          <w:szCs w:val="20"/>
          <w:u w:color="000000"/>
          <w:lang w:eastAsia="ko-KR"/>
        </w:rPr>
        <w:tab/>
      </w:r>
      <w:r w:rsidR="00C56CC1" w:rsidRPr="00961D4B">
        <w:rPr>
          <w:b/>
        </w:rPr>
        <w:t xml:space="preserve">Exploit </w:t>
      </w:r>
      <w:r w:rsidR="00A67C31" w:rsidRPr="00961D4B">
        <w:rPr>
          <w:b/>
        </w:rPr>
        <w:t>w</w:t>
      </w:r>
      <w:r w:rsidR="00C56CC1" w:rsidRPr="00961D4B">
        <w:rPr>
          <w:b/>
        </w:rPr>
        <w:t xml:space="preserve">eak </w:t>
      </w:r>
      <w:r w:rsidR="00A67C31" w:rsidRPr="00961D4B">
        <w:rPr>
          <w:b/>
        </w:rPr>
        <w:t>c</w:t>
      </w:r>
      <w:r w:rsidR="00C56CC1" w:rsidRPr="00961D4B">
        <w:rPr>
          <w:b/>
        </w:rPr>
        <w:t>onﬁguration</w:t>
      </w:r>
    </w:p>
    <w:p w14:paraId="09FC3E32" w14:textId="189A7AD0" w:rsidR="00944518" w:rsidRPr="00961D4B" w:rsidRDefault="00944518" w:rsidP="00944518">
      <w:pPr>
        <w:jc w:val="both"/>
      </w:pPr>
      <w:r w:rsidRPr="00961D4B">
        <w:t>[ST-SLP-</w:t>
      </w:r>
      <w:r w:rsidR="00FB0330" w:rsidRPr="00961D4B">
        <w:t>14</w:t>
      </w:r>
      <w:r w:rsidRPr="00961D4B">
        <w:t>]</w:t>
      </w:r>
    </w:p>
    <w:p w14:paraId="051BEDF2" w14:textId="77777777" w:rsidR="00944518" w:rsidRPr="00961D4B" w:rsidRDefault="00944518" w:rsidP="00C56CC1">
      <w:pPr>
        <w:jc w:val="both"/>
      </w:pPr>
    </w:p>
    <w:p w14:paraId="6390E35C" w14:textId="0528BF1C" w:rsidR="00C56CC1" w:rsidRPr="00961D4B" w:rsidRDefault="002A5942" w:rsidP="00C56CC1">
      <w:pPr>
        <w:jc w:val="both"/>
        <w:rPr>
          <w:b/>
        </w:rPr>
      </w:pPr>
      <w:r w:rsidRPr="00961D4B">
        <w:rPr>
          <w:rFonts w:eastAsia="Times New Roman"/>
          <w:b/>
          <w:szCs w:val="20"/>
          <w:u w:color="000000"/>
          <w:lang w:eastAsia="ko-KR"/>
        </w:rPr>
        <w:t>7.3.15</w:t>
      </w:r>
      <w:r w:rsidRPr="00961D4B">
        <w:rPr>
          <w:rFonts w:eastAsia="Times New Roman"/>
          <w:b/>
          <w:szCs w:val="20"/>
          <w:u w:color="000000"/>
          <w:lang w:eastAsia="ko-KR"/>
        </w:rPr>
        <w:tab/>
      </w:r>
      <w:r w:rsidR="00C56CC1" w:rsidRPr="00961D4B">
        <w:rPr>
          <w:b/>
        </w:rPr>
        <w:t xml:space="preserve">Exploit </w:t>
      </w:r>
      <w:r w:rsidR="00A67C31" w:rsidRPr="00961D4B">
        <w:rPr>
          <w:b/>
        </w:rPr>
        <w:t>v</w:t>
      </w:r>
      <w:r w:rsidR="00C56CC1" w:rsidRPr="00961D4B">
        <w:rPr>
          <w:b/>
        </w:rPr>
        <w:t>ulnerabilities</w:t>
      </w:r>
    </w:p>
    <w:p w14:paraId="40CEBC01" w14:textId="72230B78" w:rsidR="00944518" w:rsidRPr="00961D4B" w:rsidRDefault="00944518" w:rsidP="00944518">
      <w:pPr>
        <w:jc w:val="both"/>
      </w:pPr>
      <w:r w:rsidRPr="00961D4B">
        <w:t>[ST-SLP-</w:t>
      </w:r>
      <w:r w:rsidR="00FB0330" w:rsidRPr="00961D4B">
        <w:t>15</w:t>
      </w:r>
      <w:r w:rsidRPr="00961D4B">
        <w:t>]</w:t>
      </w:r>
    </w:p>
    <w:p w14:paraId="07384E1F" w14:textId="77777777" w:rsidR="00944518" w:rsidRPr="00961D4B" w:rsidRDefault="00944518" w:rsidP="00C56CC1">
      <w:pPr>
        <w:jc w:val="both"/>
      </w:pPr>
    </w:p>
    <w:p w14:paraId="486F1D2F" w14:textId="6B8B087B" w:rsidR="00C56CC1" w:rsidRPr="00961D4B" w:rsidRDefault="002A5942" w:rsidP="00C56CC1">
      <w:pPr>
        <w:jc w:val="both"/>
        <w:rPr>
          <w:b/>
        </w:rPr>
      </w:pPr>
      <w:r w:rsidRPr="00961D4B">
        <w:rPr>
          <w:rFonts w:eastAsia="Times New Roman"/>
          <w:b/>
          <w:szCs w:val="20"/>
          <w:u w:color="000000"/>
          <w:lang w:eastAsia="ko-KR"/>
        </w:rPr>
        <w:t>7.3.16</w:t>
      </w:r>
      <w:r w:rsidRPr="00961D4B">
        <w:rPr>
          <w:rFonts w:eastAsia="Times New Roman"/>
          <w:b/>
          <w:szCs w:val="20"/>
          <w:u w:color="000000"/>
          <w:lang w:eastAsia="ko-KR"/>
        </w:rPr>
        <w:tab/>
      </w:r>
      <w:r w:rsidR="00C56CC1" w:rsidRPr="00961D4B">
        <w:rPr>
          <w:b/>
        </w:rPr>
        <w:t xml:space="preserve">Infect through </w:t>
      </w:r>
      <w:r w:rsidR="00A67C31" w:rsidRPr="00961D4B">
        <w:rPr>
          <w:b/>
        </w:rPr>
        <w:t>m</w:t>
      </w:r>
      <w:r w:rsidR="00C56CC1" w:rsidRPr="00961D4B">
        <w:rPr>
          <w:b/>
        </w:rPr>
        <w:t xml:space="preserve">alicious </w:t>
      </w:r>
      <w:r w:rsidR="00A67C31" w:rsidRPr="00961D4B">
        <w:rPr>
          <w:b/>
        </w:rPr>
        <w:t>c</w:t>
      </w:r>
      <w:r w:rsidR="00C56CC1" w:rsidRPr="00961D4B">
        <w:rPr>
          <w:b/>
        </w:rPr>
        <w:t>omponent</w:t>
      </w:r>
    </w:p>
    <w:p w14:paraId="43A614CA" w14:textId="210E18A1" w:rsidR="00944518" w:rsidRPr="00961D4B" w:rsidRDefault="00944518" w:rsidP="00944518">
      <w:pPr>
        <w:jc w:val="both"/>
      </w:pPr>
      <w:r w:rsidRPr="00961D4B">
        <w:t>[ST-SLP-</w:t>
      </w:r>
      <w:r w:rsidR="00FB0330" w:rsidRPr="00961D4B">
        <w:t>16</w:t>
      </w:r>
      <w:r w:rsidRPr="00961D4B">
        <w:t>]</w:t>
      </w:r>
    </w:p>
    <w:p w14:paraId="4FD15743" w14:textId="77777777" w:rsidR="00944518" w:rsidRPr="00961D4B" w:rsidRDefault="00944518" w:rsidP="00C56CC1">
      <w:pPr>
        <w:jc w:val="both"/>
      </w:pPr>
    </w:p>
    <w:p w14:paraId="69BF68F7" w14:textId="49C593E7" w:rsidR="00C56CC1" w:rsidRPr="00961D4B" w:rsidRDefault="002A5942" w:rsidP="00C56CC1">
      <w:pPr>
        <w:jc w:val="both"/>
        <w:rPr>
          <w:b/>
        </w:rPr>
      </w:pPr>
      <w:r w:rsidRPr="00961D4B">
        <w:rPr>
          <w:rFonts w:eastAsia="Times New Roman"/>
          <w:b/>
          <w:szCs w:val="20"/>
          <w:u w:color="000000"/>
          <w:lang w:eastAsia="ko-KR"/>
        </w:rPr>
        <w:t>7.3.17</w:t>
      </w:r>
      <w:r w:rsidRPr="00961D4B">
        <w:rPr>
          <w:rFonts w:eastAsia="Times New Roman"/>
          <w:b/>
          <w:szCs w:val="20"/>
          <w:u w:color="000000"/>
          <w:lang w:eastAsia="ko-KR"/>
        </w:rPr>
        <w:tab/>
      </w:r>
      <w:r w:rsidR="00C56CC1" w:rsidRPr="00961D4B">
        <w:rPr>
          <w:b/>
        </w:rPr>
        <w:t xml:space="preserve">Take-over </w:t>
      </w:r>
      <w:r w:rsidR="00A67C31" w:rsidRPr="00961D4B">
        <w:rPr>
          <w:b/>
        </w:rPr>
        <w:t>l</w:t>
      </w:r>
      <w:r w:rsidR="00C56CC1" w:rsidRPr="00961D4B">
        <w:rPr>
          <w:b/>
        </w:rPr>
        <w:t xml:space="preserve">egitimate </w:t>
      </w:r>
      <w:r w:rsidR="00A67C31" w:rsidRPr="00961D4B">
        <w:rPr>
          <w:b/>
        </w:rPr>
        <w:t>a</w:t>
      </w:r>
      <w:r w:rsidR="00C56CC1" w:rsidRPr="00961D4B">
        <w:rPr>
          <w:b/>
        </w:rPr>
        <w:t>ccount</w:t>
      </w:r>
    </w:p>
    <w:p w14:paraId="445E4B4C" w14:textId="615E2782" w:rsidR="00944518" w:rsidRPr="00961D4B" w:rsidRDefault="00944518" w:rsidP="00944518">
      <w:pPr>
        <w:jc w:val="both"/>
      </w:pPr>
      <w:r w:rsidRPr="00961D4B">
        <w:t>[ST-SLP-</w:t>
      </w:r>
      <w:r w:rsidR="00FB0330" w:rsidRPr="00961D4B">
        <w:t>17</w:t>
      </w:r>
      <w:r w:rsidRPr="00961D4B">
        <w:t>]</w:t>
      </w:r>
    </w:p>
    <w:p w14:paraId="3BC7D5B1" w14:textId="77777777" w:rsidR="00944518" w:rsidRPr="00961D4B" w:rsidRDefault="00944518" w:rsidP="00C56CC1">
      <w:pPr>
        <w:jc w:val="both"/>
      </w:pPr>
    </w:p>
    <w:p w14:paraId="6F2AC436" w14:textId="60A28623" w:rsidR="00C56CC1" w:rsidRPr="00961D4B" w:rsidRDefault="002A5942" w:rsidP="00C56CC1">
      <w:pPr>
        <w:jc w:val="both"/>
        <w:rPr>
          <w:b/>
        </w:rPr>
      </w:pPr>
      <w:r w:rsidRPr="00961D4B">
        <w:rPr>
          <w:rFonts w:eastAsia="Times New Roman"/>
          <w:b/>
          <w:szCs w:val="20"/>
          <w:u w:color="000000"/>
          <w:lang w:eastAsia="ko-KR"/>
        </w:rPr>
        <w:t>7.3.18</w:t>
      </w:r>
      <w:r w:rsidRPr="00961D4B">
        <w:rPr>
          <w:rFonts w:eastAsia="Times New Roman"/>
          <w:b/>
          <w:szCs w:val="20"/>
          <w:u w:color="000000"/>
          <w:lang w:eastAsia="ko-KR"/>
        </w:rPr>
        <w:tab/>
      </w:r>
      <w:r w:rsidR="00C56CC1" w:rsidRPr="00961D4B">
        <w:rPr>
          <w:b/>
        </w:rPr>
        <w:t xml:space="preserve">Compromise </w:t>
      </w:r>
      <w:r w:rsidR="00A67C31" w:rsidRPr="00961D4B">
        <w:rPr>
          <w:b/>
        </w:rPr>
        <w:t>v</w:t>
      </w:r>
      <w:r w:rsidR="00C56CC1" w:rsidRPr="00961D4B">
        <w:rPr>
          <w:b/>
        </w:rPr>
        <w:t xml:space="preserve">ersion </w:t>
      </w:r>
      <w:r w:rsidR="00A67C31" w:rsidRPr="00961D4B">
        <w:rPr>
          <w:b/>
        </w:rPr>
        <w:t>c</w:t>
      </w:r>
      <w:r w:rsidR="00C56CC1" w:rsidRPr="00961D4B">
        <w:rPr>
          <w:b/>
        </w:rPr>
        <w:t xml:space="preserve">ontrol </w:t>
      </w:r>
      <w:r w:rsidR="00A67C31" w:rsidRPr="00961D4B">
        <w:rPr>
          <w:b/>
        </w:rPr>
        <w:t>s</w:t>
      </w:r>
      <w:r w:rsidR="00C56CC1" w:rsidRPr="00961D4B">
        <w:rPr>
          <w:b/>
        </w:rPr>
        <w:t>ystem</w:t>
      </w:r>
    </w:p>
    <w:p w14:paraId="5D247991" w14:textId="5C3E2F4B" w:rsidR="00944518" w:rsidRPr="00961D4B" w:rsidRDefault="00944518" w:rsidP="00944518">
      <w:pPr>
        <w:jc w:val="both"/>
      </w:pPr>
      <w:r w:rsidRPr="00961D4B">
        <w:t>[ST-SLP-</w:t>
      </w:r>
      <w:r w:rsidR="00FB0330" w:rsidRPr="00961D4B">
        <w:t>18</w:t>
      </w:r>
      <w:r w:rsidRPr="00961D4B">
        <w:t>]</w:t>
      </w:r>
    </w:p>
    <w:p w14:paraId="5600CD4C" w14:textId="77777777" w:rsidR="00944518" w:rsidRPr="00961D4B" w:rsidRDefault="00944518" w:rsidP="00C56CC1">
      <w:pPr>
        <w:jc w:val="both"/>
      </w:pPr>
    </w:p>
    <w:p w14:paraId="56B64ED1" w14:textId="637D59EE" w:rsidR="00C56CC1" w:rsidRPr="00961D4B" w:rsidRDefault="002A5942" w:rsidP="00C56CC1">
      <w:pPr>
        <w:jc w:val="both"/>
        <w:rPr>
          <w:b/>
        </w:rPr>
      </w:pPr>
      <w:r w:rsidRPr="00961D4B">
        <w:rPr>
          <w:rFonts w:eastAsia="Times New Roman"/>
          <w:b/>
          <w:szCs w:val="20"/>
          <w:u w:color="000000"/>
          <w:lang w:eastAsia="ko-KR"/>
        </w:rPr>
        <w:t>7.3.19</w:t>
      </w:r>
      <w:r w:rsidRPr="00961D4B">
        <w:rPr>
          <w:rFonts w:eastAsia="Times New Roman"/>
          <w:b/>
          <w:szCs w:val="20"/>
          <w:u w:color="000000"/>
          <w:lang w:eastAsia="ko-KR"/>
        </w:rPr>
        <w:tab/>
      </w:r>
      <w:r w:rsidR="00C56CC1" w:rsidRPr="00961D4B">
        <w:rPr>
          <w:b/>
        </w:rPr>
        <w:t xml:space="preserve">Compromise </w:t>
      </w:r>
      <w:r w:rsidR="00A67C31" w:rsidRPr="00961D4B">
        <w:rPr>
          <w:b/>
        </w:rPr>
        <w:t>m</w:t>
      </w:r>
      <w:r w:rsidR="00C56CC1" w:rsidRPr="00961D4B">
        <w:rPr>
          <w:b/>
        </w:rPr>
        <w:t xml:space="preserve">aintainer </w:t>
      </w:r>
      <w:r w:rsidR="00A67C31" w:rsidRPr="00961D4B">
        <w:rPr>
          <w:b/>
        </w:rPr>
        <w:t>s</w:t>
      </w:r>
      <w:r w:rsidR="00C56CC1" w:rsidRPr="00961D4B">
        <w:rPr>
          <w:b/>
        </w:rPr>
        <w:t>ystem</w:t>
      </w:r>
    </w:p>
    <w:p w14:paraId="2E73063F" w14:textId="5A3079A9" w:rsidR="00944518" w:rsidRPr="00961D4B" w:rsidRDefault="00944518" w:rsidP="00944518">
      <w:pPr>
        <w:jc w:val="both"/>
      </w:pPr>
      <w:r w:rsidRPr="00961D4B">
        <w:t>[ST-SLP-</w:t>
      </w:r>
      <w:r w:rsidR="00FB0330" w:rsidRPr="00961D4B">
        <w:t>19</w:t>
      </w:r>
      <w:r w:rsidRPr="00961D4B">
        <w:t>]</w:t>
      </w:r>
    </w:p>
    <w:p w14:paraId="5AEFF0E7" w14:textId="77777777" w:rsidR="00944518" w:rsidRPr="00961D4B" w:rsidRDefault="00944518" w:rsidP="00C56CC1">
      <w:pPr>
        <w:jc w:val="both"/>
      </w:pPr>
    </w:p>
    <w:p w14:paraId="2AFA83DD" w14:textId="1117B923" w:rsidR="00C56CC1" w:rsidRPr="00961D4B" w:rsidRDefault="002A5942" w:rsidP="00C56CC1">
      <w:pPr>
        <w:jc w:val="both"/>
        <w:rPr>
          <w:b/>
        </w:rPr>
      </w:pPr>
      <w:r w:rsidRPr="00961D4B">
        <w:rPr>
          <w:rFonts w:eastAsia="Times New Roman"/>
          <w:b/>
          <w:szCs w:val="20"/>
          <w:u w:color="000000"/>
          <w:lang w:eastAsia="ko-KR"/>
        </w:rPr>
        <w:t>7.3.20</w:t>
      </w:r>
      <w:r w:rsidRPr="00961D4B">
        <w:rPr>
          <w:rFonts w:eastAsia="Times New Roman"/>
          <w:b/>
          <w:szCs w:val="20"/>
          <w:u w:color="000000"/>
          <w:lang w:eastAsia="ko-KR"/>
        </w:rPr>
        <w:tab/>
      </w:r>
      <w:r w:rsidR="00C56CC1" w:rsidRPr="00961D4B">
        <w:rPr>
          <w:b/>
        </w:rPr>
        <w:t xml:space="preserve">Compromise </w:t>
      </w:r>
      <w:r w:rsidR="00A67C31" w:rsidRPr="00961D4B">
        <w:rPr>
          <w:b/>
        </w:rPr>
        <w:t>b</w:t>
      </w:r>
      <w:r w:rsidR="00C56CC1" w:rsidRPr="00961D4B">
        <w:rPr>
          <w:b/>
        </w:rPr>
        <w:t xml:space="preserve">uild </w:t>
      </w:r>
      <w:r w:rsidR="00A67C31" w:rsidRPr="00961D4B">
        <w:rPr>
          <w:b/>
        </w:rPr>
        <w:t>s</w:t>
      </w:r>
      <w:r w:rsidR="00C56CC1" w:rsidRPr="00961D4B">
        <w:rPr>
          <w:b/>
        </w:rPr>
        <w:t>ystem</w:t>
      </w:r>
    </w:p>
    <w:p w14:paraId="533FA978" w14:textId="677BFC35" w:rsidR="00944518" w:rsidRPr="00961D4B" w:rsidRDefault="00944518" w:rsidP="00944518">
      <w:pPr>
        <w:jc w:val="both"/>
      </w:pPr>
      <w:r w:rsidRPr="00961D4B">
        <w:t>[ST-SLP-</w:t>
      </w:r>
      <w:r w:rsidR="00FB0330" w:rsidRPr="00961D4B">
        <w:t>20</w:t>
      </w:r>
      <w:r w:rsidRPr="00961D4B">
        <w:t>]</w:t>
      </w:r>
    </w:p>
    <w:p w14:paraId="562637D3" w14:textId="77777777" w:rsidR="00944518" w:rsidRPr="00961D4B" w:rsidRDefault="00944518" w:rsidP="00C56CC1">
      <w:pPr>
        <w:jc w:val="both"/>
      </w:pPr>
    </w:p>
    <w:p w14:paraId="67A18A40" w14:textId="08EAFEB1" w:rsidR="00C56CC1" w:rsidRPr="00961D4B" w:rsidRDefault="002A5942" w:rsidP="00C56CC1">
      <w:pPr>
        <w:jc w:val="both"/>
        <w:rPr>
          <w:b/>
        </w:rPr>
      </w:pPr>
      <w:r w:rsidRPr="00961D4B">
        <w:rPr>
          <w:rFonts w:eastAsia="Times New Roman"/>
          <w:b/>
          <w:szCs w:val="20"/>
          <w:u w:color="000000"/>
          <w:lang w:eastAsia="ko-KR"/>
        </w:rPr>
        <w:t>7.3.21</w:t>
      </w:r>
      <w:r w:rsidRPr="00961D4B">
        <w:rPr>
          <w:rFonts w:eastAsia="Times New Roman"/>
          <w:b/>
          <w:szCs w:val="20"/>
          <w:u w:color="000000"/>
          <w:lang w:eastAsia="ko-KR"/>
        </w:rPr>
        <w:tab/>
      </w:r>
      <w:r w:rsidR="00C56CC1" w:rsidRPr="00961D4B">
        <w:rPr>
          <w:b/>
        </w:rPr>
        <w:t xml:space="preserve">MITM </w:t>
      </w:r>
      <w:r w:rsidR="00A67C31" w:rsidRPr="00961D4B">
        <w:rPr>
          <w:b/>
        </w:rPr>
        <w:t>a</w:t>
      </w:r>
      <w:r w:rsidR="00C56CC1" w:rsidRPr="00961D4B">
        <w:rPr>
          <w:b/>
        </w:rPr>
        <w:t>ttack</w:t>
      </w:r>
    </w:p>
    <w:p w14:paraId="1DAF5702" w14:textId="0DE7D5DF" w:rsidR="00944518" w:rsidRPr="00961D4B" w:rsidRDefault="00944518" w:rsidP="00944518">
      <w:pPr>
        <w:jc w:val="both"/>
      </w:pPr>
      <w:r w:rsidRPr="00961D4B">
        <w:t>[ST-SLP-2</w:t>
      </w:r>
      <w:r w:rsidR="00FB0330" w:rsidRPr="00961D4B">
        <w:t>1</w:t>
      </w:r>
      <w:r w:rsidRPr="00961D4B">
        <w:t>]</w:t>
      </w:r>
    </w:p>
    <w:p w14:paraId="3A398732" w14:textId="77777777" w:rsidR="00944518" w:rsidRPr="00961D4B" w:rsidRDefault="00944518" w:rsidP="00C56CC1">
      <w:pPr>
        <w:jc w:val="both"/>
      </w:pPr>
    </w:p>
    <w:p w14:paraId="3B41B8B4" w14:textId="3B833A75" w:rsidR="00C56CC1" w:rsidRPr="00961D4B" w:rsidRDefault="002A5942" w:rsidP="00C56CC1">
      <w:pPr>
        <w:jc w:val="both"/>
        <w:rPr>
          <w:b/>
        </w:rPr>
      </w:pPr>
      <w:r w:rsidRPr="00961D4B">
        <w:rPr>
          <w:rFonts w:eastAsia="Times New Roman"/>
          <w:b/>
          <w:szCs w:val="20"/>
          <w:u w:color="000000"/>
          <w:lang w:eastAsia="ko-KR"/>
        </w:rPr>
        <w:t>7.3.22</w:t>
      </w:r>
      <w:r w:rsidRPr="00961D4B">
        <w:rPr>
          <w:rFonts w:eastAsia="Times New Roman"/>
          <w:b/>
          <w:szCs w:val="20"/>
          <w:u w:color="000000"/>
          <w:lang w:eastAsia="ko-KR"/>
        </w:rPr>
        <w:tab/>
      </w:r>
      <w:r w:rsidR="00C56CC1" w:rsidRPr="00961D4B">
        <w:rPr>
          <w:b/>
        </w:rPr>
        <w:t xml:space="preserve">DNS </w:t>
      </w:r>
      <w:r w:rsidR="00A67C31" w:rsidRPr="00961D4B">
        <w:rPr>
          <w:b/>
        </w:rPr>
        <w:t>c</w:t>
      </w:r>
      <w:r w:rsidR="00C56CC1" w:rsidRPr="00961D4B">
        <w:rPr>
          <w:b/>
        </w:rPr>
        <w:t xml:space="preserve">ache </w:t>
      </w:r>
      <w:r w:rsidR="00A67C31" w:rsidRPr="00961D4B">
        <w:rPr>
          <w:b/>
        </w:rPr>
        <w:t>p</w:t>
      </w:r>
      <w:r w:rsidR="00C56CC1" w:rsidRPr="00961D4B">
        <w:rPr>
          <w:b/>
        </w:rPr>
        <w:t>oisoning</w:t>
      </w:r>
    </w:p>
    <w:p w14:paraId="0C7C4A14" w14:textId="781F2D48" w:rsidR="00944518" w:rsidRPr="00961D4B" w:rsidRDefault="00944518" w:rsidP="00944518">
      <w:pPr>
        <w:jc w:val="both"/>
      </w:pPr>
      <w:r w:rsidRPr="00961D4B">
        <w:t>[ST-SLP-2</w:t>
      </w:r>
      <w:r w:rsidR="00FB0330" w:rsidRPr="00961D4B">
        <w:t>2</w:t>
      </w:r>
      <w:r w:rsidRPr="00961D4B">
        <w:t>]</w:t>
      </w:r>
    </w:p>
    <w:p w14:paraId="34667BFD" w14:textId="77777777" w:rsidR="00944518" w:rsidRPr="00961D4B" w:rsidRDefault="00944518" w:rsidP="00C56CC1">
      <w:pPr>
        <w:jc w:val="both"/>
      </w:pPr>
    </w:p>
    <w:p w14:paraId="6357AA1B" w14:textId="278AA20F" w:rsidR="00C56CC1" w:rsidRPr="00961D4B" w:rsidRDefault="002A5942" w:rsidP="00C56CC1">
      <w:pPr>
        <w:jc w:val="both"/>
        <w:rPr>
          <w:b/>
        </w:rPr>
      </w:pPr>
      <w:r w:rsidRPr="00961D4B">
        <w:rPr>
          <w:rFonts w:eastAsia="Times New Roman"/>
          <w:b/>
          <w:szCs w:val="20"/>
          <w:u w:color="000000"/>
          <w:lang w:eastAsia="ko-KR"/>
        </w:rPr>
        <w:t>7.3.23</w:t>
      </w:r>
      <w:r w:rsidRPr="00961D4B">
        <w:rPr>
          <w:rFonts w:eastAsia="Times New Roman"/>
          <w:b/>
          <w:szCs w:val="20"/>
          <w:u w:color="000000"/>
          <w:lang w:eastAsia="ko-KR"/>
        </w:rPr>
        <w:tab/>
      </w:r>
      <w:r w:rsidR="00C56CC1" w:rsidRPr="00961D4B">
        <w:rPr>
          <w:b/>
        </w:rPr>
        <w:t xml:space="preserve">Tamper </w:t>
      </w:r>
      <w:r w:rsidR="00A67C31" w:rsidRPr="00961D4B">
        <w:rPr>
          <w:b/>
        </w:rPr>
        <w:t>l</w:t>
      </w:r>
      <w:r w:rsidR="00C56CC1" w:rsidRPr="00961D4B">
        <w:rPr>
          <w:b/>
        </w:rPr>
        <w:t>egitimate URL</w:t>
      </w:r>
    </w:p>
    <w:p w14:paraId="0A684CEC" w14:textId="0F6F9910" w:rsidR="00944518" w:rsidRPr="00961D4B" w:rsidRDefault="00944518" w:rsidP="00944518">
      <w:pPr>
        <w:jc w:val="both"/>
      </w:pPr>
      <w:r w:rsidRPr="00961D4B">
        <w:t>[ST-SLP-2</w:t>
      </w:r>
      <w:r w:rsidR="00FB0330" w:rsidRPr="00961D4B">
        <w:t>3</w:t>
      </w:r>
      <w:r w:rsidRPr="00961D4B">
        <w:t>]</w:t>
      </w:r>
    </w:p>
    <w:p w14:paraId="0C77F1A5" w14:textId="77777777" w:rsidR="00944518" w:rsidRPr="00961D4B" w:rsidRDefault="00944518" w:rsidP="00C56CC1">
      <w:pPr>
        <w:jc w:val="both"/>
      </w:pPr>
    </w:p>
    <w:p w14:paraId="3525AA0C" w14:textId="26938B46" w:rsidR="00C56CC1" w:rsidRPr="00961D4B" w:rsidRDefault="002A5942" w:rsidP="00C56CC1">
      <w:pPr>
        <w:jc w:val="both"/>
        <w:rPr>
          <w:b/>
        </w:rPr>
      </w:pPr>
      <w:r w:rsidRPr="00961D4B">
        <w:rPr>
          <w:rFonts w:eastAsia="Times New Roman"/>
          <w:b/>
          <w:szCs w:val="20"/>
          <w:u w:color="000000"/>
          <w:lang w:eastAsia="ko-KR"/>
        </w:rPr>
        <w:t>7.3.24</w:t>
      </w:r>
      <w:r w:rsidRPr="00961D4B">
        <w:rPr>
          <w:rFonts w:eastAsia="Times New Roman"/>
          <w:b/>
          <w:szCs w:val="20"/>
          <w:u w:color="000000"/>
          <w:lang w:eastAsia="ko-KR"/>
        </w:rPr>
        <w:tab/>
      </w:r>
      <w:r w:rsidR="00C56CC1" w:rsidRPr="00961D4B">
        <w:rPr>
          <w:b/>
        </w:rPr>
        <w:t xml:space="preserve">Abuse </w:t>
      </w:r>
      <w:r w:rsidR="00A67C31" w:rsidRPr="00961D4B">
        <w:rPr>
          <w:b/>
        </w:rPr>
        <w:t>d</w:t>
      </w:r>
      <w:r w:rsidR="00C56CC1" w:rsidRPr="00961D4B">
        <w:rPr>
          <w:b/>
        </w:rPr>
        <w:t xml:space="preserve">ependency </w:t>
      </w:r>
      <w:r w:rsidR="00A67C31" w:rsidRPr="00961D4B">
        <w:rPr>
          <w:b/>
        </w:rPr>
        <w:t>r</w:t>
      </w:r>
      <w:r w:rsidR="00C56CC1" w:rsidRPr="00961D4B">
        <w:rPr>
          <w:b/>
        </w:rPr>
        <w:t xml:space="preserve">esolution </w:t>
      </w:r>
      <w:r w:rsidR="00A67C31" w:rsidRPr="00961D4B">
        <w:rPr>
          <w:b/>
        </w:rPr>
        <w:t>m</w:t>
      </w:r>
      <w:r w:rsidR="00C56CC1" w:rsidRPr="00961D4B">
        <w:rPr>
          <w:b/>
        </w:rPr>
        <w:t>echanism</w:t>
      </w:r>
    </w:p>
    <w:p w14:paraId="6601DA37" w14:textId="2C0FB586" w:rsidR="00944518" w:rsidRPr="00961D4B" w:rsidRDefault="00944518" w:rsidP="00944518">
      <w:pPr>
        <w:jc w:val="both"/>
      </w:pPr>
      <w:r w:rsidRPr="00961D4B">
        <w:t>[ST-SLP-2</w:t>
      </w:r>
      <w:r w:rsidR="00FB0330" w:rsidRPr="00961D4B">
        <w:t>4</w:t>
      </w:r>
      <w:r w:rsidRPr="00961D4B">
        <w:t>]</w:t>
      </w:r>
    </w:p>
    <w:p w14:paraId="0552C830" w14:textId="77777777" w:rsidR="00944518" w:rsidRPr="00961D4B" w:rsidRDefault="00944518" w:rsidP="00C56CC1">
      <w:pPr>
        <w:jc w:val="both"/>
      </w:pPr>
    </w:p>
    <w:p w14:paraId="00F958D8" w14:textId="546A1D04" w:rsidR="00C56CC1" w:rsidRPr="00961D4B" w:rsidRDefault="002A5942" w:rsidP="00C56CC1">
      <w:pPr>
        <w:jc w:val="both"/>
        <w:rPr>
          <w:b/>
        </w:rPr>
      </w:pPr>
      <w:r w:rsidRPr="00961D4B">
        <w:rPr>
          <w:rFonts w:eastAsia="Times New Roman"/>
          <w:b/>
          <w:szCs w:val="20"/>
          <w:u w:color="000000"/>
          <w:lang w:eastAsia="ko-KR"/>
        </w:rPr>
        <w:t>7.3.25</w:t>
      </w:r>
      <w:r w:rsidRPr="00961D4B">
        <w:rPr>
          <w:rFonts w:eastAsia="Times New Roman"/>
          <w:b/>
          <w:szCs w:val="20"/>
          <w:u w:color="000000"/>
          <w:lang w:eastAsia="ko-KR"/>
        </w:rPr>
        <w:tab/>
      </w:r>
      <w:r w:rsidR="00C56CC1" w:rsidRPr="00961D4B">
        <w:rPr>
          <w:b/>
        </w:rPr>
        <w:t xml:space="preserve">Prevent </w:t>
      </w:r>
      <w:r w:rsidR="00A67C31" w:rsidRPr="00961D4B">
        <w:rPr>
          <w:b/>
        </w:rPr>
        <w:t>u</w:t>
      </w:r>
      <w:r w:rsidR="00C56CC1" w:rsidRPr="00961D4B">
        <w:rPr>
          <w:b/>
        </w:rPr>
        <w:t xml:space="preserve">pdate to </w:t>
      </w:r>
      <w:r w:rsidR="00A67C31" w:rsidRPr="00961D4B">
        <w:rPr>
          <w:b/>
        </w:rPr>
        <w:t>n</w:t>
      </w:r>
      <w:r w:rsidR="00C56CC1" w:rsidRPr="00961D4B">
        <w:rPr>
          <w:b/>
        </w:rPr>
        <w:t>on-</w:t>
      </w:r>
      <w:r w:rsidR="00A67C31" w:rsidRPr="00961D4B">
        <w:rPr>
          <w:b/>
        </w:rPr>
        <w:t>v</w:t>
      </w:r>
      <w:r w:rsidR="00C56CC1" w:rsidRPr="00961D4B">
        <w:rPr>
          <w:b/>
        </w:rPr>
        <w:t xml:space="preserve">ulnerable </w:t>
      </w:r>
      <w:r w:rsidR="00A67C31" w:rsidRPr="00961D4B">
        <w:rPr>
          <w:b/>
        </w:rPr>
        <w:t>v</w:t>
      </w:r>
      <w:r w:rsidR="00C56CC1" w:rsidRPr="00961D4B">
        <w:rPr>
          <w:b/>
        </w:rPr>
        <w:t>ersion</w:t>
      </w:r>
    </w:p>
    <w:p w14:paraId="79DEAF2C" w14:textId="273A3542" w:rsidR="00944518" w:rsidRPr="00961D4B" w:rsidRDefault="00944518" w:rsidP="00944518">
      <w:pPr>
        <w:jc w:val="both"/>
      </w:pPr>
      <w:r w:rsidRPr="00961D4B">
        <w:t>[ST-SLP-2</w:t>
      </w:r>
      <w:r w:rsidR="00FB0330" w:rsidRPr="00961D4B">
        <w:t>5</w:t>
      </w:r>
      <w:r w:rsidRPr="00961D4B">
        <w:t>]</w:t>
      </w:r>
    </w:p>
    <w:p w14:paraId="05E8055D" w14:textId="77777777" w:rsidR="00944518" w:rsidRPr="00961D4B" w:rsidRDefault="00944518" w:rsidP="00C56CC1">
      <w:pPr>
        <w:jc w:val="both"/>
      </w:pPr>
    </w:p>
    <w:p w14:paraId="78D1F8B5" w14:textId="5DFBBFB0" w:rsidR="00C56CC1" w:rsidRPr="00961D4B" w:rsidRDefault="002A5942" w:rsidP="00C56CC1">
      <w:pPr>
        <w:jc w:val="both"/>
        <w:rPr>
          <w:b/>
        </w:rPr>
      </w:pPr>
      <w:r w:rsidRPr="00961D4B">
        <w:rPr>
          <w:rFonts w:eastAsia="Times New Roman"/>
          <w:b/>
          <w:szCs w:val="20"/>
          <w:u w:color="000000"/>
          <w:lang w:eastAsia="ko-KR"/>
        </w:rPr>
        <w:t>7.3.26</w:t>
      </w:r>
      <w:r w:rsidRPr="00961D4B">
        <w:rPr>
          <w:rFonts w:eastAsia="Times New Roman"/>
          <w:b/>
          <w:szCs w:val="20"/>
          <w:u w:color="000000"/>
          <w:lang w:eastAsia="ko-KR"/>
        </w:rPr>
        <w:tab/>
      </w:r>
      <w:r w:rsidR="00C56CC1" w:rsidRPr="00961D4B">
        <w:rPr>
          <w:b/>
        </w:rPr>
        <w:t xml:space="preserve">Compromise </w:t>
      </w:r>
      <w:r w:rsidR="00137C3F" w:rsidRPr="00961D4B">
        <w:rPr>
          <w:b/>
        </w:rPr>
        <w:t>m</w:t>
      </w:r>
      <w:r w:rsidR="00C56CC1" w:rsidRPr="00961D4B">
        <w:rPr>
          <w:b/>
        </w:rPr>
        <w:t xml:space="preserve">aintainer </w:t>
      </w:r>
      <w:r w:rsidR="00137C3F" w:rsidRPr="00961D4B">
        <w:rPr>
          <w:b/>
        </w:rPr>
        <w:t>s</w:t>
      </w:r>
      <w:r w:rsidR="00C56CC1" w:rsidRPr="00961D4B">
        <w:rPr>
          <w:b/>
        </w:rPr>
        <w:t>ystem</w:t>
      </w:r>
    </w:p>
    <w:p w14:paraId="6E12DBF5" w14:textId="17273461" w:rsidR="00944518" w:rsidRPr="00961D4B" w:rsidRDefault="00944518" w:rsidP="00944518">
      <w:pPr>
        <w:jc w:val="both"/>
      </w:pPr>
      <w:r w:rsidRPr="00961D4B">
        <w:t>[ST-SLP-2</w:t>
      </w:r>
      <w:r w:rsidR="00FB0330" w:rsidRPr="00961D4B">
        <w:t>6</w:t>
      </w:r>
      <w:r w:rsidRPr="00961D4B">
        <w:t>]</w:t>
      </w:r>
    </w:p>
    <w:p w14:paraId="1DF5B967" w14:textId="77777777" w:rsidR="00944518" w:rsidRPr="00961D4B" w:rsidRDefault="00944518" w:rsidP="00C56CC1">
      <w:pPr>
        <w:jc w:val="both"/>
      </w:pPr>
    </w:p>
    <w:p w14:paraId="296487EA" w14:textId="0C4DB209" w:rsidR="00C56CC1" w:rsidRPr="00961D4B" w:rsidRDefault="002A5942" w:rsidP="00C56CC1">
      <w:pPr>
        <w:jc w:val="both"/>
        <w:rPr>
          <w:b/>
        </w:rPr>
      </w:pPr>
      <w:r w:rsidRPr="00961D4B">
        <w:rPr>
          <w:rFonts w:eastAsia="Times New Roman"/>
          <w:b/>
          <w:szCs w:val="20"/>
          <w:u w:color="000000"/>
          <w:lang w:eastAsia="ko-KR"/>
        </w:rPr>
        <w:t>7.3.27</w:t>
      </w:r>
      <w:r w:rsidRPr="00961D4B">
        <w:rPr>
          <w:rFonts w:eastAsia="Times New Roman"/>
          <w:b/>
          <w:szCs w:val="20"/>
          <w:u w:color="000000"/>
          <w:lang w:eastAsia="ko-KR"/>
        </w:rPr>
        <w:tab/>
      </w:r>
      <w:r w:rsidR="00C56CC1" w:rsidRPr="00961D4B">
        <w:rPr>
          <w:b/>
        </w:rPr>
        <w:t xml:space="preserve">Compromise </w:t>
      </w:r>
      <w:r w:rsidR="00137C3F" w:rsidRPr="00961D4B">
        <w:rPr>
          <w:b/>
        </w:rPr>
        <w:t>h</w:t>
      </w:r>
      <w:r w:rsidR="00C56CC1" w:rsidRPr="00961D4B">
        <w:rPr>
          <w:b/>
        </w:rPr>
        <w:t xml:space="preserve">osting </w:t>
      </w:r>
      <w:r w:rsidR="00137C3F" w:rsidRPr="00961D4B">
        <w:rPr>
          <w:b/>
        </w:rPr>
        <w:t>s</w:t>
      </w:r>
      <w:r w:rsidR="00C56CC1" w:rsidRPr="00961D4B">
        <w:rPr>
          <w:b/>
        </w:rPr>
        <w:t>ystem</w:t>
      </w:r>
    </w:p>
    <w:p w14:paraId="22A3BAEF" w14:textId="37767A80" w:rsidR="00944518" w:rsidRPr="00961D4B" w:rsidRDefault="00944518" w:rsidP="00944518">
      <w:pPr>
        <w:jc w:val="both"/>
      </w:pPr>
      <w:r w:rsidRPr="00961D4B">
        <w:t>[ST-SLP-2</w:t>
      </w:r>
      <w:r w:rsidR="00FB0330" w:rsidRPr="00961D4B">
        <w:t>7</w:t>
      </w:r>
      <w:r w:rsidRPr="00961D4B">
        <w:t>]</w:t>
      </w:r>
    </w:p>
    <w:p w14:paraId="1BB3BBB1" w14:textId="77777777" w:rsidR="00944518" w:rsidRPr="00961D4B" w:rsidRDefault="00944518" w:rsidP="00C56CC1">
      <w:pPr>
        <w:jc w:val="both"/>
      </w:pPr>
    </w:p>
    <w:p w14:paraId="3FF6AF06" w14:textId="42B17C6A" w:rsidR="00B9748D" w:rsidRDefault="00B9748D" w:rsidP="00B9748D">
      <w:pPr>
        <w:jc w:val="both"/>
      </w:pPr>
      <w:r w:rsidRPr="00961D4B">
        <w:t>&lt;TBD&gt;</w:t>
      </w:r>
    </w:p>
    <w:p w14:paraId="2DFEC5E0" w14:textId="4322DBBA" w:rsidR="00F0014E" w:rsidRDefault="00F0014E" w:rsidP="00B9748D">
      <w:pPr>
        <w:jc w:val="both"/>
      </w:pPr>
    </w:p>
    <w:p w14:paraId="7276390D" w14:textId="57820113" w:rsidR="00CF1CFE" w:rsidRPr="00CA4A63" w:rsidRDefault="00CF1CFE" w:rsidP="00CA4A63">
      <w:pPr>
        <w:keepNext/>
        <w:numPr>
          <w:ilvl w:val="0"/>
          <w:numId w:val="13"/>
        </w:numPr>
        <w:pBdr>
          <w:top w:val="nil"/>
          <w:left w:val="nil"/>
          <w:bottom w:val="nil"/>
          <w:right w:val="nil"/>
          <w:between w:val="nil"/>
          <w:bar w:val="nil"/>
        </w:pBdr>
        <w:tabs>
          <w:tab w:val="left" w:pos="794"/>
          <w:tab w:val="left" w:pos="1191"/>
          <w:tab w:val="left" w:pos="1588"/>
          <w:tab w:val="left" w:pos="1985"/>
        </w:tabs>
        <w:jc w:val="both"/>
        <w:outlineLvl w:val="0"/>
        <w:rPr>
          <w:b/>
          <w:bCs/>
          <w:u w:color="000000"/>
          <w:bdr w:val="nil"/>
        </w:rPr>
      </w:pPr>
      <w:r w:rsidRPr="00CA4A63">
        <w:rPr>
          <w:b/>
          <w:bCs/>
          <w:u w:color="000000"/>
          <w:bdr w:val="nil"/>
        </w:rPr>
        <w:t>How stakeholders can use this Recommendation</w:t>
      </w:r>
    </w:p>
    <w:p w14:paraId="551ED7D5" w14:textId="02D59823" w:rsidR="00820FE8" w:rsidRPr="00AE2EDE" w:rsidRDefault="00820FE8" w:rsidP="00820FE8">
      <w:pPr>
        <w:jc w:val="both"/>
      </w:pPr>
      <w:r w:rsidRPr="00AE2EDE">
        <w:t xml:space="preserve">Below are some examples of </w:t>
      </w:r>
      <w:r w:rsidR="005040B7" w:rsidRPr="00AE2EDE">
        <w:t xml:space="preserve">all </w:t>
      </w:r>
      <w:r w:rsidRPr="00AE2EDE">
        <w:t xml:space="preserve">stakeholders and corresponding usage suggestions: </w:t>
      </w:r>
    </w:p>
    <w:p w14:paraId="1B4AEC82" w14:textId="00335CE0" w:rsidR="00820FE8" w:rsidRDefault="00820FE8" w:rsidP="00820FE8">
      <w:pPr>
        <w:jc w:val="both"/>
      </w:pPr>
      <w:r w:rsidRPr="00AE2EDE">
        <w:t>1) S</w:t>
      </w:r>
      <w:r w:rsidR="00B85869" w:rsidRPr="00AE2EDE">
        <w:t>ecurity</w:t>
      </w:r>
      <w:r w:rsidRPr="00AE2EDE">
        <w:t xml:space="preserve"> threats to </w:t>
      </w:r>
      <w:r w:rsidR="00A51FEB" w:rsidRPr="00AE2EDE">
        <w:t xml:space="preserve">the </w:t>
      </w:r>
      <w:r w:rsidR="00B85869" w:rsidRPr="00AE2EDE">
        <w:t>stakeholders</w:t>
      </w:r>
      <w:r w:rsidRPr="00AE2EDE">
        <w:t xml:space="preserve">: This Recommendation provides non-ambiguous titles and descriptions to the threats to software so that stakeholders share at the same context. </w:t>
      </w:r>
    </w:p>
    <w:p w14:paraId="4D7EB7D2" w14:textId="77777777" w:rsidR="0047061D" w:rsidRPr="00AE2EDE" w:rsidRDefault="0047061D" w:rsidP="00820FE8">
      <w:pPr>
        <w:jc w:val="both"/>
      </w:pPr>
    </w:p>
    <w:p w14:paraId="6AF152E3" w14:textId="6BC55047" w:rsidR="009A159F" w:rsidRDefault="009A159F" w:rsidP="009A159F">
      <w:pPr>
        <w:jc w:val="both"/>
      </w:pPr>
      <w:r w:rsidRPr="00AE2EDE">
        <w:t xml:space="preserve">2) Contributor: The security threats, such as </w:t>
      </w:r>
      <w:r w:rsidRPr="00961D4B">
        <w:t>ST-DAP-1</w:t>
      </w:r>
      <w:r>
        <w:t xml:space="preserve">, </w:t>
      </w:r>
      <w:r w:rsidRPr="00961D4B">
        <w:rPr>
          <w:rFonts w:eastAsia="MS Mincho"/>
          <w:lang w:eastAsia="ko-KR"/>
        </w:rPr>
        <w:t>ST-CLP-1</w:t>
      </w:r>
      <w:r>
        <w:rPr>
          <w:rFonts w:eastAsia="MS Mincho"/>
          <w:lang w:eastAsia="ko-KR"/>
        </w:rPr>
        <w:t xml:space="preserve">, </w:t>
      </w:r>
      <w:r w:rsidRPr="00961D4B">
        <w:rPr>
          <w:rFonts w:eastAsia="MS Mincho"/>
          <w:lang w:eastAsia="ko-KR"/>
        </w:rPr>
        <w:t>ST-CLP-2</w:t>
      </w:r>
      <w:r>
        <w:rPr>
          <w:rFonts w:eastAsia="MS Mincho"/>
          <w:lang w:eastAsia="ko-KR"/>
        </w:rPr>
        <w:t xml:space="preserve">, </w:t>
      </w:r>
      <w:r w:rsidRPr="00DF7C52">
        <w:rPr>
          <w:rFonts w:eastAsia="MS Mincho"/>
          <w:lang w:eastAsia="ko-KR"/>
        </w:rPr>
        <w:t>ST-SLP-17</w:t>
      </w:r>
      <w:r w:rsidRPr="00AE2EDE">
        <w:t xml:space="preserve"> shall be fully considered for the design of the general software security framework. </w:t>
      </w:r>
    </w:p>
    <w:p w14:paraId="4705CFB7" w14:textId="77777777" w:rsidR="009A159F" w:rsidRDefault="009A159F" w:rsidP="009A159F">
      <w:pPr>
        <w:jc w:val="both"/>
      </w:pPr>
      <w:r>
        <w:t>&lt;TBD&gt;</w:t>
      </w:r>
    </w:p>
    <w:p w14:paraId="44FE860F" w14:textId="77777777" w:rsidR="009A159F" w:rsidRPr="00AE2EDE" w:rsidRDefault="009A159F" w:rsidP="009A159F">
      <w:pPr>
        <w:jc w:val="both"/>
      </w:pPr>
    </w:p>
    <w:p w14:paraId="7369BA79" w14:textId="76CBF6D7" w:rsidR="009A159F" w:rsidRDefault="009A159F" w:rsidP="009A159F">
      <w:pPr>
        <w:jc w:val="both"/>
      </w:pPr>
      <w:r w:rsidRPr="00AE2EDE">
        <w:t xml:space="preserve">3) Project maintainer: </w:t>
      </w:r>
      <w:r w:rsidRPr="001D6AFF">
        <w:t xml:space="preserve">The common security threats, such as </w:t>
      </w:r>
      <w:r w:rsidRPr="00961D4B">
        <w:t>ST-DAP-1</w:t>
      </w:r>
      <w:r>
        <w:t xml:space="preserve">, </w:t>
      </w:r>
      <w:r w:rsidRPr="00961D4B">
        <w:rPr>
          <w:rFonts w:eastAsia="MS Mincho"/>
          <w:lang w:eastAsia="ko-KR"/>
        </w:rPr>
        <w:t>ST-CLP-5</w:t>
      </w:r>
      <w:r>
        <w:rPr>
          <w:rFonts w:eastAsia="MS Mincho"/>
          <w:lang w:eastAsia="ko-KR"/>
        </w:rPr>
        <w:t xml:space="preserve">, </w:t>
      </w:r>
      <w:r w:rsidRPr="00DF7C52">
        <w:t>ST-SLP-19</w:t>
      </w:r>
      <w:r w:rsidRPr="001D6AFF">
        <w:t xml:space="preserve"> shall be fully considered for the design of the general software security framework. </w:t>
      </w:r>
    </w:p>
    <w:p w14:paraId="3A23A9AC" w14:textId="77777777" w:rsidR="009A159F" w:rsidRDefault="009A159F" w:rsidP="009A159F">
      <w:pPr>
        <w:jc w:val="both"/>
      </w:pPr>
      <w:r>
        <w:t>&lt;TBD&gt;</w:t>
      </w:r>
    </w:p>
    <w:p w14:paraId="0530ECC0" w14:textId="77777777" w:rsidR="009A159F" w:rsidRPr="00CA4A63" w:rsidRDefault="009A159F" w:rsidP="009A159F">
      <w:pPr>
        <w:jc w:val="both"/>
        <w:rPr>
          <w:highlight w:val="yellow"/>
        </w:rPr>
      </w:pPr>
    </w:p>
    <w:p w14:paraId="40F73D3E" w14:textId="77777777" w:rsidR="009A159F" w:rsidRDefault="009A159F" w:rsidP="009A159F">
      <w:pPr>
        <w:jc w:val="both"/>
      </w:pPr>
      <w:r w:rsidRPr="00AE2EDE">
        <w:lastRenderedPageBreak/>
        <w:t>4) System administrator:</w:t>
      </w:r>
      <w:r w:rsidRPr="00CA4A63">
        <w:t xml:space="preserve"> </w:t>
      </w:r>
      <w:r w:rsidRPr="00AE2EDE">
        <w:t xml:space="preserve">The security threats, such </w:t>
      </w:r>
      <w:r w:rsidRPr="00DF7C52">
        <w:t xml:space="preserve">as </w:t>
      </w:r>
      <w:r w:rsidRPr="00961D4B">
        <w:rPr>
          <w:rFonts w:eastAsia="MS Mincho"/>
          <w:lang w:eastAsia="ko-KR"/>
        </w:rPr>
        <w:t>ST-CLP-5</w:t>
      </w:r>
      <w:r>
        <w:rPr>
          <w:rFonts w:eastAsia="MS Mincho"/>
          <w:lang w:eastAsia="ko-KR"/>
        </w:rPr>
        <w:t xml:space="preserve">, </w:t>
      </w:r>
      <w:r w:rsidRPr="00CA4A63">
        <w:rPr>
          <w:rFonts w:eastAsia="MS Mincho"/>
          <w:lang w:eastAsia="ko-KR"/>
        </w:rPr>
        <w:t>ST-SLP-1</w:t>
      </w:r>
      <w:r w:rsidRPr="00DF7C52">
        <w:rPr>
          <w:rFonts w:eastAsia="MS Mincho"/>
          <w:lang w:eastAsia="ko-KR"/>
        </w:rPr>
        <w:t>8</w:t>
      </w:r>
      <w:r w:rsidRPr="00AE2EDE">
        <w:t xml:space="preserve"> shall be fully considered for the design of the general software security framework. </w:t>
      </w:r>
    </w:p>
    <w:p w14:paraId="67F555E7" w14:textId="77777777" w:rsidR="009A159F" w:rsidRDefault="009A159F" w:rsidP="009A159F">
      <w:pPr>
        <w:jc w:val="both"/>
      </w:pPr>
      <w:r>
        <w:t>&lt;TBD&gt;</w:t>
      </w:r>
    </w:p>
    <w:p w14:paraId="49ED6BB7" w14:textId="77777777" w:rsidR="009A159F" w:rsidRPr="00CA4A63" w:rsidRDefault="009A159F" w:rsidP="009A159F">
      <w:pPr>
        <w:jc w:val="both"/>
        <w:rPr>
          <w:highlight w:val="yellow"/>
        </w:rPr>
      </w:pPr>
    </w:p>
    <w:p w14:paraId="344A1B6E" w14:textId="07225892" w:rsidR="009A159F" w:rsidRDefault="009A159F" w:rsidP="009A159F">
      <w:pPr>
        <w:jc w:val="both"/>
        <w:rPr>
          <w:rFonts w:eastAsia="MS Mincho"/>
          <w:lang w:eastAsia="ko-KR"/>
        </w:rPr>
      </w:pPr>
      <w:r>
        <w:t>5</w:t>
      </w:r>
      <w:r w:rsidRPr="00AE2EDE">
        <w:t xml:space="preserve">) </w:t>
      </w:r>
      <w:r w:rsidR="004F2046" w:rsidRPr="00AE2EDE">
        <w:t>Downstream</w:t>
      </w:r>
      <w:r w:rsidRPr="00AE2EDE">
        <w:t xml:space="preserve"> user: The security threats, such as </w:t>
      </w:r>
      <w:r w:rsidRPr="00DF7C52">
        <w:rPr>
          <w:rFonts w:eastAsia="MS Mincho"/>
          <w:lang w:eastAsia="ko-KR"/>
        </w:rPr>
        <w:t>ST-CLP-1, ST-CLP-2</w:t>
      </w:r>
      <w:r w:rsidRPr="00AE2EDE">
        <w:rPr>
          <w:rFonts w:eastAsia="MS Mincho"/>
          <w:lang w:eastAsia="ko-KR"/>
        </w:rPr>
        <w:t>, shall be fully considered for the design of the general software security framework.</w:t>
      </w:r>
    </w:p>
    <w:p w14:paraId="1A0B1D89" w14:textId="77777777" w:rsidR="009A159F" w:rsidRDefault="009A159F" w:rsidP="009A159F">
      <w:pPr>
        <w:jc w:val="both"/>
      </w:pPr>
      <w:r>
        <w:t>&lt;TBD&gt;</w:t>
      </w:r>
    </w:p>
    <w:p w14:paraId="15C33161" w14:textId="77777777" w:rsidR="009A159F" w:rsidRDefault="009A159F" w:rsidP="00820FE8">
      <w:pPr>
        <w:jc w:val="both"/>
      </w:pPr>
    </w:p>
    <w:p w14:paraId="198C8FBD" w14:textId="739427AE" w:rsidR="00EC59A0" w:rsidRDefault="00EC59A0" w:rsidP="00820FE8">
      <w:pPr>
        <w:jc w:val="both"/>
      </w:pPr>
      <w:r w:rsidRPr="00EC59A0">
        <w:t xml:space="preserve">General security requirements, </w:t>
      </w:r>
      <w:r w:rsidR="00DE7656">
        <w:t>controls</w:t>
      </w:r>
      <w:r w:rsidRPr="00EC59A0">
        <w:t xml:space="preserve"> and security framework</w:t>
      </w:r>
      <w:r w:rsidR="00DE7656">
        <w:t xml:space="preserve"> for </w:t>
      </w:r>
      <w:r w:rsidR="00FB3614">
        <w:t>software supply chain</w:t>
      </w:r>
      <w:r w:rsidR="007717C0">
        <w:t xml:space="preserve"> could</w:t>
      </w:r>
      <w:r w:rsidRPr="00EC59A0">
        <w:t xml:space="preserve"> be provided based on the identified </w:t>
      </w:r>
      <w:r w:rsidR="00222B36">
        <w:t xml:space="preserve">security </w:t>
      </w:r>
      <w:r w:rsidRPr="00EC59A0">
        <w:t>threats described in this Recommendation.</w:t>
      </w:r>
    </w:p>
    <w:p w14:paraId="707EDE91" w14:textId="43CB4671" w:rsidR="00DE3D28" w:rsidRPr="00961D4B" w:rsidRDefault="00885C2F" w:rsidP="00CA4A63">
      <w:pPr>
        <w:jc w:val="both"/>
        <w:rPr>
          <w:b/>
          <w:bCs/>
          <w:u w:color="000000"/>
          <w:bdr w:val="nil"/>
        </w:rPr>
      </w:pPr>
      <w:r>
        <w:t>&lt;TBD&gt;</w:t>
      </w:r>
    </w:p>
    <w:p w14:paraId="742B4C22" w14:textId="2E7C4564" w:rsidR="001820E3" w:rsidRPr="00961D4B" w:rsidRDefault="001820E3" w:rsidP="001820E3">
      <w:pPr>
        <w:keepNext/>
        <w:pBdr>
          <w:top w:val="nil"/>
          <w:left w:val="nil"/>
          <w:bottom w:val="nil"/>
          <w:right w:val="nil"/>
          <w:between w:val="nil"/>
          <w:bar w:val="nil"/>
        </w:pBdr>
        <w:tabs>
          <w:tab w:val="left" w:pos="794"/>
          <w:tab w:val="left" w:pos="1191"/>
          <w:tab w:val="left" w:pos="1588"/>
          <w:tab w:val="left" w:pos="1985"/>
        </w:tabs>
        <w:jc w:val="both"/>
        <w:outlineLvl w:val="0"/>
        <w:rPr>
          <w:rFonts w:eastAsia="Arial Unicode MS"/>
          <w:b/>
          <w:bCs/>
          <w:u w:color="000000"/>
          <w:bdr w:val="nil"/>
          <w:lang w:eastAsia="zh-CN"/>
        </w:rPr>
      </w:pPr>
      <w:r w:rsidRPr="00961D4B">
        <w:rPr>
          <w:b/>
          <w:bCs/>
          <w:u w:color="000000"/>
          <w:bdr w:val="nil"/>
        </w:rPr>
        <w:t>Bibliography</w:t>
      </w:r>
    </w:p>
    <w:p w14:paraId="5591BA7C" w14:textId="5A9DC3CA" w:rsidR="00116FCA" w:rsidRPr="00116FCA" w:rsidRDefault="00835201" w:rsidP="00116FCA">
      <w:pPr>
        <w:tabs>
          <w:tab w:val="left" w:pos="794"/>
          <w:tab w:val="left" w:pos="1191"/>
          <w:tab w:val="left" w:pos="1588"/>
          <w:tab w:val="left" w:pos="1985"/>
        </w:tabs>
        <w:overflowPunct w:val="0"/>
        <w:autoSpaceDE w:val="0"/>
        <w:autoSpaceDN w:val="0"/>
        <w:ind w:left="2880" w:hanging="2880"/>
        <w:textAlignment w:val="baseline"/>
        <w:rPr>
          <w:i/>
          <w:iCs/>
          <w:lang w:eastAsia="en-US"/>
        </w:rPr>
      </w:pPr>
      <w:r w:rsidRPr="00961D4B">
        <w:rPr>
          <w:lang w:eastAsia="en-US"/>
        </w:rPr>
        <w:t>[b-</w:t>
      </w:r>
      <w:r w:rsidRPr="00961D4B">
        <w:t>ISO/IEC/IEEE 12207</w:t>
      </w:r>
      <w:r w:rsidRPr="00961D4B">
        <w:rPr>
          <w:lang w:eastAsia="en-US"/>
        </w:rPr>
        <w:t>]</w:t>
      </w:r>
      <w:r w:rsidRPr="00961D4B">
        <w:rPr>
          <w:lang w:eastAsia="en-US"/>
        </w:rPr>
        <w:tab/>
      </w:r>
      <w:r w:rsidRPr="00961D4B">
        <w:t xml:space="preserve">ISO/IEC/IEEE 12207:2017, </w:t>
      </w:r>
      <w:r w:rsidRPr="00961D4B">
        <w:rPr>
          <w:i/>
          <w:iCs/>
          <w:lang w:eastAsia="en-US"/>
        </w:rPr>
        <w:t>Systems and software engineering — Software life cycle processes.</w:t>
      </w:r>
      <w:r w:rsidR="00116FCA">
        <w:rPr>
          <w:iCs/>
          <w:lang w:eastAsia="en-US"/>
        </w:rPr>
        <w:t xml:space="preserve"> </w:t>
      </w:r>
    </w:p>
    <w:p w14:paraId="5E120317" w14:textId="19876D17" w:rsidR="00835201" w:rsidRDefault="00835201" w:rsidP="0083520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[b-NIST SP 800-161]</w:t>
      </w:r>
      <w:r w:rsidRPr="00961D4B">
        <w:rPr>
          <w:lang w:eastAsia="en-US"/>
        </w:rPr>
        <w:tab/>
        <w:t xml:space="preserve">NIST Special Publication 800-161r1(2022), </w:t>
      </w:r>
      <w:r w:rsidRPr="00961D4B">
        <w:rPr>
          <w:i/>
          <w:iCs/>
          <w:lang w:eastAsia="en-US"/>
        </w:rPr>
        <w:t>Cybersecurity Supply Chain Risk Management Practices for Systems and Organizations</w:t>
      </w:r>
      <w:r w:rsidRPr="00961D4B">
        <w:rPr>
          <w:lang w:eastAsia="en-US"/>
        </w:rPr>
        <w:t>.</w:t>
      </w:r>
    </w:p>
    <w:p w14:paraId="7B70C6D8" w14:textId="6F48A0EA" w:rsidR="00116FCA" w:rsidRPr="00961D4B" w:rsidRDefault="00116FCA" w:rsidP="00835201">
      <w:pPr>
        <w:tabs>
          <w:tab w:val="left" w:pos="794"/>
          <w:tab w:val="left" w:pos="1191"/>
          <w:tab w:val="left" w:pos="1588"/>
          <w:tab w:val="left" w:pos="1985"/>
        </w:tabs>
        <w:overflowPunct w:val="0"/>
        <w:autoSpaceDE w:val="0"/>
        <w:autoSpaceDN w:val="0"/>
        <w:ind w:left="2880" w:hanging="2880"/>
        <w:textAlignment w:val="baseline"/>
        <w:rPr>
          <w:lang w:eastAsia="en-US"/>
        </w:rPr>
      </w:pPr>
      <w:r>
        <w:rPr>
          <w:iCs/>
          <w:lang w:eastAsia="en-US"/>
        </w:rPr>
        <w:tab/>
      </w:r>
      <w:r>
        <w:rPr>
          <w:iCs/>
          <w:lang w:eastAsia="en-US"/>
        </w:rPr>
        <w:tab/>
      </w:r>
      <w:r>
        <w:rPr>
          <w:iCs/>
          <w:lang w:eastAsia="en-US"/>
        </w:rPr>
        <w:tab/>
      </w:r>
      <w:r>
        <w:rPr>
          <w:iCs/>
          <w:lang w:eastAsia="en-US"/>
        </w:rPr>
        <w:tab/>
      </w:r>
      <w:r>
        <w:rPr>
          <w:iCs/>
          <w:lang w:eastAsia="en-US"/>
        </w:rPr>
        <w:tab/>
      </w:r>
      <w:hyperlink r:id="rId41" w:history="1">
        <w:r w:rsidR="005557FB" w:rsidRPr="00FE7E46">
          <w:rPr>
            <w:rStyle w:val="Hyperlink"/>
            <w:iCs/>
            <w:lang w:eastAsia="en-US"/>
          </w:rPr>
          <w:t>https://doi.org/10.6028/NIST.SP.800-161r1</w:t>
        </w:r>
      </w:hyperlink>
    </w:p>
    <w:p w14:paraId="740D7C71" w14:textId="77777777" w:rsidR="00835201" w:rsidRPr="00961D4B" w:rsidRDefault="00835201" w:rsidP="0083520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proofErr w:type="spellStart"/>
      <w:r w:rsidRPr="00961D4B">
        <w:rPr>
          <w:lang w:eastAsia="en-US"/>
        </w:rPr>
        <w:t>Ladisa</w:t>
      </w:r>
      <w:proofErr w:type="spellEnd"/>
      <w:r w:rsidRPr="00961D4B">
        <w:rPr>
          <w:lang w:eastAsia="en-US"/>
        </w:rPr>
        <w:t>]</w:t>
      </w:r>
      <w:r w:rsidRPr="00961D4B">
        <w:rPr>
          <w:lang w:eastAsia="en-US"/>
        </w:rPr>
        <w:tab/>
      </w:r>
      <w:r w:rsidRPr="00961D4B">
        <w:rPr>
          <w:lang w:eastAsia="en-US"/>
        </w:rPr>
        <w:tab/>
      </w:r>
      <w:r w:rsidRPr="00961D4B">
        <w:rPr>
          <w:lang w:eastAsia="en-US"/>
        </w:rPr>
        <w:tab/>
      </w:r>
      <w:r w:rsidRPr="00961D4B">
        <w:rPr>
          <w:lang w:eastAsia="en-US"/>
        </w:rPr>
        <w:tab/>
      </w:r>
      <w:proofErr w:type="spellStart"/>
      <w:r w:rsidRPr="00835201">
        <w:rPr>
          <w:lang w:eastAsia="en-US"/>
        </w:rPr>
        <w:t>Ladisa</w:t>
      </w:r>
      <w:proofErr w:type="spellEnd"/>
      <w:r w:rsidRPr="00835201">
        <w:rPr>
          <w:lang w:eastAsia="en-US"/>
        </w:rPr>
        <w:t xml:space="preserve">, P., Plate, H., Martinez, M. and </w:t>
      </w:r>
      <w:proofErr w:type="spellStart"/>
      <w:r w:rsidRPr="00835201">
        <w:rPr>
          <w:lang w:eastAsia="en-US"/>
        </w:rPr>
        <w:t>Barais</w:t>
      </w:r>
      <w:proofErr w:type="spellEnd"/>
      <w:r w:rsidRPr="00835201">
        <w:rPr>
          <w:lang w:eastAsia="en-US"/>
        </w:rPr>
        <w:t>, O.,</w:t>
      </w:r>
      <w:r w:rsidRPr="00961D4B">
        <w:rPr>
          <w:lang w:eastAsia="en-US"/>
        </w:rPr>
        <w:t xml:space="preserve"> (2022), </w:t>
      </w:r>
      <w:r w:rsidRPr="00961D4B">
        <w:rPr>
          <w:i/>
          <w:iCs/>
          <w:lang w:eastAsia="en-US"/>
        </w:rPr>
        <w:t>Taxonomy of Attacks on Open-Source Software Supply Chain</w:t>
      </w:r>
      <w:r w:rsidRPr="00961D4B">
        <w:rPr>
          <w:lang w:eastAsia="en-US"/>
        </w:rPr>
        <w:t xml:space="preserve">, </w:t>
      </w:r>
      <w:proofErr w:type="spellStart"/>
      <w:r w:rsidRPr="00961D4B">
        <w:rPr>
          <w:lang w:eastAsia="en-US"/>
        </w:rPr>
        <w:t>arXiv</w:t>
      </w:r>
      <w:proofErr w:type="spellEnd"/>
      <w:r w:rsidRPr="00961D4B">
        <w:rPr>
          <w:lang w:eastAsia="en-US"/>
        </w:rPr>
        <w:t xml:space="preserve"> preprint </w:t>
      </w:r>
      <w:proofErr w:type="spellStart"/>
      <w:r w:rsidRPr="00961D4B">
        <w:rPr>
          <w:lang w:eastAsia="en-US"/>
        </w:rPr>
        <w:t>arXiv</w:t>
      </w:r>
      <w:proofErr w:type="spellEnd"/>
    </w:p>
    <w:p w14:paraId="446BFB41" w14:textId="77777777" w:rsidR="00835201" w:rsidRPr="0087691B" w:rsidRDefault="00835201" w:rsidP="00835201">
      <w:pPr>
        <w:tabs>
          <w:tab w:val="left" w:pos="794"/>
          <w:tab w:val="left" w:pos="1191"/>
          <w:tab w:val="left" w:pos="1588"/>
          <w:tab w:val="left" w:pos="1985"/>
        </w:tabs>
        <w:overflowPunct w:val="0"/>
        <w:autoSpaceDE w:val="0"/>
        <w:autoSpaceDN w:val="0"/>
        <w:ind w:left="2880" w:hanging="2880"/>
        <w:textAlignment w:val="baseline"/>
        <w:rPr>
          <w:lang w:val="fr-CH" w:eastAsia="en-US"/>
        </w:rPr>
      </w:pPr>
      <w:r w:rsidRPr="00961D4B">
        <w:rPr>
          <w:lang w:eastAsia="en-US"/>
        </w:rPr>
        <w:tab/>
      </w:r>
      <w:r w:rsidRPr="00961D4B">
        <w:rPr>
          <w:lang w:eastAsia="en-US"/>
        </w:rPr>
        <w:tab/>
      </w:r>
      <w:r w:rsidRPr="00961D4B">
        <w:rPr>
          <w:lang w:eastAsia="en-US"/>
        </w:rPr>
        <w:tab/>
      </w:r>
      <w:r w:rsidRPr="00961D4B">
        <w:rPr>
          <w:lang w:eastAsia="en-US"/>
        </w:rPr>
        <w:tab/>
      </w:r>
      <w:r w:rsidRPr="00961D4B">
        <w:rPr>
          <w:lang w:eastAsia="en-US"/>
        </w:rPr>
        <w:tab/>
      </w:r>
      <w:r w:rsidR="009654F1">
        <w:fldChar w:fldCharType="begin"/>
      </w:r>
      <w:r w:rsidR="009654F1" w:rsidRPr="009654F1">
        <w:rPr>
          <w:lang w:val="fr-CH"/>
          <w:rPrChange w:id="149" w:author="TSB (JB)" w:date="2023-03-02T11:49:00Z">
            <w:rPr/>
          </w:rPrChange>
        </w:rPr>
        <w:instrText>HYPERLINK "https://arxiv.org/pdf/2204.04008"</w:instrText>
      </w:r>
      <w:r w:rsidR="009654F1">
        <w:fldChar w:fldCharType="separate"/>
      </w:r>
      <w:r w:rsidRPr="0087691B">
        <w:rPr>
          <w:rStyle w:val="Hyperlink"/>
          <w:lang w:val="fr-CH" w:eastAsia="en-US"/>
        </w:rPr>
        <w:t>https://arxiv.org/pdf/2204.04008</w:t>
      </w:r>
      <w:r w:rsidR="009654F1">
        <w:rPr>
          <w:rStyle w:val="Hyperlink"/>
          <w:lang w:val="fr-CH" w:eastAsia="en-US"/>
        </w:rPr>
        <w:fldChar w:fldCharType="end"/>
      </w:r>
      <w:r w:rsidRPr="0087691B">
        <w:rPr>
          <w:lang w:val="fr-CH" w:eastAsia="en-US"/>
        </w:rPr>
        <w:t xml:space="preserve"> </w:t>
      </w:r>
    </w:p>
    <w:p w14:paraId="7D92BE5B" w14:textId="77777777" w:rsidR="00835201" w:rsidRPr="00961D4B" w:rsidRDefault="00835201" w:rsidP="00835201">
      <w:pPr>
        <w:tabs>
          <w:tab w:val="left" w:pos="794"/>
          <w:tab w:val="left" w:pos="1191"/>
          <w:tab w:val="left" w:pos="1588"/>
          <w:tab w:val="left" w:pos="1985"/>
        </w:tabs>
        <w:overflowPunct w:val="0"/>
        <w:autoSpaceDE w:val="0"/>
        <w:autoSpaceDN w:val="0"/>
        <w:ind w:left="2880" w:hanging="2880"/>
        <w:textAlignment w:val="baseline"/>
        <w:rPr>
          <w:lang w:eastAsia="en-US"/>
        </w:rPr>
      </w:pPr>
      <w:r w:rsidRPr="0087691B">
        <w:rPr>
          <w:lang w:val="fr-CH" w:eastAsia="en-US"/>
        </w:rPr>
        <w:t>[</w:t>
      </w:r>
      <w:proofErr w:type="gramStart"/>
      <w:r w:rsidRPr="0087691B">
        <w:rPr>
          <w:lang w:val="fr-CH" w:eastAsia="en-US"/>
        </w:rPr>
        <w:t>b-</w:t>
      </w:r>
      <w:proofErr w:type="spellStart"/>
      <w:proofErr w:type="gramEnd"/>
      <w:r w:rsidRPr="0087691B">
        <w:rPr>
          <w:lang w:val="fr-CH" w:eastAsia="en-US"/>
        </w:rPr>
        <w:t>Barabanov</w:t>
      </w:r>
      <w:proofErr w:type="spellEnd"/>
      <w:r w:rsidRPr="0087691B">
        <w:rPr>
          <w:lang w:val="fr-CH" w:eastAsia="en-US"/>
        </w:rPr>
        <w:t>]</w:t>
      </w:r>
      <w:r w:rsidRPr="0087691B">
        <w:rPr>
          <w:lang w:val="fr-CH" w:eastAsia="en-US"/>
        </w:rPr>
        <w:tab/>
      </w:r>
      <w:r w:rsidRPr="0087691B">
        <w:rPr>
          <w:lang w:val="fr-CH" w:eastAsia="en-US"/>
        </w:rPr>
        <w:tab/>
      </w:r>
      <w:r w:rsidRPr="0087691B">
        <w:rPr>
          <w:lang w:val="fr-CH" w:eastAsia="en-US"/>
        </w:rPr>
        <w:tab/>
      </w:r>
      <w:proofErr w:type="spellStart"/>
      <w:r w:rsidRPr="0087691B">
        <w:rPr>
          <w:lang w:val="fr-CH" w:eastAsia="en-US"/>
        </w:rPr>
        <w:t>Barabanov</w:t>
      </w:r>
      <w:proofErr w:type="spellEnd"/>
      <w:r w:rsidRPr="0087691B">
        <w:rPr>
          <w:lang w:val="fr-CH" w:eastAsia="en-US"/>
        </w:rPr>
        <w:t xml:space="preserve">, Alexander V., et al. </w:t>
      </w:r>
      <w:r w:rsidRPr="00961D4B">
        <w:rPr>
          <w:lang w:eastAsia="en-US"/>
        </w:rPr>
        <w:t xml:space="preserve">(2018), </w:t>
      </w:r>
      <w:r w:rsidRPr="00961D4B">
        <w:rPr>
          <w:i/>
          <w:iCs/>
          <w:lang w:eastAsia="en-US"/>
        </w:rPr>
        <w:t>Current Taxonomy of Information Security Threats in Software Development Life Cycle</w:t>
      </w:r>
      <w:r w:rsidRPr="00961D4B">
        <w:rPr>
          <w:lang w:eastAsia="en-US"/>
        </w:rPr>
        <w:t>, IEEE 12th International Conference on Application of Information and Communication Technologies (AICT)</w:t>
      </w:r>
    </w:p>
    <w:p w14:paraId="019DAFC9" w14:textId="77777777" w:rsidR="00835201" w:rsidRPr="00961D4B" w:rsidRDefault="00835201" w:rsidP="0083520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ab/>
      </w:r>
      <w:r w:rsidRPr="00961D4B">
        <w:rPr>
          <w:lang w:eastAsia="en-US"/>
        </w:rPr>
        <w:tab/>
      </w:r>
      <w:r w:rsidRPr="00961D4B">
        <w:rPr>
          <w:lang w:eastAsia="en-US"/>
        </w:rPr>
        <w:tab/>
      </w:r>
      <w:r w:rsidRPr="00961D4B">
        <w:rPr>
          <w:lang w:eastAsia="en-US"/>
        </w:rPr>
        <w:tab/>
      </w:r>
      <w:r w:rsidRPr="00961D4B">
        <w:rPr>
          <w:lang w:eastAsia="en-US"/>
        </w:rPr>
        <w:tab/>
        <w:t xml:space="preserve"> </w:t>
      </w:r>
      <w:hyperlink r:id="rId42" w:history="1">
        <w:r w:rsidRPr="00961D4B">
          <w:rPr>
            <w:rStyle w:val="Hyperlink"/>
            <w:lang w:eastAsia="en-US"/>
          </w:rPr>
          <w:t>https://ieeexplore.ieee.org/document/8747065</w:t>
        </w:r>
      </w:hyperlink>
      <w:r w:rsidRPr="00961D4B">
        <w:rPr>
          <w:lang w:eastAsia="en-US"/>
        </w:rPr>
        <w:t xml:space="preserve"> </w:t>
      </w:r>
    </w:p>
    <w:p w14:paraId="196D55EA" w14:textId="77777777" w:rsidR="00835201" w:rsidRPr="00961D4B" w:rsidRDefault="00835201" w:rsidP="0083520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[b-SCSG 1.0]</w:t>
      </w:r>
      <w:r w:rsidRPr="00961D4B">
        <w:rPr>
          <w:lang w:eastAsia="en-US"/>
        </w:rPr>
        <w:tab/>
      </w:r>
      <w:r w:rsidRPr="00961D4B">
        <w:rPr>
          <w:lang w:eastAsia="en-US"/>
        </w:rPr>
        <w:tab/>
      </w:r>
      <w:r w:rsidRPr="00961D4B">
        <w:rPr>
          <w:lang w:eastAsia="en-US"/>
        </w:rPr>
        <w:tab/>
      </w:r>
      <w:r w:rsidRPr="00961D4B">
        <w:rPr>
          <w:i/>
          <w:iCs/>
          <w:lang w:eastAsia="en-US"/>
        </w:rPr>
        <w:t>Supply chain security guidance 1.0</w:t>
      </w:r>
      <w:r w:rsidRPr="00961D4B">
        <w:rPr>
          <w:lang w:eastAsia="en-US"/>
        </w:rPr>
        <w:t>, NCSC Supply chain security guidance 28 January 2018</w:t>
      </w:r>
    </w:p>
    <w:p w14:paraId="1285A5B6" w14:textId="77777777" w:rsidR="00835201" w:rsidRPr="00961D4B" w:rsidRDefault="00835201" w:rsidP="00835201">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ab/>
      </w:r>
      <w:r w:rsidRPr="00961D4B">
        <w:rPr>
          <w:lang w:eastAsia="en-US"/>
        </w:rPr>
        <w:tab/>
      </w:r>
      <w:r w:rsidRPr="00961D4B">
        <w:rPr>
          <w:lang w:eastAsia="en-US"/>
        </w:rPr>
        <w:tab/>
      </w:r>
      <w:r w:rsidRPr="00961D4B">
        <w:rPr>
          <w:lang w:eastAsia="en-US"/>
        </w:rPr>
        <w:tab/>
      </w:r>
      <w:r w:rsidRPr="00961D4B">
        <w:rPr>
          <w:lang w:eastAsia="en-US"/>
        </w:rPr>
        <w:tab/>
      </w:r>
      <w:hyperlink r:id="rId43" w:history="1">
        <w:r w:rsidRPr="00961D4B">
          <w:rPr>
            <w:rStyle w:val="Hyperlink"/>
            <w:lang w:eastAsia="en-US"/>
          </w:rPr>
          <w:t>https://www.ncsc.gov.uk/collection/supply-chain-security</w:t>
        </w:r>
      </w:hyperlink>
      <w:r w:rsidRPr="00961D4B">
        <w:rPr>
          <w:lang w:eastAsia="en-US"/>
        </w:rPr>
        <w:t xml:space="preserve"> </w:t>
      </w:r>
    </w:p>
    <w:p w14:paraId="2C3302D5" w14:textId="77777777" w:rsidR="00835201" w:rsidRDefault="00835201" w:rsidP="00835201">
      <w:pPr>
        <w:ind w:left="2880" w:hanging="2880"/>
        <w:jc w:val="both"/>
        <w:rPr>
          <w:rFonts w:eastAsia="Batang"/>
          <w:color w:val="5B9BD5" w:themeColor="accent1"/>
          <w:lang w:eastAsia="ko-KR"/>
        </w:rPr>
      </w:pPr>
      <w:r w:rsidRPr="006330B4">
        <w:rPr>
          <w:rFonts w:eastAsia="Batang" w:hint="eastAsia"/>
          <w:lang w:eastAsia="ko-KR"/>
        </w:rPr>
        <w:t>[</w:t>
      </w:r>
      <w:r w:rsidRPr="006330B4">
        <w:rPr>
          <w:rFonts w:eastAsia="Batang"/>
          <w:lang w:eastAsia="ko-KR"/>
        </w:rPr>
        <w:t>b-</w:t>
      </w:r>
      <w:proofErr w:type="spellStart"/>
      <w:r>
        <w:rPr>
          <w:rFonts w:eastAsia="Batang"/>
          <w:lang w:eastAsia="ko-KR"/>
        </w:rPr>
        <w:t>V</w:t>
      </w:r>
      <w:r w:rsidRPr="006330B4">
        <w:rPr>
          <w:rFonts w:eastAsia="Batang"/>
          <w:lang w:eastAsia="ko-KR"/>
        </w:rPr>
        <w:t>enafi</w:t>
      </w:r>
      <w:proofErr w:type="spellEnd"/>
      <w:r w:rsidRPr="006330B4">
        <w:rPr>
          <w:rFonts w:eastAsia="Batang"/>
          <w:lang w:eastAsia="ko-KR"/>
        </w:rPr>
        <w:t>]</w:t>
      </w:r>
      <w:r>
        <w:rPr>
          <w:rFonts w:eastAsia="Batang"/>
          <w:color w:val="5B9BD5" w:themeColor="accent1"/>
          <w:lang w:eastAsia="ko-KR"/>
        </w:rPr>
        <w:tab/>
      </w:r>
      <w:proofErr w:type="spellStart"/>
      <w:r w:rsidRPr="00E35A31">
        <w:rPr>
          <w:rFonts w:eastAsia="Batang"/>
          <w:lang w:eastAsia="ko-KR"/>
        </w:rPr>
        <w:t>Venafi</w:t>
      </w:r>
      <w:proofErr w:type="spellEnd"/>
      <w:r w:rsidRPr="00E35A31">
        <w:rPr>
          <w:rFonts w:eastAsia="Batang"/>
          <w:lang w:eastAsia="ko-KR"/>
        </w:rPr>
        <w:t xml:space="preserve"> Weekly Post (Internet), Is Your Software Supply Chain Vulnerable to OSSL Trust Attacks? 30 May 2019 (accessed: 16 January 2023)</w:t>
      </w:r>
    </w:p>
    <w:p w14:paraId="3C00810E" w14:textId="77777777" w:rsidR="00835201" w:rsidRDefault="00835201" w:rsidP="00835201">
      <w:pPr>
        <w:ind w:left="2880" w:hanging="2880"/>
        <w:jc w:val="both"/>
        <w:rPr>
          <w:rFonts w:eastAsia="Malgun Gothic"/>
          <w:lang w:eastAsia="ko-KR"/>
        </w:rPr>
      </w:pPr>
      <w:r>
        <w:rPr>
          <w:rFonts w:eastAsia="Batang"/>
          <w:color w:val="5B9BD5" w:themeColor="accent1"/>
          <w:lang w:eastAsia="ko-KR"/>
        </w:rPr>
        <w:tab/>
      </w:r>
      <w:hyperlink r:id="rId44" w:history="1">
        <w:r w:rsidRPr="00EC6405">
          <w:rPr>
            <w:rStyle w:val="Hyperlink"/>
            <w:rFonts w:eastAsia="Batang"/>
            <w:lang w:eastAsia="ko-KR"/>
          </w:rPr>
          <w:t>https://venafi.com/blog/your-software-supply-chain-vulnerable-ossl-trust-attacks/</w:t>
        </w:r>
      </w:hyperlink>
      <w:r>
        <w:rPr>
          <w:rFonts w:eastAsia="Batang"/>
          <w:color w:val="5B9BD5" w:themeColor="accent1"/>
          <w:lang w:eastAsia="ko-KR"/>
        </w:rPr>
        <w:t xml:space="preserve"> </w:t>
      </w:r>
    </w:p>
    <w:p w14:paraId="7A63C5D8" w14:textId="77777777" w:rsidR="00835201" w:rsidRDefault="00835201" w:rsidP="00835201">
      <w:pPr>
        <w:ind w:left="2880" w:hanging="2880"/>
        <w:jc w:val="both"/>
        <w:rPr>
          <w:rFonts w:eastAsia="Batang"/>
          <w:lang w:eastAsia="ko-KR"/>
        </w:rPr>
      </w:pPr>
      <w:r w:rsidRPr="006330B4">
        <w:rPr>
          <w:rFonts w:eastAsia="Batang" w:hint="eastAsia"/>
          <w:lang w:eastAsia="ko-KR"/>
        </w:rPr>
        <w:t>[</w:t>
      </w:r>
      <w:r w:rsidRPr="006330B4">
        <w:rPr>
          <w:rFonts w:eastAsia="Batang"/>
          <w:lang w:eastAsia="ko-KR"/>
        </w:rPr>
        <w:t>b-</w:t>
      </w:r>
      <w:r>
        <w:rPr>
          <w:rFonts w:eastAsia="Batang"/>
          <w:lang w:eastAsia="ko-KR"/>
        </w:rPr>
        <w:t>Ohm</w:t>
      </w:r>
      <w:r w:rsidRPr="006330B4">
        <w:rPr>
          <w:rFonts w:eastAsia="Batang"/>
          <w:lang w:eastAsia="ko-KR"/>
        </w:rPr>
        <w:t>]</w:t>
      </w:r>
      <w:r>
        <w:rPr>
          <w:rFonts w:eastAsia="Batang"/>
          <w:lang w:eastAsia="ko-KR"/>
        </w:rPr>
        <w:tab/>
      </w:r>
      <w:r w:rsidRPr="005D5B47">
        <w:rPr>
          <w:rFonts w:eastAsia="Batang"/>
          <w:lang w:eastAsia="ko-KR"/>
        </w:rPr>
        <w:t xml:space="preserve">Ohm, M., Plate, H., </w:t>
      </w:r>
      <w:proofErr w:type="spellStart"/>
      <w:r w:rsidRPr="005D5B47">
        <w:rPr>
          <w:rFonts w:eastAsia="Batang"/>
          <w:lang w:eastAsia="ko-KR"/>
        </w:rPr>
        <w:t>Sykosch</w:t>
      </w:r>
      <w:proofErr w:type="spellEnd"/>
      <w:r w:rsidRPr="005D5B47">
        <w:rPr>
          <w:rFonts w:eastAsia="Batang"/>
          <w:lang w:eastAsia="ko-KR"/>
        </w:rPr>
        <w:t>, A. and Meier, M.,</w:t>
      </w:r>
      <w:r>
        <w:rPr>
          <w:rFonts w:eastAsia="Batang"/>
          <w:lang w:eastAsia="ko-KR"/>
        </w:rPr>
        <w:t xml:space="preserve"> (2020</w:t>
      </w:r>
      <w:r w:rsidRPr="00B73B41">
        <w:rPr>
          <w:rFonts w:eastAsia="Batang"/>
          <w:i/>
          <w:iCs/>
          <w:lang w:eastAsia="ko-KR"/>
        </w:rPr>
        <w:t>), Backstabber’s knife collection: A review of open-source software supply chain attacks</w:t>
      </w:r>
      <w:r>
        <w:rPr>
          <w:rFonts w:eastAsia="Batang"/>
          <w:lang w:eastAsia="ko-KR"/>
        </w:rPr>
        <w:t xml:space="preserve">, </w:t>
      </w:r>
      <w:r w:rsidRPr="008F5505">
        <w:rPr>
          <w:rFonts w:eastAsia="Batang"/>
          <w:lang w:eastAsia="ko-KR"/>
        </w:rPr>
        <w:t>In International Conference on Detection of Intrusions and Malware, and Vulnerability Assessment</w:t>
      </w:r>
      <w:r>
        <w:rPr>
          <w:rFonts w:eastAsia="Batang"/>
          <w:lang w:eastAsia="ko-KR"/>
        </w:rPr>
        <w:t xml:space="preserve">, </w:t>
      </w:r>
      <w:r w:rsidRPr="00D93EC9">
        <w:rPr>
          <w:rFonts w:eastAsia="Batang"/>
          <w:lang w:eastAsia="ko-KR"/>
        </w:rPr>
        <w:t>Springer, Cham.</w:t>
      </w:r>
    </w:p>
    <w:p w14:paraId="60A9EA33" w14:textId="77777777" w:rsidR="00835201" w:rsidRDefault="0025029C" w:rsidP="00835201">
      <w:pPr>
        <w:ind w:left="2880"/>
        <w:jc w:val="both"/>
        <w:rPr>
          <w:rFonts w:eastAsia="Batang"/>
          <w:lang w:eastAsia="ko-KR"/>
        </w:rPr>
      </w:pPr>
      <w:hyperlink r:id="rId45" w:history="1">
        <w:r w:rsidR="00835201" w:rsidRPr="00EC6405">
          <w:rPr>
            <w:rStyle w:val="Hyperlink"/>
            <w:rFonts w:eastAsia="Batang"/>
            <w:lang w:eastAsia="ko-KR"/>
          </w:rPr>
          <w:t>https://link.springer.com/chapter/10.1007/978-3-030-52683-2_2</w:t>
        </w:r>
      </w:hyperlink>
      <w:r w:rsidR="00835201">
        <w:rPr>
          <w:rFonts w:eastAsia="Batang"/>
          <w:lang w:eastAsia="ko-KR"/>
        </w:rPr>
        <w:t xml:space="preserve"> </w:t>
      </w:r>
    </w:p>
    <w:p w14:paraId="7CF47BCA" w14:textId="77777777" w:rsidR="00E779C6" w:rsidRDefault="00E779C6" w:rsidP="00E779C6">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[b-NIST SP 800-</w:t>
      </w:r>
      <w:r>
        <w:rPr>
          <w:lang w:eastAsia="en-US"/>
        </w:rPr>
        <w:t>53</w:t>
      </w:r>
      <w:r w:rsidRPr="00961D4B">
        <w:rPr>
          <w:lang w:eastAsia="en-US"/>
        </w:rPr>
        <w:t>]</w:t>
      </w:r>
      <w:r>
        <w:rPr>
          <w:lang w:eastAsia="en-US"/>
        </w:rPr>
        <w:tab/>
      </w:r>
      <w:r w:rsidRPr="00961D4B">
        <w:rPr>
          <w:lang w:eastAsia="en-US"/>
        </w:rPr>
        <w:tab/>
        <w:t>NIST Special Publication 800-</w:t>
      </w:r>
      <w:r>
        <w:rPr>
          <w:lang w:eastAsia="en-US"/>
        </w:rPr>
        <w:t>53r5</w:t>
      </w:r>
      <w:r w:rsidRPr="00961D4B">
        <w:rPr>
          <w:lang w:eastAsia="en-US"/>
        </w:rPr>
        <w:t>(202</w:t>
      </w:r>
      <w:r>
        <w:rPr>
          <w:lang w:eastAsia="en-US"/>
        </w:rPr>
        <w:t>0</w:t>
      </w:r>
      <w:r w:rsidRPr="00961D4B">
        <w:rPr>
          <w:lang w:eastAsia="en-US"/>
        </w:rPr>
        <w:t xml:space="preserve">), </w:t>
      </w:r>
      <w:r w:rsidRPr="00F36C07">
        <w:rPr>
          <w:i/>
          <w:iCs/>
          <w:lang w:eastAsia="en-US"/>
        </w:rPr>
        <w:t>Security and Privacy Controls for Information Systems and Organizations</w:t>
      </w:r>
      <w:r>
        <w:rPr>
          <w:i/>
          <w:iCs/>
          <w:lang w:eastAsia="en-US"/>
        </w:rPr>
        <w:t>.</w:t>
      </w:r>
    </w:p>
    <w:p w14:paraId="4A3DEF7D" w14:textId="77777777" w:rsidR="00E779C6" w:rsidRDefault="00E779C6" w:rsidP="00E779C6">
      <w:pPr>
        <w:tabs>
          <w:tab w:val="left" w:pos="794"/>
          <w:tab w:val="left" w:pos="1191"/>
          <w:tab w:val="left" w:pos="1588"/>
          <w:tab w:val="left" w:pos="1985"/>
        </w:tabs>
        <w:overflowPunct w:val="0"/>
        <w:autoSpaceDE w:val="0"/>
        <w:autoSpaceDN w:val="0"/>
        <w:ind w:left="2880" w:hanging="2880"/>
        <w:textAlignment w:val="baseline"/>
        <w:rPr>
          <w:iCs/>
          <w:lang w:eastAsia="en-US"/>
        </w:rPr>
      </w:pPr>
      <w:r>
        <w:rPr>
          <w:lang w:eastAsia="en-US"/>
        </w:rPr>
        <w:lastRenderedPageBreak/>
        <w:tab/>
      </w:r>
      <w:r>
        <w:rPr>
          <w:lang w:eastAsia="en-US"/>
        </w:rPr>
        <w:tab/>
      </w:r>
      <w:r>
        <w:rPr>
          <w:lang w:eastAsia="en-US"/>
        </w:rPr>
        <w:tab/>
      </w:r>
      <w:r>
        <w:rPr>
          <w:lang w:eastAsia="en-US"/>
        </w:rPr>
        <w:tab/>
      </w:r>
      <w:r>
        <w:rPr>
          <w:lang w:eastAsia="en-US"/>
        </w:rPr>
        <w:tab/>
      </w:r>
      <w:hyperlink r:id="rId46" w:history="1">
        <w:r w:rsidRPr="00897C75">
          <w:rPr>
            <w:rStyle w:val="Hyperlink"/>
          </w:rPr>
          <w:t>https://doi.org/10.6028/NIST.SP.800-53r5</w:t>
        </w:r>
      </w:hyperlink>
      <w:r>
        <w:rPr>
          <w:iCs/>
          <w:lang w:eastAsia="en-US"/>
        </w:rPr>
        <w:t xml:space="preserve"> </w:t>
      </w:r>
    </w:p>
    <w:p w14:paraId="45197908" w14:textId="77777777" w:rsidR="00E779C6" w:rsidRDefault="00E779C6" w:rsidP="00E779C6">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[b-NIST SP 800-</w:t>
      </w:r>
      <w:r>
        <w:rPr>
          <w:lang w:eastAsia="en-US"/>
        </w:rPr>
        <w:t>53A</w:t>
      </w:r>
      <w:r w:rsidRPr="00961D4B">
        <w:rPr>
          <w:lang w:eastAsia="en-US"/>
        </w:rPr>
        <w:t>]</w:t>
      </w:r>
      <w:r w:rsidRPr="00961D4B">
        <w:rPr>
          <w:lang w:eastAsia="en-US"/>
        </w:rPr>
        <w:tab/>
        <w:t>NIST Special Publication 800-</w:t>
      </w:r>
      <w:r>
        <w:rPr>
          <w:lang w:eastAsia="en-US"/>
        </w:rPr>
        <w:t>53A</w:t>
      </w:r>
      <w:r w:rsidRPr="00961D4B">
        <w:rPr>
          <w:lang w:eastAsia="en-US"/>
        </w:rPr>
        <w:t xml:space="preserve">r1(2022), </w:t>
      </w:r>
      <w:r w:rsidRPr="00D5247A">
        <w:rPr>
          <w:i/>
          <w:iCs/>
          <w:lang w:eastAsia="en-US"/>
        </w:rPr>
        <w:t>Assessing Security and Privacy Controls in Information Systems and Organizations</w:t>
      </w:r>
      <w:r>
        <w:rPr>
          <w:i/>
          <w:iCs/>
          <w:lang w:eastAsia="en-US"/>
        </w:rPr>
        <w:t>.</w:t>
      </w:r>
    </w:p>
    <w:p w14:paraId="5E1B4EA2" w14:textId="64AC0514" w:rsidR="00E779C6" w:rsidRPr="00961D4B" w:rsidRDefault="00E779C6" w:rsidP="00E779C6">
      <w:pPr>
        <w:tabs>
          <w:tab w:val="left" w:pos="794"/>
          <w:tab w:val="left" w:pos="1191"/>
          <w:tab w:val="left" w:pos="1588"/>
          <w:tab w:val="left" w:pos="1985"/>
        </w:tabs>
        <w:overflowPunct w:val="0"/>
        <w:autoSpaceDE w:val="0"/>
        <w:autoSpaceDN w:val="0"/>
        <w:ind w:left="2880" w:hanging="2880"/>
        <w:textAlignment w:val="baseline"/>
        <w:rPr>
          <w:lang w:eastAsia="en-US"/>
        </w:rPr>
      </w:pPr>
      <w:r>
        <w:rPr>
          <w:lang w:eastAsia="en-US"/>
        </w:rPr>
        <w:tab/>
      </w:r>
      <w:r>
        <w:rPr>
          <w:lang w:eastAsia="en-US"/>
        </w:rPr>
        <w:tab/>
      </w:r>
      <w:r>
        <w:rPr>
          <w:lang w:eastAsia="en-US"/>
        </w:rPr>
        <w:tab/>
      </w:r>
      <w:r>
        <w:rPr>
          <w:lang w:eastAsia="en-US"/>
        </w:rPr>
        <w:tab/>
      </w:r>
      <w:r>
        <w:rPr>
          <w:lang w:eastAsia="en-US"/>
        </w:rPr>
        <w:tab/>
      </w:r>
      <w:hyperlink r:id="rId47" w:history="1">
        <w:r w:rsidRPr="00897C75">
          <w:rPr>
            <w:rStyle w:val="Hyperlink"/>
          </w:rPr>
          <w:t>https://doi.org/10.6028/NIST.SP.800-53Ar5</w:t>
        </w:r>
      </w:hyperlink>
      <w:r>
        <w:rPr>
          <w:iCs/>
          <w:lang w:eastAsia="en-US"/>
        </w:rPr>
        <w:t xml:space="preserve"> </w:t>
      </w:r>
    </w:p>
    <w:p w14:paraId="58A47258" w14:textId="77777777" w:rsidR="00E779C6" w:rsidRDefault="00E779C6" w:rsidP="00E779C6">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r>
        <w:rPr>
          <w:lang w:eastAsia="en-US"/>
        </w:rPr>
        <w:t>NTIA SBOM</w:t>
      </w:r>
      <w:r w:rsidRPr="00961D4B">
        <w:rPr>
          <w:lang w:eastAsia="en-US"/>
        </w:rPr>
        <w:t>]</w:t>
      </w:r>
      <w:r>
        <w:rPr>
          <w:lang w:eastAsia="en-US"/>
        </w:rPr>
        <w:tab/>
      </w:r>
      <w:r w:rsidRPr="00961D4B">
        <w:rPr>
          <w:lang w:eastAsia="en-US"/>
        </w:rPr>
        <w:tab/>
      </w:r>
      <w:r>
        <w:rPr>
          <w:lang w:eastAsia="en-US"/>
        </w:rPr>
        <w:t>NITA</w:t>
      </w:r>
      <w:r w:rsidRPr="00725C63">
        <w:t xml:space="preserve"> </w:t>
      </w:r>
      <w:r w:rsidRPr="00725C63">
        <w:rPr>
          <w:lang w:eastAsia="en-US"/>
        </w:rPr>
        <w:t>Software Bill of Materials(SBOM)</w:t>
      </w:r>
    </w:p>
    <w:p w14:paraId="61B16D30" w14:textId="04E2D404" w:rsidR="00E779C6" w:rsidRDefault="00E779C6" w:rsidP="00E779C6">
      <w:pPr>
        <w:tabs>
          <w:tab w:val="left" w:pos="794"/>
          <w:tab w:val="left" w:pos="1191"/>
          <w:tab w:val="left" w:pos="1588"/>
          <w:tab w:val="left" w:pos="1985"/>
        </w:tabs>
        <w:overflowPunct w:val="0"/>
        <w:autoSpaceDE w:val="0"/>
        <w:autoSpaceDN w:val="0"/>
        <w:ind w:left="2880" w:hanging="2880"/>
        <w:textAlignment w:val="baseline"/>
        <w:rPr>
          <w:iCs/>
          <w:lang w:eastAsia="en-US"/>
        </w:rPr>
      </w:pPr>
      <w:r>
        <w:rPr>
          <w:lang w:eastAsia="en-US"/>
        </w:rPr>
        <w:tab/>
      </w:r>
      <w:r>
        <w:rPr>
          <w:lang w:eastAsia="en-US"/>
        </w:rPr>
        <w:tab/>
      </w:r>
      <w:r>
        <w:rPr>
          <w:lang w:eastAsia="en-US"/>
        </w:rPr>
        <w:tab/>
      </w:r>
      <w:r>
        <w:rPr>
          <w:lang w:eastAsia="en-US"/>
        </w:rPr>
        <w:tab/>
      </w:r>
      <w:r>
        <w:rPr>
          <w:lang w:eastAsia="en-US"/>
        </w:rPr>
        <w:tab/>
      </w:r>
      <w:hyperlink r:id="rId48" w:history="1">
        <w:r w:rsidRPr="00897C75">
          <w:rPr>
            <w:rStyle w:val="Hyperlink"/>
            <w:iCs/>
            <w:lang w:eastAsia="en-US"/>
          </w:rPr>
          <w:t>https://ntia.gov/page/software-bill-materials</w:t>
        </w:r>
      </w:hyperlink>
    </w:p>
    <w:p w14:paraId="6EB6A94B" w14:textId="77777777" w:rsidR="00E779C6" w:rsidRDefault="00E779C6" w:rsidP="00E779C6">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r>
        <w:rPr>
          <w:lang w:eastAsia="en-US"/>
        </w:rPr>
        <w:t>OCA</w:t>
      </w:r>
      <w:r w:rsidRPr="00961D4B">
        <w:rPr>
          <w:lang w:eastAsia="en-US"/>
        </w:rPr>
        <w:t xml:space="preserve"> </w:t>
      </w:r>
      <w:r>
        <w:rPr>
          <w:lang w:eastAsia="en-US"/>
        </w:rPr>
        <w:t>PACE</w:t>
      </w:r>
      <w:r w:rsidRPr="00961D4B">
        <w:rPr>
          <w:lang w:eastAsia="en-US"/>
        </w:rPr>
        <w:t>]</w:t>
      </w:r>
      <w:r>
        <w:rPr>
          <w:lang w:eastAsia="en-US"/>
        </w:rPr>
        <w:tab/>
      </w:r>
      <w:r>
        <w:rPr>
          <w:lang w:eastAsia="en-US"/>
        </w:rPr>
        <w:tab/>
      </w:r>
      <w:r>
        <w:rPr>
          <w:lang w:eastAsia="en-US"/>
        </w:rPr>
        <w:tab/>
        <w:t>OCA PACE</w:t>
      </w:r>
      <w:r w:rsidRPr="00961D4B">
        <w:rPr>
          <w:lang w:eastAsia="en-US"/>
        </w:rPr>
        <w:t xml:space="preserve">, </w:t>
      </w:r>
      <w:r w:rsidRPr="00C3233B">
        <w:rPr>
          <w:i/>
          <w:iCs/>
          <w:lang w:eastAsia="en-US"/>
        </w:rPr>
        <w:t>Posture Attribute Collection and Evaluation</w:t>
      </w:r>
      <w:r>
        <w:rPr>
          <w:i/>
          <w:iCs/>
          <w:lang w:eastAsia="en-US"/>
        </w:rPr>
        <w:t>.</w:t>
      </w:r>
    </w:p>
    <w:p w14:paraId="6AEAAA5E" w14:textId="3A6E29A6" w:rsidR="00E779C6" w:rsidRDefault="00E779C6" w:rsidP="00E779C6">
      <w:pPr>
        <w:tabs>
          <w:tab w:val="left" w:pos="794"/>
          <w:tab w:val="left" w:pos="1191"/>
          <w:tab w:val="left" w:pos="1588"/>
          <w:tab w:val="left" w:pos="1985"/>
        </w:tabs>
        <w:overflowPunct w:val="0"/>
        <w:autoSpaceDE w:val="0"/>
        <w:autoSpaceDN w:val="0"/>
        <w:ind w:left="2880" w:hanging="2880"/>
        <w:textAlignment w:val="baseline"/>
        <w:rPr>
          <w:iCs/>
          <w:lang w:eastAsia="en-US"/>
        </w:rPr>
      </w:pPr>
      <w:r>
        <w:rPr>
          <w:lang w:eastAsia="en-US"/>
        </w:rPr>
        <w:tab/>
      </w:r>
      <w:r>
        <w:rPr>
          <w:lang w:eastAsia="en-US"/>
        </w:rPr>
        <w:tab/>
      </w:r>
      <w:r>
        <w:rPr>
          <w:lang w:eastAsia="en-US"/>
        </w:rPr>
        <w:tab/>
      </w:r>
      <w:r>
        <w:rPr>
          <w:lang w:eastAsia="en-US"/>
        </w:rPr>
        <w:tab/>
      </w:r>
      <w:r>
        <w:rPr>
          <w:lang w:eastAsia="en-US"/>
        </w:rPr>
        <w:tab/>
      </w:r>
      <w:r w:rsidRPr="004C4C6B">
        <w:t>https://github.com/opencybersecurityalliance/PACE</w:t>
      </w:r>
    </w:p>
    <w:p w14:paraId="7E4AA538" w14:textId="0D116486" w:rsidR="00E779C6" w:rsidRDefault="00E779C6" w:rsidP="00E779C6">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r w:rsidRPr="00961D4B">
        <w:t>ISO/IEC</w:t>
      </w:r>
      <w:r>
        <w:t xml:space="preserve"> 27034</w:t>
      </w:r>
      <w:r w:rsidRPr="00961D4B">
        <w:rPr>
          <w:lang w:eastAsia="en-US"/>
        </w:rPr>
        <w:t>]</w:t>
      </w:r>
      <w:r w:rsidRPr="00961D4B">
        <w:rPr>
          <w:lang w:eastAsia="en-US"/>
        </w:rPr>
        <w:tab/>
      </w:r>
      <w:r>
        <w:rPr>
          <w:lang w:eastAsia="en-US"/>
        </w:rPr>
        <w:tab/>
      </w:r>
      <w:r w:rsidRPr="00D4786E">
        <w:rPr>
          <w:iCs/>
          <w:lang w:eastAsia="en-US"/>
        </w:rPr>
        <w:t>ISO/IEC 27034:2011</w:t>
      </w:r>
      <w:r>
        <w:rPr>
          <w:iCs/>
          <w:lang w:eastAsia="en-US"/>
        </w:rPr>
        <w:t>+</w:t>
      </w:r>
      <w:r w:rsidRPr="00D4786E">
        <w:rPr>
          <w:iCs/>
          <w:lang w:eastAsia="en-US"/>
        </w:rPr>
        <w:t>,</w:t>
      </w:r>
      <w:r w:rsidRPr="009A7BA3">
        <w:rPr>
          <w:i/>
          <w:lang w:eastAsia="en-US"/>
        </w:rPr>
        <w:t xml:space="preserve"> Information technology — Security techniques — Application security</w:t>
      </w:r>
      <w:r>
        <w:rPr>
          <w:i/>
          <w:lang w:eastAsia="en-US"/>
        </w:rPr>
        <w:t>.</w:t>
      </w:r>
    </w:p>
    <w:p w14:paraId="10B14B6F" w14:textId="77777777" w:rsidR="00E779C6" w:rsidRPr="00961D4B" w:rsidRDefault="00E779C6" w:rsidP="00E779C6">
      <w:pPr>
        <w:tabs>
          <w:tab w:val="left" w:pos="794"/>
          <w:tab w:val="left" w:pos="1191"/>
          <w:tab w:val="left" w:pos="1588"/>
          <w:tab w:val="left" w:pos="1985"/>
        </w:tabs>
        <w:overflowPunct w:val="0"/>
        <w:autoSpaceDE w:val="0"/>
        <w:autoSpaceDN w:val="0"/>
        <w:ind w:left="2880" w:hanging="2880"/>
        <w:textAlignment w:val="baseline"/>
        <w:rPr>
          <w:i/>
          <w:lang w:eastAsia="en-US"/>
        </w:rPr>
      </w:pPr>
      <w:r w:rsidRPr="00961D4B">
        <w:rPr>
          <w:lang w:eastAsia="en-US"/>
        </w:rPr>
        <w:t>[b-</w:t>
      </w:r>
      <w:r w:rsidRPr="00961D4B">
        <w:t>ISO/IEC</w:t>
      </w:r>
      <w:r>
        <w:t xml:space="preserve"> 27063</w:t>
      </w:r>
      <w:r w:rsidRPr="00961D4B">
        <w:rPr>
          <w:lang w:eastAsia="en-US"/>
        </w:rPr>
        <w:t>]</w:t>
      </w:r>
      <w:r>
        <w:rPr>
          <w:lang w:eastAsia="en-US"/>
        </w:rPr>
        <w:tab/>
      </w:r>
      <w:r w:rsidRPr="00961D4B">
        <w:rPr>
          <w:lang w:eastAsia="en-US"/>
        </w:rPr>
        <w:tab/>
      </w:r>
      <w:r w:rsidRPr="00D4786E">
        <w:rPr>
          <w:iCs/>
          <w:lang w:eastAsia="en-US"/>
        </w:rPr>
        <w:t>ISO/IEC 27036:2013+,</w:t>
      </w:r>
      <w:r w:rsidRPr="002609EA">
        <w:rPr>
          <w:i/>
          <w:lang w:eastAsia="en-US"/>
        </w:rPr>
        <w:t xml:space="preserve"> Information security for supplier relationships</w:t>
      </w:r>
      <w:r>
        <w:rPr>
          <w:i/>
          <w:lang w:eastAsia="en-US"/>
        </w:rPr>
        <w:t>.</w:t>
      </w:r>
    </w:p>
    <w:p w14:paraId="458B3C8E" w14:textId="77777777" w:rsidR="00E779C6" w:rsidRDefault="00E779C6" w:rsidP="00E779C6">
      <w:pPr>
        <w:tabs>
          <w:tab w:val="left" w:pos="794"/>
          <w:tab w:val="left" w:pos="1191"/>
          <w:tab w:val="left" w:pos="1588"/>
          <w:tab w:val="left" w:pos="1985"/>
        </w:tabs>
        <w:overflowPunct w:val="0"/>
        <w:autoSpaceDE w:val="0"/>
        <w:autoSpaceDN w:val="0"/>
        <w:ind w:left="2880" w:hanging="2880"/>
        <w:textAlignment w:val="baseline"/>
        <w:rPr>
          <w:lang w:eastAsia="en-US"/>
        </w:rPr>
      </w:pPr>
      <w:r w:rsidRPr="00961D4B">
        <w:rPr>
          <w:lang w:eastAsia="en-US"/>
        </w:rPr>
        <w:t>[b-</w:t>
      </w:r>
      <w:r>
        <w:rPr>
          <w:lang w:eastAsia="en-US"/>
        </w:rPr>
        <w:t>ENISA</w:t>
      </w:r>
      <w:r w:rsidRPr="00961D4B">
        <w:rPr>
          <w:lang w:eastAsia="en-US"/>
        </w:rPr>
        <w:t xml:space="preserve"> </w:t>
      </w:r>
      <w:proofErr w:type="spellStart"/>
      <w:r>
        <w:rPr>
          <w:lang w:eastAsia="en-US"/>
        </w:rPr>
        <w:t>tlsa</w:t>
      </w:r>
      <w:proofErr w:type="spellEnd"/>
      <w:r w:rsidRPr="00961D4B">
        <w:rPr>
          <w:lang w:eastAsia="en-US"/>
        </w:rPr>
        <w:t>]</w:t>
      </w:r>
      <w:r w:rsidRPr="00961D4B">
        <w:rPr>
          <w:lang w:eastAsia="en-US"/>
        </w:rPr>
        <w:tab/>
      </w:r>
      <w:r>
        <w:rPr>
          <w:lang w:eastAsia="en-US"/>
        </w:rPr>
        <w:tab/>
      </w:r>
      <w:r>
        <w:rPr>
          <w:lang w:eastAsia="en-US"/>
        </w:rPr>
        <w:tab/>
        <w:t>ENISA</w:t>
      </w:r>
      <w:r w:rsidRPr="00961D4B">
        <w:rPr>
          <w:lang w:eastAsia="en-US"/>
        </w:rPr>
        <w:t xml:space="preserve"> Publication 202</w:t>
      </w:r>
      <w:r>
        <w:rPr>
          <w:lang w:eastAsia="en-US"/>
        </w:rPr>
        <w:t xml:space="preserve">1, </w:t>
      </w:r>
      <w:r w:rsidRPr="00D4786E">
        <w:rPr>
          <w:i/>
          <w:iCs/>
          <w:lang w:eastAsia="en-US"/>
        </w:rPr>
        <w:t>Threat Landscape for Supply Chain Attacks</w:t>
      </w:r>
      <w:r>
        <w:rPr>
          <w:lang w:eastAsia="en-US"/>
        </w:rPr>
        <w:t>.</w:t>
      </w:r>
      <w:r w:rsidRPr="00961D4B">
        <w:rPr>
          <w:lang w:eastAsia="en-US"/>
        </w:rPr>
        <w:t xml:space="preserve"> </w:t>
      </w:r>
    </w:p>
    <w:p w14:paraId="099EFC1D" w14:textId="77777777" w:rsidR="00E779C6" w:rsidRPr="00961D4B" w:rsidRDefault="00E779C6" w:rsidP="00E779C6">
      <w:pPr>
        <w:tabs>
          <w:tab w:val="left" w:pos="794"/>
          <w:tab w:val="left" w:pos="1191"/>
          <w:tab w:val="left" w:pos="1588"/>
          <w:tab w:val="left" w:pos="1985"/>
        </w:tabs>
        <w:overflowPunct w:val="0"/>
        <w:autoSpaceDE w:val="0"/>
        <w:autoSpaceDN w:val="0"/>
        <w:ind w:left="2880" w:hanging="2880"/>
        <w:textAlignment w:val="baseline"/>
        <w:rPr>
          <w:lang w:eastAsia="en-US"/>
        </w:rPr>
      </w:pPr>
      <w:r>
        <w:rPr>
          <w:lang w:eastAsia="en-US"/>
        </w:rPr>
        <w:tab/>
      </w:r>
      <w:r>
        <w:rPr>
          <w:lang w:eastAsia="en-US"/>
        </w:rPr>
        <w:tab/>
      </w:r>
      <w:r>
        <w:rPr>
          <w:lang w:eastAsia="en-US"/>
        </w:rPr>
        <w:tab/>
      </w:r>
      <w:r>
        <w:rPr>
          <w:lang w:eastAsia="en-US"/>
        </w:rPr>
        <w:tab/>
      </w:r>
      <w:r>
        <w:rPr>
          <w:lang w:eastAsia="en-US"/>
        </w:rPr>
        <w:tab/>
      </w:r>
      <w:hyperlink r:id="rId49" w:history="1">
        <w:r w:rsidRPr="00897C75">
          <w:rPr>
            <w:rStyle w:val="Hyperlink"/>
          </w:rPr>
          <w:t>https://www.enisa.europa.eu/publications/threat-landscape-for-supply-chain-attacks</w:t>
        </w:r>
      </w:hyperlink>
      <w:r>
        <w:t xml:space="preserve"> </w:t>
      </w:r>
    </w:p>
    <w:p w14:paraId="3B1B0D86" w14:textId="48C82037" w:rsidR="00666671" w:rsidRDefault="00666671" w:rsidP="0027347C">
      <w:pPr>
        <w:tabs>
          <w:tab w:val="left" w:pos="794"/>
          <w:tab w:val="left" w:pos="1191"/>
          <w:tab w:val="left" w:pos="1588"/>
          <w:tab w:val="left" w:pos="1985"/>
        </w:tabs>
        <w:overflowPunct w:val="0"/>
        <w:autoSpaceDE w:val="0"/>
        <w:autoSpaceDN w:val="0"/>
        <w:ind w:left="2880" w:hanging="2880"/>
        <w:jc w:val="both"/>
        <w:textAlignment w:val="baseline"/>
        <w:rPr>
          <w:lang w:eastAsia="en-US"/>
        </w:rPr>
      </w:pPr>
    </w:p>
    <w:p w14:paraId="4088C11C" w14:textId="5B81BBD8" w:rsidR="00666671" w:rsidRDefault="00666671" w:rsidP="0027347C">
      <w:pPr>
        <w:tabs>
          <w:tab w:val="left" w:pos="794"/>
          <w:tab w:val="left" w:pos="1191"/>
          <w:tab w:val="left" w:pos="1588"/>
          <w:tab w:val="left" w:pos="1985"/>
        </w:tabs>
        <w:overflowPunct w:val="0"/>
        <w:autoSpaceDE w:val="0"/>
        <w:autoSpaceDN w:val="0"/>
        <w:ind w:left="2880" w:hanging="2880"/>
        <w:jc w:val="both"/>
        <w:textAlignment w:val="baseline"/>
        <w:rPr>
          <w:lang w:eastAsia="en-US"/>
        </w:rPr>
      </w:pPr>
    </w:p>
    <w:p w14:paraId="1B1030E7" w14:textId="580F5099" w:rsidR="00666671" w:rsidRDefault="00666671" w:rsidP="0027347C">
      <w:pPr>
        <w:tabs>
          <w:tab w:val="left" w:pos="794"/>
          <w:tab w:val="left" w:pos="1191"/>
          <w:tab w:val="left" w:pos="1588"/>
          <w:tab w:val="left" w:pos="1985"/>
        </w:tabs>
        <w:overflowPunct w:val="0"/>
        <w:autoSpaceDE w:val="0"/>
        <w:autoSpaceDN w:val="0"/>
        <w:ind w:left="2880" w:hanging="2880"/>
        <w:jc w:val="both"/>
        <w:textAlignment w:val="baseline"/>
        <w:rPr>
          <w:lang w:eastAsia="en-US"/>
        </w:rPr>
      </w:pPr>
    </w:p>
    <w:p w14:paraId="5E93DC4A" w14:textId="77777777" w:rsidR="00666671" w:rsidRPr="00961D4B" w:rsidRDefault="00666671" w:rsidP="0027347C">
      <w:pPr>
        <w:tabs>
          <w:tab w:val="left" w:pos="794"/>
          <w:tab w:val="left" w:pos="1191"/>
          <w:tab w:val="left" w:pos="1588"/>
          <w:tab w:val="left" w:pos="1985"/>
        </w:tabs>
        <w:overflowPunct w:val="0"/>
        <w:autoSpaceDE w:val="0"/>
        <w:autoSpaceDN w:val="0"/>
        <w:ind w:left="2880" w:hanging="2880"/>
        <w:jc w:val="both"/>
        <w:textAlignment w:val="baseline"/>
        <w:rPr>
          <w:lang w:eastAsia="en-US"/>
        </w:rPr>
      </w:pPr>
    </w:p>
    <w:p w14:paraId="05C217C1" w14:textId="44E86AC7" w:rsidR="00BA5222" w:rsidRPr="00961D4B" w:rsidRDefault="00BA5222">
      <w:pPr>
        <w:spacing w:before="0" w:after="160" w:line="259" w:lineRule="auto"/>
        <w:rPr>
          <w:lang w:eastAsia="en-US"/>
        </w:rPr>
      </w:pPr>
      <w:r w:rsidRPr="00961D4B">
        <w:rPr>
          <w:lang w:eastAsia="en-US"/>
        </w:rPr>
        <w:br w:type="page"/>
      </w:r>
    </w:p>
    <w:p w14:paraId="1928D7AC" w14:textId="46B28DAB" w:rsidR="004E6789" w:rsidRPr="00961D4B" w:rsidRDefault="004E6789" w:rsidP="00520F90">
      <w:pPr>
        <w:spacing w:before="0" w:after="160" w:line="259" w:lineRule="auto"/>
        <w:jc w:val="center"/>
        <w:rPr>
          <w:b/>
          <w:bCs/>
          <w:iCs/>
          <w:lang w:eastAsia="en-US"/>
        </w:rPr>
      </w:pPr>
      <w:r w:rsidRPr="00961D4B">
        <w:rPr>
          <w:b/>
          <w:bCs/>
          <w:iCs/>
          <w:lang w:eastAsia="en-US"/>
        </w:rPr>
        <w:lastRenderedPageBreak/>
        <w:t>A</w:t>
      </w:r>
      <w:r w:rsidR="0004774E">
        <w:rPr>
          <w:b/>
          <w:bCs/>
          <w:iCs/>
          <w:lang w:eastAsia="en-US"/>
        </w:rPr>
        <w:t>nnex</w:t>
      </w:r>
      <w:r w:rsidRPr="00961D4B">
        <w:rPr>
          <w:b/>
          <w:bCs/>
          <w:iCs/>
          <w:lang w:eastAsia="en-US"/>
        </w:rPr>
        <w:t xml:space="preserve"> </w:t>
      </w:r>
      <w:r w:rsidR="00427045">
        <w:rPr>
          <w:b/>
          <w:bCs/>
          <w:iCs/>
          <w:lang w:eastAsia="en-US"/>
        </w:rPr>
        <w:t>A</w:t>
      </w:r>
    </w:p>
    <w:p w14:paraId="4EE6AFC9" w14:textId="29538731" w:rsidR="004E6789" w:rsidRPr="00961D4B" w:rsidRDefault="00124B0E" w:rsidP="004E6789">
      <w:pPr>
        <w:tabs>
          <w:tab w:val="left" w:pos="794"/>
          <w:tab w:val="left" w:pos="1191"/>
          <w:tab w:val="left" w:pos="1588"/>
          <w:tab w:val="left" w:pos="1985"/>
        </w:tabs>
        <w:overflowPunct w:val="0"/>
        <w:autoSpaceDE w:val="0"/>
        <w:autoSpaceDN w:val="0"/>
        <w:ind w:left="2880" w:hanging="2880"/>
        <w:jc w:val="center"/>
        <w:textAlignment w:val="baseline"/>
        <w:rPr>
          <w:b/>
          <w:bCs/>
          <w:iCs/>
          <w:lang w:eastAsia="en-US"/>
        </w:rPr>
      </w:pPr>
      <w:r w:rsidRPr="00961D4B">
        <w:rPr>
          <w:b/>
          <w:bCs/>
          <w:iCs/>
          <w:lang w:eastAsia="en-US"/>
        </w:rPr>
        <w:t xml:space="preserve">Summary </w:t>
      </w:r>
      <w:r w:rsidR="00FE05E0" w:rsidRPr="00961D4B">
        <w:rPr>
          <w:b/>
          <w:bCs/>
          <w:iCs/>
          <w:lang w:eastAsia="en-US"/>
        </w:rPr>
        <w:t xml:space="preserve">of </w:t>
      </w:r>
      <w:r w:rsidR="004E6789" w:rsidRPr="00961D4B">
        <w:rPr>
          <w:b/>
          <w:bCs/>
          <w:iCs/>
          <w:lang w:eastAsia="en-US"/>
        </w:rPr>
        <w:t>security threats in the software life cycle processes</w:t>
      </w:r>
    </w:p>
    <w:p w14:paraId="235522AC" w14:textId="32ED35C0" w:rsidR="00BA5222" w:rsidRPr="00961D4B" w:rsidRDefault="004E6789" w:rsidP="004E6789">
      <w:pPr>
        <w:tabs>
          <w:tab w:val="left" w:pos="794"/>
          <w:tab w:val="left" w:pos="1191"/>
          <w:tab w:val="left" w:pos="1588"/>
          <w:tab w:val="left" w:pos="1985"/>
        </w:tabs>
        <w:overflowPunct w:val="0"/>
        <w:autoSpaceDE w:val="0"/>
        <w:autoSpaceDN w:val="0"/>
        <w:ind w:left="2880" w:hanging="2880"/>
        <w:jc w:val="center"/>
        <w:textAlignment w:val="baseline"/>
        <w:rPr>
          <w:iCs/>
          <w:lang w:eastAsia="en-US"/>
        </w:rPr>
      </w:pPr>
      <w:r w:rsidRPr="00961D4B">
        <w:rPr>
          <w:iCs/>
          <w:lang w:eastAsia="en-US"/>
        </w:rPr>
        <w:t xml:space="preserve">(This </w:t>
      </w:r>
      <w:r w:rsidR="009747DC">
        <w:rPr>
          <w:iCs/>
          <w:lang w:eastAsia="en-US"/>
        </w:rPr>
        <w:t>annex</w:t>
      </w:r>
      <w:r w:rsidRPr="00961D4B">
        <w:rPr>
          <w:iCs/>
          <w:lang w:eastAsia="en-US"/>
        </w:rPr>
        <w:t xml:space="preserve"> form</w:t>
      </w:r>
      <w:r w:rsidR="00106902">
        <w:rPr>
          <w:iCs/>
          <w:lang w:eastAsia="en-US"/>
        </w:rPr>
        <w:t>s</w:t>
      </w:r>
      <w:r w:rsidRPr="00961D4B">
        <w:rPr>
          <w:iCs/>
          <w:lang w:eastAsia="en-US"/>
        </w:rPr>
        <w:t xml:space="preserve"> an integral part of this Recommendation.)</w:t>
      </w:r>
    </w:p>
    <w:p w14:paraId="3294F055" w14:textId="1025311F" w:rsidR="004E6789" w:rsidRPr="00961D4B" w:rsidRDefault="004E6789" w:rsidP="004E6789">
      <w:pPr>
        <w:tabs>
          <w:tab w:val="left" w:pos="794"/>
          <w:tab w:val="left" w:pos="1191"/>
          <w:tab w:val="left" w:pos="1588"/>
          <w:tab w:val="left" w:pos="1985"/>
        </w:tabs>
        <w:overflowPunct w:val="0"/>
        <w:autoSpaceDE w:val="0"/>
        <w:autoSpaceDN w:val="0"/>
        <w:ind w:left="2880" w:hanging="2880"/>
        <w:jc w:val="center"/>
        <w:textAlignment w:val="baseline"/>
        <w:rPr>
          <w:iCs/>
          <w:lang w:eastAsia="en-US"/>
        </w:rPr>
      </w:pPr>
    </w:p>
    <w:p w14:paraId="0294D7FF" w14:textId="62249237" w:rsidR="0050569E" w:rsidRPr="00961D4B" w:rsidRDefault="004B7A0D" w:rsidP="0050569E">
      <w:pPr>
        <w:tabs>
          <w:tab w:val="left" w:pos="794"/>
          <w:tab w:val="left" w:pos="1191"/>
          <w:tab w:val="left" w:pos="1588"/>
          <w:tab w:val="left" w:pos="1985"/>
        </w:tabs>
        <w:overflowPunct w:val="0"/>
        <w:autoSpaceDE w:val="0"/>
        <w:autoSpaceDN w:val="0"/>
        <w:ind w:left="2880" w:hanging="2880"/>
        <w:textAlignment w:val="baseline"/>
        <w:rPr>
          <w:rFonts w:eastAsia="Batang"/>
          <w:iCs/>
          <w:lang w:eastAsia="ko-KR"/>
        </w:rPr>
      </w:pPr>
      <w:r w:rsidRPr="00961D4B">
        <w:rPr>
          <w:rFonts w:eastAsia="Batang"/>
          <w:iCs/>
          <w:lang w:eastAsia="ko-KR"/>
        </w:rPr>
        <w:t xml:space="preserve">Table I.1 provides security threats descriptions according to </w:t>
      </w:r>
      <w:r w:rsidR="00955792" w:rsidRPr="00961D4B">
        <w:rPr>
          <w:rFonts w:eastAsia="Batang"/>
          <w:iCs/>
          <w:lang w:eastAsia="ko-KR"/>
        </w:rPr>
        <w:t>threat numbers</w:t>
      </w:r>
      <w:r w:rsidR="00E45590" w:rsidRPr="00961D4B">
        <w:rPr>
          <w:rFonts w:eastAsia="Batang"/>
          <w:iCs/>
          <w:lang w:eastAsia="ko-KR"/>
        </w:rPr>
        <w:t xml:space="preserve"> that are categorized. </w:t>
      </w:r>
    </w:p>
    <w:p w14:paraId="45C9DB34" w14:textId="77777777" w:rsidR="00E45590" w:rsidRPr="00961D4B" w:rsidRDefault="00E45590" w:rsidP="0050569E">
      <w:pPr>
        <w:tabs>
          <w:tab w:val="left" w:pos="794"/>
          <w:tab w:val="left" w:pos="1191"/>
          <w:tab w:val="left" w:pos="1588"/>
          <w:tab w:val="left" w:pos="1985"/>
        </w:tabs>
        <w:overflowPunct w:val="0"/>
        <w:autoSpaceDE w:val="0"/>
        <w:autoSpaceDN w:val="0"/>
        <w:ind w:left="2880" w:hanging="2880"/>
        <w:textAlignment w:val="baseline"/>
        <w:rPr>
          <w:rFonts w:eastAsia="Batang"/>
          <w:iCs/>
          <w:lang w:eastAsia="en-US"/>
        </w:rPr>
      </w:pPr>
    </w:p>
    <w:tbl>
      <w:tblPr>
        <w:tblStyle w:val="TableGrid"/>
        <w:tblW w:w="9605" w:type="dxa"/>
        <w:tblInd w:w="0" w:type="dxa"/>
        <w:tblLook w:val="04A0" w:firstRow="1" w:lastRow="0" w:firstColumn="1" w:lastColumn="0" w:noHBand="0" w:noVBand="1"/>
      </w:tblPr>
      <w:tblGrid>
        <w:gridCol w:w="3397"/>
        <w:gridCol w:w="1418"/>
        <w:gridCol w:w="4790"/>
      </w:tblGrid>
      <w:tr w:rsidR="00F548DE" w:rsidRPr="00961D4B" w14:paraId="6117EEA2" w14:textId="77777777" w:rsidTr="005A150A">
        <w:trPr>
          <w:trHeight w:val="534"/>
        </w:trPr>
        <w:tc>
          <w:tcPr>
            <w:tcW w:w="3397" w:type="dxa"/>
            <w:shd w:val="clear" w:color="auto" w:fill="F2F2F2" w:themeFill="background1" w:themeFillShade="F2"/>
            <w:vAlign w:val="center"/>
          </w:tcPr>
          <w:p w14:paraId="25990736" w14:textId="0C3F0A95" w:rsidR="00B70212" w:rsidRPr="00961D4B" w:rsidRDefault="00B70212" w:rsidP="00F548DE">
            <w:pPr>
              <w:jc w:val="center"/>
              <w:rPr>
                <w:b/>
                <w:bCs/>
                <w:lang w:eastAsia="ko-KR"/>
              </w:rPr>
            </w:pPr>
            <w:r w:rsidRPr="00961D4B">
              <w:rPr>
                <w:b/>
                <w:bCs/>
                <w:lang w:eastAsia="ko-KR"/>
              </w:rPr>
              <w:t>Category</w:t>
            </w:r>
          </w:p>
        </w:tc>
        <w:tc>
          <w:tcPr>
            <w:tcW w:w="1418" w:type="dxa"/>
            <w:shd w:val="clear" w:color="auto" w:fill="F2F2F2" w:themeFill="background1" w:themeFillShade="F2"/>
            <w:vAlign w:val="center"/>
          </w:tcPr>
          <w:p w14:paraId="4056330F" w14:textId="5133DA4B" w:rsidR="00B70212" w:rsidRPr="00961D4B" w:rsidRDefault="00267640" w:rsidP="00F548DE">
            <w:pPr>
              <w:jc w:val="center"/>
              <w:rPr>
                <w:b/>
                <w:bCs/>
                <w:lang w:eastAsia="ko-KR"/>
              </w:rPr>
            </w:pPr>
            <w:r>
              <w:rPr>
                <w:b/>
                <w:bCs/>
                <w:lang w:eastAsia="ko-KR"/>
              </w:rPr>
              <w:t>Acronym</w:t>
            </w:r>
            <w:r w:rsidR="005566C8">
              <w:rPr>
                <w:b/>
                <w:bCs/>
                <w:lang w:eastAsia="ko-KR"/>
              </w:rPr>
              <w:t xml:space="preserve"> and number</w:t>
            </w:r>
          </w:p>
        </w:tc>
        <w:tc>
          <w:tcPr>
            <w:tcW w:w="4790" w:type="dxa"/>
            <w:shd w:val="clear" w:color="auto" w:fill="F2F2F2" w:themeFill="background1" w:themeFillShade="F2"/>
            <w:vAlign w:val="center"/>
          </w:tcPr>
          <w:p w14:paraId="45F19CC4" w14:textId="77777777" w:rsidR="00B70212" w:rsidRPr="00961D4B" w:rsidRDefault="00B70212" w:rsidP="005A150A">
            <w:pPr>
              <w:jc w:val="center"/>
              <w:rPr>
                <w:rFonts w:eastAsia="MS Mincho"/>
                <w:b/>
                <w:bCs/>
                <w:lang w:eastAsia="ko-KR"/>
              </w:rPr>
            </w:pPr>
            <w:r w:rsidRPr="00961D4B">
              <w:rPr>
                <w:b/>
                <w:bCs/>
                <w:lang w:eastAsia="ko-KR"/>
              </w:rPr>
              <w:t>Threats</w:t>
            </w:r>
          </w:p>
        </w:tc>
      </w:tr>
      <w:tr w:rsidR="00F548DE" w:rsidRPr="00961D4B" w14:paraId="58CE66D8" w14:textId="77777777" w:rsidTr="005A150A">
        <w:trPr>
          <w:trHeight w:val="556"/>
        </w:trPr>
        <w:tc>
          <w:tcPr>
            <w:tcW w:w="3397" w:type="dxa"/>
            <w:vAlign w:val="center"/>
          </w:tcPr>
          <w:p w14:paraId="08A175B9" w14:textId="5E518DF9" w:rsidR="00B70212" w:rsidRPr="00961D4B" w:rsidRDefault="005A150A" w:rsidP="00F548DE">
            <w:pPr>
              <w:jc w:val="center"/>
            </w:pPr>
            <w:r w:rsidRPr="00961D4B">
              <w:t>Develop and advertise distinct malicious package from scratch</w:t>
            </w:r>
          </w:p>
        </w:tc>
        <w:tc>
          <w:tcPr>
            <w:tcW w:w="1418" w:type="dxa"/>
            <w:vAlign w:val="center"/>
          </w:tcPr>
          <w:p w14:paraId="6E2A981D" w14:textId="042488D1" w:rsidR="00B70212" w:rsidRPr="00961D4B" w:rsidRDefault="00B70212" w:rsidP="00F548DE">
            <w:pPr>
              <w:jc w:val="center"/>
              <w:rPr>
                <w:rFonts w:eastAsia="MS Mincho"/>
                <w:lang w:eastAsia="ko-KR"/>
              </w:rPr>
            </w:pPr>
            <w:r w:rsidRPr="00961D4B">
              <w:t>ST-DAP-1</w:t>
            </w:r>
          </w:p>
        </w:tc>
        <w:tc>
          <w:tcPr>
            <w:tcW w:w="4790" w:type="dxa"/>
            <w:vAlign w:val="center"/>
          </w:tcPr>
          <w:p w14:paraId="731A7383" w14:textId="324A268F" w:rsidR="00B70212" w:rsidRPr="00961D4B" w:rsidRDefault="002B5754" w:rsidP="005A150A">
            <w:pPr>
              <w:rPr>
                <w:rFonts w:eastAsia="MS Mincho"/>
                <w:lang w:eastAsia="ko-KR"/>
              </w:rPr>
            </w:pPr>
            <w:r w:rsidRPr="00961D4B">
              <w:t>Develop and advertise distinct malicious package from scratch</w:t>
            </w:r>
          </w:p>
        </w:tc>
      </w:tr>
      <w:tr w:rsidR="00F548DE" w:rsidRPr="00961D4B" w14:paraId="52CA1122" w14:textId="77777777" w:rsidTr="005A150A">
        <w:trPr>
          <w:trHeight w:val="556"/>
        </w:trPr>
        <w:tc>
          <w:tcPr>
            <w:tcW w:w="3397" w:type="dxa"/>
            <w:vMerge w:val="restart"/>
            <w:vAlign w:val="center"/>
          </w:tcPr>
          <w:p w14:paraId="074072C0" w14:textId="2EAB6DDD" w:rsidR="00B70212" w:rsidRPr="00961D4B" w:rsidRDefault="00D524B2" w:rsidP="00F548DE">
            <w:pPr>
              <w:jc w:val="center"/>
              <w:rPr>
                <w:rFonts w:eastAsia="MS Mincho"/>
                <w:lang w:eastAsia="ko-KR"/>
              </w:rPr>
            </w:pPr>
            <w:r w:rsidRPr="00961D4B">
              <w:rPr>
                <w:rFonts w:eastAsia="MS Mincho"/>
                <w:lang w:eastAsia="ko-KR"/>
              </w:rPr>
              <w:t>Create name confusion with legitimate package</w:t>
            </w:r>
          </w:p>
        </w:tc>
        <w:tc>
          <w:tcPr>
            <w:tcW w:w="1418" w:type="dxa"/>
            <w:vAlign w:val="center"/>
          </w:tcPr>
          <w:p w14:paraId="56C78C19" w14:textId="35B67A53" w:rsidR="00B70212" w:rsidRPr="00961D4B" w:rsidRDefault="00D524B2" w:rsidP="00F548DE">
            <w:pPr>
              <w:jc w:val="center"/>
              <w:rPr>
                <w:rFonts w:eastAsia="MS Mincho"/>
                <w:lang w:eastAsia="ko-KR"/>
              </w:rPr>
            </w:pPr>
            <w:r w:rsidRPr="00961D4B">
              <w:rPr>
                <w:rFonts w:eastAsia="MS Mincho"/>
                <w:lang w:eastAsia="ko-KR"/>
              </w:rPr>
              <w:t>ST</w:t>
            </w:r>
            <w:r w:rsidR="00064F2B" w:rsidRPr="00961D4B">
              <w:rPr>
                <w:rFonts w:eastAsia="MS Mincho"/>
                <w:lang w:eastAsia="ko-KR"/>
              </w:rPr>
              <w:t>-CLP-1</w:t>
            </w:r>
          </w:p>
        </w:tc>
        <w:tc>
          <w:tcPr>
            <w:tcW w:w="4790" w:type="dxa"/>
            <w:vAlign w:val="center"/>
          </w:tcPr>
          <w:p w14:paraId="405688C7" w14:textId="103E47D1" w:rsidR="00B70212" w:rsidRPr="00961D4B" w:rsidRDefault="001F2CFE" w:rsidP="005A150A">
            <w:pPr>
              <w:rPr>
                <w:rFonts w:eastAsia="MS Mincho"/>
              </w:rPr>
            </w:pPr>
            <w:proofErr w:type="spellStart"/>
            <w:r w:rsidRPr="00961D4B">
              <w:rPr>
                <w:rFonts w:eastAsia="MS Mincho"/>
              </w:rPr>
              <w:t>Typosquatting</w:t>
            </w:r>
            <w:proofErr w:type="spellEnd"/>
          </w:p>
        </w:tc>
      </w:tr>
      <w:tr w:rsidR="00F548DE" w:rsidRPr="00961D4B" w14:paraId="27F9D3FC" w14:textId="77777777" w:rsidTr="005A150A">
        <w:trPr>
          <w:trHeight w:val="556"/>
        </w:trPr>
        <w:tc>
          <w:tcPr>
            <w:tcW w:w="3397" w:type="dxa"/>
            <w:vMerge/>
            <w:vAlign w:val="center"/>
          </w:tcPr>
          <w:p w14:paraId="21F61DD6" w14:textId="77777777" w:rsidR="00B70212" w:rsidRPr="00961D4B" w:rsidRDefault="00B70212" w:rsidP="00F548DE">
            <w:pPr>
              <w:jc w:val="center"/>
              <w:rPr>
                <w:rFonts w:eastAsia="MS Mincho"/>
                <w:lang w:eastAsia="ko-KR"/>
              </w:rPr>
            </w:pPr>
          </w:p>
        </w:tc>
        <w:tc>
          <w:tcPr>
            <w:tcW w:w="1418" w:type="dxa"/>
            <w:vAlign w:val="center"/>
          </w:tcPr>
          <w:p w14:paraId="7D950757" w14:textId="28BF5AD4" w:rsidR="00B70212" w:rsidRPr="00961D4B" w:rsidRDefault="00192C47" w:rsidP="00F548DE">
            <w:pPr>
              <w:jc w:val="center"/>
              <w:rPr>
                <w:rFonts w:eastAsia="MS Mincho"/>
                <w:lang w:eastAsia="ko-KR"/>
              </w:rPr>
            </w:pPr>
            <w:r w:rsidRPr="00961D4B">
              <w:rPr>
                <w:rFonts w:eastAsia="MS Mincho"/>
                <w:lang w:eastAsia="ko-KR"/>
              </w:rPr>
              <w:t>ST-CLP-2</w:t>
            </w:r>
          </w:p>
        </w:tc>
        <w:tc>
          <w:tcPr>
            <w:tcW w:w="4790" w:type="dxa"/>
            <w:vAlign w:val="center"/>
          </w:tcPr>
          <w:p w14:paraId="59478658" w14:textId="04FAC1B9" w:rsidR="00B70212" w:rsidRPr="00961D4B" w:rsidRDefault="00802638" w:rsidP="005A150A">
            <w:pPr>
              <w:rPr>
                <w:rFonts w:eastAsia="MS Mincho"/>
              </w:rPr>
            </w:pPr>
            <w:proofErr w:type="spellStart"/>
            <w:r w:rsidRPr="00961D4B">
              <w:rPr>
                <w:rFonts w:eastAsia="MS Mincho"/>
              </w:rPr>
              <w:t>Combosquatting</w:t>
            </w:r>
            <w:proofErr w:type="spellEnd"/>
          </w:p>
        </w:tc>
      </w:tr>
      <w:tr w:rsidR="00F548DE" w:rsidRPr="00961D4B" w14:paraId="766E38C2" w14:textId="77777777" w:rsidTr="005A150A">
        <w:trPr>
          <w:trHeight w:val="556"/>
        </w:trPr>
        <w:tc>
          <w:tcPr>
            <w:tcW w:w="3397" w:type="dxa"/>
            <w:vMerge/>
            <w:vAlign w:val="center"/>
          </w:tcPr>
          <w:p w14:paraId="4EB82FA2" w14:textId="77777777" w:rsidR="00B70212" w:rsidRPr="00961D4B" w:rsidRDefault="00B70212" w:rsidP="00F548DE">
            <w:pPr>
              <w:jc w:val="center"/>
              <w:rPr>
                <w:rFonts w:eastAsia="MS Mincho"/>
                <w:lang w:eastAsia="ko-KR"/>
              </w:rPr>
            </w:pPr>
          </w:p>
        </w:tc>
        <w:tc>
          <w:tcPr>
            <w:tcW w:w="1418" w:type="dxa"/>
            <w:vAlign w:val="center"/>
          </w:tcPr>
          <w:p w14:paraId="6B5141EF" w14:textId="5BD981A3" w:rsidR="00B70212" w:rsidRPr="00961D4B" w:rsidRDefault="00192C47" w:rsidP="00F548DE">
            <w:pPr>
              <w:jc w:val="center"/>
              <w:rPr>
                <w:rFonts w:eastAsia="MS Mincho"/>
                <w:lang w:eastAsia="ko-KR"/>
              </w:rPr>
            </w:pPr>
            <w:r w:rsidRPr="00961D4B">
              <w:rPr>
                <w:rFonts w:eastAsia="MS Mincho"/>
                <w:lang w:eastAsia="ko-KR"/>
              </w:rPr>
              <w:t>ST-CLP-3</w:t>
            </w:r>
          </w:p>
        </w:tc>
        <w:tc>
          <w:tcPr>
            <w:tcW w:w="4790" w:type="dxa"/>
            <w:vAlign w:val="center"/>
          </w:tcPr>
          <w:p w14:paraId="275B58E6" w14:textId="0AE4339B" w:rsidR="00B70212" w:rsidRPr="00961D4B" w:rsidRDefault="009F6140" w:rsidP="005A150A">
            <w:pPr>
              <w:rPr>
                <w:rFonts w:eastAsia="MS Mincho"/>
              </w:rPr>
            </w:pPr>
            <w:r w:rsidRPr="00961D4B">
              <w:rPr>
                <w:rFonts w:eastAsia="MS Mincho"/>
              </w:rPr>
              <w:t>Brandjacking</w:t>
            </w:r>
          </w:p>
        </w:tc>
      </w:tr>
      <w:tr w:rsidR="00F548DE" w:rsidRPr="00961D4B" w14:paraId="132BBD54" w14:textId="77777777" w:rsidTr="005A150A">
        <w:trPr>
          <w:trHeight w:val="556"/>
        </w:trPr>
        <w:tc>
          <w:tcPr>
            <w:tcW w:w="3397" w:type="dxa"/>
            <w:vMerge/>
            <w:vAlign w:val="center"/>
          </w:tcPr>
          <w:p w14:paraId="703A2E9C" w14:textId="77777777" w:rsidR="00B70212" w:rsidRPr="00961D4B" w:rsidRDefault="00B70212" w:rsidP="00F548DE">
            <w:pPr>
              <w:jc w:val="center"/>
              <w:rPr>
                <w:rFonts w:eastAsia="MS Mincho"/>
                <w:lang w:eastAsia="ko-KR"/>
              </w:rPr>
            </w:pPr>
          </w:p>
        </w:tc>
        <w:tc>
          <w:tcPr>
            <w:tcW w:w="1418" w:type="dxa"/>
            <w:vAlign w:val="center"/>
          </w:tcPr>
          <w:p w14:paraId="1829FD17" w14:textId="5A269710" w:rsidR="00B70212" w:rsidRPr="00961D4B" w:rsidRDefault="00192C47" w:rsidP="00F548DE">
            <w:pPr>
              <w:jc w:val="center"/>
              <w:rPr>
                <w:rFonts w:eastAsia="MS Mincho"/>
                <w:lang w:eastAsia="ko-KR"/>
              </w:rPr>
            </w:pPr>
            <w:r w:rsidRPr="00961D4B">
              <w:rPr>
                <w:rFonts w:eastAsia="MS Mincho"/>
                <w:lang w:eastAsia="ko-KR"/>
              </w:rPr>
              <w:t>ST-CLP-4</w:t>
            </w:r>
          </w:p>
        </w:tc>
        <w:tc>
          <w:tcPr>
            <w:tcW w:w="4790" w:type="dxa"/>
            <w:vAlign w:val="center"/>
          </w:tcPr>
          <w:p w14:paraId="1DDF1B6C" w14:textId="3C7525CC" w:rsidR="00B70212" w:rsidRPr="00961D4B" w:rsidRDefault="00B70212" w:rsidP="005A150A">
            <w:pPr>
              <w:rPr>
                <w:rFonts w:eastAsia="MS Mincho"/>
              </w:rPr>
            </w:pPr>
            <w:r w:rsidRPr="00961D4B">
              <w:rPr>
                <w:rFonts w:eastAsia="MS Mincho"/>
              </w:rPr>
              <w:t>Built-in package</w:t>
            </w:r>
          </w:p>
        </w:tc>
      </w:tr>
      <w:tr w:rsidR="00F548DE" w:rsidRPr="00961D4B" w14:paraId="6DEB3E77" w14:textId="77777777" w:rsidTr="005A150A">
        <w:trPr>
          <w:trHeight w:val="556"/>
        </w:trPr>
        <w:tc>
          <w:tcPr>
            <w:tcW w:w="3397" w:type="dxa"/>
            <w:vMerge/>
            <w:vAlign w:val="center"/>
          </w:tcPr>
          <w:p w14:paraId="0D95A371" w14:textId="77777777" w:rsidR="00B70212" w:rsidRPr="00961D4B" w:rsidRDefault="00B70212" w:rsidP="00F548DE">
            <w:pPr>
              <w:jc w:val="center"/>
              <w:rPr>
                <w:rFonts w:eastAsia="MS Mincho"/>
                <w:lang w:eastAsia="ko-KR"/>
              </w:rPr>
            </w:pPr>
          </w:p>
        </w:tc>
        <w:tc>
          <w:tcPr>
            <w:tcW w:w="1418" w:type="dxa"/>
            <w:vAlign w:val="center"/>
          </w:tcPr>
          <w:p w14:paraId="250C827C" w14:textId="787FF0B2" w:rsidR="00B70212" w:rsidRPr="00961D4B" w:rsidRDefault="00192C47" w:rsidP="00F548DE">
            <w:pPr>
              <w:jc w:val="center"/>
              <w:rPr>
                <w:rFonts w:eastAsia="MS Mincho"/>
                <w:lang w:eastAsia="ko-KR"/>
              </w:rPr>
            </w:pPr>
            <w:r w:rsidRPr="00961D4B">
              <w:rPr>
                <w:rFonts w:eastAsia="MS Mincho"/>
                <w:lang w:eastAsia="ko-KR"/>
              </w:rPr>
              <w:t>ST-CLP-5</w:t>
            </w:r>
          </w:p>
        </w:tc>
        <w:tc>
          <w:tcPr>
            <w:tcW w:w="4790" w:type="dxa"/>
            <w:vAlign w:val="center"/>
          </w:tcPr>
          <w:p w14:paraId="6BF69627" w14:textId="4BD516F8" w:rsidR="00B70212" w:rsidRPr="00961D4B" w:rsidRDefault="009F6140" w:rsidP="005A150A">
            <w:pPr>
              <w:rPr>
                <w:rFonts w:eastAsia="MS Mincho"/>
              </w:rPr>
            </w:pPr>
            <w:r w:rsidRPr="00961D4B">
              <w:rPr>
                <w:rFonts w:eastAsia="MS Mincho"/>
              </w:rPr>
              <w:t>Altering word order</w:t>
            </w:r>
          </w:p>
        </w:tc>
      </w:tr>
      <w:tr w:rsidR="00F548DE" w:rsidRPr="00961D4B" w14:paraId="5C685DD2" w14:textId="77777777" w:rsidTr="005A150A">
        <w:trPr>
          <w:trHeight w:val="556"/>
        </w:trPr>
        <w:tc>
          <w:tcPr>
            <w:tcW w:w="3397" w:type="dxa"/>
            <w:vMerge/>
            <w:vAlign w:val="center"/>
          </w:tcPr>
          <w:p w14:paraId="2267ECD3" w14:textId="77777777" w:rsidR="00B70212" w:rsidRPr="00961D4B" w:rsidRDefault="00B70212" w:rsidP="00F548DE">
            <w:pPr>
              <w:jc w:val="center"/>
              <w:rPr>
                <w:rFonts w:eastAsia="MS Mincho"/>
                <w:lang w:eastAsia="ko-KR"/>
              </w:rPr>
            </w:pPr>
          </w:p>
        </w:tc>
        <w:tc>
          <w:tcPr>
            <w:tcW w:w="1418" w:type="dxa"/>
            <w:vAlign w:val="center"/>
          </w:tcPr>
          <w:p w14:paraId="1C72F650" w14:textId="2596B186" w:rsidR="00B70212" w:rsidRPr="00961D4B" w:rsidRDefault="00192C47" w:rsidP="00F548DE">
            <w:pPr>
              <w:jc w:val="center"/>
              <w:rPr>
                <w:rFonts w:eastAsia="MS Mincho"/>
                <w:lang w:eastAsia="ko-KR"/>
              </w:rPr>
            </w:pPr>
            <w:r w:rsidRPr="00961D4B">
              <w:rPr>
                <w:rFonts w:eastAsia="MS Mincho"/>
                <w:lang w:eastAsia="ko-KR"/>
              </w:rPr>
              <w:t>ST-CLP-6</w:t>
            </w:r>
          </w:p>
        </w:tc>
        <w:tc>
          <w:tcPr>
            <w:tcW w:w="4790" w:type="dxa"/>
            <w:vAlign w:val="center"/>
          </w:tcPr>
          <w:p w14:paraId="016009E6" w14:textId="2AE43402" w:rsidR="00B70212" w:rsidRPr="00961D4B" w:rsidRDefault="00B70212" w:rsidP="005A150A">
            <w:pPr>
              <w:rPr>
                <w:rFonts w:eastAsia="MS Mincho"/>
              </w:rPr>
            </w:pPr>
            <w:r w:rsidRPr="00961D4B">
              <w:rPr>
                <w:rFonts w:eastAsia="MS Mincho"/>
              </w:rPr>
              <w:t>Similarity attack</w:t>
            </w:r>
          </w:p>
        </w:tc>
      </w:tr>
      <w:tr w:rsidR="00F548DE" w:rsidRPr="00961D4B" w14:paraId="38C40D40" w14:textId="77777777" w:rsidTr="005A150A">
        <w:trPr>
          <w:trHeight w:val="556"/>
        </w:trPr>
        <w:tc>
          <w:tcPr>
            <w:tcW w:w="3397" w:type="dxa"/>
            <w:vMerge w:val="restart"/>
            <w:vAlign w:val="center"/>
          </w:tcPr>
          <w:p w14:paraId="580D84A4" w14:textId="2FD6DC25" w:rsidR="00B70212" w:rsidRPr="00961D4B" w:rsidRDefault="00D524B2" w:rsidP="00F548DE">
            <w:pPr>
              <w:jc w:val="center"/>
              <w:rPr>
                <w:rFonts w:eastAsia="MS Mincho"/>
                <w:lang w:eastAsia="ko-KR"/>
              </w:rPr>
            </w:pPr>
            <w:r w:rsidRPr="00961D4B">
              <w:rPr>
                <w:rFonts w:eastAsia="MS Mincho"/>
                <w:lang w:eastAsia="ko-KR"/>
              </w:rPr>
              <w:t>Subvert legitimates package</w:t>
            </w:r>
          </w:p>
        </w:tc>
        <w:tc>
          <w:tcPr>
            <w:tcW w:w="1418" w:type="dxa"/>
            <w:vAlign w:val="center"/>
          </w:tcPr>
          <w:p w14:paraId="11A1EBA4" w14:textId="13CFEAF0" w:rsidR="00B70212" w:rsidRPr="00961D4B" w:rsidRDefault="00F548DE" w:rsidP="00F548DE">
            <w:pPr>
              <w:jc w:val="center"/>
              <w:rPr>
                <w:rFonts w:eastAsia="MS Mincho"/>
                <w:lang w:eastAsia="ko-KR"/>
              </w:rPr>
            </w:pPr>
            <w:r w:rsidRPr="00961D4B">
              <w:rPr>
                <w:rFonts w:eastAsia="MS Mincho"/>
                <w:lang w:eastAsia="ko-KR"/>
              </w:rPr>
              <w:t>ST-SLP-1</w:t>
            </w:r>
          </w:p>
        </w:tc>
        <w:tc>
          <w:tcPr>
            <w:tcW w:w="4790" w:type="dxa"/>
            <w:vAlign w:val="center"/>
          </w:tcPr>
          <w:p w14:paraId="0BD9ACBA" w14:textId="003FC5CD" w:rsidR="00B70212" w:rsidRPr="00961D4B" w:rsidRDefault="00B70212" w:rsidP="005A150A">
            <w:pPr>
              <w:rPr>
                <w:rFonts w:eastAsia="MS Mincho"/>
              </w:rPr>
            </w:pPr>
            <w:r w:rsidRPr="00961D4B">
              <w:rPr>
                <w:rFonts w:eastAsia="MS Mincho"/>
                <w:lang w:eastAsia="ko-KR"/>
              </w:rPr>
              <w:t>Make immature vulnerability exploitable</w:t>
            </w:r>
          </w:p>
        </w:tc>
      </w:tr>
      <w:tr w:rsidR="00F548DE" w:rsidRPr="00961D4B" w14:paraId="43217524" w14:textId="77777777" w:rsidTr="005A150A">
        <w:trPr>
          <w:trHeight w:val="556"/>
        </w:trPr>
        <w:tc>
          <w:tcPr>
            <w:tcW w:w="3397" w:type="dxa"/>
            <w:vMerge/>
            <w:vAlign w:val="center"/>
          </w:tcPr>
          <w:p w14:paraId="6B890EF7" w14:textId="77777777" w:rsidR="00B70212" w:rsidRPr="00961D4B" w:rsidRDefault="00B70212" w:rsidP="00F548DE">
            <w:pPr>
              <w:jc w:val="center"/>
              <w:rPr>
                <w:rFonts w:eastAsia="MS Mincho"/>
                <w:lang w:eastAsia="ko-KR"/>
              </w:rPr>
            </w:pPr>
          </w:p>
        </w:tc>
        <w:tc>
          <w:tcPr>
            <w:tcW w:w="1418" w:type="dxa"/>
            <w:vAlign w:val="center"/>
          </w:tcPr>
          <w:p w14:paraId="58D1D4CD" w14:textId="37D5D668" w:rsidR="00B70212" w:rsidRPr="00961D4B" w:rsidRDefault="00F548DE" w:rsidP="00F548DE">
            <w:pPr>
              <w:jc w:val="center"/>
              <w:rPr>
                <w:rFonts w:eastAsia="MS Mincho"/>
                <w:lang w:eastAsia="ko-KR"/>
              </w:rPr>
            </w:pPr>
            <w:r w:rsidRPr="00961D4B">
              <w:rPr>
                <w:rFonts w:eastAsia="MS Mincho"/>
                <w:lang w:eastAsia="ko-KR"/>
              </w:rPr>
              <w:t>ST-SLP-2</w:t>
            </w:r>
          </w:p>
        </w:tc>
        <w:tc>
          <w:tcPr>
            <w:tcW w:w="4790" w:type="dxa"/>
            <w:vAlign w:val="center"/>
          </w:tcPr>
          <w:p w14:paraId="04DD9172" w14:textId="2993F442" w:rsidR="00B70212" w:rsidRPr="00961D4B" w:rsidRDefault="00B70212" w:rsidP="005A150A">
            <w:pPr>
              <w:rPr>
                <w:rFonts w:eastAsia="MS Mincho"/>
              </w:rPr>
            </w:pPr>
            <w:r w:rsidRPr="00961D4B">
              <w:rPr>
                <w:rFonts w:eastAsia="MS Mincho"/>
              </w:rPr>
              <w:t xml:space="preserve">Exploit </w:t>
            </w:r>
            <w:proofErr w:type="spellStart"/>
            <w:r w:rsidRPr="00961D4B">
              <w:rPr>
                <w:rFonts w:eastAsia="MS Mincho"/>
              </w:rPr>
              <w:t>unicode</w:t>
            </w:r>
            <w:proofErr w:type="spellEnd"/>
            <w:r w:rsidRPr="00961D4B">
              <w:rPr>
                <w:rFonts w:eastAsia="MS Mincho"/>
              </w:rPr>
              <w:t xml:space="preserve"> bidirectional algorithm</w:t>
            </w:r>
          </w:p>
        </w:tc>
      </w:tr>
      <w:tr w:rsidR="00F548DE" w:rsidRPr="00961D4B" w14:paraId="31635A19" w14:textId="77777777" w:rsidTr="005A150A">
        <w:trPr>
          <w:trHeight w:val="556"/>
        </w:trPr>
        <w:tc>
          <w:tcPr>
            <w:tcW w:w="3397" w:type="dxa"/>
            <w:vMerge/>
            <w:vAlign w:val="center"/>
          </w:tcPr>
          <w:p w14:paraId="658C2688" w14:textId="77777777" w:rsidR="00B70212" w:rsidRPr="00961D4B" w:rsidRDefault="00B70212" w:rsidP="00F548DE">
            <w:pPr>
              <w:jc w:val="center"/>
              <w:rPr>
                <w:rFonts w:eastAsia="MS Mincho"/>
                <w:lang w:eastAsia="ko-KR"/>
              </w:rPr>
            </w:pPr>
          </w:p>
        </w:tc>
        <w:tc>
          <w:tcPr>
            <w:tcW w:w="1418" w:type="dxa"/>
            <w:vAlign w:val="center"/>
          </w:tcPr>
          <w:p w14:paraId="134E9170" w14:textId="40B3B5B2" w:rsidR="00B70212" w:rsidRPr="00961D4B" w:rsidRDefault="00F548DE" w:rsidP="00F548DE">
            <w:pPr>
              <w:jc w:val="center"/>
              <w:rPr>
                <w:rFonts w:eastAsia="MS Mincho"/>
                <w:lang w:eastAsia="ko-KR"/>
              </w:rPr>
            </w:pPr>
            <w:r w:rsidRPr="00961D4B">
              <w:rPr>
                <w:rFonts w:eastAsia="MS Mincho"/>
                <w:lang w:eastAsia="ko-KR"/>
              </w:rPr>
              <w:t>ST-SLP-3</w:t>
            </w:r>
          </w:p>
        </w:tc>
        <w:tc>
          <w:tcPr>
            <w:tcW w:w="4790" w:type="dxa"/>
            <w:vAlign w:val="center"/>
          </w:tcPr>
          <w:p w14:paraId="482E403E" w14:textId="2C0E56F4" w:rsidR="00B70212" w:rsidRPr="00961D4B" w:rsidRDefault="00B70212" w:rsidP="005A150A">
            <w:pPr>
              <w:rPr>
                <w:rFonts w:eastAsia="MS Mincho"/>
              </w:rPr>
            </w:pPr>
            <w:r w:rsidRPr="00961D4B">
              <w:rPr>
                <w:rFonts w:eastAsia="MS Mincho"/>
              </w:rPr>
              <w:t xml:space="preserve">Use </w:t>
            </w:r>
            <w:proofErr w:type="spellStart"/>
            <w:r w:rsidRPr="00961D4B">
              <w:rPr>
                <w:rFonts w:eastAsia="MS Mincho"/>
              </w:rPr>
              <w:t>homoglyphs</w:t>
            </w:r>
            <w:proofErr w:type="spellEnd"/>
          </w:p>
        </w:tc>
      </w:tr>
      <w:tr w:rsidR="00F548DE" w:rsidRPr="00961D4B" w14:paraId="57A70152" w14:textId="77777777" w:rsidTr="005A150A">
        <w:trPr>
          <w:trHeight w:val="556"/>
        </w:trPr>
        <w:tc>
          <w:tcPr>
            <w:tcW w:w="3397" w:type="dxa"/>
            <w:vMerge/>
            <w:vAlign w:val="center"/>
          </w:tcPr>
          <w:p w14:paraId="54F45B6F" w14:textId="77777777" w:rsidR="00B70212" w:rsidRPr="00961D4B" w:rsidRDefault="00B70212" w:rsidP="00F548DE">
            <w:pPr>
              <w:jc w:val="center"/>
              <w:rPr>
                <w:rFonts w:eastAsia="MS Mincho"/>
                <w:lang w:eastAsia="ko-KR"/>
              </w:rPr>
            </w:pPr>
          </w:p>
        </w:tc>
        <w:tc>
          <w:tcPr>
            <w:tcW w:w="1418" w:type="dxa"/>
            <w:vAlign w:val="center"/>
          </w:tcPr>
          <w:p w14:paraId="4DAC5AFA" w14:textId="198166A1" w:rsidR="00B70212" w:rsidRPr="00961D4B" w:rsidRDefault="00F548DE" w:rsidP="00F548DE">
            <w:pPr>
              <w:jc w:val="center"/>
              <w:rPr>
                <w:rFonts w:eastAsia="MS Mincho"/>
                <w:lang w:eastAsia="ko-KR"/>
              </w:rPr>
            </w:pPr>
            <w:r w:rsidRPr="00961D4B">
              <w:rPr>
                <w:rFonts w:eastAsia="MS Mincho"/>
                <w:lang w:eastAsia="ko-KR"/>
              </w:rPr>
              <w:t>ST-SLP-4</w:t>
            </w:r>
          </w:p>
        </w:tc>
        <w:tc>
          <w:tcPr>
            <w:tcW w:w="4790" w:type="dxa"/>
            <w:vAlign w:val="center"/>
          </w:tcPr>
          <w:p w14:paraId="682B13E4" w14:textId="3D2AA1BD" w:rsidR="00B70212" w:rsidRPr="00961D4B" w:rsidRDefault="00B70212" w:rsidP="005A150A">
            <w:pPr>
              <w:rPr>
                <w:rFonts w:eastAsia="MS Mincho"/>
              </w:rPr>
            </w:pPr>
            <w:r w:rsidRPr="00961D4B">
              <w:rPr>
                <w:rFonts w:eastAsia="MS Mincho"/>
              </w:rPr>
              <w:t>Prevent display of file differences</w:t>
            </w:r>
          </w:p>
        </w:tc>
      </w:tr>
      <w:tr w:rsidR="00F548DE" w:rsidRPr="00961D4B" w14:paraId="65F6D071" w14:textId="77777777" w:rsidTr="005A150A">
        <w:trPr>
          <w:trHeight w:val="556"/>
        </w:trPr>
        <w:tc>
          <w:tcPr>
            <w:tcW w:w="3397" w:type="dxa"/>
            <w:vMerge/>
            <w:vAlign w:val="center"/>
          </w:tcPr>
          <w:p w14:paraId="4DE093A9" w14:textId="77777777" w:rsidR="00B70212" w:rsidRPr="00961D4B" w:rsidRDefault="00B70212" w:rsidP="00F548DE">
            <w:pPr>
              <w:jc w:val="center"/>
              <w:rPr>
                <w:rFonts w:eastAsia="MS Mincho"/>
                <w:lang w:eastAsia="ko-KR"/>
              </w:rPr>
            </w:pPr>
          </w:p>
        </w:tc>
        <w:tc>
          <w:tcPr>
            <w:tcW w:w="1418" w:type="dxa"/>
            <w:vAlign w:val="center"/>
          </w:tcPr>
          <w:p w14:paraId="1D6D0164" w14:textId="54078D6F" w:rsidR="00B70212" w:rsidRPr="00961D4B" w:rsidRDefault="00F548DE" w:rsidP="00F548DE">
            <w:pPr>
              <w:jc w:val="center"/>
              <w:rPr>
                <w:rFonts w:eastAsia="MS Mincho"/>
                <w:lang w:eastAsia="ko-KR"/>
              </w:rPr>
            </w:pPr>
            <w:r w:rsidRPr="00961D4B">
              <w:rPr>
                <w:rFonts w:eastAsia="MS Mincho"/>
                <w:lang w:eastAsia="ko-KR"/>
              </w:rPr>
              <w:t>ST-SLP-5</w:t>
            </w:r>
          </w:p>
        </w:tc>
        <w:tc>
          <w:tcPr>
            <w:tcW w:w="4790" w:type="dxa"/>
            <w:vAlign w:val="center"/>
          </w:tcPr>
          <w:p w14:paraId="79DB1D0F" w14:textId="278B93FF" w:rsidR="00B70212" w:rsidRPr="00961D4B" w:rsidRDefault="00B70212" w:rsidP="005A150A">
            <w:pPr>
              <w:rPr>
                <w:rFonts w:eastAsia="MS Mincho"/>
              </w:rPr>
            </w:pPr>
            <w:r w:rsidRPr="00961D4B">
              <w:rPr>
                <w:rFonts w:eastAsia="MS Mincho"/>
              </w:rPr>
              <w:t xml:space="preserve">Hide in </w:t>
            </w:r>
            <w:proofErr w:type="spellStart"/>
            <w:r w:rsidRPr="00961D4B">
              <w:rPr>
                <w:rFonts w:eastAsia="MS Mincho"/>
              </w:rPr>
              <w:t>enerated</w:t>
            </w:r>
            <w:proofErr w:type="spellEnd"/>
            <w:r w:rsidRPr="00961D4B">
              <w:rPr>
                <w:rFonts w:eastAsia="MS Mincho"/>
              </w:rPr>
              <w:t>/compiled/miniﬁed code</w:t>
            </w:r>
          </w:p>
        </w:tc>
      </w:tr>
      <w:tr w:rsidR="00F548DE" w:rsidRPr="00961D4B" w14:paraId="46359DB2" w14:textId="77777777" w:rsidTr="005A150A">
        <w:trPr>
          <w:trHeight w:val="556"/>
        </w:trPr>
        <w:tc>
          <w:tcPr>
            <w:tcW w:w="3397" w:type="dxa"/>
            <w:vMerge/>
            <w:vAlign w:val="center"/>
          </w:tcPr>
          <w:p w14:paraId="57DDF4A0" w14:textId="77777777" w:rsidR="00B70212" w:rsidRPr="00961D4B" w:rsidRDefault="00B70212" w:rsidP="00F548DE">
            <w:pPr>
              <w:jc w:val="center"/>
              <w:rPr>
                <w:rFonts w:eastAsia="MS Mincho"/>
                <w:lang w:eastAsia="ko-KR"/>
              </w:rPr>
            </w:pPr>
          </w:p>
        </w:tc>
        <w:tc>
          <w:tcPr>
            <w:tcW w:w="1418" w:type="dxa"/>
            <w:vAlign w:val="center"/>
          </w:tcPr>
          <w:p w14:paraId="5CC475D4" w14:textId="7B5397FD" w:rsidR="00B70212" w:rsidRPr="00961D4B" w:rsidRDefault="00F548DE" w:rsidP="00F548DE">
            <w:pPr>
              <w:jc w:val="center"/>
              <w:rPr>
                <w:rFonts w:eastAsia="MS Mincho"/>
                <w:lang w:eastAsia="ko-KR"/>
              </w:rPr>
            </w:pPr>
            <w:r w:rsidRPr="00961D4B">
              <w:rPr>
                <w:rFonts w:eastAsia="MS Mincho"/>
                <w:lang w:eastAsia="ko-KR"/>
              </w:rPr>
              <w:t>ST-SLP-6</w:t>
            </w:r>
          </w:p>
        </w:tc>
        <w:tc>
          <w:tcPr>
            <w:tcW w:w="4790" w:type="dxa"/>
            <w:vAlign w:val="center"/>
          </w:tcPr>
          <w:p w14:paraId="77E924CC" w14:textId="30B96A4A" w:rsidR="00B70212" w:rsidRPr="00961D4B" w:rsidRDefault="00B70212" w:rsidP="005A150A">
            <w:pPr>
              <w:rPr>
                <w:rFonts w:eastAsia="MS Mincho"/>
              </w:rPr>
            </w:pPr>
            <w:r w:rsidRPr="00961D4B">
              <w:rPr>
                <w:rFonts w:eastAsia="MS Mincho"/>
              </w:rPr>
              <w:t>Bribe or blackmail legitimate user</w:t>
            </w:r>
          </w:p>
        </w:tc>
      </w:tr>
      <w:tr w:rsidR="00F548DE" w:rsidRPr="00961D4B" w14:paraId="43ABC65D" w14:textId="77777777" w:rsidTr="005A150A">
        <w:trPr>
          <w:trHeight w:val="556"/>
        </w:trPr>
        <w:tc>
          <w:tcPr>
            <w:tcW w:w="3397" w:type="dxa"/>
            <w:vMerge/>
            <w:vAlign w:val="center"/>
          </w:tcPr>
          <w:p w14:paraId="39788FBD" w14:textId="77777777" w:rsidR="00B70212" w:rsidRPr="00961D4B" w:rsidRDefault="00B70212" w:rsidP="00F548DE">
            <w:pPr>
              <w:jc w:val="center"/>
              <w:rPr>
                <w:rFonts w:eastAsia="MS Mincho"/>
                <w:lang w:eastAsia="ko-KR"/>
              </w:rPr>
            </w:pPr>
          </w:p>
        </w:tc>
        <w:tc>
          <w:tcPr>
            <w:tcW w:w="1418" w:type="dxa"/>
            <w:vAlign w:val="center"/>
          </w:tcPr>
          <w:p w14:paraId="6BEB14A5" w14:textId="547A4101" w:rsidR="00B70212" w:rsidRPr="00961D4B" w:rsidRDefault="00F548DE" w:rsidP="00F548DE">
            <w:pPr>
              <w:jc w:val="center"/>
              <w:rPr>
                <w:rFonts w:eastAsia="MS Mincho"/>
                <w:lang w:eastAsia="ko-KR"/>
              </w:rPr>
            </w:pPr>
            <w:r w:rsidRPr="00961D4B">
              <w:rPr>
                <w:rFonts w:eastAsia="MS Mincho"/>
                <w:lang w:eastAsia="ko-KR"/>
              </w:rPr>
              <w:t>ST-SLP-7</w:t>
            </w:r>
          </w:p>
        </w:tc>
        <w:tc>
          <w:tcPr>
            <w:tcW w:w="4790" w:type="dxa"/>
            <w:vAlign w:val="center"/>
          </w:tcPr>
          <w:p w14:paraId="3483E9C4" w14:textId="542F6BC1" w:rsidR="00B70212" w:rsidRPr="00961D4B" w:rsidRDefault="00B70212" w:rsidP="005A150A">
            <w:pPr>
              <w:rPr>
                <w:rFonts w:eastAsia="MS Mincho"/>
              </w:rPr>
            </w:pPr>
            <w:r w:rsidRPr="00961D4B">
              <w:rPr>
                <w:rFonts w:eastAsia="MS Mincho"/>
              </w:rPr>
              <w:t>Reuse of compromised credentials</w:t>
            </w:r>
          </w:p>
        </w:tc>
      </w:tr>
      <w:tr w:rsidR="00F548DE" w:rsidRPr="00961D4B" w14:paraId="5ECE7C97" w14:textId="77777777" w:rsidTr="005A150A">
        <w:trPr>
          <w:trHeight w:val="556"/>
        </w:trPr>
        <w:tc>
          <w:tcPr>
            <w:tcW w:w="3397" w:type="dxa"/>
            <w:vMerge/>
            <w:vAlign w:val="center"/>
          </w:tcPr>
          <w:p w14:paraId="6A3DFFF4" w14:textId="77777777" w:rsidR="00B70212" w:rsidRPr="00961D4B" w:rsidRDefault="00B70212" w:rsidP="00F548DE">
            <w:pPr>
              <w:jc w:val="center"/>
              <w:rPr>
                <w:rFonts w:eastAsia="MS Mincho"/>
                <w:lang w:eastAsia="ko-KR"/>
              </w:rPr>
            </w:pPr>
          </w:p>
        </w:tc>
        <w:tc>
          <w:tcPr>
            <w:tcW w:w="1418" w:type="dxa"/>
            <w:vAlign w:val="center"/>
          </w:tcPr>
          <w:p w14:paraId="6F186B6C" w14:textId="7CFBE7C9" w:rsidR="00B70212" w:rsidRPr="00961D4B" w:rsidRDefault="00F548DE" w:rsidP="00F548DE">
            <w:pPr>
              <w:jc w:val="center"/>
              <w:rPr>
                <w:rFonts w:eastAsia="MS Mincho"/>
                <w:lang w:eastAsia="ko-KR"/>
              </w:rPr>
            </w:pPr>
            <w:r w:rsidRPr="00961D4B">
              <w:rPr>
                <w:rFonts w:eastAsia="MS Mincho"/>
                <w:lang w:eastAsia="ko-KR"/>
              </w:rPr>
              <w:t>ST-SLP-8</w:t>
            </w:r>
          </w:p>
        </w:tc>
        <w:tc>
          <w:tcPr>
            <w:tcW w:w="4790" w:type="dxa"/>
            <w:vAlign w:val="center"/>
          </w:tcPr>
          <w:p w14:paraId="16DE0765" w14:textId="3A45A0E8" w:rsidR="00B70212" w:rsidRPr="00961D4B" w:rsidRDefault="00B70212" w:rsidP="005A150A">
            <w:pPr>
              <w:rPr>
                <w:rFonts w:eastAsia="MS Mincho"/>
              </w:rPr>
            </w:pPr>
            <w:proofErr w:type="spellStart"/>
            <w:r w:rsidRPr="00961D4B">
              <w:rPr>
                <w:rFonts w:eastAsia="MS Mincho"/>
              </w:rPr>
              <w:t>Bruteforce</w:t>
            </w:r>
            <w:proofErr w:type="spellEnd"/>
          </w:p>
        </w:tc>
      </w:tr>
      <w:tr w:rsidR="00F548DE" w:rsidRPr="00961D4B" w14:paraId="56270D1F" w14:textId="77777777" w:rsidTr="005A150A">
        <w:trPr>
          <w:trHeight w:val="556"/>
        </w:trPr>
        <w:tc>
          <w:tcPr>
            <w:tcW w:w="3397" w:type="dxa"/>
            <w:vMerge/>
            <w:vAlign w:val="center"/>
          </w:tcPr>
          <w:p w14:paraId="41EE8071" w14:textId="77777777" w:rsidR="00B70212" w:rsidRPr="00961D4B" w:rsidRDefault="00B70212" w:rsidP="00F548DE">
            <w:pPr>
              <w:jc w:val="center"/>
              <w:rPr>
                <w:rFonts w:eastAsia="MS Mincho"/>
                <w:lang w:eastAsia="ko-KR"/>
              </w:rPr>
            </w:pPr>
          </w:p>
        </w:tc>
        <w:tc>
          <w:tcPr>
            <w:tcW w:w="1418" w:type="dxa"/>
            <w:vAlign w:val="center"/>
          </w:tcPr>
          <w:p w14:paraId="4B1D1E06" w14:textId="52D37562" w:rsidR="00B70212" w:rsidRPr="00961D4B" w:rsidRDefault="00F548DE" w:rsidP="00F548DE">
            <w:pPr>
              <w:jc w:val="center"/>
              <w:rPr>
                <w:rFonts w:eastAsia="MS Mincho"/>
                <w:lang w:eastAsia="ko-KR"/>
              </w:rPr>
            </w:pPr>
            <w:r w:rsidRPr="00961D4B">
              <w:rPr>
                <w:rFonts w:eastAsia="MS Mincho"/>
                <w:lang w:eastAsia="ko-KR"/>
              </w:rPr>
              <w:t>ST-SLP-9</w:t>
            </w:r>
          </w:p>
        </w:tc>
        <w:tc>
          <w:tcPr>
            <w:tcW w:w="4790" w:type="dxa"/>
            <w:vAlign w:val="center"/>
          </w:tcPr>
          <w:p w14:paraId="3715B0A9" w14:textId="1C3ABD4C" w:rsidR="00B70212" w:rsidRPr="00961D4B" w:rsidRDefault="00B70212" w:rsidP="005A150A">
            <w:pPr>
              <w:rPr>
                <w:rFonts w:eastAsia="MS Mincho"/>
              </w:rPr>
            </w:pPr>
            <w:r w:rsidRPr="00961D4B">
              <w:rPr>
                <w:rFonts w:eastAsia="MS Mincho"/>
              </w:rPr>
              <w:t>Reuse of leaked API tokens</w:t>
            </w:r>
          </w:p>
        </w:tc>
      </w:tr>
      <w:tr w:rsidR="00F548DE" w:rsidRPr="00961D4B" w14:paraId="7083FEDF" w14:textId="77777777" w:rsidTr="005A150A">
        <w:trPr>
          <w:trHeight w:val="556"/>
        </w:trPr>
        <w:tc>
          <w:tcPr>
            <w:tcW w:w="3397" w:type="dxa"/>
            <w:vMerge/>
            <w:vAlign w:val="center"/>
          </w:tcPr>
          <w:p w14:paraId="045C3D41" w14:textId="77777777" w:rsidR="00B70212" w:rsidRPr="00961D4B" w:rsidRDefault="00B70212" w:rsidP="00F548DE">
            <w:pPr>
              <w:jc w:val="center"/>
              <w:rPr>
                <w:rFonts w:eastAsia="MS Mincho"/>
                <w:lang w:eastAsia="ko-KR"/>
              </w:rPr>
            </w:pPr>
          </w:p>
        </w:tc>
        <w:tc>
          <w:tcPr>
            <w:tcW w:w="1418" w:type="dxa"/>
            <w:vAlign w:val="center"/>
          </w:tcPr>
          <w:p w14:paraId="29690604" w14:textId="118A13CD" w:rsidR="00B70212" w:rsidRPr="00961D4B" w:rsidRDefault="00F548DE" w:rsidP="00F548DE">
            <w:pPr>
              <w:jc w:val="center"/>
              <w:rPr>
                <w:rFonts w:eastAsia="MS Mincho"/>
                <w:lang w:eastAsia="ko-KR"/>
              </w:rPr>
            </w:pPr>
            <w:r w:rsidRPr="00961D4B">
              <w:rPr>
                <w:rFonts w:eastAsia="MS Mincho"/>
                <w:lang w:eastAsia="ko-KR"/>
              </w:rPr>
              <w:t>ST-SLP-10</w:t>
            </w:r>
          </w:p>
        </w:tc>
        <w:tc>
          <w:tcPr>
            <w:tcW w:w="4790" w:type="dxa"/>
            <w:vAlign w:val="center"/>
          </w:tcPr>
          <w:p w14:paraId="3D1883C5" w14:textId="147CDE5C" w:rsidR="00B70212" w:rsidRPr="00961D4B" w:rsidRDefault="00B70212" w:rsidP="005A150A">
            <w:pPr>
              <w:rPr>
                <w:rFonts w:eastAsia="MS Mincho"/>
              </w:rPr>
            </w:pPr>
            <w:r w:rsidRPr="00961D4B">
              <w:rPr>
                <w:rFonts w:eastAsia="MS Mincho"/>
              </w:rPr>
              <w:t>Social engineering to obtain credentials</w:t>
            </w:r>
          </w:p>
        </w:tc>
      </w:tr>
      <w:tr w:rsidR="00F548DE" w:rsidRPr="00961D4B" w14:paraId="2DE45337" w14:textId="77777777" w:rsidTr="005A150A">
        <w:trPr>
          <w:trHeight w:val="556"/>
        </w:trPr>
        <w:tc>
          <w:tcPr>
            <w:tcW w:w="3397" w:type="dxa"/>
            <w:vMerge/>
            <w:vAlign w:val="center"/>
          </w:tcPr>
          <w:p w14:paraId="3EFBE9EC" w14:textId="77777777" w:rsidR="00B70212" w:rsidRPr="00961D4B" w:rsidRDefault="00B70212" w:rsidP="00F548DE">
            <w:pPr>
              <w:jc w:val="center"/>
              <w:rPr>
                <w:rFonts w:eastAsia="MS Mincho"/>
                <w:lang w:eastAsia="ko-KR"/>
              </w:rPr>
            </w:pPr>
          </w:p>
        </w:tc>
        <w:tc>
          <w:tcPr>
            <w:tcW w:w="1418" w:type="dxa"/>
            <w:vAlign w:val="center"/>
          </w:tcPr>
          <w:p w14:paraId="346999B6" w14:textId="790D82EA" w:rsidR="00B70212" w:rsidRPr="00961D4B" w:rsidRDefault="00F548DE" w:rsidP="00F548DE">
            <w:pPr>
              <w:jc w:val="center"/>
              <w:rPr>
                <w:rFonts w:eastAsia="MS Mincho"/>
                <w:lang w:eastAsia="ko-KR"/>
              </w:rPr>
            </w:pPr>
            <w:r w:rsidRPr="00961D4B">
              <w:rPr>
                <w:rFonts w:eastAsia="MS Mincho"/>
                <w:lang w:eastAsia="ko-KR"/>
              </w:rPr>
              <w:t>ST-SLP-11</w:t>
            </w:r>
          </w:p>
        </w:tc>
        <w:tc>
          <w:tcPr>
            <w:tcW w:w="4790" w:type="dxa"/>
            <w:vAlign w:val="center"/>
          </w:tcPr>
          <w:p w14:paraId="523A9EA0" w14:textId="156B296B" w:rsidR="00B70212" w:rsidRPr="00961D4B" w:rsidRDefault="00B70212" w:rsidP="005A150A">
            <w:pPr>
              <w:rPr>
                <w:rFonts w:eastAsia="MS Mincho"/>
              </w:rPr>
            </w:pPr>
            <w:r w:rsidRPr="00961D4B">
              <w:rPr>
                <w:rFonts w:eastAsia="MS Mincho"/>
              </w:rPr>
              <w:t>Reuse of existing session</w:t>
            </w:r>
          </w:p>
        </w:tc>
      </w:tr>
      <w:tr w:rsidR="00F548DE" w:rsidRPr="00961D4B" w14:paraId="7311ADFC" w14:textId="77777777" w:rsidTr="005A150A">
        <w:trPr>
          <w:trHeight w:val="556"/>
        </w:trPr>
        <w:tc>
          <w:tcPr>
            <w:tcW w:w="3397" w:type="dxa"/>
            <w:vMerge/>
            <w:vAlign w:val="center"/>
          </w:tcPr>
          <w:p w14:paraId="3CA81CC2" w14:textId="77777777" w:rsidR="00B70212" w:rsidRPr="00961D4B" w:rsidRDefault="00B70212" w:rsidP="00F548DE">
            <w:pPr>
              <w:jc w:val="center"/>
              <w:rPr>
                <w:rFonts w:eastAsia="MS Mincho"/>
                <w:lang w:eastAsia="ko-KR"/>
              </w:rPr>
            </w:pPr>
          </w:p>
        </w:tc>
        <w:tc>
          <w:tcPr>
            <w:tcW w:w="1418" w:type="dxa"/>
            <w:vAlign w:val="center"/>
          </w:tcPr>
          <w:p w14:paraId="24DE0DCA" w14:textId="363DA6FE" w:rsidR="00B70212" w:rsidRPr="00961D4B" w:rsidRDefault="00F548DE" w:rsidP="00F548DE">
            <w:pPr>
              <w:jc w:val="center"/>
              <w:rPr>
                <w:rFonts w:eastAsia="MS Mincho"/>
                <w:lang w:eastAsia="ko-KR"/>
              </w:rPr>
            </w:pPr>
            <w:r w:rsidRPr="00961D4B">
              <w:rPr>
                <w:rFonts w:eastAsia="MS Mincho"/>
                <w:lang w:eastAsia="ko-KR"/>
              </w:rPr>
              <w:t>ST-SLP-12</w:t>
            </w:r>
          </w:p>
        </w:tc>
        <w:tc>
          <w:tcPr>
            <w:tcW w:w="4790" w:type="dxa"/>
            <w:vAlign w:val="center"/>
          </w:tcPr>
          <w:p w14:paraId="75C3C962" w14:textId="4B20B7FA" w:rsidR="00B70212" w:rsidRPr="00961D4B" w:rsidRDefault="00B70212" w:rsidP="005A150A">
            <w:pPr>
              <w:rPr>
                <w:rFonts w:eastAsia="MS Mincho"/>
              </w:rPr>
            </w:pPr>
            <w:r w:rsidRPr="00961D4B">
              <w:rPr>
                <w:rFonts w:eastAsia="MS Mincho"/>
              </w:rPr>
              <w:t>Resurrect expired domain associated with legitimate account</w:t>
            </w:r>
          </w:p>
        </w:tc>
      </w:tr>
      <w:tr w:rsidR="00F548DE" w:rsidRPr="00961D4B" w14:paraId="47D5F17A" w14:textId="77777777" w:rsidTr="005A150A">
        <w:trPr>
          <w:trHeight w:val="556"/>
        </w:trPr>
        <w:tc>
          <w:tcPr>
            <w:tcW w:w="3397" w:type="dxa"/>
            <w:vMerge/>
            <w:vAlign w:val="center"/>
          </w:tcPr>
          <w:p w14:paraId="6B2CFEC4" w14:textId="77777777" w:rsidR="00B70212" w:rsidRPr="00961D4B" w:rsidRDefault="00B70212" w:rsidP="00F548DE">
            <w:pPr>
              <w:jc w:val="center"/>
              <w:rPr>
                <w:rFonts w:eastAsia="MS Mincho"/>
                <w:lang w:eastAsia="ko-KR"/>
              </w:rPr>
            </w:pPr>
          </w:p>
        </w:tc>
        <w:tc>
          <w:tcPr>
            <w:tcW w:w="1418" w:type="dxa"/>
            <w:vAlign w:val="center"/>
          </w:tcPr>
          <w:p w14:paraId="26513911" w14:textId="7350F0FB" w:rsidR="00B70212" w:rsidRPr="00961D4B" w:rsidRDefault="00FB0330" w:rsidP="00F548DE">
            <w:pPr>
              <w:jc w:val="center"/>
              <w:rPr>
                <w:rFonts w:eastAsia="MS Mincho"/>
                <w:lang w:eastAsia="ko-KR"/>
              </w:rPr>
            </w:pPr>
            <w:r w:rsidRPr="00961D4B">
              <w:rPr>
                <w:rFonts w:eastAsia="MS Mincho"/>
                <w:lang w:eastAsia="ko-KR"/>
              </w:rPr>
              <w:t>ST-SLP-13</w:t>
            </w:r>
          </w:p>
        </w:tc>
        <w:tc>
          <w:tcPr>
            <w:tcW w:w="4790" w:type="dxa"/>
            <w:vAlign w:val="center"/>
          </w:tcPr>
          <w:p w14:paraId="1506FAF3" w14:textId="413EBDF3" w:rsidR="00B70212" w:rsidRPr="00961D4B" w:rsidRDefault="00B70212" w:rsidP="005A150A">
            <w:pPr>
              <w:rPr>
                <w:rFonts w:eastAsia="MS Mincho"/>
              </w:rPr>
            </w:pPr>
            <w:r w:rsidRPr="00961D4B">
              <w:rPr>
                <w:rFonts w:eastAsia="MS Mincho"/>
              </w:rPr>
              <w:t>Become a maintainer</w:t>
            </w:r>
          </w:p>
        </w:tc>
      </w:tr>
      <w:tr w:rsidR="00F548DE" w:rsidRPr="00961D4B" w14:paraId="54DDDB55" w14:textId="77777777" w:rsidTr="005A150A">
        <w:trPr>
          <w:trHeight w:val="556"/>
        </w:trPr>
        <w:tc>
          <w:tcPr>
            <w:tcW w:w="3397" w:type="dxa"/>
            <w:vMerge/>
            <w:vAlign w:val="center"/>
          </w:tcPr>
          <w:p w14:paraId="58D6E2E1" w14:textId="77777777" w:rsidR="00B70212" w:rsidRPr="00961D4B" w:rsidRDefault="00B70212" w:rsidP="00F548DE">
            <w:pPr>
              <w:jc w:val="center"/>
              <w:rPr>
                <w:rFonts w:eastAsia="MS Mincho"/>
                <w:lang w:eastAsia="ko-KR"/>
              </w:rPr>
            </w:pPr>
          </w:p>
        </w:tc>
        <w:tc>
          <w:tcPr>
            <w:tcW w:w="1418" w:type="dxa"/>
            <w:vAlign w:val="center"/>
          </w:tcPr>
          <w:p w14:paraId="17383AC8" w14:textId="189E1076" w:rsidR="00B70212" w:rsidRPr="00961D4B" w:rsidRDefault="00FB0330" w:rsidP="00F548DE">
            <w:pPr>
              <w:jc w:val="center"/>
              <w:rPr>
                <w:rFonts w:eastAsia="MS Mincho"/>
                <w:lang w:eastAsia="ko-KR"/>
              </w:rPr>
            </w:pPr>
            <w:r w:rsidRPr="00961D4B">
              <w:rPr>
                <w:rFonts w:eastAsia="MS Mincho"/>
                <w:lang w:eastAsia="ko-KR"/>
              </w:rPr>
              <w:t>ST-SLP-14</w:t>
            </w:r>
          </w:p>
        </w:tc>
        <w:tc>
          <w:tcPr>
            <w:tcW w:w="4790" w:type="dxa"/>
            <w:vAlign w:val="center"/>
          </w:tcPr>
          <w:p w14:paraId="6333CA1E" w14:textId="1F09DBBC" w:rsidR="00B70212" w:rsidRPr="00961D4B" w:rsidRDefault="00B70212" w:rsidP="005A150A">
            <w:pPr>
              <w:rPr>
                <w:rFonts w:eastAsia="MS Mincho"/>
              </w:rPr>
            </w:pPr>
            <w:r w:rsidRPr="00961D4B">
              <w:rPr>
                <w:rFonts w:eastAsia="MS Mincho"/>
              </w:rPr>
              <w:t>Exploit weak conﬁguration</w:t>
            </w:r>
          </w:p>
        </w:tc>
      </w:tr>
      <w:tr w:rsidR="00F548DE" w:rsidRPr="00961D4B" w14:paraId="1C1CA0A2" w14:textId="77777777" w:rsidTr="005A150A">
        <w:trPr>
          <w:trHeight w:val="556"/>
        </w:trPr>
        <w:tc>
          <w:tcPr>
            <w:tcW w:w="3397" w:type="dxa"/>
            <w:vMerge/>
            <w:vAlign w:val="center"/>
          </w:tcPr>
          <w:p w14:paraId="07EE3E9F" w14:textId="77777777" w:rsidR="00B70212" w:rsidRPr="00961D4B" w:rsidRDefault="00B70212" w:rsidP="00F548DE">
            <w:pPr>
              <w:jc w:val="center"/>
              <w:rPr>
                <w:rFonts w:eastAsia="MS Mincho"/>
                <w:lang w:eastAsia="ko-KR"/>
              </w:rPr>
            </w:pPr>
          </w:p>
        </w:tc>
        <w:tc>
          <w:tcPr>
            <w:tcW w:w="1418" w:type="dxa"/>
            <w:vAlign w:val="center"/>
          </w:tcPr>
          <w:p w14:paraId="4E43B044" w14:textId="4A362841" w:rsidR="00B70212" w:rsidRPr="00961D4B" w:rsidRDefault="00FB0330" w:rsidP="00F548DE">
            <w:pPr>
              <w:jc w:val="center"/>
              <w:rPr>
                <w:rFonts w:eastAsia="MS Mincho"/>
                <w:lang w:eastAsia="ko-KR"/>
              </w:rPr>
            </w:pPr>
            <w:r w:rsidRPr="00961D4B">
              <w:rPr>
                <w:rFonts w:eastAsia="MS Mincho"/>
                <w:lang w:eastAsia="ko-KR"/>
              </w:rPr>
              <w:t>ST-SLP-15</w:t>
            </w:r>
          </w:p>
        </w:tc>
        <w:tc>
          <w:tcPr>
            <w:tcW w:w="4790" w:type="dxa"/>
            <w:vAlign w:val="center"/>
          </w:tcPr>
          <w:p w14:paraId="15CE082F" w14:textId="583F8793" w:rsidR="00B70212" w:rsidRPr="00961D4B" w:rsidRDefault="00B70212" w:rsidP="005A150A">
            <w:pPr>
              <w:rPr>
                <w:rFonts w:eastAsia="MS Mincho"/>
              </w:rPr>
            </w:pPr>
            <w:r w:rsidRPr="00961D4B">
              <w:rPr>
                <w:rFonts w:eastAsia="MS Mincho"/>
              </w:rPr>
              <w:t>Exploit vulnerabilities</w:t>
            </w:r>
          </w:p>
        </w:tc>
      </w:tr>
      <w:tr w:rsidR="00F548DE" w:rsidRPr="00961D4B" w14:paraId="501CAB8E" w14:textId="77777777" w:rsidTr="005A150A">
        <w:trPr>
          <w:trHeight w:val="556"/>
        </w:trPr>
        <w:tc>
          <w:tcPr>
            <w:tcW w:w="3397" w:type="dxa"/>
            <w:vMerge/>
            <w:vAlign w:val="center"/>
          </w:tcPr>
          <w:p w14:paraId="2645BAE2" w14:textId="77777777" w:rsidR="00B70212" w:rsidRPr="00961D4B" w:rsidRDefault="00B70212" w:rsidP="00F548DE">
            <w:pPr>
              <w:jc w:val="center"/>
              <w:rPr>
                <w:rFonts w:eastAsia="MS Mincho"/>
                <w:lang w:eastAsia="ko-KR"/>
              </w:rPr>
            </w:pPr>
          </w:p>
        </w:tc>
        <w:tc>
          <w:tcPr>
            <w:tcW w:w="1418" w:type="dxa"/>
            <w:vAlign w:val="center"/>
          </w:tcPr>
          <w:p w14:paraId="4118E080" w14:textId="421B8DE5" w:rsidR="00B70212" w:rsidRPr="00961D4B" w:rsidRDefault="00FB0330" w:rsidP="00F548DE">
            <w:pPr>
              <w:jc w:val="center"/>
              <w:rPr>
                <w:rFonts w:eastAsia="MS Mincho"/>
                <w:lang w:eastAsia="ko-KR"/>
              </w:rPr>
            </w:pPr>
            <w:r w:rsidRPr="00961D4B">
              <w:rPr>
                <w:rFonts w:eastAsia="MS Mincho"/>
                <w:lang w:eastAsia="ko-KR"/>
              </w:rPr>
              <w:t>ST-SLP-16</w:t>
            </w:r>
          </w:p>
        </w:tc>
        <w:tc>
          <w:tcPr>
            <w:tcW w:w="4790" w:type="dxa"/>
            <w:vAlign w:val="center"/>
          </w:tcPr>
          <w:p w14:paraId="7269638A" w14:textId="1840E8CC" w:rsidR="00B70212" w:rsidRPr="00961D4B" w:rsidRDefault="00B70212" w:rsidP="005A150A">
            <w:pPr>
              <w:rPr>
                <w:rFonts w:eastAsia="MS Mincho"/>
              </w:rPr>
            </w:pPr>
            <w:r w:rsidRPr="00961D4B">
              <w:rPr>
                <w:rFonts w:eastAsia="MS Mincho"/>
              </w:rPr>
              <w:t>Infect through malicious component</w:t>
            </w:r>
          </w:p>
        </w:tc>
      </w:tr>
      <w:tr w:rsidR="00F548DE" w:rsidRPr="00961D4B" w14:paraId="04B4F628" w14:textId="77777777" w:rsidTr="005A150A">
        <w:trPr>
          <w:trHeight w:val="556"/>
        </w:trPr>
        <w:tc>
          <w:tcPr>
            <w:tcW w:w="3397" w:type="dxa"/>
            <w:vMerge/>
            <w:vAlign w:val="center"/>
          </w:tcPr>
          <w:p w14:paraId="4AAE566A" w14:textId="77777777" w:rsidR="00B70212" w:rsidRPr="00961D4B" w:rsidRDefault="00B70212" w:rsidP="00F548DE">
            <w:pPr>
              <w:jc w:val="center"/>
              <w:rPr>
                <w:rFonts w:eastAsia="MS Mincho"/>
                <w:lang w:eastAsia="ko-KR"/>
              </w:rPr>
            </w:pPr>
          </w:p>
        </w:tc>
        <w:tc>
          <w:tcPr>
            <w:tcW w:w="1418" w:type="dxa"/>
            <w:vAlign w:val="center"/>
          </w:tcPr>
          <w:p w14:paraId="64F1C478" w14:textId="0FBF432B" w:rsidR="00B70212" w:rsidRPr="00961D4B" w:rsidRDefault="00FB0330" w:rsidP="00F548DE">
            <w:pPr>
              <w:jc w:val="center"/>
              <w:rPr>
                <w:rFonts w:eastAsia="MS Mincho"/>
                <w:lang w:eastAsia="ko-KR"/>
              </w:rPr>
            </w:pPr>
            <w:r w:rsidRPr="00961D4B">
              <w:rPr>
                <w:rFonts w:eastAsia="MS Mincho"/>
                <w:lang w:eastAsia="ko-KR"/>
              </w:rPr>
              <w:t>ST-SLP-17</w:t>
            </w:r>
          </w:p>
        </w:tc>
        <w:tc>
          <w:tcPr>
            <w:tcW w:w="4790" w:type="dxa"/>
            <w:vAlign w:val="center"/>
          </w:tcPr>
          <w:p w14:paraId="2A0B0B15" w14:textId="0D2F9E26" w:rsidR="00B70212" w:rsidRPr="00961D4B" w:rsidRDefault="00B70212" w:rsidP="005A150A">
            <w:pPr>
              <w:rPr>
                <w:rFonts w:eastAsia="MS Mincho"/>
              </w:rPr>
            </w:pPr>
            <w:r w:rsidRPr="00961D4B">
              <w:rPr>
                <w:rFonts w:eastAsia="MS Mincho"/>
              </w:rPr>
              <w:t>Take-over legitimate account</w:t>
            </w:r>
          </w:p>
        </w:tc>
      </w:tr>
      <w:tr w:rsidR="00F548DE" w:rsidRPr="00961D4B" w14:paraId="4276D954" w14:textId="77777777" w:rsidTr="005A150A">
        <w:trPr>
          <w:trHeight w:val="556"/>
        </w:trPr>
        <w:tc>
          <w:tcPr>
            <w:tcW w:w="3397" w:type="dxa"/>
            <w:vMerge/>
            <w:vAlign w:val="center"/>
          </w:tcPr>
          <w:p w14:paraId="692A7D29" w14:textId="77777777" w:rsidR="00B70212" w:rsidRPr="00961D4B" w:rsidRDefault="00B70212" w:rsidP="00F548DE">
            <w:pPr>
              <w:jc w:val="center"/>
              <w:rPr>
                <w:rFonts w:eastAsia="MS Mincho"/>
                <w:lang w:eastAsia="ko-KR"/>
              </w:rPr>
            </w:pPr>
          </w:p>
        </w:tc>
        <w:tc>
          <w:tcPr>
            <w:tcW w:w="1418" w:type="dxa"/>
            <w:vAlign w:val="center"/>
          </w:tcPr>
          <w:p w14:paraId="31CDC634" w14:textId="38D07736" w:rsidR="00B70212" w:rsidRPr="00961D4B" w:rsidRDefault="00FB0330" w:rsidP="00F548DE">
            <w:pPr>
              <w:jc w:val="center"/>
              <w:rPr>
                <w:rFonts w:eastAsia="MS Mincho"/>
                <w:lang w:eastAsia="ko-KR"/>
              </w:rPr>
            </w:pPr>
            <w:r w:rsidRPr="00961D4B">
              <w:rPr>
                <w:rFonts w:eastAsia="MS Mincho"/>
                <w:lang w:eastAsia="ko-KR"/>
              </w:rPr>
              <w:t>ST-SLP-18</w:t>
            </w:r>
          </w:p>
        </w:tc>
        <w:tc>
          <w:tcPr>
            <w:tcW w:w="4790" w:type="dxa"/>
            <w:vAlign w:val="center"/>
          </w:tcPr>
          <w:p w14:paraId="3E399787" w14:textId="76D2C894" w:rsidR="00B70212" w:rsidRPr="00961D4B" w:rsidRDefault="00B70212" w:rsidP="005A150A">
            <w:pPr>
              <w:rPr>
                <w:rFonts w:eastAsia="MS Mincho"/>
              </w:rPr>
            </w:pPr>
            <w:r w:rsidRPr="00961D4B">
              <w:rPr>
                <w:rFonts w:eastAsia="MS Mincho"/>
              </w:rPr>
              <w:t>Compromise version control system</w:t>
            </w:r>
          </w:p>
        </w:tc>
      </w:tr>
      <w:tr w:rsidR="00F548DE" w:rsidRPr="00961D4B" w14:paraId="63A39A43" w14:textId="77777777" w:rsidTr="005A150A">
        <w:trPr>
          <w:trHeight w:val="556"/>
        </w:trPr>
        <w:tc>
          <w:tcPr>
            <w:tcW w:w="3397" w:type="dxa"/>
            <w:vMerge/>
            <w:vAlign w:val="center"/>
          </w:tcPr>
          <w:p w14:paraId="08DAA4E6" w14:textId="77777777" w:rsidR="00B70212" w:rsidRPr="00961D4B" w:rsidRDefault="00B70212" w:rsidP="00F548DE">
            <w:pPr>
              <w:jc w:val="center"/>
              <w:rPr>
                <w:rFonts w:eastAsia="MS Mincho"/>
                <w:lang w:eastAsia="ko-KR"/>
              </w:rPr>
            </w:pPr>
          </w:p>
        </w:tc>
        <w:tc>
          <w:tcPr>
            <w:tcW w:w="1418" w:type="dxa"/>
            <w:vAlign w:val="center"/>
          </w:tcPr>
          <w:p w14:paraId="4832F741" w14:textId="41781441" w:rsidR="00B70212" w:rsidRPr="00961D4B" w:rsidRDefault="00FB0330" w:rsidP="00F548DE">
            <w:pPr>
              <w:jc w:val="center"/>
              <w:rPr>
                <w:rFonts w:eastAsia="MS Mincho"/>
                <w:lang w:eastAsia="ko-KR"/>
              </w:rPr>
            </w:pPr>
            <w:r w:rsidRPr="00961D4B">
              <w:rPr>
                <w:rFonts w:eastAsia="MS Mincho"/>
                <w:lang w:eastAsia="ko-KR"/>
              </w:rPr>
              <w:t>ST-SLP-19</w:t>
            </w:r>
          </w:p>
        </w:tc>
        <w:tc>
          <w:tcPr>
            <w:tcW w:w="4790" w:type="dxa"/>
            <w:vAlign w:val="center"/>
          </w:tcPr>
          <w:p w14:paraId="664441F7" w14:textId="0F65DF7D" w:rsidR="00B70212" w:rsidRPr="00961D4B" w:rsidRDefault="00B70212" w:rsidP="005A150A">
            <w:pPr>
              <w:rPr>
                <w:rFonts w:eastAsia="MS Mincho"/>
              </w:rPr>
            </w:pPr>
            <w:r w:rsidRPr="00961D4B">
              <w:rPr>
                <w:rFonts w:eastAsia="MS Mincho"/>
              </w:rPr>
              <w:t>Compromise maintainer system</w:t>
            </w:r>
          </w:p>
        </w:tc>
      </w:tr>
      <w:tr w:rsidR="00F548DE" w:rsidRPr="00961D4B" w14:paraId="775E46F2" w14:textId="77777777" w:rsidTr="005A150A">
        <w:trPr>
          <w:trHeight w:val="556"/>
        </w:trPr>
        <w:tc>
          <w:tcPr>
            <w:tcW w:w="3397" w:type="dxa"/>
            <w:vMerge/>
            <w:vAlign w:val="center"/>
          </w:tcPr>
          <w:p w14:paraId="793C524B" w14:textId="77777777" w:rsidR="00B70212" w:rsidRPr="00961D4B" w:rsidRDefault="00B70212" w:rsidP="00F548DE">
            <w:pPr>
              <w:jc w:val="center"/>
              <w:rPr>
                <w:rFonts w:eastAsia="MS Mincho"/>
                <w:lang w:eastAsia="ko-KR"/>
              </w:rPr>
            </w:pPr>
          </w:p>
        </w:tc>
        <w:tc>
          <w:tcPr>
            <w:tcW w:w="1418" w:type="dxa"/>
            <w:vAlign w:val="center"/>
          </w:tcPr>
          <w:p w14:paraId="5A0FB086" w14:textId="4455A351" w:rsidR="00B70212" w:rsidRPr="00961D4B" w:rsidRDefault="00FB0330" w:rsidP="00F548DE">
            <w:pPr>
              <w:jc w:val="center"/>
              <w:rPr>
                <w:rFonts w:eastAsia="MS Mincho"/>
                <w:lang w:eastAsia="ko-KR"/>
              </w:rPr>
            </w:pPr>
            <w:r w:rsidRPr="00961D4B">
              <w:rPr>
                <w:rFonts w:eastAsia="MS Mincho"/>
                <w:lang w:eastAsia="ko-KR"/>
              </w:rPr>
              <w:t>ST-SLP-20</w:t>
            </w:r>
          </w:p>
        </w:tc>
        <w:tc>
          <w:tcPr>
            <w:tcW w:w="4790" w:type="dxa"/>
            <w:vAlign w:val="center"/>
          </w:tcPr>
          <w:p w14:paraId="26F3F081" w14:textId="523B6C7E" w:rsidR="00B70212" w:rsidRPr="00961D4B" w:rsidRDefault="00B70212" w:rsidP="005A150A">
            <w:pPr>
              <w:rPr>
                <w:rFonts w:eastAsia="MS Mincho"/>
              </w:rPr>
            </w:pPr>
            <w:r w:rsidRPr="00961D4B">
              <w:rPr>
                <w:rFonts w:eastAsia="MS Mincho"/>
              </w:rPr>
              <w:t>Compromise build system</w:t>
            </w:r>
          </w:p>
        </w:tc>
      </w:tr>
      <w:tr w:rsidR="00F548DE" w:rsidRPr="00961D4B" w14:paraId="72C173A4" w14:textId="77777777" w:rsidTr="005A150A">
        <w:trPr>
          <w:trHeight w:val="556"/>
        </w:trPr>
        <w:tc>
          <w:tcPr>
            <w:tcW w:w="3397" w:type="dxa"/>
            <w:vMerge/>
            <w:vAlign w:val="center"/>
          </w:tcPr>
          <w:p w14:paraId="007D7F34" w14:textId="77777777" w:rsidR="00B70212" w:rsidRPr="00961D4B" w:rsidRDefault="00B70212" w:rsidP="00F548DE">
            <w:pPr>
              <w:jc w:val="center"/>
              <w:rPr>
                <w:rFonts w:eastAsia="MS Mincho"/>
                <w:lang w:eastAsia="ko-KR"/>
              </w:rPr>
            </w:pPr>
          </w:p>
        </w:tc>
        <w:tc>
          <w:tcPr>
            <w:tcW w:w="1418" w:type="dxa"/>
            <w:vAlign w:val="center"/>
          </w:tcPr>
          <w:p w14:paraId="128D993D" w14:textId="381C09C8" w:rsidR="00B70212" w:rsidRPr="00961D4B" w:rsidRDefault="00FB0330" w:rsidP="00F548DE">
            <w:pPr>
              <w:jc w:val="center"/>
              <w:rPr>
                <w:rFonts w:eastAsia="MS Mincho"/>
                <w:lang w:eastAsia="ko-KR"/>
              </w:rPr>
            </w:pPr>
            <w:r w:rsidRPr="00961D4B">
              <w:rPr>
                <w:rFonts w:eastAsia="MS Mincho"/>
                <w:lang w:eastAsia="ko-KR"/>
              </w:rPr>
              <w:t>ST-SLP-21</w:t>
            </w:r>
          </w:p>
        </w:tc>
        <w:tc>
          <w:tcPr>
            <w:tcW w:w="4790" w:type="dxa"/>
            <w:vAlign w:val="center"/>
          </w:tcPr>
          <w:p w14:paraId="5D3C70D5" w14:textId="4CBDEC73" w:rsidR="00B70212" w:rsidRPr="00961D4B" w:rsidRDefault="00B70212" w:rsidP="005A150A">
            <w:pPr>
              <w:rPr>
                <w:rFonts w:eastAsia="MS Mincho"/>
              </w:rPr>
            </w:pPr>
            <w:r w:rsidRPr="00961D4B">
              <w:rPr>
                <w:rFonts w:eastAsia="MS Mincho"/>
              </w:rPr>
              <w:t>MITM attack</w:t>
            </w:r>
          </w:p>
        </w:tc>
      </w:tr>
      <w:tr w:rsidR="00F548DE" w:rsidRPr="00961D4B" w14:paraId="29E529CF" w14:textId="77777777" w:rsidTr="005A150A">
        <w:trPr>
          <w:trHeight w:val="556"/>
        </w:trPr>
        <w:tc>
          <w:tcPr>
            <w:tcW w:w="3397" w:type="dxa"/>
            <w:vMerge/>
            <w:vAlign w:val="center"/>
          </w:tcPr>
          <w:p w14:paraId="47CA9F7B" w14:textId="77777777" w:rsidR="00B70212" w:rsidRPr="00961D4B" w:rsidRDefault="00B70212" w:rsidP="00F548DE">
            <w:pPr>
              <w:jc w:val="center"/>
              <w:rPr>
                <w:rFonts w:eastAsia="MS Mincho"/>
                <w:lang w:eastAsia="ko-KR"/>
              </w:rPr>
            </w:pPr>
          </w:p>
        </w:tc>
        <w:tc>
          <w:tcPr>
            <w:tcW w:w="1418" w:type="dxa"/>
            <w:vAlign w:val="center"/>
          </w:tcPr>
          <w:p w14:paraId="786981E4" w14:textId="1AE42A01" w:rsidR="00B70212" w:rsidRPr="00961D4B" w:rsidRDefault="00FB0330" w:rsidP="00F548DE">
            <w:pPr>
              <w:jc w:val="center"/>
              <w:rPr>
                <w:rFonts w:eastAsia="MS Mincho"/>
                <w:lang w:eastAsia="ko-KR"/>
              </w:rPr>
            </w:pPr>
            <w:r w:rsidRPr="00961D4B">
              <w:rPr>
                <w:rFonts w:eastAsia="MS Mincho"/>
                <w:lang w:eastAsia="ko-KR"/>
              </w:rPr>
              <w:t>ST-SLP-22</w:t>
            </w:r>
          </w:p>
        </w:tc>
        <w:tc>
          <w:tcPr>
            <w:tcW w:w="4790" w:type="dxa"/>
            <w:vAlign w:val="center"/>
          </w:tcPr>
          <w:p w14:paraId="02A909AF" w14:textId="2D24C6FA" w:rsidR="00B70212" w:rsidRPr="00961D4B" w:rsidRDefault="00B70212" w:rsidP="005A150A">
            <w:pPr>
              <w:rPr>
                <w:rFonts w:eastAsia="MS Mincho"/>
              </w:rPr>
            </w:pPr>
            <w:r w:rsidRPr="00961D4B">
              <w:rPr>
                <w:rFonts w:eastAsia="MS Mincho"/>
              </w:rPr>
              <w:t>DNS cache poisoning</w:t>
            </w:r>
          </w:p>
        </w:tc>
      </w:tr>
      <w:tr w:rsidR="00F548DE" w:rsidRPr="00961D4B" w14:paraId="004645D4" w14:textId="77777777" w:rsidTr="005A150A">
        <w:trPr>
          <w:trHeight w:val="556"/>
        </w:trPr>
        <w:tc>
          <w:tcPr>
            <w:tcW w:w="3397" w:type="dxa"/>
            <w:vMerge/>
            <w:vAlign w:val="center"/>
          </w:tcPr>
          <w:p w14:paraId="16E5796C" w14:textId="77777777" w:rsidR="00B70212" w:rsidRPr="00961D4B" w:rsidRDefault="00B70212" w:rsidP="00F548DE">
            <w:pPr>
              <w:jc w:val="center"/>
              <w:rPr>
                <w:rFonts w:eastAsia="MS Mincho"/>
                <w:lang w:eastAsia="ko-KR"/>
              </w:rPr>
            </w:pPr>
          </w:p>
        </w:tc>
        <w:tc>
          <w:tcPr>
            <w:tcW w:w="1418" w:type="dxa"/>
            <w:vAlign w:val="center"/>
          </w:tcPr>
          <w:p w14:paraId="3E7CB264" w14:textId="4D937A5D" w:rsidR="00B70212" w:rsidRPr="00961D4B" w:rsidRDefault="00FB0330" w:rsidP="00F548DE">
            <w:pPr>
              <w:jc w:val="center"/>
              <w:rPr>
                <w:rFonts w:eastAsia="MS Mincho"/>
                <w:lang w:eastAsia="ko-KR"/>
              </w:rPr>
            </w:pPr>
            <w:r w:rsidRPr="00961D4B">
              <w:rPr>
                <w:rFonts w:eastAsia="MS Mincho"/>
                <w:lang w:eastAsia="ko-KR"/>
              </w:rPr>
              <w:t>ST-SLP-23</w:t>
            </w:r>
          </w:p>
        </w:tc>
        <w:tc>
          <w:tcPr>
            <w:tcW w:w="4790" w:type="dxa"/>
            <w:vAlign w:val="center"/>
          </w:tcPr>
          <w:p w14:paraId="50D46C29" w14:textId="76F23E6E" w:rsidR="00B70212" w:rsidRPr="00961D4B" w:rsidRDefault="00B70212" w:rsidP="005A150A">
            <w:pPr>
              <w:rPr>
                <w:rFonts w:eastAsia="MS Mincho"/>
              </w:rPr>
            </w:pPr>
            <w:r w:rsidRPr="00961D4B">
              <w:rPr>
                <w:rFonts w:eastAsia="MS Mincho"/>
              </w:rPr>
              <w:t>Tamper legitimate URL</w:t>
            </w:r>
          </w:p>
        </w:tc>
      </w:tr>
      <w:tr w:rsidR="00F548DE" w:rsidRPr="00961D4B" w14:paraId="1C796E45" w14:textId="77777777" w:rsidTr="005A150A">
        <w:trPr>
          <w:trHeight w:val="556"/>
        </w:trPr>
        <w:tc>
          <w:tcPr>
            <w:tcW w:w="3397" w:type="dxa"/>
            <w:vMerge/>
            <w:vAlign w:val="center"/>
          </w:tcPr>
          <w:p w14:paraId="024451D4" w14:textId="77777777" w:rsidR="00B70212" w:rsidRPr="00961D4B" w:rsidRDefault="00B70212" w:rsidP="00F548DE">
            <w:pPr>
              <w:jc w:val="center"/>
              <w:rPr>
                <w:rFonts w:eastAsia="MS Mincho"/>
                <w:lang w:eastAsia="ko-KR"/>
              </w:rPr>
            </w:pPr>
          </w:p>
        </w:tc>
        <w:tc>
          <w:tcPr>
            <w:tcW w:w="1418" w:type="dxa"/>
            <w:vAlign w:val="center"/>
          </w:tcPr>
          <w:p w14:paraId="0024F15E" w14:textId="698C2ED4" w:rsidR="00B70212" w:rsidRPr="00961D4B" w:rsidRDefault="00FB0330" w:rsidP="00F548DE">
            <w:pPr>
              <w:jc w:val="center"/>
              <w:rPr>
                <w:rFonts w:eastAsia="MS Mincho"/>
                <w:lang w:eastAsia="ko-KR"/>
              </w:rPr>
            </w:pPr>
            <w:r w:rsidRPr="00961D4B">
              <w:rPr>
                <w:rFonts w:eastAsia="MS Mincho"/>
                <w:lang w:eastAsia="ko-KR"/>
              </w:rPr>
              <w:t>ST-SLP-24</w:t>
            </w:r>
          </w:p>
        </w:tc>
        <w:tc>
          <w:tcPr>
            <w:tcW w:w="4790" w:type="dxa"/>
            <w:vAlign w:val="center"/>
          </w:tcPr>
          <w:p w14:paraId="244C417F" w14:textId="46520B74" w:rsidR="00B70212" w:rsidRPr="00961D4B" w:rsidRDefault="00B70212" w:rsidP="005A150A">
            <w:pPr>
              <w:rPr>
                <w:rFonts w:eastAsia="MS Mincho"/>
              </w:rPr>
            </w:pPr>
            <w:r w:rsidRPr="00961D4B">
              <w:rPr>
                <w:rFonts w:eastAsia="MS Mincho"/>
              </w:rPr>
              <w:t>Abuse dependency resolution mechanism</w:t>
            </w:r>
          </w:p>
        </w:tc>
      </w:tr>
      <w:tr w:rsidR="00F548DE" w:rsidRPr="00961D4B" w14:paraId="3AB82A88" w14:textId="77777777" w:rsidTr="005A150A">
        <w:trPr>
          <w:trHeight w:val="556"/>
        </w:trPr>
        <w:tc>
          <w:tcPr>
            <w:tcW w:w="3397" w:type="dxa"/>
            <w:vMerge/>
            <w:vAlign w:val="center"/>
          </w:tcPr>
          <w:p w14:paraId="610148AA" w14:textId="77777777" w:rsidR="00B70212" w:rsidRPr="00961D4B" w:rsidRDefault="00B70212" w:rsidP="00F548DE">
            <w:pPr>
              <w:jc w:val="center"/>
              <w:rPr>
                <w:rFonts w:eastAsia="MS Mincho"/>
                <w:lang w:eastAsia="ko-KR"/>
              </w:rPr>
            </w:pPr>
          </w:p>
        </w:tc>
        <w:tc>
          <w:tcPr>
            <w:tcW w:w="1418" w:type="dxa"/>
            <w:vAlign w:val="center"/>
          </w:tcPr>
          <w:p w14:paraId="7C51630E" w14:textId="35FB522A" w:rsidR="00B70212" w:rsidRPr="00961D4B" w:rsidRDefault="00FB0330" w:rsidP="00F548DE">
            <w:pPr>
              <w:jc w:val="center"/>
              <w:rPr>
                <w:rFonts w:eastAsia="MS Mincho"/>
                <w:lang w:eastAsia="ko-KR"/>
              </w:rPr>
            </w:pPr>
            <w:r w:rsidRPr="00961D4B">
              <w:rPr>
                <w:rFonts w:eastAsia="MS Mincho"/>
                <w:lang w:eastAsia="ko-KR"/>
              </w:rPr>
              <w:t>ST-SLP-25</w:t>
            </w:r>
          </w:p>
        </w:tc>
        <w:tc>
          <w:tcPr>
            <w:tcW w:w="4790" w:type="dxa"/>
            <w:vAlign w:val="center"/>
          </w:tcPr>
          <w:p w14:paraId="595205DF" w14:textId="548E46F8" w:rsidR="00B70212" w:rsidRPr="00961D4B" w:rsidRDefault="00B70212" w:rsidP="005A150A">
            <w:pPr>
              <w:rPr>
                <w:rFonts w:eastAsia="MS Mincho"/>
              </w:rPr>
            </w:pPr>
            <w:r w:rsidRPr="00961D4B">
              <w:rPr>
                <w:rFonts w:eastAsia="MS Mincho"/>
              </w:rPr>
              <w:t>Prevent update to non-vulnerable version</w:t>
            </w:r>
          </w:p>
        </w:tc>
      </w:tr>
      <w:tr w:rsidR="00F548DE" w:rsidRPr="00961D4B" w14:paraId="45435328" w14:textId="77777777" w:rsidTr="005A150A">
        <w:trPr>
          <w:trHeight w:val="556"/>
        </w:trPr>
        <w:tc>
          <w:tcPr>
            <w:tcW w:w="3397" w:type="dxa"/>
            <w:vMerge/>
            <w:vAlign w:val="center"/>
          </w:tcPr>
          <w:p w14:paraId="1AB0D48F" w14:textId="77777777" w:rsidR="00B70212" w:rsidRPr="00961D4B" w:rsidRDefault="00B70212" w:rsidP="00F548DE">
            <w:pPr>
              <w:jc w:val="center"/>
              <w:rPr>
                <w:rFonts w:eastAsia="MS Mincho"/>
                <w:lang w:eastAsia="ko-KR"/>
              </w:rPr>
            </w:pPr>
          </w:p>
        </w:tc>
        <w:tc>
          <w:tcPr>
            <w:tcW w:w="1418" w:type="dxa"/>
            <w:vAlign w:val="center"/>
          </w:tcPr>
          <w:p w14:paraId="0CF4FF76" w14:textId="503D7AAD" w:rsidR="00B70212" w:rsidRPr="00961D4B" w:rsidRDefault="00FB0330" w:rsidP="00F548DE">
            <w:pPr>
              <w:jc w:val="center"/>
              <w:rPr>
                <w:rFonts w:eastAsia="MS Mincho"/>
                <w:lang w:eastAsia="ko-KR"/>
              </w:rPr>
            </w:pPr>
            <w:r w:rsidRPr="00961D4B">
              <w:rPr>
                <w:rFonts w:eastAsia="MS Mincho"/>
                <w:lang w:eastAsia="ko-KR"/>
              </w:rPr>
              <w:t>ST-SLP-26</w:t>
            </w:r>
          </w:p>
        </w:tc>
        <w:tc>
          <w:tcPr>
            <w:tcW w:w="4790" w:type="dxa"/>
            <w:vAlign w:val="center"/>
          </w:tcPr>
          <w:p w14:paraId="2DF9050B" w14:textId="71456C29" w:rsidR="00B70212" w:rsidRPr="00961D4B" w:rsidRDefault="00B70212" w:rsidP="005A150A">
            <w:pPr>
              <w:rPr>
                <w:rFonts w:eastAsia="MS Mincho"/>
              </w:rPr>
            </w:pPr>
            <w:r w:rsidRPr="00961D4B">
              <w:rPr>
                <w:rFonts w:eastAsia="MS Mincho"/>
              </w:rPr>
              <w:t>Compromise maintainer system</w:t>
            </w:r>
          </w:p>
        </w:tc>
      </w:tr>
      <w:tr w:rsidR="00F548DE" w:rsidRPr="00961D4B" w14:paraId="4ED81459" w14:textId="77777777" w:rsidTr="005A150A">
        <w:trPr>
          <w:trHeight w:val="556"/>
        </w:trPr>
        <w:tc>
          <w:tcPr>
            <w:tcW w:w="3397" w:type="dxa"/>
            <w:vMerge/>
            <w:vAlign w:val="center"/>
          </w:tcPr>
          <w:p w14:paraId="6BF9E210" w14:textId="77777777" w:rsidR="00B70212" w:rsidRPr="00961D4B" w:rsidRDefault="00B70212" w:rsidP="00F548DE">
            <w:pPr>
              <w:jc w:val="center"/>
              <w:rPr>
                <w:rFonts w:eastAsia="MS Mincho"/>
                <w:lang w:eastAsia="ko-KR"/>
              </w:rPr>
            </w:pPr>
          </w:p>
        </w:tc>
        <w:tc>
          <w:tcPr>
            <w:tcW w:w="1418" w:type="dxa"/>
            <w:vAlign w:val="center"/>
          </w:tcPr>
          <w:p w14:paraId="38BC1ACF" w14:textId="7518605F" w:rsidR="00B70212" w:rsidRPr="00961D4B" w:rsidRDefault="00FB0330" w:rsidP="00F548DE">
            <w:pPr>
              <w:jc w:val="center"/>
              <w:rPr>
                <w:rFonts w:eastAsia="MS Mincho"/>
                <w:lang w:eastAsia="ko-KR"/>
              </w:rPr>
            </w:pPr>
            <w:r w:rsidRPr="00961D4B">
              <w:rPr>
                <w:rFonts w:eastAsia="MS Mincho"/>
                <w:lang w:eastAsia="ko-KR"/>
              </w:rPr>
              <w:t>ST-SLP-27</w:t>
            </w:r>
          </w:p>
        </w:tc>
        <w:tc>
          <w:tcPr>
            <w:tcW w:w="4790" w:type="dxa"/>
            <w:vAlign w:val="center"/>
          </w:tcPr>
          <w:p w14:paraId="235D56CF" w14:textId="0F535975" w:rsidR="00B70212" w:rsidRPr="00961D4B" w:rsidRDefault="00B70212" w:rsidP="005A150A">
            <w:pPr>
              <w:rPr>
                <w:rFonts w:eastAsia="MS Mincho"/>
              </w:rPr>
            </w:pPr>
            <w:r w:rsidRPr="00961D4B">
              <w:rPr>
                <w:rFonts w:eastAsia="MS Mincho"/>
              </w:rPr>
              <w:t>Compromise hosting system</w:t>
            </w:r>
          </w:p>
        </w:tc>
      </w:tr>
      <w:bookmarkEnd w:id="148"/>
    </w:tbl>
    <w:p w14:paraId="20E267A8" w14:textId="77777777" w:rsidR="00CA2A01" w:rsidRDefault="00CA2A01" w:rsidP="00AC1DC0">
      <w:pPr>
        <w:jc w:val="center"/>
      </w:pPr>
    </w:p>
    <w:p w14:paraId="6C855722" w14:textId="77777777" w:rsidR="00CA2A01" w:rsidRDefault="00CA2A01">
      <w:pPr>
        <w:spacing w:before="0" w:after="160" w:line="259" w:lineRule="auto"/>
      </w:pPr>
      <w:r>
        <w:br w:type="page"/>
      </w:r>
    </w:p>
    <w:p w14:paraId="024B19DA" w14:textId="2B46BB39" w:rsidR="008D7431" w:rsidRPr="00961D4B" w:rsidRDefault="008D7431" w:rsidP="008D7431">
      <w:pPr>
        <w:spacing w:before="0" w:after="160" w:line="259" w:lineRule="auto"/>
        <w:jc w:val="center"/>
        <w:rPr>
          <w:b/>
          <w:bCs/>
          <w:iCs/>
          <w:lang w:eastAsia="en-US"/>
        </w:rPr>
      </w:pPr>
      <w:r w:rsidRPr="00961D4B">
        <w:rPr>
          <w:b/>
          <w:bCs/>
          <w:iCs/>
          <w:lang w:eastAsia="en-US"/>
        </w:rPr>
        <w:lastRenderedPageBreak/>
        <w:t>A</w:t>
      </w:r>
      <w:r>
        <w:rPr>
          <w:b/>
          <w:bCs/>
          <w:iCs/>
          <w:lang w:eastAsia="en-US"/>
        </w:rPr>
        <w:t>nnex</w:t>
      </w:r>
      <w:r w:rsidRPr="00961D4B">
        <w:rPr>
          <w:b/>
          <w:bCs/>
          <w:iCs/>
          <w:lang w:eastAsia="en-US"/>
        </w:rPr>
        <w:t xml:space="preserve"> </w:t>
      </w:r>
      <w:r>
        <w:rPr>
          <w:b/>
          <w:bCs/>
          <w:iCs/>
          <w:lang w:eastAsia="en-US"/>
        </w:rPr>
        <w:t>B</w:t>
      </w:r>
    </w:p>
    <w:p w14:paraId="162B79D1" w14:textId="5E5F63BC" w:rsidR="008D7431" w:rsidRPr="00961D4B" w:rsidRDefault="008D7431" w:rsidP="008D7431">
      <w:pPr>
        <w:tabs>
          <w:tab w:val="left" w:pos="794"/>
          <w:tab w:val="left" w:pos="1191"/>
          <w:tab w:val="left" w:pos="1588"/>
          <w:tab w:val="left" w:pos="1985"/>
        </w:tabs>
        <w:overflowPunct w:val="0"/>
        <w:autoSpaceDE w:val="0"/>
        <w:autoSpaceDN w:val="0"/>
        <w:ind w:left="2880" w:hanging="2880"/>
        <w:jc w:val="center"/>
        <w:textAlignment w:val="baseline"/>
        <w:rPr>
          <w:b/>
          <w:bCs/>
          <w:iCs/>
          <w:lang w:eastAsia="en-US"/>
        </w:rPr>
      </w:pPr>
      <w:r>
        <w:rPr>
          <w:b/>
          <w:bCs/>
          <w:iCs/>
          <w:lang w:eastAsia="en-US"/>
        </w:rPr>
        <w:t>Mapping between iden</w:t>
      </w:r>
      <w:r w:rsidR="00765DA9">
        <w:rPr>
          <w:b/>
          <w:bCs/>
          <w:iCs/>
          <w:lang w:eastAsia="en-US"/>
        </w:rPr>
        <w:t xml:space="preserve">tified security threats and types of software </w:t>
      </w:r>
    </w:p>
    <w:p w14:paraId="1CED148E" w14:textId="3E3702A1" w:rsidR="008D7431" w:rsidRPr="00961D4B" w:rsidRDefault="008D7431" w:rsidP="008D7431">
      <w:pPr>
        <w:tabs>
          <w:tab w:val="left" w:pos="794"/>
          <w:tab w:val="left" w:pos="1191"/>
          <w:tab w:val="left" w:pos="1588"/>
          <w:tab w:val="left" w:pos="1985"/>
        </w:tabs>
        <w:overflowPunct w:val="0"/>
        <w:autoSpaceDE w:val="0"/>
        <w:autoSpaceDN w:val="0"/>
        <w:ind w:left="2880" w:hanging="2880"/>
        <w:jc w:val="center"/>
        <w:textAlignment w:val="baseline"/>
        <w:rPr>
          <w:iCs/>
          <w:lang w:eastAsia="en-US"/>
        </w:rPr>
      </w:pPr>
      <w:r w:rsidRPr="00961D4B">
        <w:rPr>
          <w:iCs/>
          <w:lang w:eastAsia="en-US"/>
        </w:rPr>
        <w:t xml:space="preserve">(This </w:t>
      </w:r>
      <w:r>
        <w:rPr>
          <w:iCs/>
          <w:lang w:eastAsia="en-US"/>
        </w:rPr>
        <w:t>annex</w:t>
      </w:r>
      <w:r w:rsidRPr="00961D4B">
        <w:rPr>
          <w:iCs/>
          <w:lang w:eastAsia="en-US"/>
        </w:rPr>
        <w:t xml:space="preserve"> form</w:t>
      </w:r>
      <w:r w:rsidR="00106902">
        <w:rPr>
          <w:iCs/>
          <w:lang w:eastAsia="en-US"/>
        </w:rPr>
        <w:t>s</w:t>
      </w:r>
      <w:r w:rsidRPr="00961D4B">
        <w:rPr>
          <w:iCs/>
          <w:lang w:eastAsia="en-US"/>
        </w:rPr>
        <w:t xml:space="preserve"> an integral part of this Recommendation.)</w:t>
      </w:r>
    </w:p>
    <w:p w14:paraId="4271B67A" w14:textId="76A5132A" w:rsidR="00117733" w:rsidRDefault="00117733">
      <w:pPr>
        <w:jc w:val="both"/>
        <w:rPr>
          <w:rFonts w:eastAsia="Batang"/>
          <w:lang w:eastAsia="ko-KR"/>
        </w:rPr>
      </w:pPr>
      <w:r w:rsidRPr="0031525D">
        <w:rPr>
          <w:rFonts w:eastAsia="Batang"/>
          <w:lang w:eastAsia="ko-KR"/>
        </w:rPr>
        <w:t xml:space="preserve">The </w:t>
      </w:r>
      <w:r w:rsidR="00E41DA1">
        <w:rPr>
          <w:rFonts w:eastAsia="Batang"/>
          <w:lang w:eastAsia="ko-KR"/>
        </w:rPr>
        <w:t xml:space="preserve">Annex B provides </w:t>
      </w:r>
      <w:r w:rsidRPr="0031525D">
        <w:rPr>
          <w:rFonts w:eastAsia="Batang"/>
          <w:lang w:eastAsia="ko-KR"/>
        </w:rPr>
        <w:t>mapping between identified security threats</w:t>
      </w:r>
      <w:r w:rsidR="00482ACF">
        <w:rPr>
          <w:rFonts w:eastAsia="Batang"/>
          <w:lang w:eastAsia="ko-KR"/>
        </w:rPr>
        <w:t xml:space="preserve"> in this Recommendation</w:t>
      </w:r>
      <w:r w:rsidRPr="0031525D">
        <w:rPr>
          <w:rFonts w:eastAsia="Batang"/>
          <w:lang w:eastAsia="ko-KR"/>
        </w:rPr>
        <w:t xml:space="preserve"> </w:t>
      </w:r>
      <w:r w:rsidR="00ED7EB6">
        <w:rPr>
          <w:rFonts w:eastAsia="Batang"/>
          <w:lang w:eastAsia="ko-KR"/>
        </w:rPr>
        <w:t xml:space="preserve">and types of </w:t>
      </w:r>
      <w:r w:rsidRPr="0031525D">
        <w:rPr>
          <w:rFonts w:eastAsia="Batang"/>
          <w:lang w:eastAsia="ko-KR"/>
        </w:rPr>
        <w:t>software</w:t>
      </w:r>
      <w:r w:rsidR="00ED7EB6">
        <w:rPr>
          <w:rFonts w:eastAsia="Batang"/>
          <w:lang w:eastAsia="ko-KR"/>
        </w:rPr>
        <w:t>, i.e., open-source and closed-source</w:t>
      </w:r>
      <w:r w:rsidR="00EB1574">
        <w:rPr>
          <w:rFonts w:eastAsia="Batang"/>
          <w:lang w:eastAsia="ko-KR"/>
        </w:rPr>
        <w:t>.</w:t>
      </w:r>
      <w:r w:rsidRPr="0031525D">
        <w:rPr>
          <w:rFonts w:eastAsia="Batang"/>
          <w:lang w:eastAsia="ko-KR"/>
        </w:rPr>
        <w:t xml:space="preserve"> There may </w:t>
      </w:r>
      <w:r w:rsidR="00EB1574">
        <w:rPr>
          <w:rFonts w:eastAsia="Batang"/>
          <w:lang w:eastAsia="ko-KR"/>
        </w:rPr>
        <w:t>be</w:t>
      </w:r>
      <w:r w:rsidRPr="0031525D">
        <w:rPr>
          <w:rFonts w:eastAsia="Batang"/>
          <w:lang w:eastAsia="ko-KR"/>
        </w:rPr>
        <w:t xml:space="preserve"> </w:t>
      </w:r>
      <w:r w:rsidR="00EB1574">
        <w:rPr>
          <w:rFonts w:eastAsia="Batang"/>
          <w:lang w:eastAsia="ko-KR"/>
        </w:rPr>
        <w:t xml:space="preserve">common threats </w:t>
      </w:r>
      <w:proofErr w:type="spellStart"/>
      <w:r w:rsidR="00EB1574">
        <w:rPr>
          <w:rFonts w:eastAsia="Batang"/>
          <w:lang w:eastAsia="ko-KR"/>
        </w:rPr>
        <w:t>appliable</w:t>
      </w:r>
      <w:proofErr w:type="spellEnd"/>
      <w:r w:rsidR="00EB1574">
        <w:rPr>
          <w:rFonts w:eastAsia="Batang"/>
          <w:lang w:eastAsia="ko-KR"/>
        </w:rPr>
        <w:t xml:space="preserve"> to both types of </w:t>
      </w:r>
      <w:r w:rsidR="00B901C5">
        <w:rPr>
          <w:rFonts w:eastAsia="Batang"/>
          <w:lang w:eastAsia="ko-KR"/>
        </w:rPr>
        <w:t>software.</w:t>
      </w:r>
      <w:r w:rsidR="00EB1574">
        <w:rPr>
          <w:rFonts w:eastAsia="Batang"/>
          <w:lang w:eastAsia="ko-KR"/>
        </w:rPr>
        <w:t xml:space="preserve"> </w:t>
      </w:r>
    </w:p>
    <w:p w14:paraId="74868FF8" w14:textId="77777777" w:rsidR="00117733" w:rsidRPr="0031525D" w:rsidRDefault="00117733">
      <w:pPr>
        <w:jc w:val="both"/>
        <w:rPr>
          <w:rFonts w:eastAsia="Batang"/>
          <w:lang w:eastAsia="ko-KR"/>
        </w:rPr>
      </w:pPr>
    </w:p>
    <w:p w14:paraId="7021C170" w14:textId="141D4877" w:rsidR="00DE4EF7" w:rsidRPr="0031525D" w:rsidRDefault="00DE4EF7" w:rsidP="0031525D">
      <w:pPr>
        <w:jc w:val="both"/>
      </w:pPr>
      <w:r w:rsidRPr="0031525D">
        <w:t>&lt;TBD&gt;</w:t>
      </w:r>
    </w:p>
    <w:p w14:paraId="5213E28B" w14:textId="7EA5F64E" w:rsidR="00F90C9E" w:rsidRPr="00961D4B" w:rsidRDefault="00A66FB6" w:rsidP="00AC1DC0">
      <w:pPr>
        <w:jc w:val="center"/>
        <w:rPr>
          <w:rFonts w:eastAsia="MS Mincho"/>
        </w:rPr>
      </w:pPr>
      <w:r w:rsidRPr="00961D4B">
        <w:t>_______________________</w:t>
      </w:r>
    </w:p>
    <w:p w14:paraId="6BB0D6E0" w14:textId="77777777" w:rsidR="00AC1DC0" w:rsidRPr="00961D4B" w:rsidRDefault="00AC1DC0" w:rsidP="00AC1DC0">
      <w:pPr>
        <w:jc w:val="center"/>
        <w:rPr>
          <w:rFonts w:eastAsia="MS Mincho"/>
        </w:rPr>
      </w:pPr>
    </w:p>
    <w:sectPr w:rsidR="00AC1DC0" w:rsidRPr="00961D4B" w:rsidSect="00E007F2">
      <w:pgSz w:w="11907" w:h="16840" w:code="9"/>
      <w:pgMar w:top="1134" w:right="1134" w:bottom="1134" w:left="1134" w:header="425" w:footer="709"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39" w:author="Shekhar Singh" w:date="2023-07-03T17:01:00Z" w:initials="SS">
    <w:p w14:paraId="31A54C4E" w14:textId="7F8021E1" w:rsidR="00186DAE" w:rsidRDefault="00186DAE">
      <w:pPr>
        <w:pStyle w:val="CommentText"/>
      </w:pPr>
      <w:r>
        <w:rPr>
          <w:rStyle w:val="CommentReference"/>
        </w:rPr>
        <w:annotationRef/>
      </w:r>
      <w:r>
        <w:t>To check if lawyer word is used globally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1A54C4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1C20C9" w14:textId="77777777" w:rsidR="0025029C" w:rsidRDefault="0025029C" w:rsidP="00C42125">
      <w:pPr>
        <w:spacing w:before="0"/>
      </w:pPr>
      <w:r>
        <w:separator/>
      </w:r>
    </w:p>
  </w:endnote>
  <w:endnote w:type="continuationSeparator" w:id="0">
    <w:p w14:paraId="1AC2AA77" w14:textId="77777777" w:rsidR="0025029C" w:rsidRDefault="0025029C" w:rsidP="00C42125">
      <w:pPr>
        <w:spacing w:before="0"/>
      </w:pPr>
      <w:r>
        <w:continuationSeparator/>
      </w:r>
    </w:p>
  </w:endnote>
  <w:endnote w:type="continuationNotice" w:id="1">
    <w:p w14:paraId="0D6717D4" w14:textId="77777777" w:rsidR="0025029C" w:rsidRDefault="0025029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Yu Gothic UI"/>
    <w:panose1 w:val="00000000000000000000"/>
    <w:charset w:val="80"/>
    <w:family w:val="auto"/>
    <w:notTrueType/>
    <w:pitch w:val="variable"/>
    <w:sig w:usb0="00000001" w:usb1="08070000" w:usb2="00000010" w:usb3="00000000" w:csb0="00020000" w:csb1="00000000"/>
  </w:font>
  <w:font w:name="MS Mincho">
    <w:altName w:val="MS Gothic"/>
    <w:panose1 w:val="02020609040205080304"/>
    <w:charset w:val="80"/>
    <w:family w:val="roman"/>
    <w:notTrueType/>
    <w:pitch w:val="fixed"/>
    <w:sig w:usb0="00000000" w:usb1="08070000" w:usb2="00000010" w:usb3="00000000" w:csb0="00020000" w:csb1="00000000"/>
  </w:font>
  <w:font w:name="Batang">
    <w:altName w:val="Arial Unicode MS"/>
    <w:panose1 w:val="02030600000101010101"/>
    <w:charset w:val="81"/>
    <w:family w:val="auto"/>
    <w:notTrueType/>
    <w:pitch w:val="fixed"/>
    <w:sig w:usb0="00000000"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휴먼명조">
    <w:altName w:val="바탕"/>
    <w:panose1 w:val="00000000000000000000"/>
    <w:charset w:val="81"/>
    <w:family w:val="roman"/>
    <w:notTrueType/>
    <w:pitch w:val="default"/>
    <w:sig w:usb0="00000001" w:usb1="09060000" w:usb2="00000010" w:usb3="00000000" w:csb0="00080000" w:csb1="00000000"/>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56DA72" w14:textId="77777777" w:rsidR="0025029C" w:rsidRDefault="0025029C" w:rsidP="00C42125">
      <w:pPr>
        <w:spacing w:before="0"/>
      </w:pPr>
      <w:r>
        <w:separator/>
      </w:r>
    </w:p>
  </w:footnote>
  <w:footnote w:type="continuationSeparator" w:id="0">
    <w:p w14:paraId="2F37D2F0" w14:textId="77777777" w:rsidR="0025029C" w:rsidRDefault="0025029C" w:rsidP="00C42125">
      <w:pPr>
        <w:spacing w:before="0"/>
      </w:pPr>
      <w:r>
        <w:continuationSeparator/>
      </w:r>
    </w:p>
  </w:footnote>
  <w:footnote w:type="continuationNotice" w:id="1">
    <w:p w14:paraId="303DBDC5" w14:textId="77777777" w:rsidR="0025029C" w:rsidRDefault="0025029C">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50F83B" w14:textId="619CA7BA" w:rsidR="00186DAE" w:rsidRPr="00C42125" w:rsidRDefault="00186DAE"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6B31CA">
      <w:rPr>
        <w:noProof/>
      </w:rPr>
      <w:t>2</w:t>
    </w:r>
    <w:r w:rsidRPr="00C42125">
      <w:fldChar w:fldCharType="end"/>
    </w:r>
    <w:r w:rsidRPr="00C42125">
      <w:t xml:space="preserve"> -</w:t>
    </w:r>
  </w:p>
  <w:p w14:paraId="534FA096" w14:textId="6A2350BE" w:rsidR="00186DAE" w:rsidRPr="00C42125" w:rsidRDefault="00186DAE" w:rsidP="007E53E4">
    <w:pPr>
      <w:pStyle w:val="Header"/>
    </w:pPr>
    <w:r>
      <w:fldChar w:fldCharType="begin"/>
    </w:r>
    <w:r>
      <w:instrText xml:space="preserve"> STYLEREF  Docnumber  </w:instrText>
    </w:r>
    <w:r>
      <w:fldChar w:fldCharType="separate"/>
    </w:r>
    <w:r w:rsidR="006B31CA">
      <w:rPr>
        <w:noProof/>
      </w:rPr>
      <w:t>SG17-TD980R3</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17F09BC"/>
    <w:multiLevelType w:val="hybridMultilevel"/>
    <w:tmpl w:val="51CECE4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07E04210"/>
    <w:multiLevelType w:val="hybridMultilevel"/>
    <w:tmpl w:val="30384DB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nsid w:val="13DB5EAE"/>
    <w:multiLevelType w:val="hybridMultilevel"/>
    <w:tmpl w:val="568C9702"/>
    <w:lvl w:ilvl="0" w:tplc="E70C7350">
      <w:start w:val="10"/>
      <w:numFmt w:val="bullet"/>
      <w:lvlText w:val="-"/>
      <w:lvlJc w:val="left"/>
      <w:pPr>
        <w:ind w:left="760" w:hanging="360"/>
      </w:pPr>
      <w:rPr>
        <w:rFonts w:ascii="Times New Roman" w:eastAsia="Malgun Gothic"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nsid w:val="167F4B8B"/>
    <w:multiLevelType w:val="multilevel"/>
    <w:tmpl w:val="505A277E"/>
    <w:styleLink w:val="5"/>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rPr>
        <w:rFonts w:hAnsi="Arial Unicode MS"/>
        <w:b/>
        <w:bCs/>
        <w:caps w:val="0"/>
        <w:smallCaps w:val="0"/>
        <w:strike w:val="0"/>
        <w:dstrike w:val="0"/>
        <w:color w:val="000000"/>
        <w:spacing w:val="0"/>
        <w:w w:val="100"/>
        <w:kern w:val="0"/>
        <w:position w:val="0"/>
        <w:highlight w:val="none"/>
        <w:vertAlign w:val="base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rPr>
    </w:lvl>
  </w:abstractNum>
  <w:abstractNum w:abstractNumId="14">
    <w:nsid w:val="175B2A82"/>
    <w:multiLevelType w:val="hybridMultilevel"/>
    <w:tmpl w:val="08A4D5E4"/>
    <w:lvl w:ilvl="0" w:tplc="CA547474">
      <w:start w:val="1"/>
      <w:numFmt w:val="decimalEnclosedCircle"/>
      <w:lvlText w:val="%1"/>
      <w:lvlJc w:val="left"/>
      <w:pPr>
        <w:ind w:left="760" w:hanging="360"/>
      </w:pPr>
      <w:rPr>
        <w:rFonts w:ascii="Malgun Gothic" w:hAnsi="Malgun Gothic"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nsid w:val="18B74D84"/>
    <w:multiLevelType w:val="hybridMultilevel"/>
    <w:tmpl w:val="8C94816A"/>
    <w:lvl w:ilvl="0" w:tplc="2A1E086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1E141519"/>
    <w:multiLevelType w:val="hybridMultilevel"/>
    <w:tmpl w:val="3B5E0626"/>
    <w:lvl w:ilvl="0" w:tplc="CA24804A">
      <w:start w:val="10"/>
      <w:numFmt w:val="bullet"/>
      <w:lvlText w:val=""/>
      <w:lvlJc w:val="left"/>
      <w:pPr>
        <w:ind w:left="760" w:hanging="360"/>
      </w:pPr>
      <w:rPr>
        <w:rFonts w:ascii="Wingdings" w:eastAsia="Malgun Gothic"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nsid w:val="39BE7B15"/>
    <w:multiLevelType w:val="hybridMultilevel"/>
    <w:tmpl w:val="70B2CE5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4470518C"/>
    <w:multiLevelType w:val="multilevel"/>
    <w:tmpl w:val="4EAA63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124AAB"/>
    <w:multiLevelType w:val="hybridMultilevel"/>
    <w:tmpl w:val="AEC06C50"/>
    <w:lvl w:ilvl="0" w:tplc="3FE48AD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D32FF4"/>
    <w:multiLevelType w:val="hybridMultilevel"/>
    <w:tmpl w:val="96301A40"/>
    <w:lvl w:ilvl="0" w:tplc="F140B9CE">
      <w:numFmt w:val="bullet"/>
      <w:lvlText w:val="-"/>
      <w:lvlJc w:val="left"/>
      <w:pPr>
        <w:ind w:left="760" w:hanging="360"/>
      </w:pPr>
      <w:rPr>
        <w:rFonts w:ascii="Times New Roman" w:eastAsia="Malgun Gothic"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nsid w:val="60B71E51"/>
    <w:multiLevelType w:val="multilevel"/>
    <w:tmpl w:val="84E02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2BC1481"/>
    <w:multiLevelType w:val="hybridMultilevel"/>
    <w:tmpl w:val="531E2E3A"/>
    <w:lvl w:ilvl="0" w:tplc="7270AEC6">
      <w:start w:val="1"/>
      <w:numFmt w:val="lowerLetter"/>
      <w:lvlText w:val="%1."/>
      <w:lvlJc w:val="left"/>
      <w:pPr>
        <w:ind w:left="1560" w:hanging="400"/>
      </w:pPr>
      <w:rPr>
        <w:rFonts w:hint="eastAsia"/>
      </w:rPr>
    </w:lvl>
    <w:lvl w:ilvl="1" w:tplc="7270AEC6">
      <w:start w:val="1"/>
      <w:numFmt w:val="lowerLetter"/>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nsid w:val="6A285584"/>
    <w:multiLevelType w:val="hybridMultilevel"/>
    <w:tmpl w:val="D898DA14"/>
    <w:lvl w:ilvl="0" w:tplc="2A1E086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B060BA5"/>
    <w:multiLevelType w:val="multilevel"/>
    <w:tmpl w:val="19ECB832"/>
    <w:lvl w:ilvl="0">
      <w:start w:val="7"/>
      <w:numFmt w:val="decimal"/>
      <w:lvlText w:val="%1."/>
      <w:lvlJc w:val="left"/>
      <w:pPr>
        <w:ind w:left="0" w:firstLine="0"/>
      </w:pPr>
      <w:rPr>
        <w:rFonts w:hAnsi="Arial Unicode MS" w:hint="eastAsia"/>
        <w:b/>
        <w:bCs/>
        <w:caps w:val="0"/>
        <w:smallCaps w:val="0"/>
        <w:strike w:val="0"/>
        <w:dstrike w:val="0"/>
        <w:color w:val="000000"/>
        <w:spacing w:val="0"/>
        <w:w w:val="100"/>
        <w:kern w:val="0"/>
        <w:position w:val="0"/>
        <w:vertAlign w:val="baseline"/>
      </w:rPr>
    </w:lvl>
    <w:lvl w:ilvl="1">
      <w:start w:val="1"/>
      <w:numFmt w:val="decimal"/>
      <w:lvlText w:val="%1.%2."/>
      <w:lvlJc w:val="left"/>
      <w:pPr>
        <w:ind w:left="0" w:firstLine="0"/>
      </w:pPr>
      <w:rPr>
        <w:rFonts w:hAnsi="Arial Unicode MS" w:hint="eastAsia"/>
        <w:b/>
        <w:bCs/>
        <w:caps w:val="0"/>
        <w:smallCaps w:val="0"/>
        <w:strike w:val="0"/>
        <w:dstrike w:val="0"/>
        <w:color w:val="000000"/>
        <w:spacing w:val="0"/>
        <w:w w:val="100"/>
        <w:kern w:val="0"/>
        <w:position w:val="0"/>
        <w:vertAlign w:val="baseline"/>
      </w:rPr>
    </w:lvl>
    <w:lvl w:ilvl="2">
      <w:start w:val="1"/>
      <w:numFmt w:val="decimal"/>
      <w:lvlText w:val="%1.%2.%3."/>
      <w:lvlJc w:val="left"/>
      <w:pPr>
        <w:ind w:left="0" w:firstLine="0"/>
      </w:pPr>
      <w:rPr>
        <w:rFonts w:hAnsi="Arial Unicode MS" w:hint="eastAsia"/>
        <w:b/>
        <w:bCs/>
        <w:caps w:val="0"/>
        <w:smallCaps w:val="0"/>
        <w:strike w:val="0"/>
        <w:dstrike w:val="0"/>
        <w:color w:val="000000"/>
        <w:spacing w:val="0"/>
        <w:w w:val="100"/>
        <w:kern w:val="0"/>
        <w:position w:val="0"/>
        <w:vertAlign w:val="baseline"/>
      </w:rPr>
    </w:lvl>
    <w:lvl w:ilvl="3">
      <w:start w:val="1"/>
      <w:numFmt w:val="decimal"/>
      <w:lvlText w:val="%1.%2.%3.%4."/>
      <w:lvlJc w:val="left"/>
      <w:pPr>
        <w:ind w:left="0" w:firstLine="0"/>
      </w:pPr>
      <w:rPr>
        <w:rFonts w:hAnsi="Arial Unicode MS" w:hint="eastAsia"/>
        <w:b/>
        <w:bCs/>
        <w:caps w:val="0"/>
        <w:smallCaps w:val="0"/>
        <w:strike w:val="0"/>
        <w:dstrike w:val="0"/>
        <w:color w:val="000000"/>
        <w:spacing w:val="0"/>
        <w:w w:val="100"/>
        <w:kern w:val="0"/>
        <w:position w:val="0"/>
        <w:vertAlign w:val="baseline"/>
      </w:rPr>
    </w:lvl>
    <w:lvl w:ilvl="4">
      <w:start w:val="1"/>
      <w:numFmt w:val="decimal"/>
      <w:lvlText w:val="%1.%2.%3.%4.%5."/>
      <w:lvlJc w:val="left"/>
      <w:pPr>
        <w:ind w:left="0" w:firstLine="0"/>
      </w:pPr>
      <w:rPr>
        <w:rFonts w:hAnsi="Arial Unicode MS" w:hint="eastAsia"/>
        <w:b/>
        <w:bCs/>
        <w:caps w:val="0"/>
        <w:smallCaps w:val="0"/>
        <w:strike w:val="0"/>
        <w:dstrike w:val="0"/>
        <w:color w:val="000000"/>
        <w:spacing w:val="0"/>
        <w:w w:val="100"/>
        <w:kern w:val="0"/>
        <w:position w:val="0"/>
        <w:vertAlign w:val="baseline"/>
      </w:rPr>
    </w:lvl>
    <w:lvl w:ilvl="5">
      <w:start w:val="1"/>
      <w:numFmt w:val="decimal"/>
      <w:lvlText w:val="%1.%2.%3.%4.%5.%6."/>
      <w:lvlJc w:val="left"/>
      <w:pPr>
        <w:ind w:left="0" w:firstLine="0"/>
      </w:pPr>
      <w:rPr>
        <w:rFonts w:hAnsi="Arial Unicode MS" w:hint="eastAsia"/>
        <w:b/>
        <w:bCs/>
        <w:caps w:val="0"/>
        <w:smallCaps w:val="0"/>
        <w:strike w:val="0"/>
        <w:dstrike w:val="0"/>
        <w:color w:val="000000"/>
        <w:spacing w:val="0"/>
        <w:w w:val="100"/>
        <w:kern w:val="0"/>
        <w:position w:val="0"/>
        <w:vertAlign w:val="baseline"/>
      </w:rPr>
    </w:lvl>
    <w:lvl w:ilvl="6">
      <w:start w:val="1"/>
      <w:numFmt w:val="decimal"/>
      <w:lvlText w:val="%1.%2.%3.%4.%5.%6.%7."/>
      <w:lvlJc w:val="left"/>
      <w:pPr>
        <w:ind w:left="0" w:firstLine="0"/>
      </w:pPr>
      <w:rPr>
        <w:rFonts w:hAnsi="Arial Unicode MS" w:hint="eastAsia"/>
        <w:b/>
        <w:bCs/>
        <w:caps w:val="0"/>
        <w:smallCaps w:val="0"/>
        <w:strike w:val="0"/>
        <w:dstrike w:val="0"/>
        <w:color w:val="000000"/>
        <w:spacing w:val="0"/>
        <w:w w:val="100"/>
        <w:kern w:val="0"/>
        <w:position w:val="0"/>
        <w:vertAlign w:val="baseline"/>
      </w:rPr>
    </w:lvl>
    <w:lvl w:ilvl="7">
      <w:start w:val="1"/>
      <w:numFmt w:val="decimal"/>
      <w:suff w:val="nothing"/>
      <w:lvlText w:val="%1.%2.%3.%4.%5.%6.%7.%8."/>
      <w:lvlJc w:val="left"/>
      <w:pPr>
        <w:ind w:left="0" w:firstLine="0"/>
      </w:pPr>
      <w:rPr>
        <w:rFonts w:hAnsi="Arial Unicode MS" w:hint="eastAsia"/>
        <w:b/>
        <w:bCs/>
        <w:caps w:val="0"/>
        <w:smallCaps w:val="0"/>
        <w:strike w:val="0"/>
        <w:dstrike w:val="0"/>
        <w:color w:val="000000"/>
        <w:spacing w:val="0"/>
        <w:w w:val="100"/>
        <w:kern w:val="0"/>
        <w:position w:val="0"/>
        <w:vertAlign w:val="baseline"/>
      </w:rPr>
    </w:lvl>
    <w:lvl w:ilvl="8">
      <w:start w:val="1"/>
      <w:numFmt w:val="decimal"/>
      <w:suff w:val="nothing"/>
      <w:lvlText w:val="%1.%2.%3.%4.%5.%6.%7.%8.%9."/>
      <w:lvlJc w:val="left"/>
      <w:pPr>
        <w:ind w:left="0" w:firstLine="0"/>
      </w:pPr>
      <w:rPr>
        <w:rFonts w:hAnsi="Arial Unicode MS" w:hint="eastAsia"/>
        <w:b/>
        <w:bCs/>
        <w:caps w:val="0"/>
        <w:smallCaps w:val="0"/>
        <w:strike w:val="0"/>
        <w:dstrike w:val="0"/>
        <w:color w:val="000000"/>
        <w:spacing w:val="0"/>
        <w:w w:val="100"/>
        <w:kern w:val="0"/>
        <w:position w:val="0"/>
        <w:vertAlign w:val="baseline"/>
      </w:rPr>
    </w:lvl>
  </w:abstractNum>
  <w:abstractNum w:abstractNumId="25">
    <w:nsid w:val="6D8143F3"/>
    <w:multiLevelType w:val="hybridMultilevel"/>
    <w:tmpl w:val="D4347958"/>
    <w:lvl w:ilvl="0" w:tplc="C07CF5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nsid w:val="707641C0"/>
    <w:multiLevelType w:val="multilevel"/>
    <w:tmpl w:val="505A277E"/>
    <w:numStyleLink w:val="5"/>
  </w:abstractNum>
  <w:abstractNum w:abstractNumId="27">
    <w:nsid w:val="7FB93A26"/>
    <w:multiLevelType w:val="hybridMultilevel"/>
    <w:tmpl w:val="C4B4EAE0"/>
    <w:lvl w:ilvl="0" w:tplc="7270AEC6">
      <w:start w:val="1"/>
      <w:numFmt w:val="lowerLetter"/>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13"/>
  </w:num>
  <w:num w:numId="13">
    <w:abstractNumId w:val="26"/>
  </w:num>
  <w:num w:numId="14">
    <w:abstractNumId w:val="26"/>
    <w:lvlOverride w:ilvl="0">
      <w:startOverride w:val="2"/>
    </w:lvlOverride>
  </w:num>
  <w:num w:numId="15">
    <w:abstractNumId w:val="12"/>
  </w:num>
  <w:num w:numId="16">
    <w:abstractNumId w:val="16"/>
  </w:num>
  <w:num w:numId="17">
    <w:abstractNumId w:val="14"/>
  </w:num>
  <w:num w:numId="18">
    <w:abstractNumId w:val="10"/>
  </w:num>
  <w:num w:numId="19">
    <w:abstractNumId w:val="11"/>
  </w:num>
  <w:num w:numId="20">
    <w:abstractNumId w:val="17"/>
  </w:num>
  <w:num w:numId="21">
    <w:abstractNumId w:val="20"/>
  </w:num>
  <w:num w:numId="22">
    <w:abstractNumId w:val="22"/>
  </w:num>
  <w:num w:numId="23">
    <w:abstractNumId w:val="27"/>
  </w:num>
  <w:num w:numId="24">
    <w:abstractNumId w:val="24"/>
  </w:num>
  <w:num w:numId="25">
    <w:abstractNumId w:val="15"/>
  </w:num>
  <w:num w:numId="26">
    <w:abstractNumId w:val="23"/>
  </w:num>
  <w:num w:numId="27">
    <w:abstractNumId w:val="19"/>
  </w:num>
  <w:num w:numId="28">
    <w:abstractNumId w:val="21"/>
  </w:num>
  <w:num w:numId="29">
    <w:abstractNumId w:val="1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SB (JB)">
    <w15:presenceInfo w15:providerId="None" w15:userId="TSB (JB)"/>
  </w15:person>
  <w15:person w15:author="SCH Univ.">
    <w15:presenceInfo w15:providerId="None" w15:userId="SCH Univ."/>
  </w15:person>
  <w15:person w15:author="Aradhya Singh">
    <w15:presenceInfo w15:providerId="None" w15:userId="Aradhya Singh"/>
  </w15:person>
  <w15:person w15:author="Shekhar Singh">
    <w15:presenceInfo w15:providerId="Windows Live" w15:userId="b96d47a65b335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300"/>
    <w:rsid w:val="00000FCF"/>
    <w:rsid w:val="00001218"/>
    <w:rsid w:val="00001876"/>
    <w:rsid w:val="00002486"/>
    <w:rsid w:val="00002E40"/>
    <w:rsid w:val="00004542"/>
    <w:rsid w:val="00005A54"/>
    <w:rsid w:val="0000727A"/>
    <w:rsid w:val="0000764F"/>
    <w:rsid w:val="00012AFF"/>
    <w:rsid w:val="000133CD"/>
    <w:rsid w:val="000133F7"/>
    <w:rsid w:val="00014F30"/>
    <w:rsid w:val="000154EA"/>
    <w:rsid w:val="00016CAC"/>
    <w:rsid w:val="00016F81"/>
    <w:rsid w:val="000171DB"/>
    <w:rsid w:val="00017569"/>
    <w:rsid w:val="00022DC1"/>
    <w:rsid w:val="0002363A"/>
    <w:rsid w:val="00023D9A"/>
    <w:rsid w:val="0002490E"/>
    <w:rsid w:val="000262A6"/>
    <w:rsid w:val="00026E51"/>
    <w:rsid w:val="00030087"/>
    <w:rsid w:val="000303C9"/>
    <w:rsid w:val="00032891"/>
    <w:rsid w:val="000344BA"/>
    <w:rsid w:val="000359D7"/>
    <w:rsid w:val="000360D3"/>
    <w:rsid w:val="00037538"/>
    <w:rsid w:val="00037685"/>
    <w:rsid w:val="00041A65"/>
    <w:rsid w:val="00041BE0"/>
    <w:rsid w:val="00043D75"/>
    <w:rsid w:val="000469D6"/>
    <w:rsid w:val="000472D7"/>
    <w:rsid w:val="00047593"/>
    <w:rsid w:val="0004774E"/>
    <w:rsid w:val="00047C44"/>
    <w:rsid w:val="0005016E"/>
    <w:rsid w:val="00050816"/>
    <w:rsid w:val="00051A2A"/>
    <w:rsid w:val="00053B13"/>
    <w:rsid w:val="00054465"/>
    <w:rsid w:val="00054813"/>
    <w:rsid w:val="00057000"/>
    <w:rsid w:val="000618FA"/>
    <w:rsid w:val="00061F37"/>
    <w:rsid w:val="0006272E"/>
    <w:rsid w:val="000629A8"/>
    <w:rsid w:val="00062F66"/>
    <w:rsid w:val="000640E0"/>
    <w:rsid w:val="00064226"/>
    <w:rsid w:val="00064F2B"/>
    <w:rsid w:val="000656E2"/>
    <w:rsid w:val="00065780"/>
    <w:rsid w:val="0007123C"/>
    <w:rsid w:val="00071D4F"/>
    <w:rsid w:val="00072D53"/>
    <w:rsid w:val="000732E0"/>
    <w:rsid w:val="00076F4D"/>
    <w:rsid w:val="00081A95"/>
    <w:rsid w:val="00082430"/>
    <w:rsid w:val="0008713C"/>
    <w:rsid w:val="00092DF2"/>
    <w:rsid w:val="000942A1"/>
    <w:rsid w:val="000946E8"/>
    <w:rsid w:val="00097230"/>
    <w:rsid w:val="000A1A81"/>
    <w:rsid w:val="000A1D9D"/>
    <w:rsid w:val="000A25CB"/>
    <w:rsid w:val="000A30D7"/>
    <w:rsid w:val="000A42F1"/>
    <w:rsid w:val="000A5CA2"/>
    <w:rsid w:val="000A7074"/>
    <w:rsid w:val="000A7CD6"/>
    <w:rsid w:val="000B25B1"/>
    <w:rsid w:val="000B3A2C"/>
    <w:rsid w:val="000B4129"/>
    <w:rsid w:val="000B4523"/>
    <w:rsid w:val="000B507F"/>
    <w:rsid w:val="000B5AA3"/>
    <w:rsid w:val="000B7248"/>
    <w:rsid w:val="000C03C4"/>
    <w:rsid w:val="000C1572"/>
    <w:rsid w:val="000C1D91"/>
    <w:rsid w:val="000C203A"/>
    <w:rsid w:val="000C2DE8"/>
    <w:rsid w:val="000C3DDD"/>
    <w:rsid w:val="000C714E"/>
    <w:rsid w:val="000C7447"/>
    <w:rsid w:val="000D22D4"/>
    <w:rsid w:val="000D2DA6"/>
    <w:rsid w:val="000D5FB8"/>
    <w:rsid w:val="000D64BC"/>
    <w:rsid w:val="000D6A39"/>
    <w:rsid w:val="000E1E2F"/>
    <w:rsid w:val="000E4B94"/>
    <w:rsid w:val="000E7BED"/>
    <w:rsid w:val="000F006B"/>
    <w:rsid w:val="000F2474"/>
    <w:rsid w:val="000F4CE5"/>
    <w:rsid w:val="000F5F64"/>
    <w:rsid w:val="000F6526"/>
    <w:rsid w:val="001008B0"/>
    <w:rsid w:val="001010B3"/>
    <w:rsid w:val="00102DEF"/>
    <w:rsid w:val="00104255"/>
    <w:rsid w:val="001063C6"/>
    <w:rsid w:val="001065D8"/>
    <w:rsid w:val="00106719"/>
    <w:rsid w:val="00106902"/>
    <w:rsid w:val="001077DD"/>
    <w:rsid w:val="001125D4"/>
    <w:rsid w:val="001138D3"/>
    <w:rsid w:val="001163A2"/>
    <w:rsid w:val="00116FCA"/>
    <w:rsid w:val="0011718D"/>
    <w:rsid w:val="001175B6"/>
    <w:rsid w:val="00117733"/>
    <w:rsid w:val="0012087B"/>
    <w:rsid w:val="001218F8"/>
    <w:rsid w:val="001222A3"/>
    <w:rsid w:val="00123E27"/>
    <w:rsid w:val="00123F81"/>
    <w:rsid w:val="00124B0E"/>
    <w:rsid w:val="001251DA"/>
    <w:rsid w:val="00125432"/>
    <w:rsid w:val="00125541"/>
    <w:rsid w:val="00130278"/>
    <w:rsid w:val="00131666"/>
    <w:rsid w:val="00132651"/>
    <w:rsid w:val="0013659C"/>
    <w:rsid w:val="0013781E"/>
    <w:rsid w:val="00137C3F"/>
    <w:rsid w:val="00137F40"/>
    <w:rsid w:val="00141F74"/>
    <w:rsid w:val="0014232B"/>
    <w:rsid w:val="001459DE"/>
    <w:rsid w:val="00147E7F"/>
    <w:rsid w:val="00147EE1"/>
    <w:rsid w:val="00150A70"/>
    <w:rsid w:val="00152822"/>
    <w:rsid w:val="0015748B"/>
    <w:rsid w:val="00160BD2"/>
    <w:rsid w:val="001621BE"/>
    <w:rsid w:val="001624D8"/>
    <w:rsid w:val="001626E8"/>
    <w:rsid w:val="0016330A"/>
    <w:rsid w:val="0016473A"/>
    <w:rsid w:val="0016497D"/>
    <w:rsid w:val="00165942"/>
    <w:rsid w:val="00165C4C"/>
    <w:rsid w:val="00166082"/>
    <w:rsid w:val="0017240B"/>
    <w:rsid w:val="001758DE"/>
    <w:rsid w:val="00177EEB"/>
    <w:rsid w:val="001820E3"/>
    <w:rsid w:val="00182559"/>
    <w:rsid w:val="00182E9C"/>
    <w:rsid w:val="00183B2D"/>
    <w:rsid w:val="00184F0D"/>
    <w:rsid w:val="00185142"/>
    <w:rsid w:val="001869EB"/>
    <w:rsid w:val="00186DAE"/>
    <w:rsid w:val="001871EC"/>
    <w:rsid w:val="001875DC"/>
    <w:rsid w:val="00191CFF"/>
    <w:rsid w:val="00191F39"/>
    <w:rsid w:val="00192C47"/>
    <w:rsid w:val="001936FA"/>
    <w:rsid w:val="00196C8D"/>
    <w:rsid w:val="00196D73"/>
    <w:rsid w:val="001A16E1"/>
    <w:rsid w:val="001A3341"/>
    <w:rsid w:val="001A3CEC"/>
    <w:rsid w:val="001A4D6B"/>
    <w:rsid w:val="001A56E1"/>
    <w:rsid w:val="001A571F"/>
    <w:rsid w:val="001A5AA6"/>
    <w:rsid w:val="001A6555"/>
    <w:rsid w:val="001A670F"/>
    <w:rsid w:val="001A6A07"/>
    <w:rsid w:val="001A77D0"/>
    <w:rsid w:val="001B0062"/>
    <w:rsid w:val="001B05B0"/>
    <w:rsid w:val="001B0DD2"/>
    <w:rsid w:val="001B1E53"/>
    <w:rsid w:val="001B52A6"/>
    <w:rsid w:val="001B5E55"/>
    <w:rsid w:val="001B5EA4"/>
    <w:rsid w:val="001B6CA4"/>
    <w:rsid w:val="001C29AA"/>
    <w:rsid w:val="001C3BE9"/>
    <w:rsid w:val="001C3FE2"/>
    <w:rsid w:val="001C62B8"/>
    <w:rsid w:val="001D063B"/>
    <w:rsid w:val="001D138F"/>
    <w:rsid w:val="001D2672"/>
    <w:rsid w:val="001D2B55"/>
    <w:rsid w:val="001D37D3"/>
    <w:rsid w:val="001D3D38"/>
    <w:rsid w:val="001D41F5"/>
    <w:rsid w:val="001D4A69"/>
    <w:rsid w:val="001D56C2"/>
    <w:rsid w:val="001D6AFF"/>
    <w:rsid w:val="001D75BE"/>
    <w:rsid w:val="001E2CA2"/>
    <w:rsid w:val="001E3FCB"/>
    <w:rsid w:val="001E4F7C"/>
    <w:rsid w:val="001E5E37"/>
    <w:rsid w:val="001E64BA"/>
    <w:rsid w:val="001E6967"/>
    <w:rsid w:val="001E6B1B"/>
    <w:rsid w:val="001E7B0E"/>
    <w:rsid w:val="001F0075"/>
    <w:rsid w:val="001F0575"/>
    <w:rsid w:val="001F123E"/>
    <w:rsid w:val="001F13AD"/>
    <w:rsid w:val="001F141D"/>
    <w:rsid w:val="001F2612"/>
    <w:rsid w:val="001F2CFE"/>
    <w:rsid w:val="001F3153"/>
    <w:rsid w:val="001F4053"/>
    <w:rsid w:val="001F6459"/>
    <w:rsid w:val="001F6B0A"/>
    <w:rsid w:val="001F6B46"/>
    <w:rsid w:val="001F6E19"/>
    <w:rsid w:val="00200A06"/>
    <w:rsid w:val="00201BED"/>
    <w:rsid w:val="00202D13"/>
    <w:rsid w:val="0020337A"/>
    <w:rsid w:val="002040A0"/>
    <w:rsid w:val="00206978"/>
    <w:rsid w:val="00206BEB"/>
    <w:rsid w:val="00207A4A"/>
    <w:rsid w:val="00210481"/>
    <w:rsid w:val="00216ADF"/>
    <w:rsid w:val="00217381"/>
    <w:rsid w:val="0022212E"/>
    <w:rsid w:val="00222B36"/>
    <w:rsid w:val="002240ED"/>
    <w:rsid w:val="0022430C"/>
    <w:rsid w:val="00225175"/>
    <w:rsid w:val="00225670"/>
    <w:rsid w:val="0022598E"/>
    <w:rsid w:val="00225C81"/>
    <w:rsid w:val="00226629"/>
    <w:rsid w:val="00227DFB"/>
    <w:rsid w:val="00230E17"/>
    <w:rsid w:val="00231BF8"/>
    <w:rsid w:val="00231DC5"/>
    <w:rsid w:val="002324DC"/>
    <w:rsid w:val="0023385F"/>
    <w:rsid w:val="00233A79"/>
    <w:rsid w:val="00234480"/>
    <w:rsid w:val="00234C05"/>
    <w:rsid w:val="0023592B"/>
    <w:rsid w:val="00236010"/>
    <w:rsid w:val="00236FD7"/>
    <w:rsid w:val="002404FB"/>
    <w:rsid w:val="00240EE3"/>
    <w:rsid w:val="00241832"/>
    <w:rsid w:val="002430F2"/>
    <w:rsid w:val="002438DA"/>
    <w:rsid w:val="002453D0"/>
    <w:rsid w:val="0024683D"/>
    <w:rsid w:val="00246E6C"/>
    <w:rsid w:val="002472E2"/>
    <w:rsid w:val="00247C79"/>
    <w:rsid w:val="0025029C"/>
    <w:rsid w:val="0025150B"/>
    <w:rsid w:val="002518A4"/>
    <w:rsid w:val="002534C9"/>
    <w:rsid w:val="00253A72"/>
    <w:rsid w:val="00253DBE"/>
    <w:rsid w:val="0025499C"/>
    <w:rsid w:val="0025776E"/>
    <w:rsid w:val="002609EA"/>
    <w:rsid w:val="00260AB0"/>
    <w:rsid w:val="00260DA2"/>
    <w:rsid w:val="002610EC"/>
    <w:rsid w:val="00261361"/>
    <w:rsid w:val="002622FA"/>
    <w:rsid w:val="00263518"/>
    <w:rsid w:val="00263764"/>
    <w:rsid w:val="0026391F"/>
    <w:rsid w:val="002653D8"/>
    <w:rsid w:val="0026556E"/>
    <w:rsid w:val="00265D98"/>
    <w:rsid w:val="00267640"/>
    <w:rsid w:val="00270BBD"/>
    <w:rsid w:val="00271C9E"/>
    <w:rsid w:val="0027347C"/>
    <w:rsid w:val="002759E7"/>
    <w:rsid w:val="00275ED1"/>
    <w:rsid w:val="0027668D"/>
    <w:rsid w:val="00276D5D"/>
    <w:rsid w:val="00276F61"/>
    <w:rsid w:val="00277326"/>
    <w:rsid w:val="0028243C"/>
    <w:rsid w:val="00282547"/>
    <w:rsid w:val="00283663"/>
    <w:rsid w:val="002855C2"/>
    <w:rsid w:val="0028580C"/>
    <w:rsid w:val="00286086"/>
    <w:rsid w:val="002865EE"/>
    <w:rsid w:val="0029339B"/>
    <w:rsid w:val="00297867"/>
    <w:rsid w:val="00297C7C"/>
    <w:rsid w:val="002A3687"/>
    <w:rsid w:val="002A49E0"/>
    <w:rsid w:val="002A4D34"/>
    <w:rsid w:val="002A5942"/>
    <w:rsid w:val="002A6CB4"/>
    <w:rsid w:val="002B189D"/>
    <w:rsid w:val="002B18EE"/>
    <w:rsid w:val="002B1D93"/>
    <w:rsid w:val="002B2FC5"/>
    <w:rsid w:val="002B5754"/>
    <w:rsid w:val="002B644D"/>
    <w:rsid w:val="002B650D"/>
    <w:rsid w:val="002C015C"/>
    <w:rsid w:val="002C0BA6"/>
    <w:rsid w:val="002C26C0"/>
    <w:rsid w:val="002C2BC5"/>
    <w:rsid w:val="002C3FC7"/>
    <w:rsid w:val="002C403C"/>
    <w:rsid w:val="002C444F"/>
    <w:rsid w:val="002C4D62"/>
    <w:rsid w:val="002C59B0"/>
    <w:rsid w:val="002C7983"/>
    <w:rsid w:val="002D15E5"/>
    <w:rsid w:val="002D26B1"/>
    <w:rsid w:val="002D30AF"/>
    <w:rsid w:val="002D51F9"/>
    <w:rsid w:val="002D597B"/>
    <w:rsid w:val="002D6374"/>
    <w:rsid w:val="002D6664"/>
    <w:rsid w:val="002E0101"/>
    <w:rsid w:val="002E0F42"/>
    <w:rsid w:val="002E0FAC"/>
    <w:rsid w:val="002E134F"/>
    <w:rsid w:val="002E1454"/>
    <w:rsid w:val="002E2053"/>
    <w:rsid w:val="002E25CE"/>
    <w:rsid w:val="002E2E5C"/>
    <w:rsid w:val="002E3A28"/>
    <w:rsid w:val="002E3B6E"/>
    <w:rsid w:val="002E5FD5"/>
    <w:rsid w:val="002E68F4"/>
    <w:rsid w:val="002E7619"/>
    <w:rsid w:val="002E79CB"/>
    <w:rsid w:val="002F0F19"/>
    <w:rsid w:val="002F1CFE"/>
    <w:rsid w:val="002F20D7"/>
    <w:rsid w:val="002F286A"/>
    <w:rsid w:val="002F319A"/>
    <w:rsid w:val="002F368B"/>
    <w:rsid w:val="002F3E40"/>
    <w:rsid w:val="002F4A2B"/>
    <w:rsid w:val="002F6E20"/>
    <w:rsid w:val="002F7F55"/>
    <w:rsid w:val="0030515F"/>
    <w:rsid w:val="00306A1C"/>
    <w:rsid w:val="0030745F"/>
    <w:rsid w:val="003108A9"/>
    <w:rsid w:val="00311723"/>
    <w:rsid w:val="0031457C"/>
    <w:rsid w:val="00314630"/>
    <w:rsid w:val="0031525D"/>
    <w:rsid w:val="00316C2A"/>
    <w:rsid w:val="0032090A"/>
    <w:rsid w:val="00320936"/>
    <w:rsid w:val="00321CDE"/>
    <w:rsid w:val="0032294E"/>
    <w:rsid w:val="00322AA1"/>
    <w:rsid w:val="00322AED"/>
    <w:rsid w:val="00322B8D"/>
    <w:rsid w:val="00322EAD"/>
    <w:rsid w:val="003246BB"/>
    <w:rsid w:val="00324C72"/>
    <w:rsid w:val="0032540B"/>
    <w:rsid w:val="003270FB"/>
    <w:rsid w:val="00327377"/>
    <w:rsid w:val="00327F72"/>
    <w:rsid w:val="00330664"/>
    <w:rsid w:val="00330670"/>
    <w:rsid w:val="00330E78"/>
    <w:rsid w:val="003318CB"/>
    <w:rsid w:val="00332FAE"/>
    <w:rsid w:val="00333E15"/>
    <w:rsid w:val="00334F28"/>
    <w:rsid w:val="00336046"/>
    <w:rsid w:val="003377A3"/>
    <w:rsid w:val="00337F1A"/>
    <w:rsid w:val="003406DB"/>
    <w:rsid w:val="00344373"/>
    <w:rsid w:val="00344EB6"/>
    <w:rsid w:val="003455B5"/>
    <w:rsid w:val="00345FDC"/>
    <w:rsid w:val="00350492"/>
    <w:rsid w:val="00350B30"/>
    <w:rsid w:val="0035343D"/>
    <w:rsid w:val="003577B5"/>
    <w:rsid w:val="0036027A"/>
    <w:rsid w:val="003603F5"/>
    <w:rsid w:val="00360C10"/>
    <w:rsid w:val="00362051"/>
    <w:rsid w:val="003648B6"/>
    <w:rsid w:val="003706C9"/>
    <w:rsid w:val="00371F90"/>
    <w:rsid w:val="00372189"/>
    <w:rsid w:val="0037240F"/>
    <w:rsid w:val="003725B7"/>
    <w:rsid w:val="00373E75"/>
    <w:rsid w:val="0037422B"/>
    <w:rsid w:val="00376E0D"/>
    <w:rsid w:val="00377AAF"/>
    <w:rsid w:val="003801BD"/>
    <w:rsid w:val="00382781"/>
    <w:rsid w:val="00382E5B"/>
    <w:rsid w:val="003840DC"/>
    <w:rsid w:val="00386161"/>
    <w:rsid w:val="0038715D"/>
    <w:rsid w:val="003904C2"/>
    <w:rsid w:val="00390D8E"/>
    <w:rsid w:val="00391D88"/>
    <w:rsid w:val="00394574"/>
    <w:rsid w:val="00394DBF"/>
    <w:rsid w:val="003957A6"/>
    <w:rsid w:val="00395C05"/>
    <w:rsid w:val="00396211"/>
    <w:rsid w:val="00396213"/>
    <w:rsid w:val="003963BB"/>
    <w:rsid w:val="003966D6"/>
    <w:rsid w:val="00397C33"/>
    <w:rsid w:val="003A43EF"/>
    <w:rsid w:val="003A5982"/>
    <w:rsid w:val="003A5AEC"/>
    <w:rsid w:val="003A65C0"/>
    <w:rsid w:val="003B472B"/>
    <w:rsid w:val="003B709A"/>
    <w:rsid w:val="003C12C4"/>
    <w:rsid w:val="003C2902"/>
    <w:rsid w:val="003C41EA"/>
    <w:rsid w:val="003C4C71"/>
    <w:rsid w:val="003C510A"/>
    <w:rsid w:val="003C518F"/>
    <w:rsid w:val="003C560E"/>
    <w:rsid w:val="003C5F4B"/>
    <w:rsid w:val="003C6355"/>
    <w:rsid w:val="003C7378"/>
    <w:rsid w:val="003C7445"/>
    <w:rsid w:val="003D2044"/>
    <w:rsid w:val="003D2CC8"/>
    <w:rsid w:val="003D3AEC"/>
    <w:rsid w:val="003D3E2A"/>
    <w:rsid w:val="003D3E62"/>
    <w:rsid w:val="003D45B4"/>
    <w:rsid w:val="003D577E"/>
    <w:rsid w:val="003D5C26"/>
    <w:rsid w:val="003D5CCF"/>
    <w:rsid w:val="003D5D63"/>
    <w:rsid w:val="003D7345"/>
    <w:rsid w:val="003D774D"/>
    <w:rsid w:val="003E0057"/>
    <w:rsid w:val="003E0A30"/>
    <w:rsid w:val="003E570C"/>
    <w:rsid w:val="003E7AE7"/>
    <w:rsid w:val="003F2359"/>
    <w:rsid w:val="003F2BED"/>
    <w:rsid w:val="003F4094"/>
    <w:rsid w:val="003F5EEC"/>
    <w:rsid w:val="003F6265"/>
    <w:rsid w:val="00404998"/>
    <w:rsid w:val="0040522D"/>
    <w:rsid w:val="00405920"/>
    <w:rsid w:val="0040610F"/>
    <w:rsid w:val="004061F1"/>
    <w:rsid w:val="00410B2D"/>
    <w:rsid w:val="0041166C"/>
    <w:rsid w:val="00411B9C"/>
    <w:rsid w:val="00411C49"/>
    <w:rsid w:val="004126AF"/>
    <w:rsid w:val="004135A6"/>
    <w:rsid w:val="00415E8A"/>
    <w:rsid w:val="00424B06"/>
    <w:rsid w:val="00427045"/>
    <w:rsid w:val="004305BA"/>
    <w:rsid w:val="00433C55"/>
    <w:rsid w:val="0043483F"/>
    <w:rsid w:val="00435305"/>
    <w:rsid w:val="00436460"/>
    <w:rsid w:val="00437E30"/>
    <w:rsid w:val="00440295"/>
    <w:rsid w:val="0044173E"/>
    <w:rsid w:val="00443878"/>
    <w:rsid w:val="00444C74"/>
    <w:rsid w:val="00445CF9"/>
    <w:rsid w:val="0044609F"/>
    <w:rsid w:val="00447648"/>
    <w:rsid w:val="004478EE"/>
    <w:rsid w:val="00447D2F"/>
    <w:rsid w:val="004515F2"/>
    <w:rsid w:val="00451DC7"/>
    <w:rsid w:val="004530B3"/>
    <w:rsid w:val="004539A8"/>
    <w:rsid w:val="0045406D"/>
    <w:rsid w:val="00455F88"/>
    <w:rsid w:val="0046047E"/>
    <w:rsid w:val="00460AF4"/>
    <w:rsid w:val="0046292F"/>
    <w:rsid w:val="00462D3B"/>
    <w:rsid w:val="0046303C"/>
    <w:rsid w:val="00464DE6"/>
    <w:rsid w:val="00466871"/>
    <w:rsid w:val="0047061D"/>
    <w:rsid w:val="004712CA"/>
    <w:rsid w:val="0047156B"/>
    <w:rsid w:val="00471A91"/>
    <w:rsid w:val="0047293B"/>
    <w:rsid w:val="0047422E"/>
    <w:rsid w:val="00475821"/>
    <w:rsid w:val="00475A0A"/>
    <w:rsid w:val="00475DF5"/>
    <w:rsid w:val="00482ACF"/>
    <w:rsid w:val="00482B5F"/>
    <w:rsid w:val="004840D0"/>
    <w:rsid w:val="004851A7"/>
    <w:rsid w:val="00491153"/>
    <w:rsid w:val="00493085"/>
    <w:rsid w:val="00493D6E"/>
    <w:rsid w:val="004948CE"/>
    <w:rsid w:val="0049674B"/>
    <w:rsid w:val="00497E88"/>
    <w:rsid w:val="004A02F6"/>
    <w:rsid w:val="004A45C6"/>
    <w:rsid w:val="004A694C"/>
    <w:rsid w:val="004B4900"/>
    <w:rsid w:val="004B5419"/>
    <w:rsid w:val="004B671C"/>
    <w:rsid w:val="004B7335"/>
    <w:rsid w:val="004B7A0D"/>
    <w:rsid w:val="004B7CD4"/>
    <w:rsid w:val="004C0673"/>
    <w:rsid w:val="004C0A45"/>
    <w:rsid w:val="004C131F"/>
    <w:rsid w:val="004C4C6B"/>
    <w:rsid w:val="004C4D92"/>
    <w:rsid w:val="004C4E4E"/>
    <w:rsid w:val="004C5F33"/>
    <w:rsid w:val="004D11A6"/>
    <w:rsid w:val="004D34DA"/>
    <w:rsid w:val="004D4046"/>
    <w:rsid w:val="004D523B"/>
    <w:rsid w:val="004D5EA2"/>
    <w:rsid w:val="004E08D0"/>
    <w:rsid w:val="004E0EDA"/>
    <w:rsid w:val="004E26E4"/>
    <w:rsid w:val="004E6789"/>
    <w:rsid w:val="004E7BC7"/>
    <w:rsid w:val="004F0632"/>
    <w:rsid w:val="004F0BE9"/>
    <w:rsid w:val="004F13CB"/>
    <w:rsid w:val="004F2046"/>
    <w:rsid w:val="004F3816"/>
    <w:rsid w:val="004F49A1"/>
    <w:rsid w:val="004F59E0"/>
    <w:rsid w:val="004F6151"/>
    <w:rsid w:val="004F6E57"/>
    <w:rsid w:val="004F7885"/>
    <w:rsid w:val="004F7A61"/>
    <w:rsid w:val="0050288A"/>
    <w:rsid w:val="0050392D"/>
    <w:rsid w:val="005040B7"/>
    <w:rsid w:val="00504DBF"/>
    <w:rsid w:val="0050569E"/>
    <w:rsid w:val="005056DD"/>
    <w:rsid w:val="00505EBE"/>
    <w:rsid w:val="005103FC"/>
    <w:rsid w:val="00510D21"/>
    <w:rsid w:val="00510FB2"/>
    <w:rsid w:val="0051113F"/>
    <w:rsid w:val="0051304C"/>
    <w:rsid w:val="005155ED"/>
    <w:rsid w:val="00520F90"/>
    <w:rsid w:val="0052143B"/>
    <w:rsid w:val="0052149A"/>
    <w:rsid w:val="00522D6E"/>
    <w:rsid w:val="00534A43"/>
    <w:rsid w:val="00537F96"/>
    <w:rsid w:val="00540A79"/>
    <w:rsid w:val="00543D41"/>
    <w:rsid w:val="005442F8"/>
    <w:rsid w:val="00544DAF"/>
    <w:rsid w:val="00544F7F"/>
    <w:rsid w:val="0054665B"/>
    <w:rsid w:val="00547348"/>
    <w:rsid w:val="00551B4B"/>
    <w:rsid w:val="00552142"/>
    <w:rsid w:val="00553802"/>
    <w:rsid w:val="005557FB"/>
    <w:rsid w:val="00555AB9"/>
    <w:rsid w:val="005566C8"/>
    <w:rsid w:val="00556F9D"/>
    <w:rsid w:val="0055782F"/>
    <w:rsid w:val="0056024B"/>
    <w:rsid w:val="00560635"/>
    <w:rsid w:val="00560AC0"/>
    <w:rsid w:val="0056275F"/>
    <w:rsid w:val="00564775"/>
    <w:rsid w:val="005663D6"/>
    <w:rsid w:val="00566BD7"/>
    <w:rsid w:val="00566EDA"/>
    <w:rsid w:val="00567F52"/>
    <w:rsid w:val="00571203"/>
    <w:rsid w:val="00571500"/>
    <w:rsid w:val="00572654"/>
    <w:rsid w:val="00572EED"/>
    <w:rsid w:val="0057323A"/>
    <w:rsid w:val="005738C5"/>
    <w:rsid w:val="00577559"/>
    <w:rsid w:val="005779E4"/>
    <w:rsid w:val="0058236D"/>
    <w:rsid w:val="00583CED"/>
    <w:rsid w:val="005847BE"/>
    <w:rsid w:val="00584F56"/>
    <w:rsid w:val="00585662"/>
    <w:rsid w:val="00585CAB"/>
    <w:rsid w:val="005866B4"/>
    <w:rsid w:val="005871D0"/>
    <w:rsid w:val="0058731E"/>
    <w:rsid w:val="00590DBA"/>
    <w:rsid w:val="00592410"/>
    <w:rsid w:val="00593218"/>
    <w:rsid w:val="005953CC"/>
    <w:rsid w:val="00595ABE"/>
    <w:rsid w:val="00596D8B"/>
    <w:rsid w:val="00597AE0"/>
    <w:rsid w:val="00597BC8"/>
    <w:rsid w:val="005A0079"/>
    <w:rsid w:val="005A01CA"/>
    <w:rsid w:val="005A0236"/>
    <w:rsid w:val="005A0277"/>
    <w:rsid w:val="005A150A"/>
    <w:rsid w:val="005A1E8F"/>
    <w:rsid w:val="005A4B10"/>
    <w:rsid w:val="005A517A"/>
    <w:rsid w:val="005B08B3"/>
    <w:rsid w:val="005B1EA0"/>
    <w:rsid w:val="005B3023"/>
    <w:rsid w:val="005B44AD"/>
    <w:rsid w:val="005B47C4"/>
    <w:rsid w:val="005B4D8C"/>
    <w:rsid w:val="005B5629"/>
    <w:rsid w:val="005B73AC"/>
    <w:rsid w:val="005B79BE"/>
    <w:rsid w:val="005C0300"/>
    <w:rsid w:val="005C0967"/>
    <w:rsid w:val="005C143E"/>
    <w:rsid w:val="005C4F27"/>
    <w:rsid w:val="005C6F20"/>
    <w:rsid w:val="005D0851"/>
    <w:rsid w:val="005D2885"/>
    <w:rsid w:val="005D3964"/>
    <w:rsid w:val="005D5614"/>
    <w:rsid w:val="005D5A46"/>
    <w:rsid w:val="005D5B47"/>
    <w:rsid w:val="005D649D"/>
    <w:rsid w:val="005D694E"/>
    <w:rsid w:val="005D6E42"/>
    <w:rsid w:val="005D6F5E"/>
    <w:rsid w:val="005D71B8"/>
    <w:rsid w:val="005E31D7"/>
    <w:rsid w:val="005E4BD8"/>
    <w:rsid w:val="005E6E65"/>
    <w:rsid w:val="005F0614"/>
    <w:rsid w:val="005F3532"/>
    <w:rsid w:val="005F3798"/>
    <w:rsid w:val="005F43F0"/>
    <w:rsid w:val="005F4426"/>
    <w:rsid w:val="005F4A97"/>
    <w:rsid w:val="005F4B6A"/>
    <w:rsid w:val="005F62F6"/>
    <w:rsid w:val="005F7FB2"/>
    <w:rsid w:val="006010F3"/>
    <w:rsid w:val="006016C7"/>
    <w:rsid w:val="00604127"/>
    <w:rsid w:val="00605507"/>
    <w:rsid w:val="00606ABD"/>
    <w:rsid w:val="00613AFA"/>
    <w:rsid w:val="00613C01"/>
    <w:rsid w:val="00614898"/>
    <w:rsid w:val="00615A0A"/>
    <w:rsid w:val="00615B30"/>
    <w:rsid w:val="0061614B"/>
    <w:rsid w:val="006169A4"/>
    <w:rsid w:val="006174C7"/>
    <w:rsid w:val="006203C7"/>
    <w:rsid w:val="0062065B"/>
    <w:rsid w:val="006212F7"/>
    <w:rsid w:val="00621332"/>
    <w:rsid w:val="00623AC6"/>
    <w:rsid w:val="006243D6"/>
    <w:rsid w:val="0062479F"/>
    <w:rsid w:val="00625F88"/>
    <w:rsid w:val="00630180"/>
    <w:rsid w:val="0063088A"/>
    <w:rsid w:val="006330B4"/>
    <w:rsid w:val="006333D4"/>
    <w:rsid w:val="00633ED9"/>
    <w:rsid w:val="00634200"/>
    <w:rsid w:val="0063541A"/>
    <w:rsid w:val="0063659E"/>
    <w:rsid w:val="006369B2"/>
    <w:rsid w:val="00642D16"/>
    <w:rsid w:val="00642EAD"/>
    <w:rsid w:val="0064346B"/>
    <w:rsid w:val="006435DD"/>
    <w:rsid w:val="00643B24"/>
    <w:rsid w:val="00645D2E"/>
    <w:rsid w:val="00645F82"/>
    <w:rsid w:val="00646892"/>
    <w:rsid w:val="00647525"/>
    <w:rsid w:val="00650041"/>
    <w:rsid w:val="00651EC1"/>
    <w:rsid w:val="006521A2"/>
    <w:rsid w:val="0065330C"/>
    <w:rsid w:val="0065392E"/>
    <w:rsid w:val="00655A94"/>
    <w:rsid w:val="00655E9C"/>
    <w:rsid w:val="00656AA4"/>
    <w:rsid w:val="006570B0"/>
    <w:rsid w:val="006606BC"/>
    <w:rsid w:val="006609B7"/>
    <w:rsid w:val="00660E49"/>
    <w:rsid w:val="00661583"/>
    <w:rsid w:val="0066429D"/>
    <w:rsid w:val="00666671"/>
    <w:rsid w:val="00667BAD"/>
    <w:rsid w:val="00670C71"/>
    <w:rsid w:val="00671A52"/>
    <w:rsid w:val="00674A8A"/>
    <w:rsid w:val="006755B8"/>
    <w:rsid w:val="00676696"/>
    <w:rsid w:val="00676BED"/>
    <w:rsid w:val="006777B4"/>
    <w:rsid w:val="00680156"/>
    <w:rsid w:val="00682583"/>
    <w:rsid w:val="00683858"/>
    <w:rsid w:val="006839CF"/>
    <w:rsid w:val="00683C05"/>
    <w:rsid w:val="00683E9A"/>
    <w:rsid w:val="0068560C"/>
    <w:rsid w:val="006872E6"/>
    <w:rsid w:val="00687707"/>
    <w:rsid w:val="006914A2"/>
    <w:rsid w:val="0069180E"/>
    <w:rsid w:val="00691C94"/>
    <w:rsid w:val="0069210B"/>
    <w:rsid w:val="006929DB"/>
    <w:rsid w:val="00695022"/>
    <w:rsid w:val="006967B3"/>
    <w:rsid w:val="006A4055"/>
    <w:rsid w:val="006A43EF"/>
    <w:rsid w:val="006A4E9D"/>
    <w:rsid w:val="006A532E"/>
    <w:rsid w:val="006A54AC"/>
    <w:rsid w:val="006A6475"/>
    <w:rsid w:val="006A7457"/>
    <w:rsid w:val="006A7B35"/>
    <w:rsid w:val="006B04E7"/>
    <w:rsid w:val="006B0A74"/>
    <w:rsid w:val="006B0EB3"/>
    <w:rsid w:val="006B123F"/>
    <w:rsid w:val="006B1E1B"/>
    <w:rsid w:val="006B2C8A"/>
    <w:rsid w:val="006B31CA"/>
    <w:rsid w:val="006B36DD"/>
    <w:rsid w:val="006B6EFC"/>
    <w:rsid w:val="006B70AE"/>
    <w:rsid w:val="006B7322"/>
    <w:rsid w:val="006B7D91"/>
    <w:rsid w:val="006C34D2"/>
    <w:rsid w:val="006C55B7"/>
    <w:rsid w:val="006C5641"/>
    <w:rsid w:val="006C5CE1"/>
    <w:rsid w:val="006C7622"/>
    <w:rsid w:val="006D1089"/>
    <w:rsid w:val="006D1625"/>
    <w:rsid w:val="006D17E6"/>
    <w:rsid w:val="006D1B86"/>
    <w:rsid w:val="006D23CF"/>
    <w:rsid w:val="006D2AAB"/>
    <w:rsid w:val="006D34AD"/>
    <w:rsid w:val="006D5C8F"/>
    <w:rsid w:val="006D7355"/>
    <w:rsid w:val="006D7A9F"/>
    <w:rsid w:val="006E0106"/>
    <w:rsid w:val="006E083C"/>
    <w:rsid w:val="006E1767"/>
    <w:rsid w:val="006E42A1"/>
    <w:rsid w:val="006E51AC"/>
    <w:rsid w:val="006E77C1"/>
    <w:rsid w:val="006E7CD1"/>
    <w:rsid w:val="006F029D"/>
    <w:rsid w:val="006F1C03"/>
    <w:rsid w:val="006F1C10"/>
    <w:rsid w:val="006F2ACE"/>
    <w:rsid w:val="006F3067"/>
    <w:rsid w:val="006F3718"/>
    <w:rsid w:val="006F4361"/>
    <w:rsid w:val="006F6763"/>
    <w:rsid w:val="00700ABB"/>
    <w:rsid w:val="00701B5F"/>
    <w:rsid w:val="00702ACA"/>
    <w:rsid w:val="00702B2E"/>
    <w:rsid w:val="00702E54"/>
    <w:rsid w:val="00704FDA"/>
    <w:rsid w:val="00706DBB"/>
    <w:rsid w:val="00707A24"/>
    <w:rsid w:val="00713681"/>
    <w:rsid w:val="00714B5D"/>
    <w:rsid w:val="00715B22"/>
    <w:rsid w:val="00715CA6"/>
    <w:rsid w:val="00715EA5"/>
    <w:rsid w:val="00716925"/>
    <w:rsid w:val="0071750F"/>
    <w:rsid w:val="007219E4"/>
    <w:rsid w:val="00722C85"/>
    <w:rsid w:val="00725C63"/>
    <w:rsid w:val="00727481"/>
    <w:rsid w:val="00730100"/>
    <w:rsid w:val="0073027B"/>
    <w:rsid w:val="00731135"/>
    <w:rsid w:val="0073113C"/>
    <w:rsid w:val="007324AF"/>
    <w:rsid w:val="00732888"/>
    <w:rsid w:val="00736DC8"/>
    <w:rsid w:val="007375FB"/>
    <w:rsid w:val="00737711"/>
    <w:rsid w:val="007409B4"/>
    <w:rsid w:val="00741974"/>
    <w:rsid w:val="0074419C"/>
    <w:rsid w:val="00745A2B"/>
    <w:rsid w:val="00745D39"/>
    <w:rsid w:val="0074698A"/>
    <w:rsid w:val="00751806"/>
    <w:rsid w:val="0075189A"/>
    <w:rsid w:val="00751993"/>
    <w:rsid w:val="00751E82"/>
    <w:rsid w:val="00752F86"/>
    <w:rsid w:val="0075525E"/>
    <w:rsid w:val="00756D3D"/>
    <w:rsid w:val="007579E3"/>
    <w:rsid w:val="007602E4"/>
    <w:rsid w:val="0076055D"/>
    <w:rsid w:val="00762EA8"/>
    <w:rsid w:val="00765A83"/>
    <w:rsid w:val="00765DA9"/>
    <w:rsid w:val="00766EF3"/>
    <w:rsid w:val="00767B8D"/>
    <w:rsid w:val="00770C8E"/>
    <w:rsid w:val="00770EAC"/>
    <w:rsid w:val="00770F48"/>
    <w:rsid w:val="007717C0"/>
    <w:rsid w:val="00773AFB"/>
    <w:rsid w:val="00773D14"/>
    <w:rsid w:val="00774036"/>
    <w:rsid w:val="007745D0"/>
    <w:rsid w:val="00775D2F"/>
    <w:rsid w:val="00777C05"/>
    <w:rsid w:val="00777F09"/>
    <w:rsid w:val="007806C2"/>
    <w:rsid w:val="00780B3D"/>
    <w:rsid w:val="0078106B"/>
    <w:rsid w:val="00784F9C"/>
    <w:rsid w:val="00785291"/>
    <w:rsid w:val="00785FC6"/>
    <w:rsid w:val="007903F8"/>
    <w:rsid w:val="007936E8"/>
    <w:rsid w:val="007945D7"/>
    <w:rsid w:val="00794F4F"/>
    <w:rsid w:val="00796A97"/>
    <w:rsid w:val="007974BE"/>
    <w:rsid w:val="007A0916"/>
    <w:rsid w:val="007A0DFD"/>
    <w:rsid w:val="007A12F0"/>
    <w:rsid w:val="007A4E10"/>
    <w:rsid w:val="007A59C4"/>
    <w:rsid w:val="007A6474"/>
    <w:rsid w:val="007A68DD"/>
    <w:rsid w:val="007A714C"/>
    <w:rsid w:val="007B13D6"/>
    <w:rsid w:val="007B20CF"/>
    <w:rsid w:val="007B2E54"/>
    <w:rsid w:val="007B386C"/>
    <w:rsid w:val="007B3C6A"/>
    <w:rsid w:val="007B6F91"/>
    <w:rsid w:val="007B7F42"/>
    <w:rsid w:val="007C169F"/>
    <w:rsid w:val="007C25AF"/>
    <w:rsid w:val="007C69B9"/>
    <w:rsid w:val="007C7122"/>
    <w:rsid w:val="007D01DC"/>
    <w:rsid w:val="007D22FE"/>
    <w:rsid w:val="007D2DFC"/>
    <w:rsid w:val="007D3CB5"/>
    <w:rsid w:val="007D3F11"/>
    <w:rsid w:val="007D42FC"/>
    <w:rsid w:val="007D4463"/>
    <w:rsid w:val="007D4F9E"/>
    <w:rsid w:val="007D6404"/>
    <w:rsid w:val="007D6BA3"/>
    <w:rsid w:val="007D7876"/>
    <w:rsid w:val="007E0CAC"/>
    <w:rsid w:val="007E30ED"/>
    <w:rsid w:val="007E53E2"/>
    <w:rsid w:val="007E53E4"/>
    <w:rsid w:val="007E5BA8"/>
    <w:rsid w:val="007E5E58"/>
    <w:rsid w:val="007E6426"/>
    <w:rsid w:val="007E656A"/>
    <w:rsid w:val="007E7001"/>
    <w:rsid w:val="007E7113"/>
    <w:rsid w:val="007E7E22"/>
    <w:rsid w:val="007F1294"/>
    <w:rsid w:val="007F3FBF"/>
    <w:rsid w:val="007F4527"/>
    <w:rsid w:val="007F4A94"/>
    <w:rsid w:val="007F53E8"/>
    <w:rsid w:val="007F664D"/>
    <w:rsid w:val="00800F2D"/>
    <w:rsid w:val="00802638"/>
    <w:rsid w:val="00802EA4"/>
    <w:rsid w:val="00802EF2"/>
    <w:rsid w:val="008043B6"/>
    <w:rsid w:val="008051FB"/>
    <w:rsid w:val="0080545D"/>
    <w:rsid w:val="00805794"/>
    <w:rsid w:val="00806E33"/>
    <w:rsid w:val="008071E8"/>
    <w:rsid w:val="00807C2C"/>
    <w:rsid w:val="00810215"/>
    <w:rsid w:val="0081064E"/>
    <w:rsid w:val="008128CE"/>
    <w:rsid w:val="00812E2D"/>
    <w:rsid w:val="0081745C"/>
    <w:rsid w:val="00817476"/>
    <w:rsid w:val="00820C16"/>
    <w:rsid w:val="00820FE8"/>
    <w:rsid w:val="0082104E"/>
    <w:rsid w:val="00821CC3"/>
    <w:rsid w:val="00822EF1"/>
    <w:rsid w:val="00825C54"/>
    <w:rsid w:val="00827168"/>
    <w:rsid w:val="0083109E"/>
    <w:rsid w:val="00831F40"/>
    <w:rsid w:val="00832607"/>
    <w:rsid w:val="00832614"/>
    <w:rsid w:val="00835201"/>
    <w:rsid w:val="00836928"/>
    <w:rsid w:val="00841217"/>
    <w:rsid w:val="0084183A"/>
    <w:rsid w:val="00842137"/>
    <w:rsid w:val="008437D8"/>
    <w:rsid w:val="00846899"/>
    <w:rsid w:val="00850590"/>
    <w:rsid w:val="00852249"/>
    <w:rsid w:val="00852BB4"/>
    <w:rsid w:val="00853E4F"/>
    <w:rsid w:val="00855D14"/>
    <w:rsid w:val="008562D7"/>
    <w:rsid w:val="008609D2"/>
    <w:rsid w:val="00860E6F"/>
    <w:rsid w:val="00861191"/>
    <w:rsid w:val="0086281F"/>
    <w:rsid w:val="0086354A"/>
    <w:rsid w:val="008636D4"/>
    <w:rsid w:val="008650BD"/>
    <w:rsid w:val="008659EA"/>
    <w:rsid w:val="00866656"/>
    <w:rsid w:val="0087029A"/>
    <w:rsid w:val="00872131"/>
    <w:rsid w:val="00873615"/>
    <w:rsid w:val="008747D7"/>
    <w:rsid w:val="008750BF"/>
    <w:rsid w:val="00875ADE"/>
    <w:rsid w:val="0087691B"/>
    <w:rsid w:val="00876B0A"/>
    <w:rsid w:val="00877084"/>
    <w:rsid w:val="0088375E"/>
    <w:rsid w:val="00885C2F"/>
    <w:rsid w:val="00887AA9"/>
    <w:rsid w:val="00887B44"/>
    <w:rsid w:val="00887ED8"/>
    <w:rsid w:val="00890217"/>
    <w:rsid w:val="0089088E"/>
    <w:rsid w:val="008914FE"/>
    <w:rsid w:val="00892297"/>
    <w:rsid w:val="00893996"/>
    <w:rsid w:val="0089447F"/>
    <w:rsid w:val="00896108"/>
    <w:rsid w:val="008A2D69"/>
    <w:rsid w:val="008A4FD7"/>
    <w:rsid w:val="008A51F7"/>
    <w:rsid w:val="008A5793"/>
    <w:rsid w:val="008A61F4"/>
    <w:rsid w:val="008A6403"/>
    <w:rsid w:val="008A6A9E"/>
    <w:rsid w:val="008B0D40"/>
    <w:rsid w:val="008B298C"/>
    <w:rsid w:val="008B2EAD"/>
    <w:rsid w:val="008B3BFB"/>
    <w:rsid w:val="008B46F9"/>
    <w:rsid w:val="008B4C23"/>
    <w:rsid w:val="008B689F"/>
    <w:rsid w:val="008B6F4A"/>
    <w:rsid w:val="008C1FA8"/>
    <w:rsid w:val="008C2DA8"/>
    <w:rsid w:val="008C34E9"/>
    <w:rsid w:val="008C3C2E"/>
    <w:rsid w:val="008C478F"/>
    <w:rsid w:val="008C4A97"/>
    <w:rsid w:val="008C6359"/>
    <w:rsid w:val="008C6686"/>
    <w:rsid w:val="008C795B"/>
    <w:rsid w:val="008D0C7E"/>
    <w:rsid w:val="008D25A0"/>
    <w:rsid w:val="008D2F32"/>
    <w:rsid w:val="008D33BC"/>
    <w:rsid w:val="008D369B"/>
    <w:rsid w:val="008D7431"/>
    <w:rsid w:val="008E0100"/>
    <w:rsid w:val="008E0172"/>
    <w:rsid w:val="008E0E01"/>
    <w:rsid w:val="008E207C"/>
    <w:rsid w:val="008E2254"/>
    <w:rsid w:val="008E370F"/>
    <w:rsid w:val="008E3C78"/>
    <w:rsid w:val="008E404D"/>
    <w:rsid w:val="008E5BAF"/>
    <w:rsid w:val="008E7B35"/>
    <w:rsid w:val="008E7C13"/>
    <w:rsid w:val="008F0343"/>
    <w:rsid w:val="008F0C35"/>
    <w:rsid w:val="008F505B"/>
    <w:rsid w:val="008F5505"/>
    <w:rsid w:val="008F5622"/>
    <w:rsid w:val="00900266"/>
    <w:rsid w:val="009010DC"/>
    <w:rsid w:val="00901CE2"/>
    <w:rsid w:val="00901D4A"/>
    <w:rsid w:val="00903445"/>
    <w:rsid w:val="009077FA"/>
    <w:rsid w:val="00907D7C"/>
    <w:rsid w:val="009104DA"/>
    <w:rsid w:val="00910720"/>
    <w:rsid w:val="009112C1"/>
    <w:rsid w:val="009116E1"/>
    <w:rsid w:val="009126F4"/>
    <w:rsid w:val="009127AC"/>
    <w:rsid w:val="00914133"/>
    <w:rsid w:val="00914912"/>
    <w:rsid w:val="0091579B"/>
    <w:rsid w:val="00915C9F"/>
    <w:rsid w:val="0091672B"/>
    <w:rsid w:val="00920724"/>
    <w:rsid w:val="00920E4F"/>
    <w:rsid w:val="00922277"/>
    <w:rsid w:val="009223EC"/>
    <w:rsid w:val="00923437"/>
    <w:rsid w:val="0092491B"/>
    <w:rsid w:val="009249CF"/>
    <w:rsid w:val="00926B36"/>
    <w:rsid w:val="0093022D"/>
    <w:rsid w:val="00930A72"/>
    <w:rsid w:val="00931219"/>
    <w:rsid w:val="00932AB7"/>
    <w:rsid w:val="00933F91"/>
    <w:rsid w:val="00934405"/>
    <w:rsid w:val="009345DE"/>
    <w:rsid w:val="00934C5D"/>
    <w:rsid w:val="009406B5"/>
    <w:rsid w:val="00942078"/>
    <w:rsid w:val="00943AAA"/>
    <w:rsid w:val="00943FFC"/>
    <w:rsid w:val="00944518"/>
    <w:rsid w:val="00944922"/>
    <w:rsid w:val="00945C33"/>
    <w:rsid w:val="00946166"/>
    <w:rsid w:val="0094617F"/>
    <w:rsid w:val="009467D5"/>
    <w:rsid w:val="009478DE"/>
    <w:rsid w:val="00947A28"/>
    <w:rsid w:val="0095099F"/>
    <w:rsid w:val="00950C36"/>
    <w:rsid w:val="00950F92"/>
    <w:rsid w:val="0095416D"/>
    <w:rsid w:val="00954A27"/>
    <w:rsid w:val="00955792"/>
    <w:rsid w:val="009575E2"/>
    <w:rsid w:val="009577CD"/>
    <w:rsid w:val="00960E7D"/>
    <w:rsid w:val="0096193F"/>
    <w:rsid w:val="00961D4B"/>
    <w:rsid w:val="009628D3"/>
    <w:rsid w:val="00964936"/>
    <w:rsid w:val="009654F1"/>
    <w:rsid w:val="009655EE"/>
    <w:rsid w:val="009661DB"/>
    <w:rsid w:val="00967278"/>
    <w:rsid w:val="00970A31"/>
    <w:rsid w:val="00970C0A"/>
    <w:rsid w:val="00970DEE"/>
    <w:rsid w:val="00971E9A"/>
    <w:rsid w:val="00973C22"/>
    <w:rsid w:val="009747DC"/>
    <w:rsid w:val="0097491F"/>
    <w:rsid w:val="009766DC"/>
    <w:rsid w:val="0098092C"/>
    <w:rsid w:val="009813DC"/>
    <w:rsid w:val="009830A4"/>
    <w:rsid w:val="00983164"/>
    <w:rsid w:val="009844AA"/>
    <w:rsid w:val="00984B89"/>
    <w:rsid w:val="009859C8"/>
    <w:rsid w:val="00985DFF"/>
    <w:rsid w:val="00987183"/>
    <w:rsid w:val="009877CE"/>
    <w:rsid w:val="00990757"/>
    <w:rsid w:val="00990777"/>
    <w:rsid w:val="009921A1"/>
    <w:rsid w:val="009928EB"/>
    <w:rsid w:val="00995676"/>
    <w:rsid w:val="009972EF"/>
    <w:rsid w:val="0099766A"/>
    <w:rsid w:val="00997AD2"/>
    <w:rsid w:val="009A01DD"/>
    <w:rsid w:val="009A03D4"/>
    <w:rsid w:val="009A159F"/>
    <w:rsid w:val="009A15A4"/>
    <w:rsid w:val="009A1865"/>
    <w:rsid w:val="009A2051"/>
    <w:rsid w:val="009A40D4"/>
    <w:rsid w:val="009A4601"/>
    <w:rsid w:val="009A4738"/>
    <w:rsid w:val="009A5B76"/>
    <w:rsid w:val="009A62E5"/>
    <w:rsid w:val="009A7681"/>
    <w:rsid w:val="009A77FD"/>
    <w:rsid w:val="009A7BA3"/>
    <w:rsid w:val="009B06E3"/>
    <w:rsid w:val="009B315D"/>
    <w:rsid w:val="009B408D"/>
    <w:rsid w:val="009B5BA1"/>
    <w:rsid w:val="009B614F"/>
    <w:rsid w:val="009B6D8D"/>
    <w:rsid w:val="009B7525"/>
    <w:rsid w:val="009B75B3"/>
    <w:rsid w:val="009B7B1D"/>
    <w:rsid w:val="009B7C4B"/>
    <w:rsid w:val="009C09C3"/>
    <w:rsid w:val="009C2859"/>
    <w:rsid w:val="009C3160"/>
    <w:rsid w:val="009C3515"/>
    <w:rsid w:val="009C3F39"/>
    <w:rsid w:val="009C424C"/>
    <w:rsid w:val="009C482E"/>
    <w:rsid w:val="009C4D7B"/>
    <w:rsid w:val="009C5861"/>
    <w:rsid w:val="009C78E7"/>
    <w:rsid w:val="009D014F"/>
    <w:rsid w:val="009D12ED"/>
    <w:rsid w:val="009D53A7"/>
    <w:rsid w:val="009D617B"/>
    <w:rsid w:val="009D6560"/>
    <w:rsid w:val="009D76C7"/>
    <w:rsid w:val="009E0284"/>
    <w:rsid w:val="009E0D6E"/>
    <w:rsid w:val="009E0F47"/>
    <w:rsid w:val="009E119A"/>
    <w:rsid w:val="009E198B"/>
    <w:rsid w:val="009E4567"/>
    <w:rsid w:val="009E766E"/>
    <w:rsid w:val="009E797A"/>
    <w:rsid w:val="009F0329"/>
    <w:rsid w:val="009F1960"/>
    <w:rsid w:val="009F26CE"/>
    <w:rsid w:val="009F3891"/>
    <w:rsid w:val="009F42B3"/>
    <w:rsid w:val="009F51D7"/>
    <w:rsid w:val="009F6140"/>
    <w:rsid w:val="009F628A"/>
    <w:rsid w:val="009F6E4E"/>
    <w:rsid w:val="009F715E"/>
    <w:rsid w:val="00A0111A"/>
    <w:rsid w:val="00A013AF"/>
    <w:rsid w:val="00A025DE"/>
    <w:rsid w:val="00A026D5"/>
    <w:rsid w:val="00A029EF"/>
    <w:rsid w:val="00A0542B"/>
    <w:rsid w:val="00A072E5"/>
    <w:rsid w:val="00A10C55"/>
    <w:rsid w:val="00A10D44"/>
    <w:rsid w:val="00A10DBB"/>
    <w:rsid w:val="00A11FE5"/>
    <w:rsid w:val="00A1221B"/>
    <w:rsid w:val="00A13FF1"/>
    <w:rsid w:val="00A14960"/>
    <w:rsid w:val="00A16253"/>
    <w:rsid w:val="00A162A2"/>
    <w:rsid w:val="00A20A30"/>
    <w:rsid w:val="00A2100B"/>
    <w:rsid w:val="00A212BB"/>
    <w:rsid w:val="00A2395E"/>
    <w:rsid w:val="00A24138"/>
    <w:rsid w:val="00A24C27"/>
    <w:rsid w:val="00A2720F"/>
    <w:rsid w:val="00A27BA3"/>
    <w:rsid w:val="00A304DD"/>
    <w:rsid w:val="00A31358"/>
    <w:rsid w:val="00A31D47"/>
    <w:rsid w:val="00A32DF8"/>
    <w:rsid w:val="00A349FF"/>
    <w:rsid w:val="00A37B15"/>
    <w:rsid w:val="00A37B48"/>
    <w:rsid w:val="00A4013E"/>
    <w:rsid w:val="00A4045F"/>
    <w:rsid w:val="00A405EF"/>
    <w:rsid w:val="00A427CD"/>
    <w:rsid w:val="00A42F7F"/>
    <w:rsid w:val="00A43B43"/>
    <w:rsid w:val="00A43CA2"/>
    <w:rsid w:val="00A4600B"/>
    <w:rsid w:val="00A462C3"/>
    <w:rsid w:val="00A46E3D"/>
    <w:rsid w:val="00A47405"/>
    <w:rsid w:val="00A476FA"/>
    <w:rsid w:val="00A478A1"/>
    <w:rsid w:val="00A50506"/>
    <w:rsid w:val="00A51EF0"/>
    <w:rsid w:val="00A51FEB"/>
    <w:rsid w:val="00A52C7A"/>
    <w:rsid w:val="00A532B1"/>
    <w:rsid w:val="00A533DF"/>
    <w:rsid w:val="00A53A17"/>
    <w:rsid w:val="00A563D4"/>
    <w:rsid w:val="00A56FB0"/>
    <w:rsid w:val="00A570FD"/>
    <w:rsid w:val="00A57650"/>
    <w:rsid w:val="00A62FF2"/>
    <w:rsid w:val="00A63437"/>
    <w:rsid w:val="00A66FB6"/>
    <w:rsid w:val="00A675FA"/>
    <w:rsid w:val="00A67A81"/>
    <w:rsid w:val="00A67C31"/>
    <w:rsid w:val="00A7064E"/>
    <w:rsid w:val="00A70C50"/>
    <w:rsid w:val="00A730A6"/>
    <w:rsid w:val="00A753F2"/>
    <w:rsid w:val="00A76F7E"/>
    <w:rsid w:val="00A85BD8"/>
    <w:rsid w:val="00A9193A"/>
    <w:rsid w:val="00A92421"/>
    <w:rsid w:val="00A926C1"/>
    <w:rsid w:val="00A95E18"/>
    <w:rsid w:val="00A96169"/>
    <w:rsid w:val="00A96FCD"/>
    <w:rsid w:val="00A971A0"/>
    <w:rsid w:val="00A97DEE"/>
    <w:rsid w:val="00AA03EC"/>
    <w:rsid w:val="00AA0A86"/>
    <w:rsid w:val="00AA121F"/>
    <w:rsid w:val="00AA1342"/>
    <w:rsid w:val="00AA1F22"/>
    <w:rsid w:val="00AA203F"/>
    <w:rsid w:val="00AA25B0"/>
    <w:rsid w:val="00AA33B6"/>
    <w:rsid w:val="00AA3878"/>
    <w:rsid w:val="00AA4493"/>
    <w:rsid w:val="00AA4834"/>
    <w:rsid w:val="00AA5663"/>
    <w:rsid w:val="00AB0B51"/>
    <w:rsid w:val="00AB30C6"/>
    <w:rsid w:val="00AB3BC4"/>
    <w:rsid w:val="00AB3E04"/>
    <w:rsid w:val="00AB7ACB"/>
    <w:rsid w:val="00AB7B0F"/>
    <w:rsid w:val="00AC01AD"/>
    <w:rsid w:val="00AC123E"/>
    <w:rsid w:val="00AC1DC0"/>
    <w:rsid w:val="00AC44D8"/>
    <w:rsid w:val="00AC4E7D"/>
    <w:rsid w:val="00AC54AF"/>
    <w:rsid w:val="00AC5B3E"/>
    <w:rsid w:val="00AC6814"/>
    <w:rsid w:val="00AC6FBE"/>
    <w:rsid w:val="00AC6FE4"/>
    <w:rsid w:val="00AD0510"/>
    <w:rsid w:val="00AD1087"/>
    <w:rsid w:val="00AD363B"/>
    <w:rsid w:val="00AD373A"/>
    <w:rsid w:val="00AD4506"/>
    <w:rsid w:val="00AD5BE3"/>
    <w:rsid w:val="00AD7E90"/>
    <w:rsid w:val="00AE04B4"/>
    <w:rsid w:val="00AE2EDE"/>
    <w:rsid w:val="00AE3434"/>
    <w:rsid w:val="00AE38E1"/>
    <w:rsid w:val="00AE5674"/>
    <w:rsid w:val="00AE5E90"/>
    <w:rsid w:val="00AE6328"/>
    <w:rsid w:val="00AF1158"/>
    <w:rsid w:val="00AF3648"/>
    <w:rsid w:val="00AF47FA"/>
    <w:rsid w:val="00AF5D5D"/>
    <w:rsid w:val="00AF73D3"/>
    <w:rsid w:val="00B01041"/>
    <w:rsid w:val="00B01A60"/>
    <w:rsid w:val="00B02221"/>
    <w:rsid w:val="00B04907"/>
    <w:rsid w:val="00B05821"/>
    <w:rsid w:val="00B064F2"/>
    <w:rsid w:val="00B0782E"/>
    <w:rsid w:val="00B07C75"/>
    <w:rsid w:val="00B106C9"/>
    <w:rsid w:val="00B13FB8"/>
    <w:rsid w:val="00B15694"/>
    <w:rsid w:val="00B15B57"/>
    <w:rsid w:val="00B1739F"/>
    <w:rsid w:val="00B20A2C"/>
    <w:rsid w:val="00B21DF1"/>
    <w:rsid w:val="00B25F94"/>
    <w:rsid w:val="00B26109"/>
    <w:rsid w:val="00B26C28"/>
    <w:rsid w:val="00B312A7"/>
    <w:rsid w:val="00B3418D"/>
    <w:rsid w:val="00B36710"/>
    <w:rsid w:val="00B37C68"/>
    <w:rsid w:val="00B414CA"/>
    <w:rsid w:val="00B4174C"/>
    <w:rsid w:val="00B41FB5"/>
    <w:rsid w:val="00B453F5"/>
    <w:rsid w:val="00B465D0"/>
    <w:rsid w:val="00B50B03"/>
    <w:rsid w:val="00B516E8"/>
    <w:rsid w:val="00B52517"/>
    <w:rsid w:val="00B55B06"/>
    <w:rsid w:val="00B56A38"/>
    <w:rsid w:val="00B56FD7"/>
    <w:rsid w:val="00B57342"/>
    <w:rsid w:val="00B61624"/>
    <w:rsid w:val="00B61894"/>
    <w:rsid w:val="00B6199C"/>
    <w:rsid w:val="00B61C3E"/>
    <w:rsid w:val="00B65626"/>
    <w:rsid w:val="00B671B1"/>
    <w:rsid w:val="00B672FA"/>
    <w:rsid w:val="00B67C65"/>
    <w:rsid w:val="00B70212"/>
    <w:rsid w:val="00B718A5"/>
    <w:rsid w:val="00B7259B"/>
    <w:rsid w:val="00B73B41"/>
    <w:rsid w:val="00B74BFE"/>
    <w:rsid w:val="00B808B4"/>
    <w:rsid w:val="00B80FB5"/>
    <w:rsid w:val="00B823D4"/>
    <w:rsid w:val="00B8261A"/>
    <w:rsid w:val="00B82CA7"/>
    <w:rsid w:val="00B85869"/>
    <w:rsid w:val="00B86494"/>
    <w:rsid w:val="00B8697C"/>
    <w:rsid w:val="00B87638"/>
    <w:rsid w:val="00B87C6B"/>
    <w:rsid w:val="00B901C5"/>
    <w:rsid w:val="00B906C3"/>
    <w:rsid w:val="00B9139F"/>
    <w:rsid w:val="00B92123"/>
    <w:rsid w:val="00B94398"/>
    <w:rsid w:val="00B943CC"/>
    <w:rsid w:val="00B95ADA"/>
    <w:rsid w:val="00B96791"/>
    <w:rsid w:val="00B9727D"/>
    <w:rsid w:val="00B973B9"/>
    <w:rsid w:val="00B9748D"/>
    <w:rsid w:val="00BA047B"/>
    <w:rsid w:val="00BA2DB6"/>
    <w:rsid w:val="00BA36F8"/>
    <w:rsid w:val="00BA42FB"/>
    <w:rsid w:val="00BA5222"/>
    <w:rsid w:val="00BA6306"/>
    <w:rsid w:val="00BA6E8F"/>
    <w:rsid w:val="00BA7D6F"/>
    <w:rsid w:val="00BB1B48"/>
    <w:rsid w:val="00BB204E"/>
    <w:rsid w:val="00BB51FC"/>
    <w:rsid w:val="00BB5837"/>
    <w:rsid w:val="00BB5ACC"/>
    <w:rsid w:val="00BB5D25"/>
    <w:rsid w:val="00BC0BD5"/>
    <w:rsid w:val="00BC1F4E"/>
    <w:rsid w:val="00BC1FAE"/>
    <w:rsid w:val="00BC35B0"/>
    <w:rsid w:val="00BC38D0"/>
    <w:rsid w:val="00BC40C3"/>
    <w:rsid w:val="00BC62E2"/>
    <w:rsid w:val="00BC65FD"/>
    <w:rsid w:val="00BD2A48"/>
    <w:rsid w:val="00BD41E7"/>
    <w:rsid w:val="00BD5027"/>
    <w:rsid w:val="00BD5144"/>
    <w:rsid w:val="00BE0FB7"/>
    <w:rsid w:val="00BE255C"/>
    <w:rsid w:val="00BE2905"/>
    <w:rsid w:val="00BE36F8"/>
    <w:rsid w:val="00BE4FC5"/>
    <w:rsid w:val="00BE54BF"/>
    <w:rsid w:val="00BE7509"/>
    <w:rsid w:val="00BF0E60"/>
    <w:rsid w:val="00BF431C"/>
    <w:rsid w:val="00BF5093"/>
    <w:rsid w:val="00BF60EC"/>
    <w:rsid w:val="00BF69CE"/>
    <w:rsid w:val="00BF6EE0"/>
    <w:rsid w:val="00BF7925"/>
    <w:rsid w:val="00C00861"/>
    <w:rsid w:val="00C012DF"/>
    <w:rsid w:val="00C01C0C"/>
    <w:rsid w:val="00C04EF7"/>
    <w:rsid w:val="00C04FD6"/>
    <w:rsid w:val="00C07879"/>
    <w:rsid w:val="00C14B97"/>
    <w:rsid w:val="00C1578E"/>
    <w:rsid w:val="00C17791"/>
    <w:rsid w:val="00C1794A"/>
    <w:rsid w:val="00C17F68"/>
    <w:rsid w:val="00C20590"/>
    <w:rsid w:val="00C227FF"/>
    <w:rsid w:val="00C22C5F"/>
    <w:rsid w:val="00C24146"/>
    <w:rsid w:val="00C25741"/>
    <w:rsid w:val="00C279C8"/>
    <w:rsid w:val="00C300B6"/>
    <w:rsid w:val="00C30EFD"/>
    <w:rsid w:val="00C319EC"/>
    <w:rsid w:val="00C3233B"/>
    <w:rsid w:val="00C32A00"/>
    <w:rsid w:val="00C35463"/>
    <w:rsid w:val="00C356AF"/>
    <w:rsid w:val="00C36212"/>
    <w:rsid w:val="00C37FDD"/>
    <w:rsid w:val="00C41972"/>
    <w:rsid w:val="00C42125"/>
    <w:rsid w:val="00C42883"/>
    <w:rsid w:val="00C43A9E"/>
    <w:rsid w:val="00C4438C"/>
    <w:rsid w:val="00C502DC"/>
    <w:rsid w:val="00C50673"/>
    <w:rsid w:val="00C54E0E"/>
    <w:rsid w:val="00C559D7"/>
    <w:rsid w:val="00C56349"/>
    <w:rsid w:val="00C56453"/>
    <w:rsid w:val="00C56555"/>
    <w:rsid w:val="00C56CC1"/>
    <w:rsid w:val="00C573E5"/>
    <w:rsid w:val="00C601A0"/>
    <w:rsid w:val="00C62814"/>
    <w:rsid w:val="00C64DEF"/>
    <w:rsid w:val="00C66E62"/>
    <w:rsid w:val="00C675E6"/>
    <w:rsid w:val="00C67741"/>
    <w:rsid w:val="00C70EC5"/>
    <w:rsid w:val="00C711DB"/>
    <w:rsid w:val="00C72876"/>
    <w:rsid w:val="00C733A8"/>
    <w:rsid w:val="00C74937"/>
    <w:rsid w:val="00C77CB4"/>
    <w:rsid w:val="00C810E4"/>
    <w:rsid w:val="00C8405E"/>
    <w:rsid w:val="00C862FA"/>
    <w:rsid w:val="00C94762"/>
    <w:rsid w:val="00CA0B61"/>
    <w:rsid w:val="00CA2506"/>
    <w:rsid w:val="00CA2A01"/>
    <w:rsid w:val="00CA3D6C"/>
    <w:rsid w:val="00CA3E10"/>
    <w:rsid w:val="00CA4A63"/>
    <w:rsid w:val="00CB107C"/>
    <w:rsid w:val="00CB381C"/>
    <w:rsid w:val="00CB388C"/>
    <w:rsid w:val="00CB3EE4"/>
    <w:rsid w:val="00CB458E"/>
    <w:rsid w:val="00CB78D7"/>
    <w:rsid w:val="00CC1630"/>
    <w:rsid w:val="00CC1869"/>
    <w:rsid w:val="00CC1B77"/>
    <w:rsid w:val="00CC2CE8"/>
    <w:rsid w:val="00CC3671"/>
    <w:rsid w:val="00CC380D"/>
    <w:rsid w:val="00CC38EA"/>
    <w:rsid w:val="00CD21F0"/>
    <w:rsid w:val="00CD2288"/>
    <w:rsid w:val="00CD24AE"/>
    <w:rsid w:val="00CD69FE"/>
    <w:rsid w:val="00CE347B"/>
    <w:rsid w:val="00CE6722"/>
    <w:rsid w:val="00CF06A1"/>
    <w:rsid w:val="00CF0B69"/>
    <w:rsid w:val="00CF1CFE"/>
    <w:rsid w:val="00CF2BF7"/>
    <w:rsid w:val="00CF34A7"/>
    <w:rsid w:val="00CF456C"/>
    <w:rsid w:val="00CF4615"/>
    <w:rsid w:val="00CF4D23"/>
    <w:rsid w:val="00CF4DD6"/>
    <w:rsid w:val="00CF7372"/>
    <w:rsid w:val="00CF7832"/>
    <w:rsid w:val="00D02EB2"/>
    <w:rsid w:val="00D03D9A"/>
    <w:rsid w:val="00D04907"/>
    <w:rsid w:val="00D06DCD"/>
    <w:rsid w:val="00D117CE"/>
    <w:rsid w:val="00D169A8"/>
    <w:rsid w:val="00D176F6"/>
    <w:rsid w:val="00D17B9D"/>
    <w:rsid w:val="00D17F02"/>
    <w:rsid w:val="00D211CB"/>
    <w:rsid w:val="00D21DC2"/>
    <w:rsid w:val="00D2341A"/>
    <w:rsid w:val="00D25E4E"/>
    <w:rsid w:val="00D26006"/>
    <w:rsid w:val="00D276FB"/>
    <w:rsid w:val="00D32715"/>
    <w:rsid w:val="00D33420"/>
    <w:rsid w:val="00D340B0"/>
    <w:rsid w:val="00D34FD9"/>
    <w:rsid w:val="00D35C89"/>
    <w:rsid w:val="00D35CB5"/>
    <w:rsid w:val="00D36E9F"/>
    <w:rsid w:val="00D37998"/>
    <w:rsid w:val="00D404D1"/>
    <w:rsid w:val="00D40D0D"/>
    <w:rsid w:val="00D4165A"/>
    <w:rsid w:val="00D424AE"/>
    <w:rsid w:val="00D428F6"/>
    <w:rsid w:val="00D43B28"/>
    <w:rsid w:val="00D43CE2"/>
    <w:rsid w:val="00D44DD8"/>
    <w:rsid w:val="00D44EEB"/>
    <w:rsid w:val="00D45FED"/>
    <w:rsid w:val="00D46EE5"/>
    <w:rsid w:val="00D50213"/>
    <w:rsid w:val="00D51DDC"/>
    <w:rsid w:val="00D523E0"/>
    <w:rsid w:val="00D5247A"/>
    <w:rsid w:val="00D524B2"/>
    <w:rsid w:val="00D55524"/>
    <w:rsid w:val="00D56E34"/>
    <w:rsid w:val="00D57D7F"/>
    <w:rsid w:val="00D613A1"/>
    <w:rsid w:val="00D62304"/>
    <w:rsid w:val="00D677B1"/>
    <w:rsid w:val="00D70E9B"/>
    <w:rsid w:val="00D73137"/>
    <w:rsid w:val="00D73711"/>
    <w:rsid w:val="00D74021"/>
    <w:rsid w:val="00D74625"/>
    <w:rsid w:val="00D74DDA"/>
    <w:rsid w:val="00D8054D"/>
    <w:rsid w:val="00D80C3A"/>
    <w:rsid w:val="00D838A1"/>
    <w:rsid w:val="00D83ACC"/>
    <w:rsid w:val="00D8513B"/>
    <w:rsid w:val="00D8690B"/>
    <w:rsid w:val="00D90D2E"/>
    <w:rsid w:val="00D90E96"/>
    <w:rsid w:val="00D923C9"/>
    <w:rsid w:val="00D93601"/>
    <w:rsid w:val="00D93EC9"/>
    <w:rsid w:val="00D95342"/>
    <w:rsid w:val="00D959F9"/>
    <w:rsid w:val="00D97576"/>
    <w:rsid w:val="00DA0043"/>
    <w:rsid w:val="00DA1716"/>
    <w:rsid w:val="00DA1F23"/>
    <w:rsid w:val="00DA313C"/>
    <w:rsid w:val="00DA3B32"/>
    <w:rsid w:val="00DA5D37"/>
    <w:rsid w:val="00DA614B"/>
    <w:rsid w:val="00DA7097"/>
    <w:rsid w:val="00DA7127"/>
    <w:rsid w:val="00DB1307"/>
    <w:rsid w:val="00DB5C07"/>
    <w:rsid w:val="00DB7158"/>
    <w:rsid w:val="00DB74CA"/>
    <w:rsid w:val="00DC0323"/>
    <w:rsid w:val="00DC0BB5"/>
    <w:rsid w:val="00DC0D79"/>
    <w:rsid w:val="00DC11E9"/>
    <w:rsid w:val="00DC19A1"/>
    <w:rsid w:val="00DC48DC"/>
    <w:rsid w:val="00DC4C57"/>
    <w:rsid w:val="00DC5543"/>
    <w:rsid w:val="00DC5C58"/>
    <w:rsid w:val="00DC7A6A"/>
    <w:rsid w:val="00DD05FD"/>
    <w:rsid w:val="00DD07D7"/>
    <w:rsid w:val="00DD0AFA"/>
    <w:rsid w:val="00DD2688"/>
    <w:rsid w:val="00DD2EA7"/>
    <w:rsid w:val="00DD432F"/>
    <w:rsid w:val="00DD50DE"/>
    <w:rsid w:val="00DE02CC"/>
    <w:rsid w:val="00DE1375"/>
    <w:rsid w:val="00DE23BF"/>
    <w:rsid w:val="00DE2D78"/>
    <w:rsid w:val="00DE3062"/>
    <w:rsid w:val="00DE3D28"/>
    <w:rsid w:val="00DE4EF7"/>
    <w:rsid w:val="00DE64CB"/>
    <w:rsid w:val="00DE6591"/>
    <w:rsid w:val="00DE6C04"/>
    <w:rsid w:val="00DE70CB"/>
    <w:rsid w:val="00DE7656"/>
    <w:rsid w:val="00DE7E32"/>
    <w:rsid w:val="00DF0BC8"/>
    <w:rsid w:val="00DF2B76"/>
    <w:rsid w:val="00DF3B52"/>
    <w:rsid w:val="00DF73C7"/>
    <w:rsid w:val="00DF7C52"/>
    <w:rsid w:val="00E007F2"/>
    <w:rsid w:val="00E0081C"/>
    <w:rsid w:val="00E009C3"/>
    <w:rsid w:val="00E015D6"/>
    <w:rsid w:val="00E01E12"/>
    <w:rsid w:val="00E02A74"/>
    <w:rsid w:val="00E03589"/>
    <w:rsid w:val="00E03A01"/>
    <w:rsid w:val="00E0749B"/>
    <w:rsid w:val="00E07600"/>
    <w:rsid w:val="00E15070"/>
    <w:rsid w:val="00E168F6"/>
    <w:rsid w:val="00E17A3B"/>
    <w:rsid w:val="00E17CE3"/>
    <w:rsid w:val="00E204DD"/>
    <w:rsid w:val="00E20655"/>
    <w:rsid w:val="00E20E2A"/>
    <w:rsid w:val="00E2145E"/>
    <w:rsid w:val="00E214FB"/>
    <w:rsid w:val="00E21EE4"/>
    <w:rsid w:val="00E22FCA"/>
    <w:rsid w:val="00E2307F"/>
    <w:rsid w:val="00E243FD"/>
    <w:rsid w:val="00E24AEC"/>
    <w:rsid w:val="00E24D43"/>
    <w:rsid w:val="00E32C3C"/>
    <w:rsid w:val="00E33838"/>
    <w:rsid w:val="00E34847"/>
    <w:rsid w:val="00E348B9"/>
    <w:rsid w:val="00E353EC"/>
    <w:rsid w:val="00E35A31"/>
    <w:rsid w:val="00E365D2"/>
    <w:rsid w:val="00E36900"/>
    <w:rsid w:val="00E369D7"/>
    <w:rsid w:val="00E37D7A"/>
    <w:rsid w:val="00E41D92"/>
    <w:rsid w:val="00E41DA1"/>
    <w:rsid w:val="00E421C5"/>
    <w:rsid w:val="00E429CE"/>
    <w:rsid w:val="00E42CBD"/>
    <w:rsid w:val="00E4405E"/>
    <w:rsid w:val="00E44D87"/>
    <w:rsid w:val="00E45590"/>
    <w:rsid w:val="00E45805"/>
    <w:rsid w:val="00E46E01"/>
    <w:rsid w:val="00E51024"/>
    <w:rsid w:val="00E51D3C"/>
    <w:rsid w:val="00E53651"/>
    <w:rsid w:val="00E53C24"/>
    <w:rsid w:val="00E53E48"/>
    <w:rsid w:val="00E54EB3"/>
    <w:rsid w:val="00E5604A"/>
    <w:rsid w:val="00E561A5"/>
    <w:rsid w:val="00E625BC"/>
    <w:rsid w:val="00E62B44"/>
    <w:rsid w:val="00E642DD"/>
    <w:rsid w:val="00E650A9"/>
    <w:rsid w:val="00E67E81"/>
    <w:rsid w:val="00E7113D"/>
    <w:rsid w:val="00E71C34"/>
    <w:rsid w:val="00E71CE8"/>
    <w:rsid w:val="00E72E95"/>
    <w:rsid w:val="00E730CF"/>
    <w:rsid w:val="00E73F41"/>
    <w:rsid w:val="00E75BE8"/>
    <w:rsid w:val="00E761E0"/>
    <w:rsid w:val="00E768C1"/>
    <w:rsid w:val="00E774E4"/>
    <w:rsid w:val="00E779C6"/>
    <w:rsid w:val="00E82768"/>
    <w:rsid w:val="00E84114"/>
    <w:rsid w:val="00E851DA"/>
    <w:rsid w:val="00E87E72"/>
    <w:rsid w:val="00E908E9"/>
    <w:rsid w:val="00E9308E"/>
    <w:rsid w:val="00E93E4B"/>
    <w:rsid w:val="00E947B9"/>
    <w:rsid w:val="00E96D9B"/>
    <w:rsid w:val="00E97140"/>
    <w:rsid w:val="00E97E85"/>
    <w:rsid w:val="00EA21CF"/>
    <w:rsid w:val="00EA2E33"/>
    <w:rsid w:val="00EA3398"/>
    <w:rsid w:val="00EA4ACE"/>
    <w:rsid w:val="00EA78D8"/>
    <w:rsid w:val="00EB063D"/>
    <w:rsid w:val="00EB10AB"/>
    <w:rsid w:val="00EB1574"/>
    <w:rsid w:val="00EB15FF"/>
    <w:rsid w:val="00EB162D"/>
    <w:rsid w:val="00EB42A8"/>
    <w:rsid w:val="00EB444A"/>
    <w:rsid w:val="00EB444D"/>
    <w:rsid w:val="00EB4B05"/>
    <w:rsid w:val="00EB4D20"/>
    <w:rsid w:val="00EB6939"/>
    <w:rsid w:val="00EB746F"/>
    <w:rsid w:val="00EC10B6"/>
    <w:rsid w:val="00EC376C"/>
    <w:rsid w:val="00EC3BE7"/>
    <w:rsid w:val="00EC59A0"/>
    <w:rsid w:val="00EC6985"/>
    <w:rsid w:val="00EC6A13"/>
    <w:rsid w:val="00EC7515"/>
    <w:rsid w:val="00EC7856"/>
    <w:rsid w:val="00ED07FB"/>
    <w:rsid w:val="00ED09D3"/>
    <w:rsid w:val="00ED2806"/>
    <w:rsid w:val="00ED37B9"/>
    <w:rsid w:val="00ED3E32"/>
    <w:rsid w:val="00ED5EAF"/>
    <w:rsid w:val="00ED6801"/>
    <w:rsid w:val="00ED7C07"/>
    <w:rsid w:val="00ED7EB6"/>
    <w:rsid w:val="00EE1C56"/>
    <w:rsid w:val="00EE3F2C"/>
    <w:rsid w:val="00EE42E2"/>
    <w:rsid w:val="00EE6E8F"/>
    <w:rsid w:val="00EE7ECF"/>
    <w:rsid w:val="00EF04FD"/>
    <w:rsid w:val="00EF2B47"/>
    <w:rsid w:val="00F0014E"/>
    <w:rsid w:val="00F00A6B"/>
    <w:rsid w:val="00F01321"/>
    <w:rsid w:val="00F02294"/>
    <w:rsid w:val="00F046A1"/>
    <w:rsid w:val="00F052BA"/>
    <w:rsid w:val="00F07503"/>
    <w:rsid w:val="00F07A54"/>
    <w:rsid w:val="00F07F1E"/>
    <w:rsid w:val="00F12D7E"/>
    <w:rsid w:val="00F12FB2"/>
    <w:rsid w:val="00F14443"/>
    <w:rsid w:val="00F159ED"/>
    <w:rsid w:val="00F211B3"/>
    <w:rsid w:val="00F2152E"/>
    <w:rsid w:val="00F24DB0"/>
    <w:rsid w:val="00F25254"/>
    <w:rsid w:val="00F26BDB"/>
    <w:rsid w:val="00F26F60"/>
    <w:rsid w:val="00F27F67"/>
    <w:rsid w:val="00F30EDD"/>
    <w:rsid w:val="00F31660"/>
    <w:rsid w:val="00F34435"/>
    <w:rsid w:val="00F355CC"/>
    <w:rsid w:val="00F35E90"/>
    <w:rsid w:val="00F35F57"/>
    <w:rsid w:val="00F36446"/>
    <w:rsid w:val="00F365C5"/>
    <w:rsid w:val="00F36C07"/>
    <w:rsid w:val="00F403F5"/>
    <w:rsid w:val="00F405E4"/>
    <w:rsid w:val="00F41CA2"/>
    <w:rsid w:val="00F424BD"/>
    <w:rsid w:val="00F429D2"/>
    <w:rsid w:val="00F42B77"/>
    <w:rsid w:val="00F45AD6"/>
    <w:rsid w:val="00F45D2D"/>
    <w:rsid w:val="00F45DD9"/>
    <w:rsid w:val="00F50467"/>
    <w:rsid w:val="00F5092D"/>
    <w:rsid w:val="00F50D4E"/>
    <w:rsid w:val="00F516ED"/>
    <w:rsid w:val="00F51A14"/>
    <w:rsid w:val="00F52B10"/>
    <w:rsid w:val="00F52DBA"/>
    <w:rsid w:val="00F53683"/>
    <w:rsid w:val="00F53DC2"/>
    <w:rsid w:val="00F548DE"/>
    <w:rsid w:val="00F562A0"/>
    <w:rsid w:val="00F60823"/>
    <w:rsid w:val="00F60CBC"/>
    <w:rsid w:val="00F627CF"/>
    <w:rsid w:val="00F636F7"/>
    <w:rsid w:val="00F64012"/>
    <w:rsid w:val="00F64E2B"/>
    <w:rsid w:val="00F65C02"/>
    <w:rsid w:val="00F65D80"/>
    <w:rsid w:val="00F72442"/>
    <w:rsid w:val="00F73551"/>
    <w:rsid w:val="00F75910"/>
    <w:rsid w:val="00F75E74"/>
    <w:rsid w:val="00F75F15"/>
    <w:rsid w:val="00F81DEE"/>
    <w:rsid w:val="00F821C8"/>
    <w:rsid w:val="00F84411"/>
    <w:rsid w:val="00F8483A"/>
    <w:rsid w:val="00F84D06"/>
    <w:rsid w:val="00F84D26"/>
    <w:rsid w:val="00F85103"/>
    <w:rsid w:val="00F85367"/>
    <w:rsid w:val="00F866D7"/>
    <w:rsid w:val="00F87045"/>
    <w:rsid w:val="00F8758B"/>
    <w:rsid w:val="00F8791A"/>
    <w:rsid w:val="00F90C9E"/>
    <w:rsid w:val="00F94C99"/>
    <w:rsid w:val="00F9521D"/>
    <w:rsid w:val="00F9557D"/>
    <w:rsid w:val="00F966B8"/>
    <w:rsid w:val="00FA2177"/>
    <w:rsid w:val="00FA2E6D"/>
    <w:rsid w:val="00FA3A7B"/>
    <w:rsid w:val="00FA64AC"/>
    <w:rsid w:val="00FA7552"/>
    <w:rsid w:val="00FB0330"/>
    <w:rsid w:val="00FB07B5"/>
    <w:rsid w:val="00FB0A28"/>
    <w:rsid w:val="00FB0ED0"/>
    <w:rsid w:val="00FB2C4E"/>
    <w:rsid w:val="00FB3345"/>
    <w:rsid w:val="00FB3614"/>
    <w:rsid w:val="00FB524C"/>
    <w:rsid w:val="00FB5621"/>
    <w:rsid w:val="00FB76B4"/>
    <w:rsid w:val="00FB7A7E"/>
    <w:rsid w:val="00FC018D"/>
    <w:rsid w:val="00FC0C04"/>
    <w:rsid w:val="00FC1165"/>
    <w:rsid w:val="00FC1F6F"/>
    <w:rsid w:val="00FC27AF"/>
    <w:rsid w:val="00FC348E"/>
    <w:rsid w:val="00FC479B"/>
    <w:rsid w:val="00FC618F"/>
    <w:rsid w:val="00FC6417"/>
    <w:rsid w:val="00FC69FB"/>
    <w:rsid w:val="00FD01DA"/>
    <w:rsid w:val="00FD1194"/>
    <w:rsid w:val="00FD2870"/>
    <w:rsid w:val="00FD35D4"/>
    <w:rsid w:val="00FD375B"/>
    <w:rsid w:val="00FD439E"/>
    <w:rsid w:val="00FD4EBF"/>
    <w:rsid w:val="00FD76CB"/>
    <w:rsid w:val="00FD7A10"/>
    <w:rsid w:val="00FE05E0"/>
    <w:rsid w:val="00FE12FB"/>
    <w:rsid w:val="00FE191C"/>
    <w:rsid w:val="00FE2192"/>
    <w:rsid w:val="00FE2441"/>
    <w:rsid w:val="00FE2505"/>
    <w:rsid w:val="00FE29C6"/>
    <w:rsid w:val="00FE4A72"/>
    <w:rsid w:val="00FE5347"/>
    <w:rsid w:val="00FE6E92"/>
    <w:rsid w:val="00FE707A"/>
    <w:rsid w:val="00FE71CB"/>
    <w:rsid w:val="00FF0C74"/>
    <w:rsid w:val="00FF37F4"/>
    <w:rsid w:val="00FF4546"/>
    <w:rsid w:val="00FF538F"/>
    <w:rsid w:val="00FF57FA"/>
    <w:rsid w:val="00FF77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9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uiPriority="0"/>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lsdException w:name="Title" w:semiHidden="0" w:uiPriority="10" w:unhideWhenUsed="0"/>
    <w:lsdException w:name="Default Paragraph Font" w:uiPriority="1"/>
    <w:lsdException w:name="Subtitle" w:semiHidden="0" w:uiPriority="11" w:unhideWhenUsed="0"/>
    <w:lsdException w:name="Hyperlink" w:uiPriority="0" w:qFormat="1"/>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rsid w:val="006B31CA"/>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3D5C26"/>
  </w:style>
  <w:style w:type="paragraph" w:customStyle="1" w:styleId="CorrectionSeparatorBegin">
    <w:name w:val="Correction Separator Begin"/>
    <w:basedOn w:val="Normal"/>
    <w:rsid w:val="003D5C2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3D5C2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D5C2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3D5C2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3D5C2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3D5C2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3D5C26"/>
    <w:rPr>
      <w:b/>
      <w:bCs/>
    </w:rPr>
  </w:style>
  <w:style w:type="paragraph" w:customStyle="1" w:styleId="Normalbeforetable">
    <w:name w:val="Normal before table"/>
    <w:basedOn w:val="Normal"/>
    <w:rsid w:val="003D5C26"/>
    <w:pPr>
      <w:keepNext/>
      <w:spacing w:after="120"/>
    </w:pPr>
    <w:rPr>
      <w:rFonts w:eastAsia="????"/>
      <w:lang w:eastAsia="en-US"/>
    </w:rPr>
  </w:style>
  <w:style w:type="paragraph" w:customStyle="1" w:styleId="RecNo">
    <w:name w:val="Rec_No"/>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3D5C2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3D5C2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3D5C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3D5C2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3D5C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3D5C26"/>
    <w:pPr>
      <w:tabs>
        <w:tab w:val="right" w:leader="dot" w:pos="9639"/>
      </w:tabs>
    </w:pPr>
    <w:rPr>
      <w:rFonts w:eastAsia="MS Mincho"/>
    </w:rPr>
  </w:style>
  <w:style w:type="paragraph" w:styleId="TOC1">
    <w:name w:val="toc 1"/>
    <w:basedOn w:val="Normal"/>
    <w:uiPriority w:val="39"/>
    <w:rsid w:val="003D5C2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3D5C26"/>
    <w:pPr>
      <w:tabs>
        <w:tab w:val="clear" w:pos="964"/>
      </w:tabs>
      <w:spacing w:before="80"/>
      <w:ind w:left="1531" w:hanging="851"/>
    </w:pPr>
  </w:style>
  <w:style w:type="paragraph" w:styleId="TOC3">
    <w:name w:val="toc 3"/>
    <w:basedOn w:val="TOC2"/>
    <w:rsid w:val="003D5C26"/>
    <w:pPr>
      <w:ind w:left="2269"/>
    </w:pPr>
  </w:style>
  <w:style w:type="character" w:styleId="Hyperlink">
    <w:name w:val="Hyperlink"/>
    <w:aliases w:val="超级链接,Style 58,超????,超?级链,超??级链Ú,fL????,fL?级,하이퍼링크2,超??级链,하이퍼링크21,CEO_Hyperlink,超?级链Ú,’´?级链,’´????,’´??级链Ú,’´??级"/>
    <w:basedOn w:val="DefaultParagraphFont"/>
    <w:qFormat/>
    <w:rsid w:val="003D5C2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unhideWhenUsed/>
    <w:rsid w:val="00394DBF"/>
    <w:pPr>
      <w:spacing w:before="0" w:after="200"/>
    </w:pPr>
    <w:rPr>
      <w:i/>
      <w:iCs/>
      <w:color w:val="44546A" w:themeColor="text2"/>
      <w:sz w:val="18"/>
      <w:szCs w:val="18"/>
    </w:rPr>
  </w:style>
  <w:style w:type="paragraph" w:styleId="Header">
    <w:name w:val="header"/>
    <w:basedOn w:val="Normal"/>
    <w:link w:val="HeaderChar"/>
    <w:rsid w:val="003D5C2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3D5C2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unhideWhenUsed/>
    <w:rsid w:val="003A5982"/>
    <w:rPr>
      <w:sz w:val="20"/>
      <w:szCs w:val="20"/>
    </w:rPr>
  </w:style>
  <w:style w:type="character" w:customStyle="1" w:styleId="CommentTextChar">
    <w:name w:val="Comment Text Char"/>
    <w:basedOn w:val="DefaultParagraphFont"/>
    <w:link w:val="CommentText"/>
    <w:uiPriority w:val="99"/>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3D5C26"/>
    <w:rPr>
      <w:rFonts w:ascii="Arial" w:hAnsi="Arial" w:cs="Arial"/>
      <w:sz w:val="18"/>
      <w:szCs w:val="18"/>
    </w:rPr>
  </w:style>
  <w:style w:type="paragraph" w:customStyle="1" w:styleId="Title4">
    <w:name w:val="Title 4"/>
    <w:basedOn w:val="Normal"/>
    <w:next w:val="Heading1"/>
    <w:rsid w:val="003D5C2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3D5C2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unhideWhenUsed/>
    <w:rsid w:val="008D0C7E"/>
    <w:pPr>
      <w:spacing w:after="120"/>
    </w:pPr>
  </w:style>
  <w:style w:type="character" w:customStyle="1" w:styleId="BodyTextChar">
    <w:name w:val="Body Text Char"/>
    <w:basedOn w:val="DefaultParagraphFont"/>
    <w:link w:val="BodyText"/>
    <w:uiPriority w:val="99"/>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
    <w:name w:val="Hashtag"/>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
    <w:name w:val="Mention"/>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8D0C7E"/>
    <w:rPr>
      <w:u w:val="dotted"/>
    </w:rPr>
  </w:style>
  <w:style w:type="character" w:customStyle="1" w:styleId="1">
    <w:name w:val="스마트 링크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
    <w:name w:val="Unresolved Mention"/>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table" w:styleId="TableGrid">
    <w:name w:val="Table Grid"/>
    <w:basedOn w:val="TableNormal"/>
    <w:uiPriority w:val="39"/>
    <w:rsid w:val="00775D2F"/>
    <w:pPr>
      <w:spacing w:after="0" w:line="240" w:lineRule="auto"/>
    </w:pPr>
    <w:rPr>
      <w:rFonts w:ascii="Times New Roman" w:eastAsia="Malgun Gothic" w:hAnsi="Times New Roman" w:cs="Times New Roman"/>
      <w:sz w:val="20"/>
      <w:szCs w:val="20"/>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
    <w:name w:val="已导入的样式“5”"/>
    <w:rsid w:val="00BC0BD5"/>
    <w:pPr>
      <w:numPr>
        <w:numId w:val="12"/>
      </w:numPr>
    </w:pPr>
  </w:style>
  <w:style w:type="character" w:customStyle="1" w:styleId="hit">
    <w:name w:val="hit"/>
    <w:basedOn w:val="DefaultParagraphFont"/>
    <w:rsid w:val="00F31660"/>
  </w:style>
  <w:style w:type="character" w:customStyle="1" w:styleId="sts-tbx-note-label">
    <w:name w:val="sts-tbx-note-label"/>
    <w:basedOn w:val="DefaultParagraphFont"/>
    <w:rsid w:val="00F31660"/>
  </w:style>
  <w:style w:type="character" w:customStyle="1" w:styleId="v-button-caption">
    <w:name w:val="v-button-caption"/>
    <w:basedOn w:val="DefaultParagraphFont"/>
    <w:rsid w:val="00F31660"/>
  </w:style>
  <w:style w:type="character" w:customStyle="1" w:styleId="sts-tbx-entailedterm">
    <w:name w:val="sts-tbx-entailedterm"/>
    <w:basedOn w:val="DefaultParagraphFont"/>
    <w:rsid w:val="00964936"/>
  </w:style>
  <w:style w:type="character" w:customStyle="1" w:styleId="sts-tbx-entailedterm-num">
    <w:name w:val="sts-tbx-entailedterm-num"/>
    <w:basedOn w:val="DefaultParagraphFont"/>
    <w:rsid w:val="009649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uiPriority="0"/>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lsdException w:name="Title" w:semiHidden="0" w:uiPriority="10" w:unhideWhenUsed="0"/>
    <w:lsdException w:name="Default Paragraph Font" w:uiPriority="1"/>
    <w:lsdException w:name="Subtitle" w:semiHidden="0" w:uiPriority="11" w:unhideWhenUsed="0"/>
    <w:lsdException w:name="Hyperlink" w:uiPriority="0" w:qFormat="1"/>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rsid w:val="006B31CA"/>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3D5C26"/>
  </w:style>
  <w:style w:type="paragraph" w:customStyle="1" w:styleId="CorrectionSeparatorBegin">
    <w:name w:val="Correction Separator Begin"/>
    <w:basedOn w:val="Normal"/>
    <w:rsid w:val="003D5C2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3D5C2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D5C2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3D5C2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3D5C2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3D5C2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3D5C26"/>
    <w:rPr>
      <w:b/>
      <w:bCs/>
    </w:rPr>
  </w:style>
  <w:style w:type="paragraph" w:customStyle="1" w:styleId="Normalbeforetable">
    <w:name w:val="Normal before table"/>
    <w:basedOn w:val="Normal"/>
    <w:rsid w:val="003D5C26"/>
    <w:pPr>
      <w:keepNext/>
      <w:spacing w:after="120"/>
    </w:pPr>
    <w:rPr>
      <w:rFonts w:eastAsia="????"/>
      <w:lang w:eastAsia="en-US"/>
    </w:rPr>
  </w:style>
  <w:style w:type="paragraph" w:customStyle="1" w:styleId="RecNo">
    <w:name w:val="Rec_No"/>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3D5C2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3D5C2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3D5C2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3D5C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3D5C2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3D5C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3D5C26"/>
    <w:pPr>
      <w:tabs>
        <w:tab w:val="right" w:leader="dot" w:pos="9639"/>
      </w:tabs>
    </w:pPr>
    <w:rPr>
      <w:rFonts w:eastAsia="MS Mincho"/>
    </w:rPr>
  </w:style>
  <w:style w:type="paragraph" w:styleId="TOC1">
    <w:name w:val="toc 1"/>
    <w:basedOn w:val="Normal"/>
    <w:uiPriority w:val="39"/>
    <w:rsid w:val="003D5C2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3D5C26"/>
    <w:pPr>
      <w:tabs>
        <w:tab w:val="clear" w:pos="964"/>
      </w:tabs>
      <w:spacing w:before="80"/>
      <w:ind w:left="1531" w:hanging="851"/>
    </w:pPr>
  </w:style>
  <w:style w:type="paragraph" w:styleId="TOC3">
    <w:name w:val="toc 3"/>
    <w:basedOn w:val="TOC2"/>
    <w:rsid w:val="003D5C26"/>
    <w:pPr>
      <w:ind w:left="2269"/>
    </w:pPr>
  </w:style>
  <w:style w:type="character" w:styleId="Hyperlink">
    <w:name w:val="Hyperlink"/>
    <w:aliases w:val="超级链接,Style 58,超????,超?级链,超??级链Ú,fL????,fL?级,하이퍼링크2,超??级链,하이퍼링크21,CEO_Hyperlink,超?级链Ú,’´?级链,’´????,’´??级链Ú,’´??级"/>
    <w:basedOn w:val="DefaultParagraphFont"/>
    <w:qFormat/>
    <w:rsid w:val="003D5C2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unhideWhenUsed/>
    <w:rsid w:val="00394DBF"/>
    <w:pPr>
      <w:spacing w:before="0" w:after="200"/>
    </w:pPr>
    <w:rPr>
      <w:i/>
      <w:iCs/>
      <w:color w:val="44546A" w:themeColor="text2"/>
      <w:sz w:val="18"/>
      <w:szCs w:val="18"/>
    </w:rPr>
  </w:style>
  <w:style w:type="paragraph" w:styleId="Header">
    <w:name w:val="header"/>
    <w:basedOn w:val="Normal"/>
    <w:link w:val="HeaderChar"/>
    <w:rsid w:val="003D5C2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3D5C2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unhideWhenUsed/>
    <w:rsid w:val="003A5982"/>
    <w:rPr>
      <w:sz w:val="20"/>
      <w:szCs w:val="20"/>
    </w:rPr>
  </w:style>
  <w:style w:type="character" w:customStyle="1" w:styleId="CommentTextChar">
    <w:name w:val="Comment Text Char"/>
    <w:basedOn w:val="DefaultParagraphFont"/>
    <w:link w:val="CommentText"/>
    <w:uiPriority w:val="99"/>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3D5C26"/>
    <w:rPr>
      <w:rFonts w:ascii="Arial" w:hAnsi="Arial" w:cs="Arial"/>
      <w:sz w:val="18"/>
      <w:szCs w:val="18"/>
    </w:rPr>
  </w:style>
  <w:style w:type="paragraph" w:customStyle="1" w:styleId="Title4">
    <w:name w:val="Title 4"/>
    <w:basedOn w:val="Normal"/>
    <w:next w:val="Heading1"/>
    <w:rsid w:val="003D5C2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3D5C2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unhideWhenUsed/>
    <w:rsid w:val="008D0C7E"/>
    <w:pPr>
      <w:spacing w:after="120"/>
    </w:pPr>
  </w:style>
  <w:style w:type="character" w:customStyle="1" w:styleId="BodyTextChar">
    <w:name w:val="Body Text Char"/>
    <w:basedOn w:val="DefaultParagraphFont"/>
    <w:link w:val="BodyText"/>
    <w:uiPriority w:val="99"/>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
    <w:name w:val="Hashtag"/>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
    <w:name w:val="Mention"/>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8D0C7E"/>
    <w:rPr>
      <w:u w:val="dotted"/>
    </w:rPr>
  </w:style>
  <w:style w:type="character" w:customStyle="1" w:styleId="1">
    <w:name w:val="스마트 링크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
    <w:name w:val="Unresolved Mention"/>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table" w:styleId="TableGrid">
    <w:name w:val="Table Grid"/>
    <w:basedOn w:val="TableNormal"/>
    <w:uiPriority w:val="39"/>
    <w:rsid w:val="00775D2F"/>
    <w:pPr>
      <w:spacing w:after="0" w:line="240" w:lineRule="auto"/>
    </w:pPr>
    <w:rPr>
      <w:rFonts w:ascii="Times New Roman" w:eastAsia="Malgun Gothic" w:hAnsi="Times New Roman" w:cs="Times New Roman"/>
      <w:sz w:val="20"/>
      <w:szCs w:val="20"/>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
    <w:name w:val="已导入的样式“5”"/>
    <w:rsid w:val="00BC0BD5"/>
    <w:pPr>
      <w:numPr>
        <w:numId w:val="12"/>
      </w:numPr>
    </w:pPr>
  </w:style>
  <w:style w:type="character" w:customStyle="1" w:styleId="hit">
    <w:name w:val="hit"/>
    <w:basedOn w:val="DefaultParagraphFont"/>
    <w:rsid w:val="00F31660"/>
  </w:style>
  <w:style w:type="character" w:customStyle="1" w:styleId="sts-tbx-note-label">
    <w:name w:val="sts-tbx-note-label"/>
    <w:basedOn w:val="DefaultParagraphFont"/>
    <w:rsid w:val="00F31660"/>
  </w:style>
  <w:style w:type="character" w:customStyle="1" w:styleId="v-button-caption">
    <w:name w:val="v-button-caption"/>
    <w:basedOn w:val="DefaultParagraphFont"/>
    <w:rsid w:val="00F31660"/>
  </w:style>
  <w:style w:type="character" w:customStyle="1" w:styleId="sts-tbx-entailedterm">
    <w:name w:val="sts-tbx-entailedterm"/>
    <w:basedOn w:val="DefaultParagraphFont"/>
    <w:rsid w:val="00964936"/>
  </w:style>
  <w:style w:type="character" w:customStyle="1" w:styleId="sts-tbx-entailedterm-num">
    <w:name w:val="sts-tbx-entailedterm-num"/>
    <w:basedOn w:val="DefaultParagraphFont"/>
    <w:rsid w:val="00964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06024">
      <w:bodyDiv w:val="1"/>
      <w:marLeft w:val="0"/>
      <w:marRight w:val="0"/>
      <w:marTop w:val="0"/>
      <w:marBottom w:val="0"/>
      <w:divBdr>
        <w:top w:val="none" w:sz="0" w:space="0" w:color="auto"/>
        <w:left w:val="none" w:sz="0" w:space="0" w:color="auto"/>
        <w:bottom w:val="none" w:sz="0" w:space="0" w:color="auto"/>
        <w:right w:val="none" w:sz="0" w:space="0" w:color="auto"/>
      </w:divBdr>
    </w:div>
    <w:div w:id="58333106">
      <w:bodyDiv w:val="1"/>
      <w:marLeft w:val="0"/>
      <w:marRight w:val="0"/>
      <w:marTop w:val="0"/>
      <w:marBottom w:val="0"/>
      <w:divBdr>
        <w:top w:val="none" w:sz="0" w:space="0" w:color="auto"/>
        <w:left w:val="none" w:sz="0" w:space="0" w:color="auto"/>
        <w:bottom w:val="none" w:sz="0" w:space="0" w:color="auto"/>
        <w:right w:val="none" w:sz="0" w:space="0" w:color="auto"/>
      </w:divBdr>
    </w:div>
    <w:div w:id="89161589">
      <w:bodyDiv w:val="1"/>
      <w:marLeft w:val="0"/>
      <w:marRight w:val="0"/>
      <w:marTop w:val="0"/>
      <w:marBottom w:val="0"/>
      <w:divBdr>
        <w:top w:val="none" w:sz="0" w:space="0" w:color="auto"/>
        <w:left w:val="none" w:sz="0" w:space="0" w:color="auto"/>
        <w:bottom w:val="none" w:sz="0" w:space="0" w:color="auto"/>
        <w:right w:val="none" w:sz="0" w:space="0" w:color="auto"/>
      </w:divBdr>
    </w:div>
    <w:div w:id="98456847">
      <w:bodyDiv w:val="1"/>
      <w:marLeft w:val="0"/>
      <w:marRight w:val="0"/>
      <w:marTop w:val="0"/>
      <w:marBottom w:val="0"/>
      <w:divBdr>
        <w:top w:val="none" w:sz="0" w:space="0" w:color="auto"/>
        <w:left w:val="none" w:sz="0" w:space="0" w:color="auto"/>
        <w:bottom w:val="none" w:sz="0" w:space="0" w:color="auto"/>
        <w:right w:val="none" w:sz="0" w:space="0" w:color="auto"/>
      </w:divBdr>
    </w:div>
    <w:div w:id="142622241">
      <w:bodyDiv w:val="1"/>
      <w:marLeft w:val="0"/>
      <w:marRight w:val="0"/>
      <w:marTop w:val="0"/>
      <w:marBottom w:val="0"/>
      <w:divBdr>
        <w:top w:val="none" w:sz="0" w:space="0" w:color="auto"/>
        <w:left w:val="none" w:sz="0" w:space="0" w:color="auto"/>
        <w:bottom w:val="none" w:sz="0" w:space="0" w:color="auto"/>
        <w:right w:val="none" w:sz="0" w:space="0" w:color="auto"/>
      </w:divBdr>
    </w:div>
    <w:div w:id="189075505">
      <w:bodyDiv w:val="1"/>
      <w:marLeft w:val="0"/>
      <w:marRight w:val="0"/>
      <w:marTop w:val="0"/>
      <w:marBottom w:val="0"/>
      <w:divBdr>
        <w:top w:val="none" w:sz="0" w:space="0" w:color="auto"/>
        <w:left w:val="none" w:sz="0" w:space="0" w:color="auto"/>
        <w:bottom w:val="none" w:sz="0" w:space="0" w:color="auto"/>
        <w:right w:val="none" w:sz="0" w:space="0" w:color="auto"/>
      </w:divBdr>
    </w:div>
    <w:div w:id="261570787">
      <w:bodyDiv w:val="1"/>
      <w:marLeft w:val="0"/>
      <w:marRight w:val="0"/>
      <w:marTop w:val="0"/>
      <w:marBottom w:val="0"/>
      <w:divBdr>
        <w:top w:val="none" w:sz="0" w:space="0" w:color="auto"/>
        <w:left w:val="none" w:sz="0" w:space="0" w:color="auto"/>
        <w:bottom w:val="none" w:sz="0" w:space="0" w:color="auto"/>
        <w:right w:val="none" w:sz="0" w:space="0" w:color="auto"/>
      </w:divBdr>
    </w:div>
    <w:div w:id="351995790">
      <w:bodyDiv w:val="1"/>
      <w:marLeft w:val="0"/>
      <w:marRight w:val="0"/>
      <w:marTop w:val="0"/>
      <w:marBottom w:val="0"/>
      <w:divBdr>
        <w:top w:val="none" w:sz="0" w:space="0" w:color="auto"/>
        <w:left w:val="none" w:sz="0" w:space="0" w:color="auto"/>
        <w:bottom w:val="none" w:sz="0" w:space="0" w:color="auto"/>
        <w:right w:val="none" w:sz="0" w:space="0" w:color="auto"/>
      </w:divBdr>
    </w:div>
    <w:div w:id="394740771">
      <w:bodyDiv w:val="1"/>
      <w:marLeft w:val="0"/>
      <w:marRight w:val="0"/>
      <w:marTop w:val="0"/>
      <w:marBottom w:val="0"/>
      <w:divBdr>
        <w:top w:val="none" w:sz="0" w:space="0" w:color="auto"/>
        <w:left w:val="none" w:sz="0" w:space="0" w:color="auto"/>
        <w:bottom w:val="none" w:sz="0" w:space="0" w:color="auto"/>
        <w:right w:val="none" w:sz="0" w:space="0" w:color="auto"/>
      </w:divBdr>
    </w:div>
    <w:div w:id="430668752">
      <w:bodyDiv w:val="1"/>
      <w:marLeft w:val="0"/>
      <w:marRight w:val="0"/>
      <w:marTop w:val="0"/>
      <w:marBottom w:val="0"/>
      <w:divBdr>
        <w:top w:val="none" w:sz="0" w:space="0" w:color="auto"/>
        <w:left w:val="none" w:sz="0" w:space="0" w:color="auto"/>
        <w:bottom w:val="none" w:sz="0" w:space="0" w:color="auto"/>
        <w:right w:val="none" w:sz="0" w:space="0" w:color="auto"/>
      </w:divBdr>
    </w:div>
    <w:div w:id="527370925">
      <w:bodyDiv w:val="1"/>
      <w:marLeft w:val="0"/>
      <w:marRight w:val="0"/>
      <w:marTop w:val="0"/>
      <w:marBottom w:val="0"/>
      <w:divBdr>
        <w:top w:val="none" w:sz="0" w:space="0" w:color="auto"/>
        <w:left w:val="none" w:sz="0" w:space="0" w:color="auto"/>
        <w:bottom w:val="none" w:sz="0" w:space="0" w:color="auto"/>
        <w:right w:val="none" w:sz="0" w:space="0" w:color="auto"/>
      </w:divBdr>
    </w:div>
    <w:div w:id="554631180">
      <w:bodyDiv w:val="1"/>
      <w:marLeft w:val="0"/>
      <w:marRight w:val="0"/>
      <w:marTop w:val="0"/>
      <w:marBottom w:val="0"/>
      <w:divBdr>
        <w:top w:val="none" w:sz="0" w:space="0" w:color="auto"/>
        <w:left w:val="none" w:sz="0" w:space="0" w:color="auto"/>
        <w:bottom w:val="none" w:sz="0" w:space="0" w:color="auto"/>
        <w:right w:val="none" w:sz="0" w:space="0" w:color="auto"/>
      </w:divBdr>
    </w:div>
    <w:div w:id="714349820">
      <w:bodyDiv w:val="1"/>
      <w:marLeft w:val="0"/>
      <w:marRight w:val="0"/>
      <w:marTop w:val="0"/>
      <w:marBottom w:val="0"/>
      <w:divBdr>
        <w:top w:val="none" w:sz="0" w:space="0" w:color="auto"/>
        <w:left w:val="none" w:sz="0" w:space="0" w:color="auto"/>
        <w:bottom w:val="none" w:sz="0" w:space="0" w:color="auto"/>
        <w:right w:val="none" w:sz="0" w:space="0" w:color="auto"/>
      </w:divBdr>
    </w:div>
    <w:div w:id="731545201">
      <w:bodyDiv w:val="1"/>
      <w:marLeft w:val="0"/>
      <w:marRight w:val="0"/>
      <w:marTop w:val="0"/>
      <w:marBottom w:val="0"/>
      <w:divBdr>
        <w:top w:val="none" w:sz="0" w:space="0" w:color="auto"/>
        <w:left w:val="none" w:sz="0" w:space="0" w:color="auto"/>
        <w:bottom w:val="none" w:sz="0" w:space="0" w:color="auto"/>
        <w:right w:val="none" w:sz="0" w:space="0" w:color="auto"/>
      </w:divBdr>
    </w:div>
    <w:div w:id="820003381">
      <w:bodyDiv w:val="1"/>
      <w:marLeft w:val="0"/>
      <w:marRight w:val="0"/>
      <w:marTop w:val="0"/>
      <w:marBottom w:val="0"/>
      <w:divBdr>
        <w:top w:val="none" w:sz="0" w:space="0" w:color="auto"/>
        <w:left w:val="none" w:sz="0" w:space="0" w:color="auto"/>
        <w:bottom w:val="none" w:sz="0" w:space="0" w:color="auto"/>
        <w:right w:val="none" w:sz="0" w:space="0" w:color="auto"/>
      </w:divBdr>
    </w:div>
    <w:div w:id="954098146">
      <w:bodyDiv w:val="1"/>
      <w:marLeft w:val="0"/>
      <w:marRight w:val="0"/>
      <w:marTop w:val="0"/>
      <w:marBottom w:val="0"/>
      <w:divBdr>
        <w:top w:val="none" w:sz="0" w:space="0" w:color="auto"/>
        <w:left w:val="none" w:sz="0" w:space="0" w:color="auto"/>
        <w:bottom w:val="none" w:sz="0" w:space="0" w:color="auto"/>
        <w:right w:val="none" w:sz="0" w:space="0" w:color="auto"/>
      </w:divBdr>
    </w:div>
    <w:div w:id="973750839">
      <w:bodyDiv w:val="1"/>
      <w:marLeft w:val="0"/>
      <w:marRight w:val="0"/>
      <w:marTop w:val="0"/>
      <w:marBottom w:val="0"/>
      <w:divBdr>
        <w:top w:val="none" w:sz="0" w:space="0" w:color="auto"/>
        <w:left w:val="none" w:sz="0" w:space="0" w:color="auto"/>
        <w:bottom w:val="none" w:sz="0" w:space="0" w:color="auto"/>
        <w:right w:val="none" w:sz="0" w:space="0" w:color="auto"/>
      </w:divBdr>
    </w:div>
    <w:div w:id="979723875">
      <w:bodyDiv w:val="1"/>
      <w:marLeft w:val="0"/>
      <w:marRight w:val="0"/>
      <w:marTop w:val="0"/>
      <w:marBottom w:val="0"/>
      <w:divBdr>
        <w:top w:val="none" w:sz="0" w:space="0" w:color="auto"/>
        <w:left w:val="none" w:sz="0" w:space="0" w:color="auto"/>
        <w:bottom w:val="none" w:sz="0" w:space="0" w:color="auto"/>
        <w:right w:val="none" w:sz="0" w:space="0" w:color="auto"/>
      </w:divBdr>
    </w:div>
    <w:div w:id="981621668">
      <w:bodyDiv w:val="1"/>
      <w:marLeft w:val="0"/>
      <w:marRight w:val="0"/>
      <w:marTop w:val="0"/>
      <w:marBottom w:val="0"/>
      <w:divBdr>
        <w:top w:val="none" w:sz="0" w:space="0" w:color="auto"/>
        <w:left w:val="none" w:sz="0" w:space="0" w:color="auto"/>
        <w:bottom w:val="none" w:sz="0" w:space="0" w:color="auto"/>
        <w:right w:val="none" w:sz="0" w:space="0" w:color="auto"/>
      </w:divBdr>
    </w:div>
    <w:div w:id="1024328216">
      <w:bodyDiv w:val="1"/>
      <w:marLeft w:val="0"/>
      <w:marRight w:val="0"/>
      <w:marTop w:val="0"/>
      <w:marBottom w:val="0"/>
      <w:divBdr>
        <w:top w:val="none" w:sz="0" w:space="0" w:color="auto"/>
        <w:left w:val="none" w:sz="0" w:space="0" w:color="auto"/>
        <w:bottom w:val="none" w:sz="0" w:space="0" w:color="auto"/>
        <w:right w:val="none" w:sz="0" w:space="0" w:color="auto"/>
      </w:divBdr>
    </w:div>
    <w:div w:id="1039092170">
      <w:bodyDiv w:val="1"/>
      <w:marLeft w:val="0"/>
      <w:marRight w:val="0"/>
      <w:marTop w:val="0"/>
      <w:marBottom w:val="0"/>
      <w:divBdr>
        <w:top w:val="none" w:sz="0" w:space="0" w:color="auto"/>
        <w:left w:val="none" w:sz="0" w:space="0" w:color="auto"/>
        <w:bottom w:val="none" w:sz="0" w:space="0" w:color="auto"/>
        <w:right w:val="none" w:sz="0" w:space="0" w:color="auto"/>
      </w:divBdr>
    </w:div>
    <w:div w:id="1140882301">
      <w:bodyDiv w:val="1"/>
      <w:marLeft w:val="0"/>
      <w:marRight w:val="0"/>
      <w:marTop w:val="0"/>
      <w:marBottom w:val="0"/>
      <w:divBdr>
        <w:top w:val="none" w:sz="0" w:space="0" w:color="auto"/>
        <w:left w:val="none" w:sz="0" w:space="0" w:color="auto"/>
        <w:bottom w:val="none" w:sz="0" w:space="0" w:color="auto"/>
        <w:right w:val="none" w:sz="0" w:space="0" w:color="auto"/>
      </w:divBdr>
    </w:div>
    <w:div w:id="1181352391">
      <w:bodyDiv w:val="1"/>
      <w:marLeft w:val="0"/>
      <w:marRight w:val="0"/>
      <w:marTop w:val="0"/>
      <w:marBottom w:val="0"/>
      <w:divBdr>
        <w:top w:val="none" w:sz="0" w:space="0" w:color="auto"/>
        <w:left w:val="none" w:sz="0" w:space="0" w:color="auto"/>
        <w:bottom w:val="none" w:sz="0" w:space="0" w:color="auto"/>
        <w:right w:val="none" w:sz="0" w:space="0" w:color="auto"/>
      </w:divBdr>
    </w:div>
    <w:div w:id="1184902773">
      <w:bodyDiv w:val="1"/>
      <w:marLeft w:val="0"/>
      <w:marRight w:val="0"/>
      <w:marTop w:val="0"/>
      <w:marBottom w:val="0"/>
      <w:divBdr>
        <w:top w:val="none" w:sz="0" w:space="0" w:color="auto"/>
        <w:left w:val="none" w:sz="0" w:space="0" w:color="auto"/>
        <w:bottom w:val="none" w:sz="0" w:space="0" w:color="auto"/>
        <w:right w:val="none" w:sz="0" w:space="0" w:color="auto"/>
      </w:divBdr>
    </w:div>
    <w:div w:id="1241016223">
      <w:bodyDiv w:val="1"/>
      <w:marLeft w:val="0"/>
      <w:marRight w:val="0"/>
      <w:marTop w:val="0"/>
      <w:marBottom w:val="0"/>
      <w:divBdr>
        <w:top w:val="none" w:sz="0" w:space="0" w:color="auto"/>
        <w:left w:val="none" w:sz="0" w:space="0" w:color="auto"/>
        <w:bottom w:val="none" w:sz="0" w:space="0" w:color="auto"/>
        <w:right w:val="none" w:sz="0" w:space="0" w:color="auto"/>
      </w:divBdr>
    </w:div>
    <w:div w:id="1285962242">
      <w:bodyDiv w:val="1"/>
      <w:marLeft w:val="0"/>
      <w:marRight w:val="0"/>
      <w:marTop w:val="0"/>
      <w:marBottom w:val="0"/>
      <w:divBdr>
        <w:top w:val="none" w:sz="0" w:space="0" w:color="auto"/>
        <w:left w:val="none" w:sz="0" w:space="0" w:color="auto"/>
        <w:bottom w:val="none" w:sz="0" w:space="0" w:color="auto"/>
        <w:right w:val="none" w:sz="0" w:space="0" w:color="auto"/>
      </w:divBdr>
    </w:div>
    <w:div w:id="1293443096">
      <w:bodyDiv w:val="1"/>
      <w:marLeft w:val="0"/>
      <w:marRight w:val="0"/>
      <w:marTop w:val="0"/>
      <w:marBottom w:val="0"/>
      <w:divBdr>
        <w:top w:val="none" w:sz="0" w:space="0" w:color="auto"/>
        <w:left w:val="none" w:sz="0" w:space="0" w:color="auto"/>
        <w:bottom w:val="none" w:sz="0" w:space="0" w:color="auto"/>
        <w:right w:val="none" w:sz="0" w:space="0" w:color="auto"/>
      </w:divBdr>
    </w:div>
    <w:div w:id="1393575936">
      <w:bodyDiv w:val="1"/>
      <w:marLeft w:val="0"/>
      <w:marRight w:val="0"/>
      <w:marTop w:val="0"/>
      <w:marBottom w:val="0"/>
      <w:divBdr>
        <w:top w:val="none" w:sz="0" w:space="0" w:color="auto"/>
        <w:left w:val="none" w:sz="0" w:space="0" w:color="auto"/>
        <w:bottom w:val="none" w:sz="0" w:space="0" w:color="auto"/>
        <w:right w:val="none" w:sz="0" w:space="0" w:color="auto"/>
      </w:divBdr>
    </w:div>
    <w:div w:id="1425304980">
      <w:bodyDiv w:val="1"/>
      <w:marLeft w:val="0"/>
      <w:marRight w:val="0"/>
      <w:marTop w:val="0"/>
      <w:marBottom w:val="0"/>
      <w:divBdr>
        <w:top w:val="none" w:sz="0" w:space="0" w:color="auto"/>
        <w:left w:val="none" w:sz="0" w:space="0" w:color="auto"/>
        <w:bottom w:val="none" w:sz="0" w:space="0" w:color="auto"/>
        <w:right w:val="none" w:sz="0" w:space="0" w:color="auto"/>
      </w:divBdr>
    </w:div>
    <w:div w:id="1450470476">
      <w:bodyDiv w:val="1"/>
      <w:marLeft w:val="0"/>
      <w:marRight w:val="0"/>
      <w:marTop w:val="0"/>
      <w:marBottom w:val="0"/>
      <w:divBdr>
        <w:top w:val="none" w:sz="0" w:space="0" w:color="auto"/>
        <w:left w:val="none" w:sz="0" w:space="0" w:color="auto"/>
        <w:bottom w:val="none" w:sz="0" w:space="0" w:color="auto"/>
        <w:right w:val="none" w:sz="0" w:space="0" w:color="auto"/>
      </w:divBdr>
    </w:div>
    <w:div w:id="1460490242">
      <w:bodyDiv w:val="1"/>
      <w:marLeft w:val="0"/>
      <w:marRight w:val="0"/>
      <w:marTop w:val="0"/>
      <w:marBottom w:val="0"/>
      <w:divBdr>
        <w:top w:val="none" w:sz="0" w:space="0" w:color="auto"/>
        <w:left w:val="none" w:sz="0" w:space="0" w:color="auto"/>
        <w:bottom w:val="none" w:sz="0" w:space="0" w:color="auto"/>
        <w:right w:val="none" w:sz="0" w:space="0" w:color="auto"/>
      </w:divBdr>
    </w:div>
    <w:div w:id="1477724762">
      <w:bodyDiv w:val="1"/>
      <w:marLeft w:val="0"/>
      <w:marRight w:val="0"/>
      <w:marTop w:val="0"/>
      <w:marBottom w:val="0"/>
      <w:divBdr>
        <w:top w:val="none" w:sz="0" w:space="0" w:color="auto"/>
        <w:left w:val="none" w:sz="0" w:space="0" w:color="auto"/>
        <w:bottom w:val="none" w:sz="0" w:space="0" w:color="auto"/>
        <w:right w:val="none" w:sz="0" w:space="0" w:color="auto"/>
      </w:divBdr>
    </w:div>
    <w:div w:id="1495605182">
      <w:bodyDiv w:val="1"/>
      <w:marLeft w:val="0"/>
      <w:marRight w:val="0"/>
      <w:marTop w:val="0"/>
      <w:marBottom w:val="0"/>
      <w:divBdr>
        <w:top w:val="none" w:sz="0" w:space="0" w:color="auto"/>
        <w:left w:val="none" w:sz="0" w:space="0" w:color="auto"/>
        <w:bottom w:val="none" w:sz="0" w:space="0" w:color="auto"/>
        <w:right w:val="none" w:sz="0" w:space="0" w:color="auto"/>
      </w:divBdr>
    </w:div>
    <w:div w:id="1588609900">
      <w:bodyDiv w:val="1"/>
      <w:marLeft w:val="0"/>
      <w:marRight w:val="0"/>
      <w:marTop w:val="0"/>
      <w:marBottom w:val="0"/>
      <w:divBdr>
        <w:top w:val="none" w:sz="0" w:space="0" w:color="auto"/>
        <w:left w:val="none" w:sz="0" w:space="0" w:color="auto"/>
        <w:bottom w:val="none" w:sz="0" w:space="0" w:color="auto"/>
        <w:right w:val="none" w:sz="0" w:space="0" w:color="auto"/>
      </w:divBdr>
    </w:div>
    <w:div w:id="1718550688">
      <w:bodyDiv w:val="1"/>
      <w:marLeft w:val="0"/>
      <w:marRight w:val="0"/>
      <w:marTop w:val="0"/>
      <w:marBottom w:val="0"/>
      <w:divBdr>
        <w:top w:val="none" w:sz="0" w:space="0" w:color="auto"/>
        <w:left w:val="none" w:sz="0" w:space="0" w:color="auto"/>
        <w:bottom w:val="none" w:sz="0" w:space="0" w:color="auto"/>
        <w:right w:val="none" w:sz="0" w:space="0" w:color="auto"/>
      </w:divBdr>
      <w:divsChild>
        <w:div w:id="1353066364">
          <w:marLeft w:val="0"/>
          <w:marRight w:val="0"/>
          <w:marTop w:val="0"/>
          <w:marBottom w:val="0"/>
          <w:divBdr>
            <w:top w:val="none" w:sz="0" w:space="0" w:color="auto"/>
            <w:left w:val="none" w:sz="0" w:space="0" w:color="auto"/>
            <w:bottom w:val="none" w:sz="0" w:space="0" w:color="auto"/>
            <w:right w:val="none" w:sz="0" w:space="0" w:color="auto"/>
          </w:divBdr>
        </w:div>
        <w:div w:id="1642349246">
          <w:marLeft w:val="0"/>
          <w:marRight w:val="0"/>
          <w:marTop w:val="0"/>
          <w:marBottom w:val="0"/>
          <w:divBdr>
            <w:top w:val="none" w:sz="0" w:space="0" w:color="auto"/>
            <w:left w:val="none" w:sz="0" w:space="0" w:color="auto"/>
            <w:bottom w:val="none" w:sz="0" w:space="0" w:color="auto"/>
            <w:right w:val="none" w:sz="0" w:space="0" w:color="auto"/>
          </w:divBdr>
        </w:div>
        <w:div w:id="306059991">
          <w:marLeft w:val="0"/>
          <w:marRight w:val="0"/>
          <w:marTop w:val="150"/>
          <w:marBottom w:val="0"/>
          <w:divBdr>
            <w:top w:val="none" w:sz="0" w:space="0" w:color="auto"/>
            <w:left w:val="none" w:sz="0" w:space="0" w:color="auto"/>
            <w:bottom w:val="none" w:sz="0" w:space="0" w:color="auto"/>
            <w:right w:val="none" w:sz="0" w:space="0" w:color="auto"/>
          </w:divBdr>
        </w:div>
        <w:div w:id="571896112">
          <w:marLeft w:val="0"/>
          <w:marRight w:val="0"/>
          <w:marTop w:val="75"/>
          <w:marBottom w:val="0"/>
          <w:divBdr>
            <w:top w:val="none" w:sz="0" w:space="0" w:color="auto"/>
            <w:left w:val="none" w:sz="0" w:space="0" w:color="auto"/>
            <w:bottom w:val="none" w:sz="0" w:space="0" w:color="auto"/>
            <w:right w:val="none" w:sz="0" w:space="0" w:color="auto"/>
          </w:divBdr>
          <w:divsChild>
            <w:div w:id="93775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39699">
      <w:bodyDiv w:val="1"/>
      <w:marLeft w:val="0"/>
      <w:marRight w:val="0"/>
      <w:marTop w:val="0"/>
      <w:marBottom w:val="0"/>
      <w:divBdr>
        <w:top w:val="none" w:sz="0" w:space="0" w:color="auto"/>
        <w:left w:val="none" w:sz="0" w:space="0" w:color="auto"/>
        <w:bottom w:val="none" w:sz="0" w:space="0" w:color="auto"/>
        <w:right w:val="none" w:sz="0" w:space="0" w:color="auto"/>
      </w:divBdr>
    </w:div>
    <w:div w:id="1797989400">
      <w:bodyDiv w:val="1"/>
      <w:marLeft w:val="0"/>
      <w:marRight w:val="0"/>
      <w:marTop w:val="0"/>
      <w:marBottom w:val="0"/>
      <w:divBdr>
        <w:top w:val="none" w:sz="0" w:space="0" w:color="auto"/>
        <w:left w:val="none" w:sz="0" w:space="0" w:color="auto"/>
        <w:bottom w:val="none" w:sz="0" w:space="0" w:color="auto"/>
        <w:right w:val="none" w:sz="0" w:space="0" w:color="auto"/>
      </w:divBdr>
    </w:div>
    <w:div w:id="1876040926">
      <w:bodyDiv w:val="1"/>
      <w:marLeft w:val="0"/>
      <w:marRight w:val="0"/>
      <w:marTop w:val="0"/>
      <w:marBottom w:val="0"/>
      <w:divBdr>
        <w:top w:val="none" w:sz="0" w:space="0" w:color="auto"/>
        <w:left w:val="none" w:sz="0" w:space="0" w:color="auto"/>
        <w:bottom w:val="none" w:sz="0" w:space="0" w:color="auto"/>
        <w:right w:val="none" w:sz="0" w:space="0" w:color="auto"/>
      </w:divBdr>
    </w:div>
    <w:div w:id="1972713575">
      <w:bodyDiv w:val="1"/>
      <w:marLeft w:val="0"/>
      <w:marRight w:val="0"/>
      <w:marTop w:val="0"/>
      <w:marBottom w:val="0"/>
      <w:divBdr>
        <w:top w:val="none" w:sz="0" w:space="0" w:color="auto"/>
        <w:left w:val="none" w:sz="0" w:space="0" w:color="auto"/>
        <w:bottom w:val="none" w:sz="0" w:space="0" w:color="auto"/>
        <w:right w:val="none" w:sz="0" w:space="0" w:color="auto"/>
      </w:divBdr>
    </w:div>
    <w:div w:id="2058316229">
      <w:bodyDiv w:val="1"/>
      <w:marLeft w:val="0"/>
      <w:marRight w:val="0"/>
      <w:marTop w:val="0"/>
      <w:marBottom w:val="0"/>
      <w:divBdr>
        <w:top w:val="none" w:sz="0" w:space="0" w:color="auto"/>
        <w:left w:val="none" w:sz="0" w:space="0" w:color="auto"/>
        <w:bottom w:val="none" w:sz="0" w:space="0" w:color="auto"/>
        <w:right w:val="none" w:sz="0" w:space="0" w:color="auto"/>
      </w:divBdr>
    </w:div>
    <w:div w:id="2126073394">
      <w:bodyDiv w:val="1"/>
      <w:marLeft w:val="0"/>
      <w:marRight w:val="0"/>
      <w:marTop w:val="0"/>
      <w:marBottom w:val="0"/>
      <w:divBdr>
        <w:top w:val="none" w:sz="0" w:space="0" w:color="auto"/>
        <w:left w:val="none" w:sz="0" w:space="0" w:color="auto"/>
        <w:bottom w:val="none" w:sz="0" w:space="0" w:color="auto"/>
        <w:right w:val="none" w:sz="0" w:space="0" w:color="auto"/>
      </w:divBdr>
    </w:div>
    <w:div w:id="213859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venafi.com/blog/your-software-supply-chain-vulnerable-ossl-trust-attacks/" TargetMode="External"/><Relationship Id="rId26" Type="http://schemas.openxmlformats.org/officeDocument/2006/relationships/hyperlink" Target="mailto:zoesc.park@sch.ac.kr" TargetMode="External"/><Relationship Id="rId39" Type="http://schemas.openxmlformats.org/officeDocument/2006/relationships/image" Target="media/image11.jpeg"/><Relationship Id="rId21" Type="http://schemas.openxmlformats.org/officeDocument/2006/relationships/hyperlink" Target="https://doi.org/10.6028/NIST.SP.800-53Ar5" TargetMode="External"/><Relationship Id="rId34" Type="http://schemas.openxmlformats.org/officeDocument/2006/relationships/image" Target="media/image6.png"/><Relationship Id="rId42" Type="http://schemas.openxmlformats.org/officeDocument/2006/relationships/hyperlink" Target="https://ieeexplore.ieee.org/document/8747065" TargetMode="External"/><Relationship Id="rId47" Type="http://schemas.openxmlformats.org/officeDocument/2006/relationships/hyperlink" Target="https://doi.org/10.6028/NIST.SP.800-53Ar5" TargetMode="External"/><Relationship Id="rId50" Type="http://schemas.openxmlformats.org/officeDocument/2006/relationships/fontTable" Target="fontTable.xm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s://ieeexplore.ieee.org/document/8747065" TargetMode="External"/><Relationship Id="rId29" Type="http://schemas.openxmlformats.org/officeDocument/2006/relationships/hyperlink" Target="mailto:mintdeath@sch.ac.kr" TargetMode="External"/><Relationship Id="rId11" Type="http://schemas.openxmlformats.org/officeDocument/2006/relationships/endnotes" Target="endnotes.xml"/><Relationship Id="rId24" Type="http://schemas.openxmlformats.org/officeDocument/2006/relationships/hyperlink" Target="https://www.enisa.europa.eu/publications/threat-landscape-for-supply-chain-attacks" TargetMode="External"/><Relationship Id="rId32" Type="http://schemas.openxmlformats.org/officeDocument/2006/relationships/comments" Target="comments.xml"/><Relationship Id="rId37" Type="http://schemas.openxmlformats.org/officeDocument/2006/relationships/image" Target="media/image9.png"/><Relationship Id="rId40" Type="http://schemas.openxmlformats.org/officeDocument/2006/relationships/image" Target="media/image12.jpeg"/><Relationship Id="rId45" Type="http://schemas.openxmlformats.org/officeDocument/2006/relationships/hyperlink" Target="https://link.springer.com/chapter/10.1007/978-3-030-52683-2_2" TargetMode="External"/><Relationship Id="rId53" Type="http://schemas.microsoft.com/office/2011/relationships/commentsExtended" Target="commentsExtended.xml"/><Relationship Id="rId5" Type="http://schemas.openxmlformats.org/officeDocument/2006/relationships/numbering" Target="numbering.xml"/><Relationship Id="rId10" Type="http://schemas.openxmlformats.org/officeDocument/2006/relationships/footnotes" Target="footnotes.xml"/><Relationship Id="rId19" Type="http://schemas.openxmlformats.org/officeDocument/2006/relationships/hyperlink" Target="https://link.springer.com/chapter/10.1007/978-3-030-52683-2_2" TargetMode="External"/><Relationship Id="rId31" Type="http://schemas.openxmlformats.org/officeDocument/2006/relationships/image" Target="media/image4.jpeg"/><Relationship Id="rId44" Type="http://schemas.openxmlformats.org/officeDocument/2006/relationships/hyperlink" Target="https://venafi.com/blog/your-software-supply-chain-vulnerable-ossl-trust-attacks/"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ntia.gov/page/software-bill-materials" TargetMode="External"/><Relationship Id="rId27" Type="http://schemas.openxmlformats.org/officeDocument/2006/relationships/hyperlink" Target="mailto:freeinlove1127@gmail.com" TargetMode="External"/><Relationship Id="rId30" Type="http://schemas.openxmlformats.org/officeDocument/2006/relationships/image" Target="media/image3.png"/><Relationship Id="rId35" Type="http://schemas.openxmlformats.org/officeDocument/2006/relationships/image" Target="media/image7.jpeg"/><Relationship Id="rId43" Type="http://schemas.openxmlformats.org/officeDocument/2006/relationships/hyperlink" Target="https://www.ncsc.gov.uk/collection/supply-chain-security" TargetMode="External"/><Relationship Id="rId48" Type="http://schemas.openxmlformats.org/officeDocument/2006/relationships/hyperlink" Target="https://ntia.gov/page/software-bill-materials" TargetMode="External"/><Relationship Id="rId8" Type="http://schemas.openxmlformats.org/officeDocument/2006/relationships/settings" Target="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ncsc.gov.uk/collection/supply-chain-security" TargetMode="External"/><Relationship Id="rId25" Type="http://schemas.openxmlformats.org/officeDocument/2006/relationships/hyperlink" Target="mailto:hyyoum@sch.ac.kr"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hyperlink" Target="https://doi.org/10.6028/NIST.SP.800-53r5" TargetMode="External"/><Relationship Id="rId20" Type="http://schemas.openxmlformats.org/officeDocument/2006/relationships/hyperlink" Target="https://doi.org/10.6028/NIST.SP.800-53r5" TargetMode="External"/><Relationship Id="rId41" Type="http://schemas.openxmlformats.org/officeDocument/2006/relationships/hyperlink" Target="https://doi.org/10.6028/NIST.SP.800-161r1"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6028/NIST.SP.800-161r1" TargetMode="External"/><Relationship Id="rId23" Type="http://schemas.openxmlformats.org/officeDocument/2006/relationships/hyperlink" Target="https://github" TargetMode="External"/><Relationship Id="rId28" Type="http://schemas.openxmlformats.org/officeDocument/2006/relationships/hyperlink" Target="mailto:chlrhekdms0610@sch.ac.kr" TargetMode="External"/><Relationship Id="rId36" Type="http://schemas.openxmlformats.org/officeDocument/2006/relationships/image" Target="media/image8.jpeg"/><Relationship Id="rId49" Type="http://schemas.openxmlformats.org/officeDocument/2006/relationships/hyperlink" Target="https://www.enisa.europa.eu/publications/threat-landscape-for-supply-chain-attacks"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2B7EDC240FC4775BD74F712C8C98804"/>
        <w:category>
          <w:name w:val="일반"/>
          <w:gallery w:val="placeholder"/>
        </w:category>
        <w:types>
          <w:type w:val="bbPlcHdr"/>
        </w:types>
        <w:behaviors>
          <w:behavior w:val="content"/>
        </w:behaviors>
        <w:guid w:val="{A182F35D-FAD0-44CD-94B0-8045CE54D39C}"/>
      </w:docPartPr>
      <w:docPartBody>
        <w:p w:rsidR="000564C0" w:rsidRDefault="00AF34EC" w:rsidP="00AF34EC">
          <w:pPr>
            <w:pStyle w:val="72B7EDC240FC4775BD74F712C8C98804"/>
          </w:pPr>
          <w:r w:rsidRPr="00543D41">
            <w:rPr>
              <w:rStyle w:val="PlaceholderText"/>
              <w:highlight w:val="yellow"/>
            </w:rPr>
            <w:t>Insert title (always in ENGLISH)</w:t>
          </w:r>
        </w:p>
      </w:docPartBody>
    </w:docPart>
    <w:docPart>
      <w:docPartPr>
        <w:name w:val="02E813C590584FF9A81C58185E99F7FD"/>
        <w:category>
          <w:name w:val="일반"/>
          <w:gallery w:val="placeholder"/>
        </w:category>
        <w:types>
          <w:type w:val="bbPlcHdr"/>
        </w:types>
        <w:behaviors>
          <w:behavior w:val="content"/>
        </w:behaviors>
        <w:guid w:val="{8076F8EC-5096-4956-8E79-3B5A0F85B6BE}"/>
      </w:docPartPr>
      <w:docPartBody>
        <w:p w:rsidR="000564C0" w:rsidRDefault="00AF34EC" w:rsidP="00AF34EC">
          <w:pPr>
            <w:pStyle w:val="02E813C590584FF9A81C58185E99F7FD"/>
          </w:pPr>
          <w:r>
            <w:rPr>
              <w:rStyle w:val="PlaceholderText"/>
              <w:rFonts w:hint="eastAsia"/>
            </w:rPr>
            <w:t>Click here to enter text.</w:t>
          </w:r>
        </w:p>
      </w:docPartBody>
    </w:docPart>
    <w:docPart>
      <w:docPartPr>
        <w:name w:val="6343B8756B214056863DF195299A5F57"/>
        <w:category>
          <w:name w:val="일반"/>
          <w:gallery w:val="placeholder"/>
        </w:category>
        <w:types>
          <w:type w:val="bbPlcHdr"/>
        </w:types>
        <w:behaviors>
          <w:behavior w:val="content"/>
        </w:behaviors>
        <w:guid w:val="{383DB7EA-D08C-4CF8-A283-21EC894A065F}"/>
      </w:docPartPr>
      <w:docPartBody>
        <w:p w:rsidR="000564C0" w:rsidRDefault="00AF34EC" w:rsidP="00AF34EC">
          <w:pPr>
            <w:pStyle w:val="6343B8756B214056863DF195299A5F57"/>
          </w:pPr>
          <w:r>
            <w:rPr>
              <w:rStyle w:val="PlaceholderText"/>
              <w:rFonts w:hint="eastAsia"/>
            </w:rPr>
            <w:t>Click here to enter text.</w:t>
          </w:r>
        </w:p>
      </w:docPartBody>
    </w:docPart>
    <w:docPart>
      <w:docPartPr>
        <w:name w:val="22DF019C294B407ABDD36668FF8D1B9E"/>
        <w:category>
          <w:name w:val="일반"/>
          <w:gallery w:val="placeholder"/>
        </w:category>
        <w:types>
          <w:type w:val="bbPlcHdr"/>
        </w:types>
        <w:behaviors>
          <w:behavior w:val="content"/>
        </w:behaviors>
        <w:guid w:val="{DC5FC0B4-94DC-42F5-8769-E426D7F4070F}"/>
      </w:docPartPr>
      <w:docPartBody>
        <w:p w:rsidR="00B113EF" w:rsidRDefault="000564C0" w:rsidP="000564C0">
          <w:pPr>
            <w:pStyle w:val="22DF019C294B407ABDD36668FF8D1B9E"/>
          </w:pPr>
          <w:r w:rsidRPr="00DA739D">
            <w:rPr>
              <w:color w:val="808080" w:themeColor="background1" w:themeShade="80"/>
              <w:szCs w:val="24"/>
            </w:rPr>
            <w:t>[</w:t>
          </w:r>
          <w:r>
            <w:rPr>
              <w:rStyle w:val="PlaceholderText"/>
            </w:rPr>
            <w:t>Choose the approval process from the drop-down list]</w:t>
          </w:r>
        </w:p>
      </w:docPartBody>
    </w:docPart>
    <w:docPart>
      <w:docPartPr>
        <w:name w:val="324593EBA55F4E2A8E9A8B15B2F22F73"/>
        <w:category>
          <w:name w:val="일반"/>
          <w:gallery w:val="placeholder"/>
        </w:category>
        <w:types>
          <w:type w:val="bbPlcHdr"/>
        </w:types>
        <w:behaviors>
          <w:behavior w:val="content"/>
        </w:behaviors>
        <w:guid w:val="{EC4088C8-A36A-4D63-B351-63C34064D0B8}"/>
      </w:docPartPr>
      <w:docPartBody>
        <w:p w:rsidR="00B113EF" w:rsidRDefault="000564C0" w:rsidP="000564C0">
          <w:pPr>
            <w:pStyle w:val="324593EBA55F4E2A8E9A8B15B2F22F73"/>
          </w:pPr>
          <w:r w:rsidRPr="004127D2">
            <w:rPr>
              <w:rStyle w:val="PlaceholderText"/>
            </w:rPr>
            <w:t>[</w:t>
          </w:r>
          <w:r>
            <w:rPr>
              <w:rStyle w:val="PlaceholderText"/>
            </w:rPr>
            <w:t>Insert the liaison]</w:t>
          </w:r>
        </w:p>
      </w:docPartBody>
    </w:docPart>
    <w:docPart>
      <w:docPartPr>
        <w:name w:val="029D74EE61A94D138B8CA5BF5FDB0396"/>
        <w:category>
          <w:name w:val="일반"/>
          <w:gallery w:val="placeholder"/>
        </w:category>
        <w:types>
          <w:type w:val="bbPlcHdr"/>
        </w:types>
        <w:behaviors>
          <w:behavior w:val="content"/>
        </w:behaviors>
        <w:guid w:val="{7812624C-6B0E-4BAA-896C-7C75130CA621}"/>
      </w:docPartPr>
      <w:docPartBody>
        <w:p w:rsidR="00EA08DE" w:rsidRDefault="005908C7" w:rsidP="005908C7">
          <w:pPr>
            <w:pStyle w:val="029D74EE61A94D138B8CA5BF5FDB0396"/>
          </w:pPr>
          <w:r>
            <w:rPr>
              <w:rStyle w:val="PlaceholderText"/>
              <w:rFonts w:hint="eastAsia"/>
            </w:rPr>
            <w:t>Click here to enter text.</w:t>
          </w:r>
        </w:p>
      </w:docPartBody>
    </w:docPart>
    <w:docPart>
      <w:docPartPr>
        <w:name w:val="CBECB8A9DA2A4007AA4929E8DAB54AA2"/>
        <w:category>
          <w:name w:val="일반"/>
          <w:gallery w:val="placeholder"/>
        </w:category>
        <w:types>
          <w:type w:val="bbPlcHdr"/>
        </w:types>
        <w:behaviors>
          <w:behavior w:val="content"/>
        </w:behaviors>
        <w:guid w:val="{56B09802-AEC3-482D-9C2F-4C012F2C18AD}"/>
      </w:docPartPr>
      <w:docPartBody>
        <w:p w:rsidR="00EA08DE" w:rsidRDefault="005908C7" w:rsidP="005908C7">
          <w:pPr>
            <w:pStyle w:val="CBECB8A9DA2A4007AA4929E8DAB54AA2"/>
          </w:pPr>
          <w:r>
            <w:rPr>
              <w:rStyle w:val="PlaceholderText"/>
              <w:rFonts w:hint="eastAsia"/>
            </w:rPr>
            <w:t>Click here to enter text.</w:t>
          </w:r>
        </w:p>
      </w:docPartBody>
    </w:docPart>
    <w:docPart>
      <w:docPartPr>
        <w:name w:val="97A56935B8D543CBA1796AD3003E4C4F"/>
        <w:category>
          <w:name w:val="일반"/>
          <w:gallery w:val="placeholder"/>
        </w:category>
        <w:types>
          <w:type w:val="bbPlcHdr"/>
        </w:types>
        <w:behaviors>
          <w:behavior w:val="content"/>
        </w:behaviors>
        <w:guid w:val="{3889D6CF-B580-4359-AC2B-3F8277D1F2CD}"/>
      </w:docPartPr>
      <w:docPartBody>
        <w:p w:rsidR="00BE511B" w:rsidRDefault="008F15A9" w:rsidP="008F15A9">
          <w:pPr>
            <w:pStyle w:val="97A56935B8D543CBA1796AD3003E4C4F"/>
          </w:pPr>
          <w:r>
            <w:rPr>
              <w:rStyle w:val="PlaceholderText"/>
              <w:rFonts w:hint="eastAsia"/>
            </w:rPr>
            <w:t>Click here to enter text.</w:t>
          </w:r>
        </w:p>
      </w:docPartBody>
    </w:docPart>
    <w:docPart>
      <w:docPartPr>
        <w:name w:val="D968EE88FA644BF2A2EDB9100D5ADF94"/>
        <w:category>
          <w:name w:val="일반"/>
          <w:gallery w:val="placeholder"/>
        </w:category>
        <w:types>
          <w:type w:val="bbPlcHdr"/>
        </w:types>
        <w:behaviors>
          <w:behavior w:val="content"/>
        </w:behaviors>
        <w:guid w:val="{599F0814-762C-45B4-B992-F4E6CF81B206}"/>
      </w:docPartPr>
      <w:docPartBody>
        <w:p w:rsidR="00BE511B" w:rsidRDefault="008F15A9" w:rsidP="008F15A9">
          <w:pPr>
            <w:pStyle w:val="D968EE88FA644BF2A2EDB9100D5ADF94"/>
          </w:pPr>
          <w:r>
            <w:rPr>
              <w:rStyle w:val="PlaceholderText"/>
              <w:rFonts w:hint="eastAsia"/>
            </w:rPr>
            <w:t>Click here to enter text.</w:t>
          </w:r>
        </w:p>
      </w:docPartBody>
    </w:docPart>
    <w:docPart>
      <w:docPartPr>
        <w:name w:val="C2A43A69729A4D72A38D2479A6AAAE96"/>
        <w:category>
          <w:name w:val="General"/>
          <w:gallery w:val="placeholder"/>
        </w:category>
        <w:types>
          <w:type w:val="bbPlcHdr"/>
        </w:types>
        <w:behaviors>
          <w:behavior w:val="content"/>
        </w:behaviors>
        <w:guid w:val="{F439A733-CE62-4310-A569-66490F2B3A74}"/>
      </w:docPartPr>
      <w:docPartBody>
        <w:p w:rsidR="00066AA3" w:rsidRDefault="00066AA3" w:rsidP="00066AA3">
          <w:pPr>
            <w:pStyle w:val="C2A43A69729A4D72A38D2479A6AAAE96"/>
          </w:pPr>
          <w:r w:rsidRPr="001229A4">
            <w:rPr>
              <w:rStyle w:val="PlaceholderText"/>
            </w:rPr>
            <w:t>Click here to enter text.</w:t>
          </w:r>
        </w:p>
      </w:docPartBody>
    </w:docPart>
    <w:docPart>
      <w:docPartPr>
        <w:name w:val="5FFCF7F0397F47EB8EB9C586668BCBAC"/>
        <w:category>
          <w:name w:val="General"/>
          <w:gallery w:val="placeholder"/>
        </w:category>
        <w:types>
          <w:type w:val="bbPlcHdr"/>
        </w:types>
        <w:behaviors>
          <w:behavior w:val="content"/>
        </w:behaviors>
        <w:guid w:val="{0ED287FC-509D-4249-923A-34AFCF0A4591}"/>
      </w:docPartPr>
      <w:docPartBody>
        <w:p w:rsidR="00066AA3" w:rsidRDefault="00066AA3" w:rsidP="00066AA3">
          <w:pPr>
            <w:pStyle w:val="5FFCF7F0397F47EB8EB9C586668BCBAC"/>
          </w:pPr>
          <w:r>
            <w:rPr>
              <w:rStyle w:val="PlaceholderText"/>
            </w:rPr>
            <w:t>Click here to enter text.</w:t>
          </w:r>
        </w:p>
      </w:docPartBody>
    </w:docPart>
    <w:docPart>
      <w:docPartPr>
        <w:name w:val="EAB77B0CC8B549468FFADB75F67B7E47"/>
        <w:category>
          <w:name w:val="General"/>
          <w:gallery w:val="placeholder"/>
        </w:category>
        <w:types>
          <w:type w:val="bbPlcHdr"/>
        </w:types>
        <w:behaviors>
          <w:behavior w:val="content"/>
        </w:behaviors>
        <w:guid w:val="{B4B06066-7C08-46C7-8B96-1707B21157DA}"/>
      </w:docPartPr>
      <w:docPartBody>
        <w:p w:rsidR="00066AA3" w:rsidRDefault="00066AA3" w:rsidP="00066AA3">
          <w:pPr>
            <w:pStyle w:val="EAB77B0CC8B549468FFADB75F67B7E47"/>
          </w:pPr>
          <w:r>
            <w:rPr>
              <w:rStyle w:val="PlaceholderText"/>
              <w:highlight w:val="yellow"/>
            </w:rPr>
            <w:t>Place</w:t>
          </w:r>
        </w:p>
      </w:docPartBody>
    </w:docPart>
    <w:docPart>
      <w:docPartPr>
        <w:name w:val="C80A85E3E67545CD845F7702B0339C54"/>
        <w:category>
          <w:name w:val="General"/>
          <w:gallery w:val="placeholder"/>
        </w:category>
        <w:types>
          <w:type w:val="bbPlcHdr"/>
        </w:types>
        <w:behaviors>
          <w:behavior w:val="content"/>
        </w:behaviors>
        <w:guid w:val="{2B58B308-29CA-4D6B-BC1D-AA41E13E8921}"/>
      </w:docPartPr>
      <w:docPartBody>
        <w:p w:rsidR="00066AA3" w:rsidRDefault="00066AA3" w:rsidP="00066AA3">
          <w:pPr>
            <w:pStyle w:val="C80A85E3E67545CD845F7702B0339C54"/>
          </w:pPr>
          <w:r>
            <w:rPr>
              <w:rStyle w:val="PlaceholderText"/>
              <w:highlight w:val="yellow"/>
            </w:rPr>
            <w:t>dd-dd mmm yyyy</w:t>
          </w:r>
        </w:p>
      </w:docPartBody>
    </w:docPart>
    <w:docPart>
      <w:docPartPr>
        <w:name w:val="DC7377FAE9EA4C6B91A8C07AE2454AAF"/>
        <w:category>
          <w:name w:val="General"/>
          <w:gallery w:val="placeholder"/>
        </w:category>
        <w:types>
          <w:type w:val="bbPlcHdr"/>
        </w:types>
        <w:behaviors>
          <w:behavior w:val="content"/>
        </w:behaviors>
        <w:guid w:val="{F0FE8693-7BE7-4179-A1D8-A35AE1080358}"/>
      </w:docPartPr>
      <w:docPartBody>
        <w:p w:rsidR="00066AA3" w:rsidRDefault="00066AA3" w:rsidP="00066AA3">
          <w:pPr>
            <w:pStyle w:val="DC7377FAE9EA4C6B91A8C07AE2454AAF"/>
          </w:pPr>
          <w:r>
            <w:rPr>
              <w:rStyle w:val="PlaceholderText"/>
              <w:highlight w:val="yellow"/>
            </w:rPr>
            <w:t>Insert abstract under 200 words. See Rec.A.2, clause I.1.12 for guidance.</w:t>
          </w:r>
        </w:p>
      </w:docPartBody>
    </w:docPart>
    <w:docPart>
      <w:docPartPr>
        <w:name w:val="546D62B3C7D546F3A5E8CA40952E8154"/>
        <w:category>
          <w:name w:val="General"/>
          <w:gallery w:val="placeholder"/>
        </w:category>
        <w:types>
          <w:type w:val="bbPlcHdr"/>
        </w:types>
        <w:behaviors>
          <w:behavior w:val="content"/>
        </w:behaviors>
        <w:guid w:val="{3C589A1D-B982-4092-9350-00141F198272}"/>
      </w:docPartPr>
      <w:docPartBody>
        <w:p w:rsidR="00000000" w:rsidRDefault="00E1142D" w:rsidP="00E1142D">
          <w:pPr>
            <w:pStyle w:val="546D62B3C7D546F3A5E8CA40952E8154"/>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Yu Gothic UI"/>
    <w:panose1 w:val="00000000000000000000"/>
    <w:charset w:val="80"/>
    <w:family w:val="auto"/>
    <w:notTrueType/>
    <w:pitch w:val="variable"/>
    <w:sig w:usb0="00000001" w:usb1="08070000" w:usb2="00000010" w:usb3="00000000" w:csb0="00020000" w:csb1="00000000"/>
  </w:font>
  <w:font w:name="MS Mincho">
    <w:altName w:val="MS Gothic"/>
    <w:panose1 w:val="02020609040205080304"/>
    <w:charset w:val="80"/>
    <w:family w:val="roman"/>
    <w:notTrueType/>
    <w:pitch w:val="fixed"/>
    <w:sig w:usb0="00000000" w:usb1="08070000" w:usb2="00000010" w:usb3="00000000" w:csb0="00020000" w:csb1="00000000"/>
  </w:font>
  <w:font w:name="Batang">
    <w:altName w:val="Arial Unicode MS"/>
    <w:panose1 w:val="02030600000101010101"/>
    <w:charset w:val="81"/>
    <w:family w:val="auto"/>
    <w:notTrueType/>
    <w:pitch w:val="fixed"/>
    <w:sig w:usb0="00000000"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휴먼명조">
    <w:altName w:val="바탕"/>
    <w:panose1 w:val="00000000000000000000"/>
    <w:charset w:val="81"/>
    <w:family w:val="roman"/>
    <w:notTrueType/>
    <w:pitch w:val="default"/>
    <w:sig w:usb0="00000001" w:usb1="09060000" w:usb2="00000010" w:usb3="00000000" w:csb0="00080000" w:csb1="00000000"/>
  </w:font>
  <w:font w:name="DengXian">
    <w:altName w:val="等线"/>
    <w:charset w:val="86"/>
    <w:family w:val="auto"/>
    <w:pitch w:val="variable"/>
    <w:sig w:usb0="A00002BF" w:usb1="38CF7CFA" w:usb2="00000016" w:usb3="00000000" w:csb0="0004000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5C3"/>
    <w:rsid w:val="000564C0"/>
    <w:rsid w:val="00066AA3"/>
    <w:rsid w:val="000705E2"/>
    <w:rsid w:val="00144098"/>
    <w:rsid w:val="00175CE9"/>
    <w:rsid w:val="001B2F39"/>
    <w:rsid w:val="001E463A"/>
    <w:rsid w:val="00203DB2"/>
    <w:rsid w:val="002E7E6C"/>
    <w:rsid w:val="003144D7"/>
    <w:rsid w:val="00390272"/>
    <w:rsid w:val="00467BDE"/>
    <w:rsid w:val="004967DE"/>
    <w:rsid w:val="00496DA3"/>
    <w:rsid w:val="004C4E1A"/>
    <w:rsid w:val="004E4410"/>
    <w:rsid w:val="00524F1A"/>
    <w:rsid w:val="005908C7"/>
    <w:rsid w:val="00634586"/>
    <w:rsid w:val="00665726"/>
    <w:rsid w:val="006E22E4"/>
    <w:rsid w:val="006E4FEA"/>
    <w:rsid w:val="008753CD"/>
    <w:rsid w:val="00885EE0"/>
    <w:rsid w:val="00895617"/>
    <w:rsid w:val="008F15A9"/>
    <w:rsid w:val="00912C28"/>
    <w:rsid w:val="009525C3"/>
    <w:rsid w:val="009711DA"/>
    <w:rsid w:val="009E2BF4"/>
    <w:rsid w:val="009E5376"/>
    <w:rsid w:val="00AF34EC"/>
    <w:rsid w:val="00B032E8"/>
    <w:rsid w:val="00B113EF"/>
    <w:rsid w:val="00B47B23"/>
    <w:rsid w:val="00BA39D3"/>
    <w:rsid w:val="00BE511B"/>
    <w:rsid w:val="00BE635F"/>
    <w:rsid w:val="00CC0104"/>
    <w:rsid w:val="00D808AA"/>
    <w:rsid w:val="00E1142D"/>
    <w:rsid w:val="00E143D6"/>
    <w:rsid w:val="00E16538"/>
    <w:rsid w:val="00EA08DE"/>
    <w:rsid w:val="00ED083E"/>
    <w:rsid w:val="00FA0CF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E1142D"/>
    <w:rPr>
      <w:rFonts w:ascii="Times New Roman" w:hAnsi="Times New Roman"/>
      <w:color w:val="808080"/>
    </w:rPr>
  </w:style>
  <w:style w:type="paragraph" w:customStyle="1" w:styleId="D640977C9FE7496AA2225C67735FF4DA">
    <w:name w:val="D640977C9FE7496AA2225C67735FF4DA"/>
    <w:rsid w:val="00AF34EC"/>
    <w:pPr>
      <w:jc w:val="left"/>
    </w:pPr>
    <w:rPr>
      <w:kern w:val="0"/>
      <w:sz w:val="22"/>
      <w:lang w:val="en-GB"/>
    </w:rPr>
  </w:style>
  <w:style w:type="paragraph" w:customStyle="1" w:styleId="72B7EDC240FC4775BD74F712C8C98804">
    <w:name w:val="72B7EDC240FC4775BD74F712C8C98804"/>
    <w:rsid w:val="00AF34EC"/>
    <w:pPr>
      <w:jc w:val="left"/>
    </w:pPr>
    <w:rPr>
      <w:kern w:val="0"/>
      <w:sz w:val="22"/>
      <w:lang w:val="en-GB"/>
    </w:rPr>
  </w:style>
  <w:style w:type="paragraph" w:customStyle="1" w:styleId="02E813C590584FF9A81C58185E99F7FD">
    <w:name w:val="02E813C590584FF9A81C58185E99F7FD"/>
    <w:rsid w:val="00AF34EC"/>
    <w:pPr>
      <w:jc w:val="left"/>
    </w:pPr>
    <w:rPr>
      <w:kern w:val="0"/>
      <w:sz w:val="22"/>
      <w:lang w:val="en-GB"/>
    </w:rPr>
  </w:style>
  <w:style w:type="paragraph" w:customStyle="1" w:styleId="6343B8756B214056863DF195299A5F57">
    <w:name w:val="6343B8756B214056863DF195299A5F57"/>
    <w:rsid w:val="00AF34EC"/>
    <w:pPr>
      <w:jc w:val="left"/>
    </w:pPr>
    <w:rPr>
      <w:kern w:val="0"/>
      <w:sz w:val="22"/>
      <w:lang w:val="en-GB"/>
    </w:rPr>
  </w:style>
  <w:style w:type="paragraph" w:customStyle="1" w:styleId="22DF019C294B407ABDD36668FF8D1B9E">
    <w:name w:val="22DF019C294B407ABDD36668FF8D1B9E"/>
    <w:rsid w:val="000564C0"/>
    <w:pPr>
      <w:jc w:val="left"/>
    </w:pPr>
    <w:rPr>
      <w:kern w:val="0"/>
      <w:sz w:val="22"/>
      <w:lang w:val="en-GB"/>
    </w:rPr>
  </w:style>
  <w:style w:type="paragraph" w:customStyle="1" w:styleId="324593EBA55F4E2A8E9A8B15B2F22F73">
    <w:name w:val="324593EBA55F4E2A8E9A8B15B2F22F73"/>
    <w:rsid w:val="000564C0"/>
    <w:pPr>
      <w:jc w:val="left"/>
    </w:pPr>
    <w:rPr>
      <w:kern w:val="0"/>
      <w:sz w:val="22"/>
      <w:lang w:val="en-GB"/>
    </w:rPr>
  </w:style>
  <w:style w:type="paragraph" w:customStyle="1" w:styleId="97A56935B8D543CBA1796AD3003E4C4F">
    <w:name w:val="97A56935B8D543CBA1796AD3003E4C4F"/>
    <w:rsid w:val="008F15A9"/>
    <w:pPr>
      <w:jc w:val="left"/>
    </w:pPr>
    <w:rPr>
      <w:kern w:val="0"/>
      <w:sz w:val="22"/>
      <w:lang w:val="en-GB"/>
    </w:rPr>
  </w:style>
  <w:style w:type="paragraph" w:customStyle="1" w:styleId="029D74EE61A94D138B8CA5BF5FDB0396">
    <w:name w:val="029D74EE61A94D138B8CA5BF5FDB0396"/>
    <w:rsid w:val="005908C7"/>
    <w:pPr>
      <w:jc w:val="left"/>
    </w:pPr>
    <w:rPr>
      <w:kern w:val="0"/>
      <w:sz w:val="22"/>
      <w:lang w:val="en-GB"/>
    </w:rPr>
  </w:style>
  <w:style w:type="paragraph" w:customStyle="1" w:styleId="CBECB8A9DA2A4007AA4929E8DAB54AA2">
    <w:name w:val="CBECB8A9DA2A4007AA4929E8DAB54AA2"/>
    <w:rsid w:val="005908C7"/>
    <w:pPr>
      <w:jc w:val="left"/>
    </w:pPr>
    <w:rPr>
      <w:kern w:val="0"/>
      <w:sz w:val="22"/>
      <w:lang w:val="en-GB"/>
    </w:rPr>
  </w:style>
  <w:style w:type="paragraph" w:customStyle="1" w:styleId="D968EE88FA644BF2A2EDB9100D5ADF94">
    <w:name w:val="D968EE88FA644BF2A2EDB9100D5ADF94"/>
    <w:rsid w:val="008F15A9"/>
    <w:pPr>
      <w:jc w:val="left"/>
    </w:pPr>
    <w:rPr>
      <w:kern w:val="0"/>
      <w:sz w:val="22"/>
      <w:lang w:val="en-GB"/>
    </w:rPr>
  </w:style>
  <w:style w:type="paragraph" w:customStyle="1" w:styleId="C2A43A69729A4D72A38D2479A6AAAE96">
    <w:name w:val="C2A43A69729A4D72A38D2479A6AAAE96"/>
    <w:rsid w:val="00066AA3"/>
    <w:pPr>
      <w:jc w:val="left"/>
    </w:pPr>
    <w:rPr>
      <w:kern w:val="0"/>
      <w:sz w:val="22"/>
      <w:lang w:eastAsia="en-US"/>
    </w:rPr>
  </w:style>
  <w:style w:type="paragraph" w:customStyle="1" w:styleId="5FFCF7F0397F47EB8EB9C586668BCBAC">
    <w:name w:val="5FFCF7F0397F47EB8EB9C586668BCBAC"/>
    <w:rsid w:val="00066AA3"/>
    <w:pPr>
      <w:jc w:val="left"/>
    </w:pPr>
    <w:rPr>
      <w:kern w:val="0"/>
      <w:sz w:val="22"/>
      <w:lang w:eastAsia="en-US"/>
    </w:rPr>
  </w:style>
  <w:style w:type="paragraph" w:customStyle="1" w:styleId="EAB77B0CC8B549468FFADB75F67B7E47">
    <w:name w:val="EAB77B0CC8B549468FFADB75F67B7E47"/>
    <w:rsid w:val="00066AA3"/>
    <w:pPr>
      <w:jc w:val="left"/>
    </w:pPr>
    <w:rPr>
      <w:kern w:val="0"/>
      <w:sz w:val="22"/>
      <w:lang w:eastAsia="en-US"/>
    </w:rPr>
  </w:style>
  <w:style w:type="paragraph" w:customStyle="1" w:styleId="C80A85E3E67545CD845F7702B0339C54">
    <w:name w:val="C80A85E3E67545CD845F7702B0339C54"/>
    <w:rsid w:val="00066AA3"/>
    <w:pPr>
      <w:jc w:val="left"/>
    </w:pPr>
    <w:rPr>
      <w:kern w:val="0"/>
      <w:sz w:val="22"/>
      <w:lang w:eastAsia="en-US"/>
    </w:rPr>
  </w:style>
  <w:style w:type="paragraph" w:customStyle="1" w:styleId="DC7377FAE9EA4C6B91A8C07AE2454AAF">
    <w:name w:val="DC7377FAE9EA4C6B91A8C07AE2454AAF"/>
    <w:rsid w:val="00066AA3"/>
    <w:pPr>
      <w:jc w:val="left"/>
    </w:pPr>
    <w:rPr>
      <w:kern w:val="0"/>
      <w:sz w:val="22"/>
      <w:lang w:eastAsia="en-US"/>
    </w:rPr>
  </w:style>
  <w:style w:type="paragraph" w:customStyle="1" w:styleId="546D62B3C7D546F3A5E8CA40952E8154">
    <w:name w:val="546D62B3C7D546F3A5E8CA40952E8154"/>
    <w:rsid w:val="00E1142D"/>
    <w:pPr>
      <w:spacing w:after="200" w:line="276" w:lineRule="auto"/>
      <w:jc w:val="left"/>
    </w:pPr>
    <w:rPr>
      <w:rFonts w:cs="Mangal"/>
      <w:kern w:val="0"/>
      <w:sz w:val="22"/>
      <w:szCs w:val="20"/>
      <w:lang w:val="en-GB" w:eastAsia="en-GB" w:bidi="hi-IN"/>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E1142D"/>
    <w:rPr>
      <w:rFonts w:ascii="Times New Roman" w:hAnsi="Times New Roman"/>
      <w:color w:val="808080"/>
    </w:rPr>
  </w:style>
  <w:style w:type="paragraph" w:customStyle="1" w:styleId="D640977C9FE7496AA2225C67735FF4DA">
    <w:name w:val="D640977C9FE7496AA2225C67735FF4DA"/>
    <w:rsid w:val="00AF34EC"/>
    <w:pPr>
      <w:jc w:val="left"/>
    </w:pPr>
    <w:rPr>
      <w:kern w:val="0"/>
      <w:sz w:val="22"/>
      <w:lang w:val="en-GB"/>
    </w:rPr>
  </w:style>
  <w:style w:type="paragraph" w:customStyle="1" w:styleId="72B7EDC240FC4775BD74F712C8C98804">
    <w:name w:val="72B7EDC240FC4775BD74F712C8C98804"/>
    <w:rsid w:val="00AF34EC"/>
    <w:pPr>
      <w:jc w:val="left"/>
    </w:pPr>
    <w:rPr>
      <w:kern w:val="0"/>
      <w:sz w:val="22"/>
      <w:lang w:val="en-GB"/>
    </w:rPr>
  </w:style>
  <w:style w:type="paragraph" w:customStyle="1" w:styleId="02E813C590584FF9A81C58185E99F7FD">
    <w:name w:val="02E813C590584FF9A81C58185E99F7FD"/>
    <w:rsid w:val="00AF34EC"/>
    <w:pPr>
      <w:jc w:val="left"/>
    </w:pPr>
    <w:rPr>
      <w:kern w:val="0"/>
      <w:sz w:val="22"/>
      <w:lang w:val="en-GB"/>
    </w:rPr>
  </w:style>
  <w:style w:type="paragraph" w:customStyle="1" w:styleId="6343B8756B214056863DF195299A5F57">
    <w:name w:val="6343B8756B214056863DF195299A5F57"/>
    <w:rsid w:val="00AF34EC"/>
    <w:pPr>
      <w:jc w:val="left"/>
    </w:pPr>
    <w:rPr>
      <w:kern w:val="0"/>
      <w:sz w:val="22"/>
      <w:lang w:val="en-GB"/>
    </w:rPr>
  </w:style>
  <w:style w:type="paragraph" w:customStyle="1" w:styleId="22DF019C294B407ABDD36668FF8D1B9E">
    <w:name w:val="22DF019C294B407ABDD36668FF8D1B9E"/>
    <w:rsid w:val="000564C0"/>
    <w:pPr>
      <w:jc w:val="left"/>
    </w:pPr>
    <w:rPr>
      <w:kern w:val="0"/>
      <w:sz w:val="22"/>
      <w:lang w:val="en-GB"/>
    </w:rPr>
  </w:style>
  <w:style w:type="paragraph" w:customStyle="1" w:styleId="324593EBA55F4E2A8E9A8B15B2F22F73">
    <w:name w:val="324593EBA55F4E2A8E9A8B15B2F22F73"/>
    <w:rsid w:val="000564C0"/>
    <w:pPr>
      <w:jc w:val="left"/>
    </w:pPr>
    <w:rPr>
      <w:kern w:val="0"/>
      <w:sz w:val="22"/>
      <w:lang w:val="en-GB"/>
    </w:rPr>
  </w:style>
  <w:style w:type="paragraph" w:customStyle="1" w:styleId="97A56935B8D543CBA1796AD3003E4C4F">
    <w:name w:val="97A56935B8D543CBA1796AD3003E4C4F"/>
    <w:rsid w:val="008F15A9"/>
    <w:pPr>
      <w:jc w:val="left"/>
    </w:pPr>
    <w:rPr>
      <w:kern w:val="0"/>
      <w:sz w:val="22"/>
      <w:lang w:val="en-GB"/>
    </w:rPr>
  </w:style>
  <w:style w:type="paragraph" w:customStyle="1" w:styleId="029D74EE61A94D138B8CA5BF5FDB0396">
    <w:name w:val="029D74EE61A94D138B8CA5BF5FDB0396"/>
    <w:rsid w:val="005908C7"/>
    <w:pPr>
      <w:jc w:val="left"/>
    </w:pPr>
    <w:rPr>
      <w:kern w:val="0"/>
      <w:sz w:val="22"/>
      <w:lang w:val="en-GB"/>
    </w:rPr>
  </w:style>
  <w:style w:type="paragraph" w:customStyle="1" w:styleId="CBECB8A9DA2A4007AA4929E8DAB54AA2">
    <w:name w:val="CBECB8A9DA2A4007AA4929E8DAB54AA2"/>
    <w:rsid w:val="005908C7"/>
    <w:pPr>
      <w:jc w:val="left"/>
    </w:pPr>
    <w:rPr>
      <w:kern w:val="0"/>
      <w:sz w:val="22"/>
      <w:lang w:val="en-GB"/>
    </w:rPr>
  </w:style>
  <w:style w:type="paragraph" w:customStyle="1" w:styleId="D968EE88FA644BF2A2EDB9100D5ADF94">
    <w:name w:val="D968EE88FA644BF2A2EDB9100D5ADF94"/>
    <w:rsid w:val="008F15A9"/>
    <w:pPr>
      <w:jc w:val="left"/>
    </w:pPr>
    <w:rPr>
      <w:kern w:val="0"/>
      <w:sz w:val="22"/>
      <w:lang w:val="en-GB"/>
    </w:rPr>
  </w:style>
  <w:style w:type="paragraph" w:customStyle="1" w:styleId="C2A43A69729A4D72A38D2479A6AAAE96">
    <w:name w:val="C2A43A69729A4D72A38D2479A6AAAE96"/>
    <w:rsid w:val="00066AA3"/>
    <w:pPr>
      <w:jc w:val="left"/>
    </w:pPr>
    <w:rPr>
      <w:kern w:val="0"/>
      <w:sz w:val="22"/>
      <w:lang w:eastAsia="en-US"/>
    </w:rPr>
  </w:style>
  <w:style w:type="paragraph" w:customStyle="1" w:styleId="5FFCF7F0397F47EB8EB9C586668BCBAC">
    <w:name w:val="5FFCF7F0397F47EB8EB9C586668BCBAC"/>
    <w:rsid w:val="00066AA3"/>
    <w:pPr>
      <w:jc w:val="left"/>
    </w:pPr>
    <w:rPr>
      <w:kern w:val="0"/>
      <w:sz w:val="22"/>
      <w:lang w:eastAsia="en-US"/>
    </w:rPr>
  </w:style>
  <w:style w:type="paragraph" w:customStyle="1" w:styleId="EAB77B0CC8B549468FFADB75F67B7E47">
    <w:name w:val="EAB77B0CC8B549468FFADB75F67B7E47"/>
    <w:rsid w:val="00066AA3"/>
    <w:pPr>
      <w:jc w:val="left"/>
    </w:pPr>
    <w:rPr>
      <w:kern w:val="0"/>
      <w:sz w:val="22"/>
      <w:lang w:eastAsia="en-US"/>
    </w:rPr>
  </w:style>
  <w:style w:type="paragraph" w:customStyle="1" w:styleId="C80A85E3E67545CD845F7702B0339C54">
    <w:name w:val="C80A85E3E67545CD845F7702B0339C54"/>
    <w:rsid w:val="00066AA3"/>
    <w:pPr>
      <w:jc w:val="left"/>
    </w:pPr>
    <w:rPr>
      <w:kern w:val="0"/>
      <w:sz w:val="22"/>
      <w:lang w:eastAsia="en-US"/>
    </w:rPr>
  </w:style>
  <w:style w:type="paragraph" w:customStyle="1" w:styleId="DC7377FAE9EA4C6B91A8C07AE2454AAF">
    <w:name w:val="DC7377FAE9EA4C6B91A8C07AE2454AAF"/>
    <w:rsid w:val="00066AA3"/>
    <w:pPr>
      <w:jc w:val="left"/>
    </w:pPr>
    <w:rPr>
      <w:kern w:val="0"/>
      <w:sz w:val="22"/>
      <w:lang w:eastAsia="en-US"/>
    </w:rPr>
  </w:style>
  <w:style w:type="paragraph" w:customStyle="1" w:styleId="546D62B3C7D546F3A5E8CA40952E8154">
    <w:name w:val="546D62B3C7D546F3A5E8CA40952E8154"/>
    <w:rsid w:val="00E1142D"/>
    <w:pPr>
      <w:spacing w:after="200" w:line="276" w:lineRule="auto"/>
      <w:jc w:val="left"/>
    </w:pPr>
    <w:rPr>
      <w:rFonts w:cs="Mangal"/>
      <w:kern w:val="0"/>
      <w:sz w:val="22"/>
      <w:szCs w:val="20"/>
      <w:lang w:val="en-GB" w:eastAsia="en-GB"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1E6DA-9C7A-497A-B30D-377F2A02B5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7B26AD6F-3B9F-4A97-851A-3BAFC7F5E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28</Pages>
  <Words>7188</Words>
  <Characters>40974</Characters>
  <Application>Microsoft Office Word</Application>
  <DocSecurity>0</DocSecurity>
  <Lines>341</Lines>
  <Paragraphs>96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Proposed revision of SG17-TD980R3  : Security threats of software supply chain</vt:lpstr>
      <vt:lpstr>Proposal for new work item: Security threats of open-source software supply chain</vt:lpstr>
    </vt:vector>
  </TitlesOfParts>
  <Manager>ITU-T</Manager>
  <Company>International Telecommunication Union (ITU)</Company>
  <LinksUpToDate>false</LinksUpToDate>
  <CharactersWithSpaces>48066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revision of SG17-TD980R3  : Security threats of software supply chain</dc:title>
  <dc:subject/>
  <dc:creator>TSB (2022-03-15)</dc:creator>
  <cp:keywords>Plug and charge, vehicle certificate, electric vehicle, decentralized identity, security threat, security requirement.</cp:keywords>
  <dc:description>DDP-SG17.docx  For: _x000d_Document date: _x000d_Saved by ITU51014895 at 16:16:03 on 15/03/2022</dc:description>
  <cp:lastModifiedBy>jyoti sengar</cp:lastModifiedBy>
  <cp:revision>12</cp:revision>
  <cp:lastPrinted>2017-02-22T09:55:00Z</cp:lastPrinted>
  <dcterms:created xsi:type="dcterms:W3CDTF">2023-07-03T09:02:00Z</dcterms:created>
  <dcterms:modified xsi:type="dcterms:W3CDTF">2023-07-06T05:13:00Z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DDP-SG17.docx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