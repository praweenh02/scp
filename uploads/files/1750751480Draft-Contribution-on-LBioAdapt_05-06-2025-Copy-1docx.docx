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D4CA" w14:textId="77777777" w:rsidR="00880086" w:rsidRDefault="00880086" w:rsidP="00880086">
      <w:pPr>
        <w:jc w:val="center"/>
        <w:rPr>
          <w:sz w:val="28"/>
          <w:szCs w:val="28"/>
        </w:rPr>
      </w:pPr>
    </w:p>
    <w:p w14:paraId="4E1F28FE" w14:textId="77777777" w:rsidR="00880086" w:rsidRDefault="00880086" w:rsidP="00880086">
      <w:pPr>
        <w:jc w:val="center"/>
        <w:rPr>
          <w:sz w:val="28"/>
          <w:szCs w:val="28"/>
        </w:rPr>
      </w:pPr>
    </w:p>
    <w:p w14:paraId="32C47B87" w14:textId="77777777" w:rsidR="008B1F5F" w:rsidRDefault="008B1F5F" w:rsidP="0051292E">
      <w:pPr>
        <w:jc w:val="center"/>
      </w:pPr>
    </w:p>
    <w:p w14:paraId="5FAD04D0" w14:textId="77777777" w:rsidR="008B1F5F" w:rsidRDefault="008B1F5F" w:rsidP="00336813">
      <w:pPr>
        <w:ind w:left="360"/>
        <w:jc w:val="both"/>
      </w:pPr>
    </w:p>
    <w:p w14:paraId="6996D753" w14:textId="77777777" w:rsidR="008B1F5F" w:rsidRDefault="008B1F5F" w:rsidP="00336813">
      <w:pPr>
        <w:ind w:left="360"/>
        <w:jc w:val="both"/>
      </w:pPr>
    </w:p>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8B1F5F" w:rsidRPr="00B4182B" w14:paraId="33C60FB3" w14:textId="77777777" w:rsidTr="000754BC">
        <w:trPr>
          <w:cantSplit/>
          <w:jc w:val="center"/>
        </w:trPr>
        <w:tc>
          <w:tcPr>
            <w:tcW w:w="1134" w:type="dxa"/>
            <w:vMerge w:val="restart"/>
            <w:vAlign w:val="center"/>
          </w:tcPr>
          <w:p w14:paraId="2413FBA5" w14:textId="77777777" w:rsidR="008B1F5F" w:rsidRPr="00B4182B" w:rsidRDefault="008B1F5F" w:rsidP="000754BC">
            <w:pPr>
              <w:spacing w:before="0"/>
              <w:jc w:val="center"/>
            </w:pPr>
            <w:r w:rsidRPr="00B4182B">
              <w:rPr>
                <w:noProof/>
                <w:lang w:val="en-IN" w:eastAsia="en-IN" w:bidi="hi-IN"/>
              </w:rPr>
              <w:drawing>
                <wp:inline distT="0" distB="0" distL="0" distR="0" wp14:anchorId="2BAA8A70" wp14:editId="488DBA43">
                  <wp:extent cx="647700" cy="704850"/>
                  <wp:effectExtent l="0" t="0" r="0" b="0"/>
                  <wp:docPr id="910310971" name="Picture 91031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2DA9A5DC" w14:textId="77777777" w:rsidR="008B1F5F" w:rsidRPr="00B4182B" w:rsidRDefault="008B1F5F" w:rsidP="000754BC">
            <w:pPr>
              <w:rPr>
                <w:sz w:val="16"/>
                <w:szCs w:val="16"/>
              </w:rPr>
            </w:pPr>
            <w:r w:rsidRPr="00B4182B">
              <w:rPr>
                <w:sz w:val="16"/>
                <w:szCs w:val="16"/>
              </w:rPr>
              <w:t>INTERNATIONAL TELECOMMUNICATION UNION</w:t>
            </w:r>
          </w:p>
          <w:p w14:paraId="604CB63F" w14:textId="77777777" w:rsidR="008B1F5F" w:rsidRPr="00B4182B" w:rsidRDefault="008B1F5F" w:rsidP="000754BC">
            <w:pPr>
              <w:rPr>
                <w:b/>
                <w:bCs/>
                <w:sz w:val="26"/>
                <w:szCs w:val="26"/>
              </w:rPr>
            </w:pPr>
            <w:r w:rsidRPr="00B4182B">
              <w:rPr>
                <w:b/>
                <w:bCs/>
                <w:sz w:val="26"/>
                <w:szCs w:val="26"/>
              </w:rPr>
              <w:t>TELECOMMUNICATION</w:t>
            </w:r>
            <w:r w:rsidRPr="00B4182B">
              <w:rPr>
                <w:b/>
                <w:bCs/>
                <w:sz w:val="26"/>
                <w:szCs w:val="26"/>
              </w:rPr>
              <w:br/>
              <w:t>STANDARDIZATION SECTOR</w:t>
            </w:r>
          </w:p>
          <w:p w14:paraId="79F87A1B" w14:textId="77777777" w:rsidR="008B1F5F" w:rsidRPr="00B4182B" w:rsidRDefault="008B1F5F" w:rsidP="000754BC">
            <w:pPr>
              <w:rPr>
                <w:sz w:val="20"/>
                <w:szCs w:val="20"/>
              </w:rPr>
            </w:pPr>
            <w:r w:rsidRPr="00B4182B">
              <w:rPr>
                <w:sz w:val="20"/>
                <w:szCs w:val="20"/>
              </w:rPr>
              <w:t>STUDY PERIOD 2022-2024</w:t>
            </w:r>
          </w:p>
        </w:tc>
        <w:tc>
          <w:tcPr>
            <w:tcW w:w="4537" w:type="dxa"/>
            <w:gridSpan w:val="3"/>
            <w:vAlign w:val="center"/>
          </w:tcPr>
          <w:p w14:paraId="4C715B3D" w14:textId="77777777" w:rsidR="008B1F5F" w:rsidRPr="00B4182B" w:rsidRDefault="008B1F5F" w:rsidP="000754BC">
            <w:pPr>
              <w:pStyle w:val="Docnumber"/>
            </w:pPr>
            <w:r>
              <w:t>SG5-TD1672</w:t>
            </w:r>
          </w:p>
        </w:tc>
      </w:tr>
      <w:tr w:rsidR="008B1F5F" w:rsidRPr="00B4182B" w14:paraId="22DE34FC" w14:textId="77777777" w:rsidTr="000754BC">
        <w:trPr>
          <w:cantSplit/>
          <w:jc w:val="center"/>
        </w:trPr>
        <w:tc>
          <w:tcPr>
            <w:tcW w:w="1134" w:type="dxa"/>
            <w:vMerge/>
          </w:tcPr>
          <w:p w14:paraId="50550604" w14:textId="77777777" w:rsidR="008B1F5F" w:rsidRPr="00B4182B" w:rsidRDefault="008B1F5F" w:rsidP="000754BC">
            <w:pPr>
              <w:rPr>
                <w:smallCaps/>
                <w:sz w:val="20"/>
              </w:rPr>
            </w:pPr>
          </w:p>
        </w:tc>
        <w:tc>
          <w:tcPr>
            <w:tcW w:w="3969" w:type="dxa"/>
            <w:gridSpan w:val="2"/>
            <w:vMerge/>
          </w:tcPr>
          <w:p w14:paraId="68D4A5EF" w14:textId="77777777" w:rsidR="008B1F5F" w:rsidRPr="00B4182B" w:rsidRDefault="008B1F5F" w:rsidP="000754BC">
            <w:pPr>
              <w:rPr>
                <w:smallCaps/>
                <w:sz w:val="20"/>
              </w:rPr>
            </w:pPr>
          </w:p>
        </w:tc>
        <w:tc>
          <w:tcPr>
            <w:tcW w:w="4537" w:type="dxa"/>
            <w:gridSpan w:val="3"/>
          </w:tcPr>
          <w:p w14:paraId="40EEC3E6" w14:textId="77777777" w:rsidR="008B1F5F" w:rsidRPr="00B4182B" w:rsidRDefault="008B1F5F" w:rsidP="000754BC">
            <w:pPr>
              <w:pStyle w:val="TSBHeaderRight14"/>
            </w:pPr>
            <w:r w:rsidRPr="00B4182B">
              <w:rPr>
                <w:noProof/>
              </w:rPr>
              <w:t>STUDY GROUP 5</w:t>
            </w:r>
            <w:r w:rsidRPr="00B4182B">
              <w:t xml:space="preserve"> </w:t>
            </w:r>
          </w:p>
        </w:tc>
      </w:tr>
      <w:tr w:rsidR="008B1F5F" w:rsidRPr="00B4182B" w14:paraId="0AA14226" w14:textId="77777777" w:rsidTr="000754BC">
        <w:trPr>
          <w:cantSplit/>
          <w:jc w:val="center"/>
        </w:trPr>
        <w:tc>
          <w:tcPr>
            <w:tcW w:w="1134" w:type="dxa"/>
            <w:vMerge/>
            <w:tcBorders>
              <w:bottom w:val="single" w:sz="12" w:space="0" w:color="auto"/>
            </w:tcBorders>
          </w:tcPr>
          <w:p w14:paraId="41A366A3" w14:textId="77777777" w:rsidR="008B1F5F" w:rsidRPr="00B4182B" w:rsidRDefault="008B1F5F" w:rsidP="000754BC">
            <w:pPr>
              <w:rPr>
                <w:b/>
                <w:bCs/>
                <w:sz w:val="26"/>
              </w:rPr>
            </w:pPr>
          </w:p>
        </w:tc>
        <w:tc>
          <w:tcPr>
            <w:tcW w:w="3969" w:type="dxa"/>
            <w:gridSpan w:val="2"/>
            <w:vMerge/>
            <w:tcBorders>
              <w:bottom w:val="single" w:sz="12" w:space="0" w:color="auto"/>
            </w:tcBorders>
          </w:tcPr>
          <w:p w14:paraId="34A552CF" w14:textId="77777777" w:rsidR="008B1F5F" w:rsidRPr="00B4182B" w:rsidRDefault="008B1F5F" w:rsidP="000754BC">
            <w:pPr>
              <w:rPr>
                <w:b/>
                <w:bCs/>
                <w:sz w:val="26"/>
              </w:rPr>
            </w:pPr>
          </w:p>
        </w:tc>
        <w:tc>
          <w:tcPr>
            <w:tcW w:w="4537" w:type="dxa"/>
            <w:gridSpan w:val="3"/>
            <w:tcBorders>
              <w:bottom w:val="single" w:sz="12" w:space="0" w:color="auto"/>
            </w:tcBorders>
            <w:vAlign w:val="center"/>
          </w:tcPr>
          <w:p w14:paraId="45668FA3" w14:textId="77777777" w:rsidR="008B1F5F" w:rsidRPr="00B4182B" w:rsidRDefault="008B1F5F" w:rsidP="000754BC">
            <w:pPr>
              <w:pStyle w:val="TSBHeaderRight14"/>
            </w:pPr>
            <w:r w:rsidRPr="00B4182B">
              <w:t>Original: English</w:t>
            </w:r>
          </w:p>
        </w:tc>
      </w:tr>
      <w:tr w:rsidR="008B1F5F" w:rsidRPr="00B4182B" w14:paraId="10EB31FB" w14:textId="77777777" w:rsidTr="000754BC">
        <w:trPr>
          <w:cantSplit/>
          <w:jc w:val="center"/>
        </w:trPr>
        <w:tc>
          <w:tcPr>
            <w:tcW w:w="1418" w:type="dxa"/>
            <w:gridSpan w:val="2"/>
          </w:tcPr>
          <w:p w14:paraId="67736ECA" w14:textId="77777777" w:rsidR="008B1F5F" w:rsidRPr="00B4182B" w:rsidRDefault="008B1F5F" w:rsidP="000754BC">
            <w:pPr>
              <w:rPr>
                <w:b/>
                <w:bCs/>
              </w:rPr>
            </w:pPr>
            <w:r w:rsidRPr="00B4182B">
              <w:rPr>
                <w:b/>
                <w:bCs/>
              </w:rPr>
              <w:t>Question(s):</w:t>
            </w:r>
          </w:p>
        </w:tc>
        <w:tc>
          <w:tcPr>
            <w:tcW w:w="3827" w:type="dxa"/>
            <w:gridSpan w:val="2"/>
          </w:tcPr>
          <w:p w14:paraId="526E240F" w14:textId="77777777" w:rsidR="008B1F5F" w:rsidRPr="00B4182B" w:rsidRDefault="008B1F5F" w:rsidP="000754BC">
            <w:pPr>
              <w:pStyle w:val="TSBHeaderQuestion"/>
            </w:pPr>
            <w:r>
              <w:rPr>
                <w:noProof/>
              </w:rPr>
              <w:t>1</w:t>
            </w:r>
            <w:r w:rsidRPr="00B4182B">
              <w:rPr>
                <w:noProof/>
              </w:rPr>
              <w:t>2/5</w:t>
            </w:r>
          </w:p>
        </w:tc>
        <w:tc>
          <w:tcPr>
            <w:tcW w:w="4395" w:type="dxa"/>
            <w:gridSpan w:val="2"/>
          </w:tcPr>
          <w:p w14:paraId="666A23C5" w14:textId="77777777" w:rsidR="008B1F5F" w:rsidRPr="00B4182B" w:rsidRDefault="008B1F5F" w:rsidP="000754BC">
            <w:pPr>
              <w:pStyle w:val="VenueDate"/>
            </w:pPr>
            <w:r w:rsidRPr="00B4182B">
              <w:t>Wroclaw, 17-21 June 2024</w:t>
            </w:r>
          </w:p>
        </w:tc>
      </w:tr>
      <w:tr w:rsidR="008B1F5F" w:rsidRPr="00B4182B" w14:paraId="72C4244B" w14:textId="77777777" w:rsidTr="000754BC">
        <w:trPr>
          <w:cantSplit/>
          <w:jc w:val="center"/>
        </w:trPr>
        <w:tc>
          <w:tcPr>
            <w:tcW w:w="9640" w:type="dxa"/>
            <w:gridSpan w:val="6"/>
          </w:tcPr>
          <w:p w14:paraId="29E935DD" w14:textId="77777777" w:rsidR="008B1F5F" w:rsidRPr="00B4182B" w:rsidRDefault="008B1F5F" w:rsidP="000754BC">
            <w:pPr>
              <w:jc w:val="center"/>
              <w:rPr>
                <w:b/>
                <w:bCs/>
              </w:rPr>
            </w:pPr>
            <w:r>
              <w:rPr>
                <w:b/>
                <w:bCs/>
              </w:rPr>
              <w:t>TD</w:t>
            </w:r>
          </w:p>
        </w:tc>
      </w:tr>
      <w:tr w:rsidR="008B1F5F" w:rsidRPr="00B4182B" w14:paraId="612440DB" w14:textId="77777777" w:rsidTr="000754BC">
        <w:trPr>
          <w:cantSplit/>
          <w:jc w:val="center"/>
        </w:trPr>
        <w:tc>
          <w:tcPr>
            <w:tcW w:w="1418" w:type="dxa"/>
            <w:gridSpan w:val="2"/>
          </w:tcPr>
          <w:p w14:paraId="69B1363F" w14:textId="77777777" w:rsidR="008B1F5F" w:rsidRPr="00B4182B" w:rsidRDefault="008B1F5F" w:rsidP="000754BC">
            <w:pPr>
              <w:rPr>
                <w:b/>
                <w:bCs/>
              </w:rPr>
            </w:pPr>
            <w:r w:rsidRPr="00B4182B">
              <w:rPr>
                <w:b/>
                <w:bCs/>
              </w:rPr>
              <w:t>Source:</w:t>
            </w:r>
          </w:p>
        </w:tc>
        <w:tc>
          <w:tcPr>
            <w:tcW w:w="8222" w:type="dxa"/>
            <w:gridSpan w:val="4"/>
          </w:tcPr>
          <w:p w14:paraId="4E7B0965" w14:textId="77777777" w:rsidR="008B1F5F" w:rsidRPr="00B4182B" w:rsidRDefault="008B1F5F" w:rsidP="000754BC">
            <w:pPr>
              <w:pStyle w:val="TSBHeaderSource"/>
            </w:pPr>
            <w:r>
              <w:t>Co-Rapporteur Q12/5</w:t>
            </w:r>
          </w:p>
        </w:tc>
      </w:tr>
      <w:tr w:rsidR="008B1F5F" w:rsidRPr="00B4182B" w14:paraId="547DF16E" w14:textId="77777777" w:rsidTr="000754BC">
        <w:trPr>
          <w:cantSplit/>
          <w:jc w:val="center"/>
        </w:trPr>
        <w:tc>
          <w:tcPr>
            <w:tcW w:w="1418" w:type="dxa"/>
            <w:gridSpan w:val="2"/>
          </w:tcPr>
          <w:p w14:paraId="46D8F13E" w14:textId="77777777" w:rsidR="008B1F5F" w:rsidRPr="00B4182B" w:rsidRDefault="008B1F5F" w:rsidP="000754BC">
            <w:r w:rsidRPr="00B4182B">
              <w:rPr>
                <w:b/>
                <w:bCs/>
              </w:rPr>
              <w:t>Title:</w:t>
            </w:r>
          </w:p>
        </w:tc>
        <w:tc>
          <w:tcPr>
            <w:tcW w:w="8222" w:type="dxa"/>
            <w:gridSpan w:val="4"/>
          </w:tcPr>
          <w:p w14:paraId="0BABAFA5" w14:textId="77777777" w:rsidR="008B1F5F" w:rsidRPr="00B4182B" w:rsidRDefault="008B1F5F" w:rsidP="000754BC">
            <w:pPr>
              <w:pStyle w:val="TSBHeaderTitle"/>
            </w:pPr>
            <w:r>
              <w:t>Proposed draft baseline text for New Work Items on Deployment of ICTs for Resilient and Sustainable Biodiversity and associated infrastructure.</w:t>
            </w:r>
          </w:p>
        </w:tc>
      </w:tr>
      <w:tr w:rsidR="008B1F5F" w:rsidRPr="00B4182B" w14:paraId="6A985133" w14:textId="77777777" w:rsidTr="000754BC">
        <w:trPr>
          <w:cantSplit/>
          <w:jc w:val="center"/>
        </w:trPr>
        <w:tc>
          <w:tcPr>
            <w:tcW w:w="1418" w:type="dxa"/>
            <w:gridSpan w:val="2"/>
            <w:tcBorders>
              <w:top w:val="single" w:sz="6" w:space="0" w:color="auto"/>
              <w:bottom w:val="single" w:sz="6" w:space="0" w:color="auto"/>
            </w:tcBorders>
          </w:tcPr>
          <w:p w14:paraId="7EA3F468" w14:textId="77777777" w:rsidR="008B1F5F" w:rsidRPr="00B4182B" w:rsidRDefault="008B1F5F" w:rsidP="000754BC">
            <w:pPr>
              <w:rPr>
                <w:b/>
                <w:bCs/>
              </w:rPr>
            </w:pPr>
            <w:r w:rsidRPr="00B4182B">
              <w:rPr>
                <w:b/>
                <w:bCs/>
              </w:rPr>
              <w:t>Contact:</w:t>
            </w:r>
          </w:p>
        </w:tc>
        <w:tc>
          <w:tcPr>
            <w:tcW w:w="4111" w:type="dxa"/>
            <w:gridSpan w:val="3"/>
            <w:tcBorders>
              <w:top w:val="single" w:sz="6" w:space="0" w:color="auto"/>
              <w:bottom w:val="single" w:sz="6" w:space="0" w:color="auto"/>
            </w:tcBorders>
          </w:tcPr>
          <w:p w14:paraId="72E425C0" w14:textId="77777777" w:rsidR="008B1F5F" w:rsidRPr="00B4182B" w:rsidRDefault="008B1F5F" w:rsidP="000754BC">
            <w:r w:rsidRPr="00B4182B">
              <w:t>Derick Khamali</w:t>
            </w:r>
            <w:r w:rsidRPr="00B4182B">
              <w:br/>
              <w:t>Communications Authority of Kenya</w:t>
            </w:r>
            <w:r w:rsidRPr="00B4182B">
              <w:br/>
              <w:t xml:space="preserve">Kenya  </w:t>
            </w:r>
          </w:p>
        </w:tc>
        <w:tc>
          <w:tcPr>
            <w:tcW w:w="4111" w:type="dxa"/>
            <w:tcBorders>
              <w:top w:val="single" w:sz="6" w:space="0" w:color="auto"/>
              <w:bottom w:val="single" w:sz="6" w:space="0" w:color="auto"/>
            </w:tcBorders>
          </w:tcPr>
          <w:p w14:paraId="35892D36" w14:textId="77777777" w:rsidR="008B1F5F" w:rsidRPr="00B4182B" w:rsidRDefault="008B1F5F" w:rsidP="000754BC">
            <w:pPr>
              <w:tabs>
                <w:tab w:val="left" w:pos="794"/>
              </w:tabs>
            </w:pPr>
            <w:r w:rsidRPr="00B4182B">
              <w:t>Tel:</w:t>
            </w:r>
            <w:r w:rsidRPr="00B4182B">
              <w:tab/>
              <w:t>+254 729411845</w:t>
            </w:r>
            <w:r w:rsidRPr="00B4182B">
              <w:br/>
              <w:t>E-mail:</w:t>
            </w:r>
            <w:r w:rsidRPr="00B4182B">
              <w:tab/>
            </w:r>
            <w:hyperlink r:id="rId8" w:history="1">
              <w:r w:rsidRPr="00CC59B6">
                <w:rPr>
                  <w:rStyle w:val="Hyperlink"/>
                </w:rPr>
                <w:t>khamali@ca.go.ke</w:t>
              </w:r>
            </w:hyperlink>
            <w:r>
              <w:t xml:space="preserve"> </w:t>
            </w:r>
          </w:p>
        </w:tc>
      </w:tr>
      <w:tr w:rsidR="00082786" w:rsidRPr="00B4182B" w14:paraId="3BC50CA1" w14:textId="77777777" w:rsidTr="000754BC">
        <w:trPr>
          <w:cantSplit/>
          <w:jc w:val="center"/>
          <w:ins w:id="0" w:author="Vineet Malikk" w:date="2025-06-05T19:28:00Z" w16du:dateUtc="2025-06-05T13:58:00Z"/>
        </w:trPr>
        <w:tc>
          <w:tcPr>
            <w:tcW w:w="1418" w:type="dxa"/>
            <w:gridSpan w:val="2"/>
            <w:tcBorders>
              <w:top w:val="single" w:sz="6" w:space="0" w:color="auto"/>
              <w:bottom w:val="single" w:sz="6" w:space="0" w:color="auto"/>
            </w:tcBorders>
          </w:tcPr>
          <w:p w14:paraId="1807F51D" w14:textId="0536D526" w:rsidR="00082786" w:rsidRPr="00B4182B" w:rsidRDefault="0051292E" w:rsidP="00082786">
            <w:pPr>
              <w:rPr>
                <w:ins w:id="1" w:author="Vineet Malikk" w:date="2025-06-05T19:28:00Z" w16du:dateUtc="2025-06-05T13:58:00Z"/>
                <w:b/>
                <w:bCs/>
              </w:rPr>
            </w:pPr>
            <w:ins w:id="2" w:author="Vineet Malikk" w:date="2025-06-05T19:58:00Z" w16du:dateUtc="2025-06-05T14:28:00Z">
              <w:r>
                <w:rPr>
                  <w:b/>
                  <w:bCs/>
                </w:rPr>
                <w:t>Edi</w:t>
              </w:r>
            </w:ins>
            <w:ins w:id="3" w:author="Vineet Malikk" w:date="2025-06-05T19:59:00Z" w16du:dateUtc="2025-06-05T14:29:00Z">
              <w:r>
                <w:rPr>
                  <w:b/>
                  <w:bCs/>
                </w:rPr>
                <w:t>tor</w:t>
              </w:r>
            </w:ins>
          </w:p>
        </w:tc>
        <w:tc>
          <w:tcPr>
            <w:tcW w:w="4111" w:type="dxa"/>
            <w:gridSpan w:val="3"/>
            <w:tcBorders>
              <w:top w:val="single" w:sz="6" w:space="0" w:color="auto"/>
              <w:bottom w:val="single" w:sz="6" w:space="0" w:color="auto"/>
            </w:tcBorders>
          </w:tcPr>
          <w:p w14:paraId="0C2152C3" w14:textId="77777777" w:rsidR="00082786" w:rsidRPr="00880086" w:rsidRDefault="00082786" w:rsidP="00082786">
            <w:pPr>
              <w:spacing w:before="0"/>
              <w:rPr>
                <w:ins w:id="4" w:author="Vineet Malikk" w:date="2025-06-05T19:28:00Z" w16du:dateUtc="2025-06-05T13:58:00Z"/>
                <w:lang w:val="en-US"/>
              </w:rPr>
            </w:pPr>
            <w:ins w:id="5" w:author="Vineet Malikk" w:date="2025-06-05T19:28:00Z" w16du:dateUtc="2025-06-05T13:58:00Z">
              <w:r>
                <w:rPr>
                  <w:lang w:val="en-US"/>
                </w:rPr>
                <w:t>Vineet Malik</w:t>
              </w:r>
            </w:ins>
          </w:p>
          <w:p w14:paraId="04531DE0" w14:textId="7570A9A6" w:rsidR="00082786" w:rsidRPr="00B4182B" w:rsidRDefault="00082786" w:rsidP="00082786">
            <w:pPr>
              <w:rPr>
                <w:ins w:id="6" w:author="Vineet Malikk" w:date="2025-06-05T19:28:00Z" w16du:dateUtc="2025-06-05T13:58:00Z"/>
              </w:rPr>
            </w:pPr>
            <w:ins w:id="7" w:author="Vineet Malikk" w:date="2025-06-05T19:28:00Z" w16du:dateUtc="2025-06-05T13:58:00Z">
              <w:r>
                <w:rPr>
                  <w:lang w:val="pl-PL"/>
                </w:rPr>
                <w:t xml:space="preserve">TEC, </w:t>
              </w:r>
              <w:r w:rsidRPr="00880086">
                <w:rPr>
                  <w:lang w:val="pl-PL"/>
                </w:rPr>
                <w:t>DoT</w:t>
              </w:r>
              <w:r w:rsidRPr="00880086">
                <w:rPr>
                  <w:lang w:val="pl-PL"/>
                </w:rPr>
                <w:br/>
                <w:t>Ministry of Communications, India</w:t>
              </w:r>
            </w:ins>
          </w:p>
        </w:tc>
        <w:tc>
          <w:tcPr>
            <w:tcW w:w="4111" w:type="dxa"/>
            <w:tcBorders>
              <w:top w:val="single" w:sz="6" w:space="0" w:color="auto"/>
              <w:bottom w:val="single" w:sz="6" w:space="0" w:color="auto"/>
            </w:tcBorders>
          </w:tcPr>
          <w:p w14:paraId="03ADC0AB" w14:textId="7672BEB6" w:rsidR="00082786" w:rsidRPr="00B4182B" w:rsidRDefault="00082786" w:rsidP="00082786">
            <w:pPr>
              <w:tabs>
                <w:tab w:val="left" w:pos="794"/>
              </w:tabs>
              <w:rPr>
                <w:ins w:id="8" w:author="Vineet Malikk" w:date="2025-06-05T19:28:00Z" w16du:dateUtc="2025-06-05T13:58:00Z"/>
              </w:rPr>
            </w:pPr>
            <w:ins w:id="9" w:author="Vineet Malikk" w:date="2025-06-05T19:28:00Z" w16du:dateUtc="2025-06-05T13:58:00Z">
              <w:r w:rsidRPr="00880086">
                <w:rPr>
                  <w:lang w:val="en-US"/>
                </w:rPr>
                <w:t xml:space="preserve">Tel: </w:t>
              </w:r>
            </w:ins>
            <w:ins w:id="10" w:author="Vineet Malikk" w:date="2025-06-05T19:29:00Z" w16du:dateUtc="2025-06-05T13:59:00Z">
              <w:r>
                <w:rPr>
                  <w:lang w:val="en-US"/>
                </w:rPr>
                <w:t xml:space="preserve"> +91-9999184213</w:t>
              </w:r>
            </w:ins>
            <w:ins w:id="11" w:author="Vineet Malikk" w:date="2025-06-05T19:28:00Z" w16du:dateUtc="2025-06-05T13:58:00Z">
              <w:r w:rsidRPr="00880086">
                <w:rPr>
                  <w:lang w:val="en-US"/>
                </w:rPr>
                <w:br/>
                <w:t xml:space="preserve">Fax: </w:t>
              </w:r>
              <w:r w:rsidRPr="00880086">
                <w:rPr>
                  <w:lang w:val="en-US"/>
                </w:rPr>
                <w:br/>
                <w:t xml:space="preserve">E-mail: </w:t>
              </w:r>
              <w:r>
                <w:t>vineet.malik@gov.in</w:t>
              </w:r>
            </w:ins>
          </w:p>
        </w:tc>
      </w:tr>
    </w:tbl>
    <w:p w14:paraId="706FF089" w14:textId="77777777" w:rsidR="008B1F5F" w:rsidRPr="00B4182B" w:rsidRDefault="008B1F5F" w:rsidP="008B1F5F"/>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8B1F5F" w:rsidRPr="00B4182B" w14:paraId="424CC24C" w14:textId="77777777" w:rsidTr="000754BC">
        <w:trPr>
          <w:cantSplit/>
          <w:trHeight w:val="1619"/>
          <w:jc w:val="center"/>
        </w:trPr>
        <w:tc>
          <w:tcPr>
            <w:tcW w:w="1418" w:type="dxa"/>
          </w:tcPr>
          <w:p w14:paraId="116B9DE6" w14:textId="77777777" w:rsidR="008B1F5F" w:rsidRPr="00B4182B" w:rsidRDefault="008B1F5F" w:rsidP="000754BC">
            <w:pPr>
              <w:rPr>
                <w:b/>
                <w:bCs/>
              </w:rPr>
            </w:pPr>
            <w:bookmarkStart w:id="12" w:name="_Hlk168362523"/>
            <w:r w:rsidRPr="00B4182B">
              <w:rPr>
                <w:b/>
                <w:bCs/>
              </w:rPr>
              <w:t>Abstract:</w:t>
            </w:r>
          </w:p>
        </w:tc>
        <w:tc>
          <w:tcPr>
            <w:tcW w:w="8222" w:type="dxa"/>
          </w:tcPr>
          <w:p w14:paraId="68954A35" w14:textId="519154D1" w:rsidR="008B1F5F" w:rsidRPr="001560B2" w:rsidRDefault="008B1F5F" w:rsidP="000754BC">
            <w:pPr>
              <w:pStyle w:val="TSBHeaderSummary"/>
              <w:jc w:val="both"/>
              <w:rPr>
                <w:lang w:val="it-IT"/>
              </w:rPr>
            </w:pPr>
            <w:r>
              <w:t>In the recent years, there has been increasing magnitude of</w:t>
            </w:r>
            <w:r w:rsidRPr="00C83082">
              <w:t xml:space="preserve"> loss </w:t>
            </w:r>
            <w:r>
              <w:t>in several</w:t>
            </w:r>
            <w:r w:rsidRPr="00C83082">
              <w:t xml:space="preserve"> sectors</w:t>
            </w:r>
            <w:r>
              <w:t xml:space="preserve"> such as road infrastructure,</w:t>
            </w:r>
            <w:r w:rsidRPr="00C83082">
              <w:t xml:space="preserve"> energy</w:t>
            </w:r>
            <w:r>
              <w:t xml:space="preserve"> supply chains</w:t>
            </w:r>
            <w:r w:rsidRPr="00C83082">
              <w:t>, agriculture</w:t>
            </w:r>
            <w:r>
              <w:t xml:space="preserve"> (crops and livestock)</w:t>
            </w:r>
            <w:r w:rsidRPr="00C83082">
              <w:t>, housing, fisheries, health, water, etc.</w:t>
            </w:r>
            <w:r>
              <w:t xml:space="preserve"> </w:t>
            </w:r>
            <w:bookmarkStart w:id="13" w:name="_Hlk169715587"/>
            <w:r w:rsidRPr="00B4182B">
              <w:t>The aim of this contribution is to</w:t>
            </w:r>
            <w:r w:rsidRPr="00C83082">
              <w:t xml:space="preserve"> Explore how ICTs can be used to adapt to the effects of climate change an</w:t>
            </w:r>
            <w:r>
              <w:t xml:space="preserve">d ensure sustainable </w:t>
            </w:r>
            <w:r w:rsidRPr="00C83082">
              <w:t>biodiversity</w:t>
            </w:r>
            <w:r>
              <w:t>. The contribution</w:t>
            </w:r>
            <w:r w:rsidRPr="002A1E34">
              <w:t xml:space="preserve"> Identify best practices related to climate change adaptation for </w:t>
            </w:r>
            <w:r>
              <w:t xml:space="preserve">the </w:t>
            </w:r>
            <w:r w:rsidRPr="002A1E34">
              <w:t>different areas</w:t>
            </w:r>
            <w:r>
              <w:t>. The aim is to e</w:t>
            </w:r>
            <w:r w:rsidRPr="002A1E34">
              <w:t xml:space="preserve">xplore how to </w:t>
            </w:r>
            <w:r>
              <w:t xml:space="preserve">use </w:t>
            </w:r>
            <w:r w:rsidRPr="002A1E34">
              <w:t xml:space="preserve">data </w:t>
            </w:r>
            <w:r>
              <w:t xml:space="preserve">in decision making </w:t>
            </w:r>
            <w:r w:rsidRPr="002A1E34">
              <w:t>through crowd sourcing</w:t>
            </w:r>
            <w:r>
              <w:t xml:space="preserve"> and </w:t>
            </w:r>
            <w:r w:rsidRPr="002A1E34">
              <w:t>customization of information</w:t>
            </w:r>
            <w:r>
              <w:t>. The contribution e</w:t>
            </w:r>
            <w:r w:rsidRPr="002A1E34">
              <w:t>xamine</w:t>
            </w:r>
            <w:r>
              <w:t>s</w:t>
            </w:r>
            <w:r w:rsidRPr="002A1E34">
              <w:t xml:space="preserve"> how to use ICTs for monitoring the displacement and settlement of populations </w:t>
            </w:r>
            <w:r>
              <w:t xml:space="preserve">and infrastructure </w:t>
            </w:r>
            <w:r w:rsidRPr="002A1E34">
              <w:t>in different areas such as like coastal zones, marine ecosystems, urban and rural areas;</w:t>
            </w:r>
            <w:bookmarkEnd w:id="13"/>
            <w:r w:rsidRPr="002A1E34">
              <w:t xml:space="preserve"> </w:t>
            </w:r>
            <w:ins w:id="14" w:author="Vineet Malikk" w:date="2025-06-05T20:02:00Z" w16du:dateUtc="2025-06-05T14:32:00Z">
              <w:r w:rsidR="0051292E">
                <w:t>T</w:t>
              </w:r>
            </w:ins>
            <w:ins w:id="15" w:author="Vineet Malikk" w:date="2025-06-05T20:01:00Z" w16du:dateUtc="2025-06-05T14:31:00Z">
              <w:r w:rsidR="0051292E" w:rsidRPr="008B1F5F">
                <w:t xml:space="preserve">he contribution </w:t>
              </w:r>
            </w:ins>
            <w:ins w:id="16" w:author="Vineet Malikk" w:date="2025-06-05T20:02:00Z" w16du:dateUtc="2025-06-05T14:32:00Z">
              <w:r w:rsidR="0051292E">
                <w:t xml:space="preserve">also </w:t>
              </w:r>
            </w:ins>
            <w:ins w:id="17" w:author="Vineet Malikk" w:date="2025-06-05T20:01:00Z" w16du:dateUtc="2025-06-05T14:31:00Z">
              <w:r w:rsidR="0051292E" w:rsidRPr="008B1F5F">
                <w:t>offers globally relevant models for disaster-resilient telecom networks, real-time environmental monitoring, and data-driven decision-making to guide future international best practices</w:t>
              </w:r>
            </w:ins>
          </w:p>
        </w:tc>
      </w:tr>
      <w:bookmarkEnd w:id="12"/>
    </w:tbl>
    <w:p w14:paraId="15C6BECB" w14:textId="77777777" w:rsidR="008B1F5F" w:rsidRPr="00B4182B" w:rsidRDefault="008B1F5F" w:rsidP="008B1F5F"/>
    <w:p w14:paraId="04923BC7" w14:textId="77777777" w:rsidR="008B1F5F" w:rsidRPr="00B4182B" w:rsidRDefault="008B1F5F" w:rsidP="008B1F5F">
      <w:pPr>
        <w:pStyle w:val="enumlev1"/>
        <w:rPr>
          <w:b/>
          <w:bCs/>
        </w:rPr>
      </w:pPr>
      <w:r>
        <w:rPr>
          <w:b/>
          <w:bCs/>
        </w:rPr>
        <w:t>Included in this new work item</w:t>
      </w:r>
      <w:r w:rsidRPr="00B4182B">
        <w:rPr>
          <w:b/>
          <w:bCs/>
        </w:rPr>
        <w:t xml:space="preserve"> </w:t>
      </w:r>
    </w:p>
    <w:p w14:paraId="790C0673" w14:textId="77777777" w:rsidR="008B1F5F" w:rsidRDefault="008B1F5F" w:rsidP="008B1F5F">
      <w:pPr>
        <w:tabs>
          <w:tab w:val="left" w:pos="794"/>
          <w:tab w:val="left" w:pos="1191"/>
          <w:tab w:val="left" w:pos="1588"/>
          <w:tab w:val="left" w:pos="1985"/>
        </w:tabs>
        <w:overflowPunct w:val="0"/>
        <w:autoSpaceDE w:val="0"/>
        <w:autoSpaceDN w:val="0"/>
        <w:adjustRightInd w:val="0"/>
        <w:spacing w:before="80"/>
        <w:ind w:left="794" w:hanging="794"/>
        <w:textAlignment w:val="baseline"/>
        <w:rPr>
          <w:rFonts w:eastAsia="Times New Roman"/>
          <w:szCs w:val="20"/>
          <w:lang w:eastAsia="en-US"/>
        </w:rPr>
      </w:pPr>
      <w:r w:rsidRPr="00C83082">
        <w:rPr>
          <w:rFonts w:eastAsia="Times New Roman"/>
          <w:szCs w:val="20"/>
          <w:lang w:eastAsia="en-US"/>
        </w:rPr>
        <w:t xml:space="preserve">Study items to be considered include, but are not limited to: </w:t>
      </w:r>
    </w:p>
    <w:p w14:paraId="5D605CB7" w14:textId="77777777" w:rsidR="008B1F5F" w:rsidRDefault="008B1F5F" w:rsidP="008B1F5F">
      <w:pPr>
        <w:pStyle w:val="TSBHeaderSummary"/>
        <w:numPr>
          <w:ilvl w:val="0"/>
          <w:numId w:val="24"/>
        </w:numPr>
      </w:pPr>
      <w:r w:rsidRPr="00C83082">
        <w:t>How ICTs can be used to adapt to the effects of climate change and biodiversity</w:t>
      </w:r>
      <w:r>
        <w:t xml:space="preserve">. </w:t>
      </w:r>
    </w:p>
    <w:p w14:paraId="54D1CAE5" w14:textId="77777777" w:rsidR="008B1F5F" w:rsidRDefault="008B1F5F" w:rsidP="008B1F5F">
      <w:pPr>
        <w:pStyle w:val="TSBHeaderSummary"/>
        <w:numPr>
          <w:ilvl w:val="0"/>
          <w:numId w:val="24"/>
        </w:numPr>
      </w:pPr>
      <w:r>
        <w:t>What are the</w:t>
      </w:r>
      <w:r w:rsidRPr="002A1E34">
        <w:t xml:space="preserve"> best practices related to climate change adaptation for different areas</w:t>
      </w:r>
      <w:r>
        <w:t xml:space="preserve">. </w:t>
      </w:r>
    </w:p>
    <w:p w14:paraId="0F619B0C" w14:textId="77777777" w:rsidR="008B1F5F" w:rsidRDefault="008B1F5F" w:rsidP="008B1F5F">
      <w:pPr>
        <w:pStyle w:val="TSBHeaderSummary"/>
        <w:numPr>
          <w:ilvl w:val="0"/>
          <w:numId w:val="24"/>
        </w:numPr>
      </w:pPr>
      <w:r>
        <w:t>The aim is to e</w:t>
      </w:r>
      <w:r w:rsidRPr="002A1E34">
        <w:t>xplore how to help countries to use digital technologies to</w:t>
      </w:r>
      <w:r>
        <w:t>;</w:t>
      </w:r>
    </w:p>
    <w:p w14:paraId="2E85C565" w14:textId="77777777" w:rsidR="008B1F5F" w:rsidRPr="00B44909" w:rsidRDefault="008B1F5F" w:rsidP="008B1F5F">
      <w:pPr>
        <w:pStyle w:val="TSBHeaderSummary"/>
        <w:numPr>
          <w:ilvl w:val="0"/>
          <w:numId w:val="23"/>
        </w:numPr>
        <w:rPr>
          <w:lang w:val="it-IT"/>
        </w:rPr>
      </w:pPr>
      <w:r w:rsidRPr="002A1E34">
        <w:t xml:space="preserve">establish climate monitoring networks, </w:t>
      </w:r>
    </w:p>
    <w:p w14:paraId="5CF289B5" w14:textId="77777777" w:rsidR="008B1F5F" w:rsidRPr="00B44909" w:rsidRDefault="008B1F5F" w:rsidP="008B1F5F">
      <w:pPr>
        <w:pStyle w:val="TSBHeaderSummary"/>
        <w:numPr>
          <w:ilvl w:val="0"/>
          <w:numId w:val="23"/>
        </w:numPr>
        <w:rPr>
          <w:lang w:val="it-IT"/>
        </w:rPr>
      </w:pPr>
      <w:r w:rsidRPr="002A1E34">
        <w:t xml:space="preserve">to enable rapid data gathering for emergency response, </w:t>
      </w:r>
    </w:p>
    <w:p w14:paraId="5F99D2AC" w14:textId="77777777" w:rsidR="008B1F5F" w:rsidRPr="00B44909" w:rsidRDefault="008B1F5F" w:rsidP="008B1F5F">
      <w:pPr>
        <w:pStyle w:val="TSBHeaderSummary"/>
        <w:numPr>
          <w:ilvl w:val="0"/>
          <w:numId w:val="23"/>
        </w:numPr>
        <w:rPr>
          <w:lang w:val="it-IT"/>
        </w:rPr>
      </w:pPr>
      <w:r w:rsidRPr="002A1E34">
        <w:lastRenderedPageBreak/>
        <w:t xml:space="preserve">to prioritize decision-making, </w:t>
      </w:r>
    </w:p>
    <w:p w14:paraId="2B33FC3C" w14:textId="77777777" w:rsidR="008B1F5F" w:rsidRPr="00B44909" w:rsidRDefault="008B1F5F" w:rsidP="008B1F5F">
      <w:pPr>
        <w:pStyle w:val="TSBHeaderSummary"/>
        <w:numPr>
          <w:ilvl w:val="0"/>
          <w:numId w:val="23"/>
        </w:numPr>
        <w:rPr>
          <w:lang w:val="it-IT"/>
        </w:rPr>
      </w:pPr>
      <w:r w:rsidRPr="002A1E34">
        <w:t xml:space="preserve">to facilitate logistics and disaster early warning systems by sharing knowledge and data through crowd sourcing, </w:t>
      </w:r>
    </w:p>
    <w:p w14:paraId="046044EB" w14:textId="77777777" w:rsidR="008B1F5F" w:rsidRPr="00B44909" w:rsidRDefault="008B1F5F" w:rsidP="008B1F5F">
      <w:pPr>
        <w:pStyle w:val="TSBHeaderSummary"/>
        <w:numPr>
          <w:ilvl w:val="0"/>
          <w:numId w:val="23"/>
        </w:numPr>
        <w:rPr>
          <w:lang w:val="it-IT"/>
        </w:rPr>
      </w:pPr>
      <w:r w:rsidRPr="002A1E34">
        <w:t>customization of information</w:t>
      </w:r>
      <w:r>
        <w:t xml:space="preserve">. </w:t>
      </w:r>
    </w:p>
    <w:p w14:paraId="7C40AAE8" w14:textId="77777777" w:rsidR="008B1F5F" w:rsidRPr="00B44909" w:rsidRDefault="008B1F5F" w:rsidP="008B1F5F">
      <w:pPr>
        <w:pStyle w:val="TSBHeaderSummary"/>
        <w:numPr>
          <w:ilvl w:val="0"/>
          <w:numId w:val="24"/>
        </w:numPr>
        <w:rPr>
          <w:lang w:val="it-IT"/>
        </w:rPr>
      </w:pPr>
      <w:r>
        <w:t>The contribution e</w:t>
      </w:r>
      <w:r w:rsidRPr="002A1E34">
        <w:t>xamine</w:t>
      </w:r>
      <w:r>
        <w:t>s</w:t>
      </w:r>
      <w:r w:rsidRPr="002A1E34">
        <w:t xml:space="preserve"> how to use ICTs for monitoring the displacement and settlement of populations in different areas such as coastal zones, marine ecosystems, urban and rural areas; </w:t>
      </w:r>
    </w:p>
    <w:p w14:paraId="57E987AE" w14:textId="77777777" w:rsidR="008B1F5F" w:rsidRDefault="008B1F5F" w:rsidP="008B1F5F">
      <w:pPr>
        <w:spacing w:before="0" w:after="160" w:line="259" w:lineRule="auto"/>
      </w:pPr>
      <w:r>
        <w:br w:type="page"/>
      </w:r>
    </w:p>
    <w:p w14:paraId="350712BA" w14:textId="77777777" w:rsidR="008B1F5F" w:rsidRPr="005B5267" w:rsidRDefault="008B1F5F" w:rsidP="008B1F5F">
      <w:pPr>
        <w:jc w:val="center"/>
        <w:rPr>
          <w:b/>
          <w:bCs/>
          <w:lang w:val="en-US"/>
        </w:rPr>
      </w:pPr>
      <w:r w:rsidRPr="005B5267">
        <w:rPr>
          <w:b/>
          <w:bCs/>
          <w:lang w:val="en-US"/>
        </w:rPr>
        <w:lastRenderedPageBreak/>
        <w:t>Baseline Text</w:t>
      </w:r>
    </w:p>
    <w:p w14:paraId="6B662E5A" w14:textId="736D3D61" w:rsidR="008B1F5F" w:rsidRPr="00684299" w:rsidRDefault="008B1F5F" w:rsidP="008B1F5F">
      <w:pPr>
        <w:rPr>
          <w:lang w:val="en-US"/>
        </w:rPr>
      </w:pPr>
      <w:r w:rsidRPr="00684299">
        <w:rPr>
          <w:lang w:val="en-US"/>
        </w:rPr>
        <w:t xml:space="preserve">Creating resilient and sustainable biodiversity and infrastructure involves integrating ecological principles into the design, development, and management of infrastructure projects. This approach helps to ensure that both natural ecosystems and human-built environments can withstand and recover from environmental stresses while promoting sustainability. Here are key strategies </w:t>
      </w:r>
      <w:del w:id="18" w:author="Vineet Malikk" w:date="2025-06-05T20:20:00Z" w16du:dateUtc="2025-06-05T14:50:00Z">
        <w:r w:rsidRPr="00684299" w:rsidDel="00B9214A">
          <w:rPr>
            <w:lang w:val="en-US"/>
          </w:rPr>
          <w:delText xml:space="preserve">and </w:delText>
        </w:r>
      </w:del>
      <w:r w:rsidRPr="00684299">
        <w:rPr>
          <w:lang w:val="en-US"/>
        </w:rPr>
        <w:t>principles</w:t>
      </w:r>
      <w:ins w:id="19" w:author="Vineet Malikk" w:date="2025-06-05T20:21:00Z" w16du:dateUtc="2025-06-05T14:51:00Z">
        <w:r w:rsidR="00B9214A">
          <w:rPr>
            <w:lang w:val="en-US"/>
          </w:rPr>
          <w:t xml:space="preserve"> and guidance framework</w:t>
        </w:r>
      </w:ins>
      <w:r w:rsidRPr="00684299">
        <w:rPr>
          <w:lang w:val="en-US"/>
        </w:rPr>
        <w:t xml:space="preserve"> for achieving resilient and sustainable biodiversity and infrastructure:</w:t>
      </w:r>
    </w:p>
    <w:p w14:paraId="4A0D2928" w14:textId="77777777" w:rsidR="008B1F5F" w:rsidRPr="00684299" w:rsidRDefault="008B1F5F" w:rsidP="008B1F5F">
      <w:pPr>
        <w:rPr>
          <w:b/>
          <w:bCs/>
          <w:lang w:val="en-US"/>
        </w:rPr>
      </w:pPr>
      <w:r w:rsidRPr="00684299">
        <w:rPr>
          <w:b/>
          <w:bCs/>
          <w:lang w:val="en-US"/>
        </w:rPr>
        <w:t>Key Strategies</w:t>
      </w:r>
    </w:p>
    <w:p w14:paraId="75F0C41C" w14:textId="77777777" w:rsidR="008B1F5F" w:rsidRPr="00684299" w:rsidRDefault="008B1F5F" w:rsidP="008B1F5F">
      <w:pPr>
        <w:numPr>
          <w:ilvl w:val="0"/>
          <w:numId w:val="25"/>
        </w:numPr>
        <w:rPr>
          <w:lang w:val="en-US"/>
        </w:rPr>
      </w:pPr>
      <w:r w:rsidRPr="00684299">
        <w:rPr>
          <w:b/>
          <w:bCs/>
          <w:lang w:val="en-US"/>
        </w:rPr>
        <w:t>Integrating Green Infrastructure</w:t>
      </w:r>
    </w:p>
    <w:p w14:paraId="30A06B8C" w14:textId="77777777" w:rsidR="008B1F5F" w:rsidRPr="00684299" w:rsidRDefault="008B1F5F" w:rsidP="008B1F5F">
      <w:pPr>
        <w:numPr>
          <w:ilvl w:val="1"/>
          <w:numId w:val="25"/>
        </w:numPr>
        <w:rPr>
          <w:lang w:val="en-US"/>
        </w:rPr>
      </w:pPr>
      <w:r w:rsidRPr="00684299">
        <w:rPr>
          <w:b/>
          <w:bCs/>
          <w:lang w:val="en-US"/>
        </w:rPr>
        <w:t>Green Roofs and Walls</w:t>
      </w:r>
      <w:r w:rsidRPr="00684299">
        <w:rPr>
          <w:lang w:val="en-US"/>
        </w:rPr>
        <w:t>: Incorporate vegetation into building designs to enhance biodiversity, reduce urban heat islands, and manage stormwater.</w:t>
      </w:r>
    </w:p>
    <w:p w14:paraId="154A99A0" w14:textId="77777777" w:rsidR="008B1F5F" w:rsidRPr="00684299" w:rsidRDefault="008B1F5F" w:rsidP="008B1F5F">
      <w:pPr>
        <w:numPr>
          <w:ilvl w:val="1"/>
          <w:numId w:val="25"/>
        </w:numPr>
        <w:rPr>
          <w:lang w:val="en-US"/>
        </w:rPr>
      </w:pPr>
      <w:r w:rsidRPr="00684299">
        <w:rPr>
          <w:b/>
          <w:bCs/>
          <w:lang w:val="en-US"/>
        </w:rPr>
        <w:t>Urban Forests and Parks</w:t>
      </w:r>
      <w:r w:rsidRPr="00684299">
        <w:rPr>
          <w:lang w:val="en-US"/>
        </w:rPr>
        <w:t>: Develop and maintain green spaces that support local wildlife, improve air quality, and provide recreational areas for communities.</w:t>
      </w:r>
    </w:p>
    <w:p w14:paraId="69F458B4" w14:textId="77777777" w:rsidR="008B1F5F" w:rsidRPr="00684299" w:rsidRDefault="008B1F5F" w:rsidP="008B1F5F">
      <w:pPr>
        <w:numPr>
          <w:ilvl w:val="1"/>
          <w:numId w:val="25"/>
        </w:numPr>
        <w:rPr>
          <w:lang w:val="en-US"/>
        </w:rPr>
      </w:pPr>
      <w:r w:rsidRPr="00684299">
        <w:rPr>
          <w:b/>
          <w:bCs/>
          <w:lang w:val="en-US"/>
        </w:rPr>
        <w:t>Wetlands and Riparian Buffers</w:t>
      </w:r>
      <w:r w:rsidRPr="00684299">
        <w:rPr>
          <w:lang w:val="en-US"/>
        </w:rPr>
        <w:t>: Protect and restore wetlands and riparian zones to enhance water quality, support diverse habitats, and mitigate flood risks.</w:t>
      </w:r>
    </w:p>
    <w:p w14:paraId="5DFBD977" w14:textId="77777777" w:rsidR="008B1F5F" w:rsidRPr="00684299" w:rsidRDefault="008B1F5F" w:rsidP="008B1F5F">
      <w:pPr>
        <w:numPr>
          <w:ilvl w:val="0"/>
          <w:numId w:val="25"/>
        </w:numPr>
        <w:rPr>
          <w:lang w:val="en-US"/>
        </w:rPr>
      </w:pPr>
      <w:r w:rsidRPr="00684299">
        <w:rPr>
          <w:b/>
          <w:bCs/>
          <w:lang w:val="en-US"/>
        </w:rPr>
        <w:t>Adopting Nature-Based Solutions</w:t>
      </w:r>
    </w:p>
    <w:p w14:paraId="21D28F89" w14:textId="77777777" w:rsidR="008B1F5F" w:rsidRPr="00684299" w:rsidRDefault="008B1F5F" w:rsidP="008B1F5F">
      <w:pPr>
        <w:numPr>
          <w:ilvl w:val="1"/>
          <w:numId w:val="25"/>
        </w:numPr>
        <w:rPr>
          <w:lang w:val="en-US"/>
        </w:rPr>
      </w:pPr>
      <w:r w:rsidRPr="00684299">
        <w:rPr>
          <w:b/>
          <w:bCs/>
          <w:lang w:val="en-US"/>
        </w:rPr>
        <w:t>Ecosystem-Based Adaptation (EbA)</w:t>
      </w:r>
      <w:r w:rsidRPr="00684299">
        <w:rPr>
          <w:lang w:val="en-US"/>
        </w:rPr>
        <w:t>: Use natural systems and processes to enhance resilience to climate change, such as restoring mangroves to protect coastal areas from storm surges.</w:t>
      </w:r>
    </w:p>
    <w:p w14:paraId="25D9446D" w14:textId="77777777" w:rsidR="008B1F5F" w:rsidRPr="00684299" w:rsidRDefault="008B1F5F" w:rsidP="008B1F5F">
      <w:pPr>
        <w:numPr>
          <w:ilvl w:val="1"/>
          <w:numId w:val="25"/>
        </w:numPr>
        <w:rPr>
          <w:lang w:val="en-US"/>
        </w:rPr>
      </w:pPr>
      <w:r w:rsidRPr="00684299">
        <w:rPr>
          <w:b/>
          <w:bCs/>
          <w:lang w:val="en-US"/>
        </w:rPr>
        <w:t>Sustainable Drainage Systems (SuDS)</w:t>
      </w:r>
      <w:r w:rsidRPr="00684299">
        <w:rPr>
          <w:lang w:val="en-US"/>
        </w:rPr>
        <w:t>: Implement systems that mimic natural hydrology to manage stormwater, reduce runoff, and prevent flooding.</w:t>
      </w:r>
    </w:p>
    <w:p w14:paraId="1B22D248" w14:textId="77777777" w:rsidR="008B1F5F" w:rsidRPr="00684299" w:rsidRDefault="008B1F5F" w:rsidP="008B1F5F">
      <w:pPr>
        <w:numPr>
          <w:ilvl w:val="0"/>
          <w:numId w:val="25"/>
        </w:numPr>
        <w:rPr>
          <w:lang w:val="en-US"/>
        </w:rPr>
      </w:pPr>
      <w:r w:rsidRPr="00684299">
        <w:rPr>
          <w:b/>
          <w:bCs/>
          <w:lang w:val="en-US"/>
        </w:rPr>
        <w:t>Promoting Connectivity and Landscape Integration</w:t>
      </w:r>
    </w:p>
    <w:p w14:paraId="21E9CEFA" w14:textId="77777777" w:rsidR="008B1F5F" w:rsidRPr="00684299" w:rsidRDefault="008B1F5F" w:rsidP="008B1F5F">
      <w:pPr>
        <w:numPr>
          <w:ilvl w:val="1"/>
          <w:numId w:val="25"/>
        </w:numPr>
        <w:rPr>
          <w:lang w:val="en-US"/>
        </w:rPr>
      </w:pPr>
      <w:r w:rsidRPr="00684299">
        <w:rPr>
          <w:b/>
          <w:bCs/>
          <w:lang w:val="en-US"/>
        </w:rPr>
        <w:t>Wildlife Corridors</w:t>
      </w:r>
      <w:r w:rsidRPr="00684299">
        <w:rPr>
          <w:lang w:val="en-US"/>
        </w:rPr>
        <w:t>: Establish corridors that connect fragmented habitats, allowing species to migrate, disperse, and maintain genetic diversity.</w:t>
      </w:r>
    </w:p>
    <w:p w14:paraId="21B616DA" w14:textId="77777777" w:rsidR="008B1F5F" w:rsidRPr="00684299" w:rsidRDefault="008B1F5F" w:rsidP="008B1F5F">
      <w:pPr>
        <w:numPr>
          <w:ilvl w:val="1"/>
          <w:numId w:val="25"/>
        </w:numPr>
        <w:rPr>
          <w:lang w:val="en-US"/>
        </w:rPr>
      </w:pPr>
      <w:r w:rsidRPr="00684299">
        <w:rPr>
          <w:b/>
          <w:bCs/>
          <w:lang w:val="en-US"/>
        </w:rPr>
        <w:t>Multi-functional Landscapes</w:t>
      </w:r>
      <w:r w:rsidRPr="00684299">
        <w:rPr>
          <w:lang w:val="en-US"/>
        </w:rPr>
        <w:t>: Design landscapes that provide multiple ecosystem services, such as recreation, biodiversity conservation, and agricultural production.</w:t>
      </w:r>
    </w:p>
    <w:p w14:paraId="61976E5A" w14:textId="77777777" w:rsidR="008B1F5F" w:rsidRPr="00684299" w:rsidRDefault="008B1F5F" w:rsidP="008B1F5F">
      <w:pPr>
        <w:numPr>
          <w:ilvl w:val="0"/>
          <w:numId w:val="25"/>
        </w:numPr>
        <w:rPr>
          <w:lang w:val="en-US"/>
        </w:rPr>
      </w:pPr>
      <w:r w:rsidRPr="00684299">
        <w:rPr>
          <w:b/>
          <w:bCs/>
          <w:lang w:val="en-US"/>
        </w:rPr>
        <w:t>Implementing Sustainable Design Principles</w:t>
      </w:r>
    </w:p>
    <w:p w14:paraId="097165A4" w14:textId="77777777" w:rsidR="008B1F5F" w:rsidRPr="00684299" w:rsidRDefault="008B1F5F" w:rsidP="008B1F5F">
      <w:pPr>
        <w:numPr>
          <w:ilvl w:val="1"/>
          <w:numId w:val="25"/>
        </w:numPr>
        <w:rPr>
          <w:lang w:val="en-US"/>
        </w:rPr>
      </w:pPr>
      <w:r w:rsidRPr="00684299">
        <w:rPr>
          <w:b/>
          <w:bCs/>
          <w:lang w:val="en-US"/>
        </w:rPr>
        <w:t>Low Impact Development (LID)</w:t>
      </w:r>
      <w:r w:rsidRPr="00684299">
        <w:rPr>
          <w:lang w:val="en-US"/>
        </w:rPr>
        <w:t>: Design infrastructure that minimizes environmental impact, such as permeable pavements, rain gardens, and bioswales.</w:t>
      </w:r>
    </w:p>
    <w:p w14:paraId="5E54EA1E" w14:textId="77777777" w:rsidR="008B1F5F" w:rsidRPr="00684299" w:rsidRDefault="008B1F5F" w:rsidP="008B1F5F">
      <w:pPr>
        <w:numPr>
          <w:ilvl w:val="1"/>
          <w:numId w:val="25"/>
        </w:numPr>
        <w:rPr>
          <w:lang w:val="en-US"/>
        </w:rPr>
      </w:pPr>
      <w:r w:rsidRPr="00684299">
        <w:rPr>
          <w:b/>
          <w:bCs/>
          <w:lang w:val="en-US"/>
        </w:rPr>
        <w:t>Circular Economy</w:t>
      </w:r>
      <w:r w:rsidRPr="00684299">
        <w:rPr>
          <w:lang w:val="en-US"/>
        </w:rPr>
        <w:t>: Promote the use of sustainable materials, recycling, and waste reduction in infrastructure projects to minimize resource consumption and environmental impact.</w:t>
      </w:r>
    </w:p>
    <w:p w14:paraId="7AA65ACF" w14:textId="77777777" w:rsidR="008B1F5F" w:rsidRPr="00684299" w:rsidRDefault="008B1F5F" w:rsidP="008B1F5F">
      <w:pPr>
        <w:numPr>
          <w:ilvl w:val="0"/>
          <w:numId w:val="25"/>
        </w:numPr>
        <w:rPr>
          <w:lang w:val="en-US"/>
        </w:rPr>
      </w:pPr>
      <w:r w:rsidRPr="00684299">
        <w:rPr>
          <w:b/>
          <w:bCs/>
          <w:lang w:val="en-US"/>
        </w:rPr>
        <w:t>Enhancing Community Engagement and Co-Benefits</w:t>
      </w:r>
    </w:p>
    <w:p w14:paraId="5AF6B634" w14:textId="77777777" w:rsidR="008B1F5F" w:rsidRPr="00684299" w:rsidRDefault="008B1F5F" w:rsidP="008B1F5F">
      <w:pPr>
        <w:numPr>
          <w:ilvl w:val="1"/>
          <w:numId w:val="25"/>
        </w:numPr>
        <w:rPr>
          <w:lang w:val="en-US"/>
        </w:rPr>
      </w:pPr>
      <w:r w:rsidRPr="00684299">
        <w:rPr>
          <w:b/>
          <w:bCs/>
          <w:lang w:val="en-US"/>
        </w:rPr>
        <w:t>Public Participation</w:t>
      </w:r>
      <w:r w:rsidRPr="00684299">
        <w:rPr>
          <w:lang w:val="en-US"/>
        </w:rPr>
        <w:t>: Involve local communities in planning and decision-making processes to ensure that infrastructure projects meet their needs and support local biodiversity.</w:t>
      </w:r>
    </w:p>
    <w:p w14:paraId="45B8BE3C" w14:textId="77777777" w:rsidR="008B1F5F" w:rsidRPr="00684299" w:rsidRDefault="008B1F5F" w:rsidP="008B1F5F">
      <w:pPr>
        <w:numPr>
          <w:ilvl w:val="1"/>
          <w:numId w:val="25"/>
        </w:numPr>
        <w:rPr>
          <w:lang w:val="en-US"/>
        </w:rPr>
      </w:pPr>
      <w:r w:rsidRPr="00684299">
        <w:rPr>
          <w:b/>
          <w:bCs/>
          <w:lang w:val="en-US"/>
        </w:rPr>
        <w:t>Education and Awareness</w:t>
      </w:r>
      <w:r w:rsidRPr="00684299">
        <w:rPr>
          <w:lang w:val="en-US"/>
        </w:rPr>
        <w:t>: Promote awareness about the importance of biodiversity and sustainable infrastructure through education and outreach programs.</w:t>
      </w:r>
    </w:p>
    <w:p w14:paraId="5B66D95D" w14:textId="77777777" w:rsidR="008B1F5F" w:rsidRPr="00684299" w:rsidRDefault="008B1F5F" w:rsidP="008B1F5F">
      <w:pPr>
        <w:numPr>
          <w:ilvl w:val="0"/>
          <w:numId w:val="25"/>
        </w:numPr>
        <w:rPr>
          <w:lang w:val="en-US"/>
        </w:rPr>
      </w:pPr>
      <w:r w:rsidRPr="00684299">
        <w:rPr>
          <w:b/>
          <w:bCs/>
          <w:lang w:val="en-US"/>
        </w:rPr>
        <w:t>Implementing Resilient Infrastructure Practices</w:t>
      </w:r>
    </w:p>
    <w:p w14:paraId="13ADAF43" w14:textId="77777777" w:rsidR="008B1F5F" w:rsidRPr="00684299" w:rsidRDefault="008B1F5F" w:rsidP="008B1F5F">
      <w:pPr>
        <w:numPr>
          <w:ilvl w:val="1"/>
          <w:numId w:val="25"/>
        </w:numPr>
        <w:rPr>
          <w:lang w:val="en-US"/>
        </w:rPr>
      </w:pPr>
      <w:r w:rsidRPr="00684299">
        <w:rPr>
          <w:b/>
          <w:bCs/>
          <w:lang w:val="en-US"/>
        </w:rPr>
        <w:t>Climate-Resilient Design</w:t>
      </w:r>
      <w:r w:rsidRPr="00684299">
        <w:rPr>
          <w:lang w:val="en-US"/>
        </w:rPr>
        <w:t>: Incorporate climate change projections into infrastructure design to ensure long-term resilience, such as building flood defenses that account for rising sea levels.</w:t>
      </w:r>
    </w:p>
    <w:p w14:paraId="09295517" w14:textId="77777777" w:rsidR="008B1F5F" w:rsidRPr="00684299" w:rsidRDefault="008B1F5F" w:rsidP="008B1F5F">
      <w:pPr>
        <w:numPr>
          <w:ilvl w:val="1"/>
          <w:numId w:val="25"/>
        </w:numPr>
        <w:rPr>
          <w:lang w:val="en-US"/>
        </w:rPr>
      </w:pPr>
      <w:r w:rsidRPr="00684299">
        <w:rPr>
          <w:b/>
          <w:bCs/>
          <w:lang w:val="en-US"/>
        </w:rPr>
        <w:lastRenderedPageBreak/>
        <w:t>Redundancy and Robustness</w:t>
      </w:r>
      <w:r w:rsidRPr="00684299">
        <w:rPr>
          <w:lang w:val="en-US"/>
        </w:rPr>
        <w:t>: Design infrastructure systems with redundancy and robustness to withstand and recover from disruptions, such as multiple transportation routes and backup energy systems.</w:t>
      </w:r>
    </w:p>
    <w:p w14:paraId="11B20C3B" w14:textId="77777777" w:rsidR="008B1F5F" w:rsidRPr="00684299" w:rsidRDefault="008B1F5F" w:rsidP="008B1F5F">
      <w:pPr>
        <w:rPr>
          <w:b/>
          <w:bCs/>
          <w:lang w:val="en-US"/>
        </w:rPr>
      </w:pPr>
      <w:r w:rsidRPr="00684299">
        <w:rPr>
          <w:b/>
          <w:bCs/>
          <w:lang w:val="en-US"/>
        </w:rPr>
        <w:t>Principles for Sustainable Biodiversity and Infrastructure</w:t>
      </w:r>
    </w:p>
    <w:p w14:paraId="768BE1BC" w14:textId="77777777" w:rsidR="008B1F5F" w:rsidRPr="00684299" w:rsidRDefault="008B1F5F" w:rsidP="008B1F5F">
      <w:pPr>
        <w:numPr>
          <w:ilvl w:val="0"/>
          <w:numId w:val="26"/>
        </w:numPr>
        <w:rPr>
          <w:lang w:val="en-US"/>
        </w:rPr>
      </w:pPr>
      <w:r w:rsidRPr="00684299">
        <w:rPr>
          <w:b/>
          <w:bCs/>
          <w:lang w:val="en-US"/>
        </w:rPr>
        <w:t>Holistic Planning and Design</w:t>
      </w:r>
    </w:p>
    <w:p w14:paraId="6F5FF33D" w14:textId="77777777" w:rsidR="008B1F5F" w:rsidRPr="00684299" w:rsidRDefault="008B1F5F" w:rsidP="008B1F5F">
      <w:pPr>
        <w:numPr>
          <w:ilvl w:val="1"/>
          <w:numId w:val="26"/>
        </w:numPr>
        <w:rPr>
          <w:lang w:val="en-US"/>
        </w:rPr>
      </w:pPr>
      <w:r w:rsidRPr="00684299">
        <w:rPr>
          <w:lang w:val="en-US"/>
        </w:rPr>
        <w:t>Consider the interconnections between natural and built environments and plan infrastructure projects that enhance both.</w:t>
      </w:r>
    </w:p>
    <w:p w14:paraId="4F03546F" w14:textId="77777777" w:rsidR="008B1F5F" w:rsidRPr="00684299" w:rsidRDefault="008B1F5F" w:rsidP="008B1F5F">
      <w:pPr>
        <w:numPr>
          <w:ilvl w:val="1"/>
          <w:numId w:val="26"/>
        </w:numPr>
        <w:rPr>
          <w:lang w:val="en-US"/>
        </w:rPr>
      </w:pPr>
      <w:r w:rsidRPr="00684299">
        <w:rPr>
          <w:lang w:val="en-US"/>
        </w:rPr>
        <w:t>Use landscape-scale planning to integrate infrastructure with ecological networks and processes.</w:t>
      </w:r>
    </w:p>
    <w:p w14:paraId="4DCB081B" w14:textId="77777777" w:rsidR="008B1F5F" w:rsidRPr="00684299" w:rsidRDefault="008B1F5F" w:rsidP="008B1F5F">
      <w:pPr>
        <w:numPr>
          <w:ilvl w:val="0"/>
          <w:numId w:val="26"/>
        </w:numPr>
        <w:rPr>
          <w:lang w:val="en-US"/>
        </w:rPr>
      </w:pPr>
      <w:r w:rsidRPr="00684299">
        <w:rPr>
          <w:b/>
          <w:bCs/>
          <w:lang w:val="en-US"/>
        </w:rPr>
        <w:t>Adaptive Management</w:t>
      </w:r>
    </w:p>
    <w:p w14:paraId="0102CF3A" w14:textId="77777777" w:rsidR="008B1F5F" w:rsidRPr="00684299" w:rsidRDefault="008B1F5F" w:rsidP="008B1F5F">
      <w:pPr>
        <w:numPr>
          <w:ilvl w:val="1"/>
          <w:numId w:val="26"/>
        </w:numPr>
        <w:rPr>
          <w:lang w:val="en-US"/>
        </w:rPr>
      </w:pPr>
      <w:r w:rsidRPr="00684299">
        <w:rPr>
          <w:lang w:val="en-US"/>
        </w:rPr>
        <w:t>Employ adaptive management practices that allow for flexibility and adjustments based on monitoring and feedback.</w:t>
      </w:r>
    </w:p>
    <w:p w14:paraId="63D48842" w14:textId="77777777" w:rsidR="008B1F5F" w:rsidRPr="00684299" w:rsidRDefault="008B1F5F" w:rsidP="008B1F5F">
      <w:pPr>
        <w:numPr>
          <w:ilvl w:val="1"/>
          <w:numId w:val="26"/>
        </w:numPr>
        <w:rPr>
          <w:lang w:val="en-US"/>
        </w:rPr>
      </w:pPr>
      <w:r w:rsidRPr="00684299">
        <w:rPr>
          <w:lang w:val="en-US"/>
        </w:rPr>
        <w:t>Implement monitoring programs to track the health of ecosystems and the effectiveness of infrastructure projects in supporting biodiversity.</w:t>
      </w:r>
    </w:p>
    <w:p w14:paraId="6B7C41EA" w14:textId="77777777" w:rsidR="008B1F5F" w:rsidRPr="00684299" w:rsidRDefault="008B1F5F" w:rsidP="008B1F5F">
      <w:pPr>
        <w:numPr>
          <w:ilvl w:val="0"/>
          <w:numId w:val="26"/>
        </w:numPr>
        <w:rPr>
          <w:lang w:val="en-US"/>
        </w:rPr>
      </w:pPr>
      <w:r w:rsidRPr="00684299">
        <w:rPr>
          <w:b/>
          <w:bCs/>
          <w:lang w:val="en-US"/>
        </w:rPr>
        <w:t>Ecosystem Services Valuation</w:t>
      </w:r>
    </w:p>
    <w:p w14:paraId="18F98F91" w14:textId="77777777" w:rsidR="008B1F5F" w:rsidRPr="00684299" w:rsidRDefault="008B1F5F" w:rsidP="008B1F5F">
      <w:pPr>
        <w:numPr>
          <w:ilvl w:val="1"/>
          <w:numId w:val="26"/>
        </w:numPr>
        <w:rPr>
          <w:lang w:val="en-US"/>
        </w:rPr>
      </w:pPr>
      <w:r w:rsidRPr="00684299">
        <w:rPr>
          <w:lang w:val="en-US"/>
        </w:rPr>
        <w:t>Recognize and quantify the value of ecosystem services provided by natural systems, such as clean water, air purification, and carbon sequestration.</w:t>
      </w:r>
    </w:p>
    <w:p w14:paraId="39057455" w14:textId="77777777" w:rsidR="008B1F5F" w:rsidRPr="00684299" w:rsidRDefault="008B1F5F" w:rsidP="008B1F5F">
      <w:pPr>
        <w:numPr>
          <w:ilvl w:val="1"/>
          <w:numId w:val="26"/>
        </w:numPr>
        <w:rPr>
          <w:lang w:val="en-US"/>
        </w:rPr>
      </w:pPr>
      <w:r w:rsidRPr="00684299">
        <w:rPr>
          <w:lang w:val="en-US"/>
        </w:rPr>
        <w:t>Incorporate these values into cost-benefit analyses and decision-making processes for infrastructure projects.</w:t>
      </w:r>
    </w:p>
    <w:p w14:paraId="214CC5BC" w14:textId="77777777" w:rsidR="008B1F5F" w:rsidRPr="00684299" w:rsidRDefault="008B1F5F" w:rsidP="008B1F5F">
      <w:pPr>
        <w:numPr>
          <w:ilvl w:val="0"/>
          <w:numId w:val="26"/>
        </w:numPr>
        <w:rPr>
          <w:lang w:val="en-US"/>
        </w:rPr>
      </w:pPr>
      <w:r w:rsidRPr="00684299">
        <w:rPr>
          <w:b/>
          <w:bCs/>
          <w:lang w:val="en-US"/>
        </w:rPr>
        <w:t>Resilience and Redundancy</w:t>
      </w:r>
    </w:p>
    <w:p w14:paraId="194A8382" w14:textId="77777777" w:rsidR="008B1F5F" w:rsidRPr="00684299" w:rsidRDefault="008B1F5F" w:rsidP="008B1F5F">
      <w:pPr>
        <w:numPr>
          <w:ilvl w:val="1"/>
          <w:numId w:val="26"/>
        </w:numPr>
        <w:rPr>
          <w:lang w:val="en-US"/>
        </w:rPr>
      </w:pPr>
      <w:r w:rsidRPr="00684299">
        <w:rPr>
          <w:lang w:val="en-US"/>
        </w:rPr>
        <w:t>Design infrastructure to be resilient to environmental changes and extreme events, with redundant systems to ensure continued functionality.</w:t>
      </w:r>
    </w:p>
    <w:p w14:paraId="5AA3CD45" w14:textId="77777777" w:rsidR="008B1F5F" w:rsidRPr="00684299" w:rsidRDefault="008B1F5F" w:rsidP="008B1F5F">
      <w:pPr>
        <w:numPr>
          <w:ilvl w:val="1"/>
          <w:numId w:val="26"/>
        </w:numPr>
        <w:rPr>
          <w:lang w:val="en-US"/>
        </w:rPr>
      </w:pPr>
      <w:r w:rsidRPr="00684299">
        <w:rPr>
          <w:lang w:val="en-US"/>
        </w:rPr>
        <w:t>Enhance the resilience of ecosystems by protecting and restoring diverse and functional habitats.</w:t>
      </w:r>
    </w:p>
    <w:p w14:paraId="5906AF00" w14:textId="77777777" w:rsidR="008B1F5F" w:rsidRPr="00684299" w:rsidRDefault="008B1F5F" w:rsidP="008B1F5F">
      <w:pPr>
        <w:numPr>
          <w:ilvl w:val="0"/>
          <w:numId w:val="26"/>
        </w:numPr>
        <w:rPr>
          <w:lang w:val="en-US"/>
        </w:rPr>
      </w:pPr>
      <w:r w:rsidRPr="00684299">
        <w:rPr>
          <w:b/>
          <w:bCs/>
          <w:lang w:val="en-US"/>
        </w:rPr>
        <w:t>Sustainable Resource Management</w:t>
      </w:r>
    </w:p>
    <w:p w14:paraId="70747228" w14:textId="77777777" w:rsidR="008B1F5F" w:rsidRPr="00684299" w:rsidRDefault="008B1F5F" w:rsidP="008B1F5F">
      <w:pPr>
        <w:numPr>
          <w:ilvl w:val="1"/>
          <w:numId w:val="26"/>
        </w:numPr>
        <w:rPr>
          <w:lang w:val="en-US"/>
        </w:rPr>
      </w:pPr>
      <w:r w:rsidRPr="00684299">
        <w:rPr>
          <w:lang w:val="en-US"/>
        </w:rPr>
        <w:t>Use sustainable practices in the extraction, production, and disposal of materials used in infrastructure projects.</w:t>
      </w:r>
    </w:p>
    <w:p w14:paraId="3E4C5C98" w14:textId="77777777" w:rsidR="008B1F5F" w:rsidRPr="00684299" w:rsidRDefault="008B1F5F" w:rsidP="008B1F5F">
      <w:pPr>
        <w:numPr>
          <w:ilvl w:val="1"/>
          <w:numId w:val="26"/>
        </w:numPr>
        <w:rPr>
          <w:lang w:val="en-US"/>
        </w:rPr>
      </w:pPr>
      <w:r w:rsidRPr="00684299">
        <w:rPr>
          <w:lang w:val="en-US"/>
        </w:rPr>
        <w:t>Promote resource efficiency and minimize waste through recycling, reuse, and the use of renewable resources.</w:t>
      </w:r>
    </w:p>
    <w:p w14:paraId="12891AFF" w14:textId="77777777" w:rsidR="008B1F5F" w:rsidRPr="00684299" w:rsidRDefault="008B1F5F" w:rsidP="008B1F5F">
      <w:pPr>
        <w:rPr>
          <w:b/>
          <w:bCs/>
          <w:lang w:val="en-US"/>
        </w:rPr>
      </w:pPr>
      <w:r>
        <w:rPr>
          <w:b/>
          <w:bCs/>
          <w:lang w:val="en-US"/>
        </w:rPr>
        <w:t xml:space="preserve">Target </w:t>
      </w:r>
    </w:p>
    <w:p w14:paraId="30DD7211" w14:textId="77777777" w:rsidR="008B1F5F" w:rsidRDefault="008B1F5F" w:rsidP="008B1F5F">
      <w:pPr>
        <w:rPr>
          <w:lang w:val="en-US"/>
        </w:rPr>
      </w:pPr>
      <w:r w:rsidRPr="00684299">
        <w:rPr>
          <w:lang w:val="en-US"/>
        </w:rPr>
        <w:t>Achieving resilient and sustainable biodiversity and infrastructure requires an integrated approach that balances the needs of human development with the protection and enhancement of natural ecosystems. By adopting green infrastructure, nature-based solutions, sustainable design principles, and engaging communities, we can create environments that are capable of withstanding environmental stresses while promoting sustainability and biodiversity.</w:t>
      </w:r>
    </w:p>
    <w:p w14:paraId="3A6DD051" w14:textId="77777777" w:rsidR="008B1F5F" w:rsidRDefault="008B1F5F" w:rsidP="008B1F5F"/>
    <w:p w14:paraId="61656169" w14:textId="77777777" w:rsidR="00123820" w:rsidRPr="006E6818" w:rsidRDefault="00123820" w:rsidP="00123820">
      <w:pPr>
        <w:jc w:val="both"/>
        <w:rPr>
          <w:ins w:id="20" w:author="Vineet Malikk" w:date="2025-05-13T00:06:00Z"/>
          <w:rFonts w:asciiTheme="majorBidi" w:hAnsiTheme="majorBidi" w:cstheme="majorBidi"/>
          <w:b/>
          <w:bCs/>
          <w:u w:val="single"/>
        </w:rPr>
      </w:pPr>
    </w:p>
    <w:p w14:paraId="790224A6" w14:textId="3E20245A" w:rsidR="00123820" w:rsidRPr="006E6818" w:rsidRDefault="00123820" w:rsidP="00123820">
      <w:pPr>
        <w:pStyle w:val="Heading2"/>
        <w:rPr>
          <w:ins w:id="21" w:author="Vineet Malikk" w:date="2025-05-13T00:06:00Z"/>
          <w:rFonts w:asciiTheme="majorBidi" w:hAnsiTheme="majorBidi" w:cstheme="majorBidi"/>
          <w:szCs w:val="24"/>
        </w:rPr>
      </w:pPr>
      <w:ins w:id="22" w:author="Vineet Malikk" w:date="2025-05-13T00:06:00Z">
        <w:r w:rsidRPr="006E6818">
          <w:rPr>
            <w:rFonts w:asciiTheme="majorBidi" w:hAnsiTheme="majorBidi" w:cstheme="majorBidi"/>
            <w:szCs w:val="24"/>
          </w:rPr>
          <w:t xml:space="preserve">Global </w:t>
        </w:r>
      </w:ins>
      <w:ins w:id="23" w:author="PC" w:date="2025-05-20T13:19:00Z">
        <w:r w:rsidR="000754BC">
          <w:rPr>
            <w:rFonts w:asciiTheme="majorBidi" w:hAnsiTheme="majorBidi" w:cstheme="majorBidi"/>
            <w:szCs w:val="24"/>
          </w:rPr>
          <w:t xml:space="preserve">Guidance </w:t>
        </w:r>
      </w:ins>
      <w:ins w:id="24" w:author="Vineet Malikk" w:date="2025-05-13T00:06:00Z">
        <w:r w:rsidRPr="006E6818">
          <w:rPr>
            <w:rFonts w:asciiTheme="majorBidi" w:hAnsiTheme="majorBidi" w:cstheme="majorBidi"/>
            <w:szCs w:val="24"/>
          </w:rPr>
          <w:t>Framework for ICT Integration in Climate and Biodiversity Monitoring</w:t>
        </w:r>
      </w:ins>
    </w:p>
    <w:p w14:paraId="6244F5C7" w14:textId="70FB1619" w:rsidR="00123820" w:rsidRPr="0051292E" w:rsidRDefault="00123820" w:rsidP="00123820">
      <w:pPr>
        <w:rPr>
          <w:ins w:id="25" w:author="Vineet Malikk" w:date="2025-05-13T00:06:00Z"/>
          <w:rFonts w:asciiTheme="majorBidi" w:hAnsiTheme="majorBidi" w:cstheme="majorBidi"/>
        </w:rPr>
      </w:pPr>
      <w:ins w:id="26" w:author="Vineet Malikk" w:date="2025-05-13T00:06:00Z">
        <w:r w:rsidRPr="006E6818">
          <w:rPr>
            <w:rFonts w:asciiTheme="majorBidi" w:hAnsiTheme="majorBidi" w:cstheme="majorBidi"/>
          </w:rPr>
          <w:t xml:space="preserve">To safeguard biodiversity in the face of climate change and natural disasters, it is critical to integrate ICTs that enhance ecosystem monitoring, rapid communication, and local engagement. </w:t>
        </w:r>
        <w:r w:rsidRPr="0051292E">
          <w:rPr>
            <w:rFonts w:asciiTheme="majorBidi" w:hAnsiTheme="majorBidi" w:cstheme="majorBidi"/>
          </w:rPr>
          <w:lastRenderedPageBreak/>
          <w:t>The following components</w:t>
        </w:r>
      </w:ins>
      <w:ins w:id="27" w:author="Vineet Malikk" w:date="2025-06-05T20:09:00Z" w16du:dateUtc="2025-06-05T14:39:00Z">
        <w:r w:rsidR="0051292E" w:rsidRPr="0051292E">
          <w:rPr>
            <w:rFonts w:asciiTheme="majorBidi" w:hAnsiTheme="majorBidi" w:cstheme="majorBidi"/>
          </w:rPr>
          <w:t xml:space="preserve"> can  help create a structured approach to utilize how ICT could </w:t>
        </w:r>
      </w:ins>
      <w:ins w:id="28" w:author="Vineet Malikk" w:date="2025-06-05T20:10:00Z" w16du:dateUtc="2025-06-05T14:40:00Z">
        <w:r w:rsidR="0051292E" w:rsidRPr="0051292E">
          <w:rPr>
            <w:rFonts w:asciiTheme="majorBidi" w:hAnsiTheme="majorBidi" w:cstheme="majorBidi"/>
          </w:rPr>
          <w:t>suppor</w:t>
        </w:r>
      </w:ins>
      <w:ins w:id="29" w:author="Vineet Malikk" w:date="2025-05-13T00:06:00Z">
        <w:r w:rsidRPr="0051292E">
          <w:rPr>
            <w:rFonts w:asciiTheme="majorBidi" w:hAnsiTheme="majorBidi" w:cstheme="majorBidi"/>
          </w:rPr>
          <w:t>t climate resilienc</w:t>
        </w:r>
      </w:ins>
      <w:ins w:id="30" w:author="Vineet Malikk" w:date="2025-06-05T20:10:00Z" w16du:dateUtc="2025-06-05T14:40:00Z">
        <w:r w:rsidR="0051292E" w:rsidRPr="0051292E">
          <w:rPr>
            <w:rFonts w:asciiTheme="majorBidi" w:hAnsiTheme="majorBidi" w:cstheme="majorBidi"/>
          </w:rPr>
          <w:t xml:space="preserve">e and </w:t>
        </w:r>
      </w:ins>
      <w:ins w:id="31" w:author="Vineet Malikk" w:date="2025-05-13T00:06:00Z">
        <w:r w:rsidRPr="0051292E">
          <w:rPr>
            <w:rFonts w:asciiTheme="majorBidi" w:hAnsiTheme="majorBidi" w:cstheme="majorBidi"/>
          </w:rPr>
          <w:t>also actively contributes to biodiversity protection.</w:t>
        </w:r>
      </w:ins>
    </w:p>
    <w:p w14:paraId="09A5717F" w14:textId="77777777" w:rsidR="0051292E" w:rsidRPr="0051292E" w:rsidRDefault="0051292E" w:rsidP="0051292E">
      <w:pPr>
        <w:rPr>
          <w:ins w:id="32" w:author="Vineet Malikk" w:date="2025-06-05T20:08:00Z"/>
          <w:rFonts w:asciiTheme="majorBidi" w:hAnsiTheme="majorBidi" w:cstheme="majorBidi"/>
          <w:lang w:val="en-IN"/>
          <w:rPrChange w:id="33" w:author="Vineet Malikk" w:date="2025-06-05T20:11:00Z" w16du:dateUtc="2025-06-05T14:41:00Z">
            <w:rPr>
              <w:ins w:id="34" w:author="Vineet Malikk" w:date="2025-06-05T20:08:00Z"/>
              <w:rFonts w:asciiTheme="majorBidi" w:hAnsiTheme="majorBidi" w:cstheme="majorBidi"/>
              <w:b/>
              <w:bCs/>
              <w:lang w:val="en-IN"/>
            </w:rPr>
          </w:rPrChange>
        </w:rPr>
        <w:pPrChange w:id="35" w:author="Vineet Malikk" w:date="2025-06-05T20:08:00Z" w16du:dateUtc="2025-06-05T14:38:00Z">
          <w:pPr>
            <w:numPr>
              <w:numId w:val="9"/>
            </w:numPr>
            <w:ind w:left="432" w:hanging="432"/>
          </w:pPr>
        </w:pPrChange>
      </w:pPr>
      <w:ins w:id="36" w:author="Vineet Malikk" w:date="2025-06-05T20:08:00Z">
        <w:r w:rsidRPr="0051292E">
          <w:rPr>
            <w:rFonts w:asciiTheme="majorBidi" w:hAnsiTheme="majorBidi" w:cstheme="majorBidi"/>
            <w:lang w:val="en-IN"/>
            <w:rPrChange w:id="37" w:author="Vineet Malikk" w:date="2025-06-05T20:11:00Z" w16du:dateUtc="2025-06-05T14:41:00Z">
              <w:rPr>
                <w:rFonts w:asciiTheme="majorBidi" w:hAnsiTheme="majorBidi" w:cstheme="majorBidi"/>
                <w:b/>
                <w:bCs/>
                <w:lang w:val="en-IN"/>
              </w:rPr>
            </w:rPrChange>
          </w:rPr>
          <w:t>1.1 Disaster-Resilient Telecom Infrastructure for Biodiversity Surveillance and Emergency Response</w:t>
        </w:r>
      </w:ins>
    </w:p>
    <w:p w14:paraId="2AFFDE1E" w14:textId="77777777" w:rsidR="0051292E" w:rsidRPr="0051292E" w:rsidRDefault="0051292E" w:rsidP="0051292E">
      <w:pPr>
        <w:rPr>
          <w:ins w:id="38" w:author="Vineet Malikk" w:date="2025-06-05T20:08:00Z"/>
          <w:rFonts w:asciiTheme="majorBidi" w:hAnsiTheme="majorBidi" w:cstheme="majorBidi"/>
          <w:lang w:val="en-IN"/>
          <w:rPrChange w:id="39" w:author="Vineet Malikk" w:date="2025-06-05T20:11:00Z" w16du:dateUtc="2025-06-05T14:41:00Z">
            <w:rPr>
              <w:ins w:id="40" w:author="Vineet Malikk" w:date="2025-06-05T20:08:00Z"/>
              <w:rFonts w:asciiTheme="majorBidi" w:hAnsiTheme="majorBidi" w:cstheme="majorBidi"/>
              <w:b/>
              <w:bCs/>
              <w:lang w:val="en-IN"/>
            </w:rPr>
          </w:rPrChange>
        </w:rPr>
      </w:pPr>
      <w:ins w:id="41" w:author="Vineet Malikk" w:date="2025-06-05T20:08:00Z">
        <w:r w:rsidRPr="0051292E">
          <w:rPr>
            <w:rFonts w:asciiTheme="majorBidi" w:hAnsiTheme="majorBidi" w:cstheme="majorBidi"/>
            <w:lang w:val="en-IN"/>
            <w:rPrChange w:id="42" w:author="Vineet Malikk" w:date="2025-06-05T20:11:00Z" w16du:dateUtc="2025-06-05T14:41:00Z">
              <w:rPr>
                <w:rFonts w:asciiTheme="majorBidi" w:hAnsiTheme="majorBidi" w:cstheme="majorBidi"/>
                <w:b/>
                <w:bCs/>
                <w:lang w:val="en-IN"/>
              </w:rPr>
            </w:rPrChange>
          </w:rPr>
          <w:t>Resilient telecom infrastructure is essential for maintaining communication in biodiversity hotspots during natural disasters. Initiatives promoting solar-powered telecom towers, underground cabling, and deployable mobile units ensure uninterrupted connectivity in remote and forested areas. This connectivity enables:</w:t>
        </w:r>
        <w:r w:rsidRPr="0051292E">
          <w:rPr>
            <w:rFonts w:asciiTheme="majorBidi" w:hAnsiTheme="majorBidi" w:cstheme="majorBidi"/>
            <w:lang w:val="en-IN"/>
            <w:rPrChange w:id="43" w:author="Vineet Malikk" w:date="2025-06-05T20:11:00Z" w16du:dateUtc="2025-06-05T14:41:00Z">
              <w:rPr>
                <w:rFonts w:asciiTheme="majorBidi" w:hAnsiTheme="majorBidi" w:cstheme="majorBidi"/>
                <w:b/>
                <w:bCs/>
                <w:lang w:val="en-IN"/>
              </w:rPr>
            </w:rPrChange>
          </w:rPr>
          <w:br/>
          <w:t>•</w:t>
        </w:r>
        <w:r w:rsidRPr="0051292E">
          <w:rPr>
            <w:rFonts w:asciiTheme="majorBidi" w:hAnsiTheme="majorBidi" w:cstheme="majorBidi"/>
            <w:lang w:val="en-IN"/>
            <w:rPrChange w:id="44" w:author="Vineet Malikk" w:date="2025-06-05T20:11:00Z" w16du:dateUtc="2025-06-05T14:41:00Z">
              <w:rPr>
                <w:rFonts w:asciiTheme="majorBidi" w:hAnsiTheme="majorBidi" w:cstheme="majorBidi"/>
                <w:b/>
                <w:bCs/>
                <w:lang w:val="en-IN"/>
              </w:rPr>
            </w:rPrChange>
          </w:rPr>
          <w:t> </w:t>
        </w:r>
        <w:r w:rsidRPr="0051292E">
          <w:rPr>
            <w:rFonts w:asciiTheme="majorBidi" w:hAnsiTheme="majorBidi" w:cstheme="majorBidi"/>
            <w:lang w:val="en-IN"/>
            <w:rPrChange w:id="45" w:author="Vineet Malikk" w:date="2025-06-05T20:11:00Z" w16du:dateUtc="2025-06-05T14:41:00Z">
              <w:rPr>
                <w:rFonts w:asciiTheme="majorBidi" w:hAnsiTheme="majorBidi" w:cstheme="majorBidi"/>
                <w:b/>
                <w:bCs/>
                <w:lang w:val="en-IN"/>
              </w:rPr>
            </w:rPrChange>
          </w:rPr>
          <w:t>- Real-time alerts to rangers and conservation staff during floods, wildfires, or landslides</w:t>
        </w:r>
        <w:r w:rsidRPr="0051292E">
          <w:rPr>
            <w:rFonts w:asciiTheme="majorBidi" w:hAnsiTheme="majorBidi" w:cstheme="majorBidi"/>
            <w:lang w:val="en-IN"/>
            <w:rPrChange w:id="46" w:author="Vineet Malikk" w:date="2025-06-05T20:11:00Z" w16du:dateUtc="2025-06-05T14:41:00Z">
              <w:rPr>
                <w:rFonts w:asciiTheme="majorBidi" w:hAnsiTheme="majorBidi" w:cstheme="majorBidi"/>
                <w:b/>
                <w:bCs/>
                <w:lang w:val="en-IN"/>
              </w:rPr>
            </w:rPrChange>
          </w:rPr>
          <w:br/>
          <w:t>•</w:t>
        </w:r>
        <w:r w:rsidRPr="0051292E">
          <w:rPr>
            <w:rFonts w:asciiTheme="majorBidi" w:hAnsiTheme="majorBidi" w:cstheme="majorBidi"/>
            <w:lang w:val="en-IN"/>
            <w:rPrChange w:id="47" w:author="Vineet Malikk" w:date="2025-06-05T20:11:00Z" w16du:dateUtc="2025-06-05T14:41:00Z">
              <w:rPr>
                <w:rFonts w:asciiTheme="majorBidi" w:hAnsiTheme="majorBidi" w:cstheme="majorBidi"/>
                <w:b/>
                <w:bCs/>
                <w:lang w:val="en-IN"/>
              </w:rPr>
            </w:rPrChange>
          </w:rPr>
          <w:t> </w:t>
        </w:r>
        <w:r w:rsidRPr="0051292E">
          <w:rPr>
            <w:rFonts w:asciiTheme="majorBidi" w:hAnsiTheme="majorBidi" w:cstheme="majorBidi"/>
            <w:lang w:val="en-IN"/>
            <w:rPrChange w:id="48" w:author="Vineet Malikk" w:date="2025-06-05T20:11:00Z" w16du:dateUtc="2025-06-05T14:41:00Z">
              <w:rPr>
                <w:rFonts w:asciiTheme="majorBidi" w:hAnsiTheme="majorBidi" w:cstheme="majorBidi"/>
                <w:b/>
                <w:bCs/>
                <w:lang w:val="en-IN"/>
              </w:rPr>
            </w:rPrChange>
          </w:rPr>
          <w:t>- Faster coordination of anti-poaching patrols and wildlife rescue operations</w:t>
        </w:r>
        <w:r w:rsidRPr="0051292E">
          <w:rPr>
            <w:rFonts w:asciiTheme="majorBidi" w:hAnsiTheme="majorBidi" w:cstheme="majorBidi"/>
            <w:lang w:val="en-IN"/>
            <w:rPrChange w:id="49" w:author="Vineet Malikk" w:date="2025-06-05T20:11:00Z" w16du:dateUtc="2025-06-05T14:41:00Z">
              <w:rPr>
                <w:rFonts w:asciiTheme="majorBidi" w:hAnsiTheme="majorBidi" w:cstheme="majorBidi"/>
                <w:b/>
                <w:bCs/>
                <w:lang w:val="en-IN"/>
              </w:rPr>
            </w:rPrChange>
          </w:rPr>
          <w:br/>
          <w:t>•</w:t>
        </w:r>
        <w:r w:rsidRPr="0051292E">
          <w:rPr>
            <w:rFonts w:asciiTheme="majorBidi" w:hAnsiTheme="majorBidi" w:cstheme="majorBidi"/>
            <w:lang w:val="en-IN"/>
            <w:rPrChange w:id="50" w:author="Vineet Malikk" w:date="2025-06-05T20:11:00Z" w16du:dateUtc="2025-06-05T14:41:00Z">
              <w:rPr>
                <w:rFonts w:asciiTheme="majorBidi" w:hAnsiTheme="majorBidi" w:cstheme="majorBidi"/>
                <w:b/>
                <w:bCs/>
                <w:lang w:val="en-IN"/>
              </w:rPr>
            </w:rPrChange>
          </w:rPr>
          <w:t> </w:t>
        </w:r>
        <w:r w:rsidRPr="0051292E">
          <w:rPr>
            <w:rFonts w:asciiTheme="majorBidi" w:hAnsiTheme="majorBidi" w:cstheme="majorBidi"/>
            <w:lang w:val="en-IN"/>
            <w:rPrChange w:id="51" w:author="Vineet Malikk" w:date="2025-06-05T20:11:00Z" w16du:dateUtc="2025-06-05T14:41:00Z">
              <w:rPr>
                <w:rFonts w:asciiTheme="majorBidi" w:hAnsiTheme="majorBidi" w:cstheme="majorBidi"/>
                <w:b/>
                <w:bCs/>
                <w:lang w:val="en-IN"/>
              </w:rPr>
            </w:rPrChange>
          </w:rPr>
          <w:t>- Continuous data transmission from biodiversity-rich regions, even during extreme weather events</w:t>
        </w:r>
      </w:ins>
    </w:p>
    <w:p w14:paraId="12D4B6BD" w14:textId="77777777" w:rsidR="0051292E" w:rsidRPr="0051292E" w:rsidRDefault="0051292E" w:rsidP="0051292E">
      <w:pPr>
        <w:rPr>
          <w:ins w:id="52" w:author="Vineet Malikk" w:date="2025-06-05T20:10:00Z" w16du:dateUtc="2025-06-05T14:40:00Z"/>
          <w:rFonts w:asciiTheme="majorBidi" w:hAnsiTheme="majorBidi" w:cstheme="majorBidi"/>
          <w:lang w:val="en-IN"/>
        </w:rPr>
      </w:pPr>
    </w:p>
    <w:p w14:paraId="4ED8AFC3" w14:textId="754C7FEE" w:rsidR="0051292E" w:rsidRPr="0051292E" w:rsidRDefault="0051292E" w:rsidP="0051292E">
      <w:pPr>
        <w:rPr>
          <w:ins w:id="53" w:author="Vineet Malikk" w:date="2025-06-05T20:08:00Z"/>
          <w:rFonts w:asciiTheme="majorBidi" w:hAnsiTheme="majorBidi" w:cstheme="majorBidi"/>
          <w:lang w:val="en-IN"/>
          <w:rPrChange w:id="54" w:author="Vineet Malikk" w:date="2025-06-05T20:11:00Z" w16du:dateUtc="2025-06-05T14:41:00Z">
            <w:rPr>
              <w:ins w:id="55" w:author="Vineet Malikk" w:date="2025-06-05T20:08:00Z"/>
              <w:rFonts w:asciiTheme="majorBidi" w:hAnsiTheme="majorBidi" w:cstheme="majorBidi"/>
              <w:b/>
              <w:bCs/>
              <w:lang w:val="en-IN"/>
            </w:rPr>
          </w:rPrChange>
        </w:rPr>
        <w:pPrChange w:id="56" w:author="Vineet Malikk" w:date="2025-06-05T20:10:00Z" w16du:dateUtc="2025-06-05T14:40:00Z">
          <w:pPr>
            <w:numPr>
              <w:numId w:val="9"/>
            </w:numPr>
            <w:ind w:left="432" w:hanging="432"/>
          </w:pPr>
        </w:pPrChange>
      </w:pPr>
      <w:ins w:id="57" w:author="Vineet Malikk" w:date="2025-06-05T20:08:00Z">
        <w:r w:rsidRPr="0051292E">
          <w:rPr>
            <w:rFonts w:asciiTheme="majorBidi" w:hAnsiTheme="majorBidi" w:cstheme="majorBidi"/>
            <w:lang w:val="en-IN"/>
            <w:rPrChange w:id="58" w:author="Vineet Malikk" w:date="2025-06-05T20:11:00Z" w16du:dateUtc="2025-06-05T14:41:00Z">
              <w:rPr>
                <w:rFonts w:asciiTheme="majorBidi" w:hAnsiTheme="majorBidi" w:cstheme="majorBidi"/>
                <w:b/>
                <w:bCs/>
                <w:lang w:val="en-IN"/>
              </w:rPr>
            </w:rPrChange>
          </w:rPr>
          <w:t>1.2 Disaster Alerts and Remote Monitoring for Ecosystem Protection</w:t>
        </w:r>
      </w:ins>
    </w:p>
    <w:p w14:paraId="11F4549C" w14:textId="4AD2DB5B" w:rsidR="0051292E" w:rsidRPr="0051292E" w:rsidRDefault="0051292E" w:rsidP="0051292E">
      <w:pPr>
        <w:rPr>
          <w:ins w:id="59" w:author="Vineet Malikk" w:date="2025-06-05T20:14:00Z"/>
          <w:rFonts w:asciiTheme="majorBidi" w:hAnsiTheme="majorBidi" w:cstheme="majorBidi"/>
          <w:lang w:val="en-IN"/>
        </w:rPr>
      </w:pPr>
      <w:ins w:id="60" w:author="Vineet Malikk" w:date="2025-06-05T20:08:00Z">
        <w:r w:rsidRPr="0051292E">
          <w:rPr>
            <w:rFonts w:asciiTheme="majorBidi" w:hAnsiTheme="majorBidi" w:cstheme="majorBidi"/>
            <w:lang w:val="en-IN"/>
            <w:rPrChange w:id="61" w:author="Vineet Malikk" w:date="2025-06-05T20:11:00Z" w16du:dateUtc="2025-06-05T14:41:00Z">
              <w:rPr>
                <w:rFonts w:asciiTheme="majorBidi" w:hAnsiTheme="majorBidi" w:cstheme="majorBidi"/>
                <w:b/>
                <w:bCs/>
                <w:lang w:val="en-IN"/>
              </w:rPr>
            </w:rPrChange>
          </w:rPr>
          <w:t xml:space="preserve">Combining geo-targeted disaster alerts with real-time monitoring tools like satellites, drones, and remote sensing technologies significantly improves ecological preparedness and surveillance. These </w:t>
        </w:r>
      </w:ins>
      <w:ins w:id="62" w:author="Vineet Malikk" w:date="2025-06-05T20:15:00Z" w16du:dateUtc="2025-06-05T14:45:00Z">
        <w:r>
          <w:rPr>
            <w:rFonts w:asciiTheme="majorBidi" w:hAnsiTheme="majorBidi" w:cstheme="majorBidi"/>
            <w:lang w:val="en-IN"/>
          </w:rPr>
          <w:t>i</w:t>
        </w:r>
      </w:ins>
      <w:ins w:id="63" w:author="Vineet Malikk" w:date="2025-06-05T20:14:00Z">
        <w:r w:rsidRPr="0051292E">
          <w:rPr>
            <w:rFonts w:asciiTheme="majorBidi" w:hAnsiTheme="majorBidi" w:cstheme="majorBidi"/>
            <w:lang w:val="en-IN"/>
          </w:rPr>
          <w:t>ntegrated disaster alert systems combined with remote sensing technologies enhance biodiversity protection by delivering timely, location-specific warnings and real-time environmental data. These tools:</w:t>
        </w:r>
      </w:ins>
    </w:p>
    <w:p w14:paraId="655E9765" w14:textId="77777777" w:rsidR="0051292E" w:rsidRPr="0051292E" w:rsidRDefault="0051292E" w:rsidP="0051292E">
      <w:pPr>
        <w:numPr>
          <w:ilvl w:val="0"/>
          <w:numId w:val="28"/>
        </w:numPr>
        <w:rPr>
          <w:ins w:id="64" w:author="Vineet Malikk" w:date="2025-06-05T20:14:00Z"/>
          <w:rFonts w:asciiTheme="majorBidi" w:hAnsiTheme="majorBidi" w:cstheme="majorBidi"/>
          <w:lang w:val="en-IN"/>
        </w:rPr>
      </w:pPr>
      <w:ins w:id="65" w:author="Vineet Malikk" w:date="2025-06-05T20:14:00Z">
        <w:r w:rsidRPr="0051292E">
          <w:rPr>
            <w:rFonts w:asciiTheme="majorBidi" w:hAnsiTheme="majorBidi" w:cstheme="majorBidi"/>
            <w:lang w:val="en-IN"/>
          </w:rPr>
          <w:t>Issue geo-targeted alerts via SMS, mobile apps, and broadcast platforms, even in remote areas without internet</w:t>
        </w:r>
      </w:ins>
    </w:p>
    <w:p w14:paraId="78E2FCC4" w14:textId="77777777" w:rsidR="0051292E" w:rsidRPr="0051292E" w:rsidRDefault="0051292E" w:rsidP="0051292E">
      <w:pPr>
        <w:numPr>
          <w:ilvl w:val="0"/>
          <w:numId w:val="28"/>
        </w:numPr>
        <w:rPr>
          <w:ins w:id="66" w:author="Vineet Malikk" w:date="2025-06-05T20:14:00Z"/>
          <w:rFonts w:asciiTheme="majorBidi" w:hAnsiTheme="majorBidi" w:cstheme="majorBidi"/>
          <w:lang w:val="en-IN"/>
        </w:rPr>
      </w:pPr>
      <w:ins w:id="67" w:author="Vineet Malikk" w:date="2025-06-05T20:14:00Z">
        <w:r w:rsidRPr="0051292E">
          <w:rPr>
            <w:rFonts w:asciiTheme="majorBidi" w:hAnsiTheme="majorBidi" w:cstheme="majorBidi"/>
            <w:lang w:val="en-IN"/>
          </w:rPr>
          <w:t>Enable preemptive protection in wildlife habitats during extreme events like cyclones, floods, and wildfires</w:t>
        </w:r>
      </w:ins>
    </w:p>
    <w:p w14:paraId="3707EDCE" w14:textId="77777777" w:rsidR="0051292E" w:rsidRPr="0051292E" w:rsidRDefault="0051292E" w:rsidP="0051292E">
      <w:pPr>
        <w:numPr>
          <w:ilvl w:val="0"/>
          <w:numId w:val="28"/>
        </w:numPr>
        <w:rPr>
          <w:ins w:id="68" w:author="Vineet Malikk" w:date="2025-06-05T20:14:00Z"/>
          <w:rFonts w:asciiTheme="majorBidi" w:hAnsiTheme="majorBidi" w:cstheme="majorBidi"/>
          <w:lang w:val="en-IN"/>
        </w:rPr>
      </w:pPr>
      <w:ins w:id="69" w:author="Vineet Malikk" w:date="2025-06-05T20:14:00Z">
        <w:r w:rsidRPr="0051292E">
          <w:rPr>
            <w:rFonts w:asciiTheme="majorBidi" w:hAnsiTheme="majorBidi" w:cstheme="majorBidi"/>
            <w:lang w:val="en-IN"/>
          </w:rPr>
          <w:t>Notify communities to avoid disturbing sensitive species during critical periods</w:t>
        </w:r>
      </w:ins>
    </w:p>
    <w:p w14:paraId="463AC264" w14:textId="77777777" w:rsidR="0051292E" w:rsidRPr="0051292E" w:rsidRDefault="0051292E" w:rsidP="0051292E">
      <w:pPr>
        <w:numPr>
          <w:ilvl w:val="0"/>
          <w:numId w:val="28"/>
        </w:numPr>
        <w:rPr>
          <w:ins w:id="70" w:author="Vineet Malikk" w:date="2025-06-05T20:14:00Z"/>
          <w:rFonts w:asciiTheme="majorBidi" w:hAnsiTheme="majorBidi" w:cstheme="majorBidi"/>
          <w:lang w:val="en-IN"/>
        </w:rPr>
      </w:pPr>
      <w:ins w:id="71" w:author="Vineet Malikk" w:date="2025-06-05T20:14:00Z">
        <w:r w:rsidRPr="0051292E">
          <w:rPr>
            <w:rFonts w:asciiTheme="majorBidi" w:hAnsiTheme="majorBidi" w:cstheme="majorBidi"/>
            <w:lang w:val="en-IN"/>
          </w:rPr>
          <w:t>Monitor ecosystem changes, illegal activities, and habitat degradation using satellites, drones, and sensors</w:t>
        </w:r>
      </w:ins>
    </w:p>
    <w:p w14:paraId="574045E7" w14:textId="77777777" w:rsidR="0051292E" w:rsidRPr="0051292E" w:rsidRDefault="0051292E" w:rsidP="0051292E">
      <w:pPr>
        <w:numPr>
          <w:ilvl w:val="0"/>
          <w:numId w:val="28"/>
        </w:numPr>
        <w:rPr>
          <w:ins w:id="72" w:author="Vineet Malikk" w:date="2025-06-05T20:14:00Z"/>
          <w:rFonts w:asciiTheme="majorBidi" w:hAnsiTheme="majorBidi" w:cstheme="majorBidi"/>
          <w:lang w:val="en-IN"/>
        </w:rPr>
      </w:pPr>
      <w:ins w:id="73" w:author="Vineet Malikk" w:date="2025-06-05T20:14:00Z">
        <w:r w:rsidRPr="0051292E">
          <w:rPr>
            <w:rFonts w:asciiTheme="majorBidi" w:hAnsiTheme="majorBidi" w:cstheme="majorBidi"/>
            <w:lang w:val="en-IN"/>
          </w:rPr>
          <w:t>Support rapid response and preventive actions such as rerouting tourism or delaying development projects</w:t>
        </w:r>
      </w:ins>
    </w:p>
    <w:p w14:paraId="57C68502" w14:textId="3CBAB18A" w:rsidR="0051292E" w:rsidRPr="0051292E" w:rsidRDefault="0051292E" w:rsidP="0051292E">
      <w:pPr>
        <w:rPr>
          <w:ins w:id="74" w:author="Vineet Malikk" w:date="2025-06-05T20:14:00Z"/>
          <w:rFonts w:asciiTheme="majorBidi" w:hAnsiTheme="majorBidi" w:cstheme="majorBidi"/>
          <w:lang w:val="en-IN"/>
        </w:rPr>
      </w:pPr>
      <w:ins w:id="75" w:author="Vineet Malikk" w:date="2025-06-05T20:14:00Z">
        <w:r w:rsidRPr="0051292E">
          <w:rPr>
            <w:rFonts w:asciiTheme="majorBidi" w:hAnsiTheme="majorBidi" w:cstheme="majorBidi"/>
            <w:b/>
            <w:bCs/>
            <w:lang w:val="en-IN"/>
          </w:rPr>
          <w:t>Example:</w:t>
        </w:r>
        <w:r w:rsidRPr="0051292E">
          <w:rPr>
            <w:rFonts w:asciiTheme="majorBidi" w:hAnsiTheme="majorBidi" w:cstheme="majorBidi"/>
            <w:lang w:val="en-IN"/>
          </w:rPr>
          <w:t xml:space="preserve"> During global disasters, early warning alerts and satellite monitoring </w:t>
        </w:r>
      </w:ins>
      <w:ins w:id="76" w:author="Vineet Malikk" w:date="2025-06-05T20:15:00Z" w16du:dateUtc="2025-06-05T14:45:00Z">
        <w:r>
          <w:rPr>
            <w:rFonts w:asciiTheme="majorBidi" w:hAnsiTheme="majorBidi" w:cstheme="majorBidi"/>
            <w:lang w:val="en-IN"/>
          </w:rPr>
          <w:t>can help</w:t>
        </w:r>
      </w:ins>
      <w:ins w:id="77" w:author="Vineet Malikk" w:date="2025-06-05T20:14:00Z">
        <w:r w:rsidRPr="0051292E">
          <w:rPr>
            <w:rFonts w:asciiTheme="majorBidi" w:hAnsiTheme="majorBidi" w:cstheme="majorBidi"/>
            <w:lang w:val="en-IN"/>
          </w:rPr>
          <w:t xml:space="preserve"> conserve wildlife by enabling swift protective measures and detecting environmental threats in real time.</w:t>
        </w:r>
      </w:ins>
    </w:p>
    <w:p w14:paraId="000535D6" w14:textId="75E9929D" w:rsidR="0051292E" w:rsidRDefault="0051292E" w:rsidP="0051292E">
      <w:pPr>
        <w:rPr>
          <w:ins w:id="78" w:author="Vineet Malikk" w:date="2025-06-05T20:11:00Z" w16du:dateUtc="2025-06-05T14:41:00Z"/>
          <w:rFonts w:asciiTheme="majorBidi" w:hAnsiTheme="majorBidi" w:cstheme="majorBidi"/>
          <w:lang w:val="en-IN"/>
        </w:rPr>
      </w:pPr>
    </w:p>
    <w:p w14:paraId="65D6FC80" w14:textId="0AB94127" w:rsidR="0051292E" w:rsidRPr="0051292E" w:rsidRDefault="0051292E" w:rsidP="0051292E">
      <w:pPr>
        <w:rPr>
          <w:ins w:id="79" w:author="Vineet Malikk" w:date="2025-06-05T20:08:00Z"/>
          <w:rFonts w:asciiTheme="majorBidi" w:hAnsiTheme="majorBidi" w:cstheme="majorBidi"/>
          <w:lang w:val="en-IN"/>
          <w:rPrChange w:id="80" w:author="Vineet Malikk" w:date="2025-06-05T20:08:00Z" w16du:dateUtc="2025-06-05T14:38:00Z">
            <w:rPr>
              <w:ins w:id="81" w:author="Vineet Malikk" w:date="2025-06-05T20:08:00Z"/>
              <w:rFonts w:asciiTheme="majorBidi" w:hAnsiTheme="majorBidi" w:cstheme="majorBidi"/>
              <w:b/>
              <w:bCs/>
              <w:lang w:val="en-IN"/>
            </w:rPr>
          </w:rPrChange>
        </w:rPr>
        <w:pPrChange w:id="82" w:author="Vineet Malikk" w:date="2025-06-05T20:11:00Z" w16du:dateUtc="2025-06-05T14:41:00Z">
          <w:pPr>
            <w:numPr>
              <w:numId w:val="9"/>
            </w:numPr>
            <w:ind w:left="432" w:hanging="432"/>
          </w:pPr>
        </w:pPrChange>
      </w:pPr>
      <w:ins w:id="83" w:author="Vineet Malikk" w:date="2025-06-05T20:08:00Z">
        <w:r w:rsidRPr="0051292E">
          <w:rPr>
            <w:rFonts w:asciiTheme="majorBidi" w:hAnsiTheme="majorBidi" w:cstheme="majorBidi"/>
            <w:lang w:val="en-IN"/>
            <w:rPrChange w:id="84" w:author="Vineet Malikk" w:date="2025-06-05T20:08:00Z" w16du:dateUtc="2025-06-05T14:38:00Z">
              <w:rPr>
                <w:rFonts w:asciiTheme="majorBidi" w:hAnsiTheme="majorBidi" w:cstheme="majorBidi"/>
                <w:b/>
                <w:bCs/>
                <w:lang w:val="en-IN"/>
              </w:rPr>
            </w:rPrChange>
          </w:rPr>
          <w:t>1.3 ICT Platforms for Citizen Science and Decentralized Biodiversity Tracking</w:t>
        </w:r>
      </w:ins>
    </w:p>
    <w:p w14:paraId="50DD31F5" w14:textId="77777777" w:rsidR="0051292E" w:rsidRDefault="0051292E" w:rsidP="0051292E">
      <w:pPr>
        <w:rPr>
          <w:ins w:id="85" w:author="Vineet Malikk" w:date="2025-06-05T20:12:00Z" w16du:dateUtc="2025-06-05T14:42:00Z"/>
          <w:rFonts w:asciiTheme="majorBidi" w:hAnsiTheme="majorBidi" w:cstheme="majorBidi"/>
          <w:lang w:val="en-IN"/>
        </w:rPr>
      </w:pPr>
      <w:ins w:id="86" w:author="Vineet Malikk" w:date="2025-06-05T20:08:00Z">
        <w:r w:rsidRPr="0051292E">
          <w:rPr>
            <w:rFonts w:asciiTheme="majorBidi" w:hAnsiTheme="majorBidi" w:cstheme="majorBidi"/>
            <w:lang w:val="en-IN"/>
            <w:rPrChange w:id="87" w:author="Vineet Malikk" w:date="2025-06-05T20:08:00Z" w16du:dateUtc="2025-06-05T14:38:00Z">
              <w:rPr>
                <w:rFonts w:asciiTheme="majorBidi" w:hAnsiTheme="majorBidi" w:cstheme="majorBidi"/>
                <w:b/>
                <w:bCs/>
                <w:lang w:val="en-IN"/>
              </w:rPr>
            </w:rPrChange>
          </w:rPr>
          <w:t>Global citizen science platforms</w:t>
        </w:r>
      </w:ins>
      <w:ins w:id="88" w:author="Vineet Malikk" w:date="2025-06-05T20:12:00Z" w16du:dateUtc="2025-06-05T14:42:00Z">
        <w:r>
          <w:rPr>
            <w:rFonts w:asciiTheme="majorBidi" w:hAnsiTheme="majorBidi" w:cstheme="majorBidi"/>
            <w:lang w:val="en-IN"/>
          </w:rPr>
          <w:t xml:space="preserve"> can </w:t>
        </w:r>
      </w:ins>
      <w:ins w:id="89" w:author="Vineet Malikk" w:date="2025-06-05T20:08:00Z">
        <w:r w:rsidRPr="0051292E">
          <w:rPr>
            <w:rFonts w:asciiTheme="majorBidi" w:hAnsiTheme="majorBidi" w:cstheme="majorBidi"/>
            <w:lang w:val="en-IN"/>
            <w:rPrChange w:id="90" w:author="Vineet Malikk" w:date="2025-06-05T20:08:00Z" w16du:dateUtc="2025-06-05T14:38:00Z">
              <w:rPr>
                <w:rFonts w:asciiTheme="majorBidi" w:hAnsiTheme="majorBidi" w:cstheme="majorBidi"/>
                <w:b/>
                <w:bCs/>
                <w:lang w:val="en-IN"/>
              </w:rPr>
            </w:rPrChange>
          </w:rPr>
          <w:t>empower individuals to contribute to biodiversity monitoring. These platforms</w:t>
        </w:r>
      </w:ins>
      <w:ins w:id="91" w:author="Vineet Malikk" w:date="2025-06-05T20:12:00Z" w16du:dateUtc="2025-06-05T14:42:00Z">
        <w:r>
          <w:rPr>
            <w:rFonts w:asciiTheme="majorBidi" w:hAnsiTheme="majorBidi" w:cstheme="majorBidi"/>
            <w:lang w:val="en-IN"/>
          </w:rPr>
          <w:t xml:space="preserve"> help in</w:t>
        </w:r>
      </w:ins>
      <w:ins w:id="92" w:author="Vineet Malikk" w:date="2025-06-05T20:08:00Z">
        <w:r w:rsidRPr="0051292E">
          <w:rPr>
            <w:rFonts w:asciiTheme="majorBidi" w:hAnsiTheme="majorBidi" w:cstheme="majorBidi"/>
            <w:lang w:val="en-IN"/>
            <w:rPrChange w:id="93" w:author="Vineet Malikk" w:date="2025-06-05T20:08:00Z" w16du:dateUtc="2025-06-05T14:38:00Z">
              <w:rPr>
                <w:rFonts w:asciiTheme="majorBidi" w:hAnsiTheme="majorBidi" w:cstheme="majorBidi"/>
                <w:b/>
                <w:bCs/>
                <w:lang w:val="en-IN"/>
              </w:rPr>
            </w:rPrChange>
          </w:rPr>
          <w:t>:</w:t>
        </w:r>
        <w:r w:rsidRPr="0051292E">
          <w:rPr>
            <w:rFonts w:asciiTheme="majorBidi" w:hAnsiTheme="majorBidi" w:cstheme="majorBidi"/>
            <w:lang w:val="en-IN"/>
            <w:rPrChange w:id="94" w:author="Vineet Malikk" w:date="2025-06-05T20:08:00Z" w16du:dateUtc="2025-06-05T14:38:00Z">
              <w:rPr>
                <w:rFonts w:asciiTheme="majorBidi" w:hAnsiTheme="majorBidi" w:cstheme="majorBidi"/>
                <w:b/>
                <w:bCs/>
                <w:lang w:val="en-IN"/>
              </w:rPr>
            </w:rPrChange>
          </w:rPr>
          <w:br/>
          <w:t>•</w:t>
        </w:r>
        <w:r w:rsidRPr="0051292E">
          <w:rPr>
            <w:rFonts w:asciiTheme="majorBidi" w:hAnsiTheme="majorBidi" w:cstheme="majorBidi"/>
            <w:lang w:val="en-IN"/>
            <w:rPrChange w:id="95"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96" w:author="Vineet Malikk" w:date="2025-06-05T20:08:00Z" w16du:dateUtc="2025-06-05T14:38:00Z">
              <w:rPr>
                <w:rFonts w:asciiTheme="majorBidi" w:hAnsiTheme="majorBidi" w:cstheme="majorBidi"/>
                <w:b/>
                <w:bCs/>
                <w:lang w:val="en-IN"/>
              </w:rPr>
            </w:rPrChange>
          </w:rPr>
          <w:t>- Crowdsource species sightings, migration patterns, and habitat threats</w:t>
        </w:r>
        <w:r w:rsidRPr="0051292E">
          <w:rPr>
            <w:rFonts w:asciiTheme="majorBidi" w:hAnsiTheme="majorBidi" w:cstheme="majorBidi"/>
            <w:lang w:val="en-IN"/>
            <w:rPrChange w:id="97" w:author="Vineet Malikk" w:date="2025-06-05T20:08:00Z" w16du:dateUtc="2025-06-05T14:38:00Z">
              <w:rPr>
                <w:rFonts w:asciiTheme="majorBidi" w:hAnsiTheme="majorBidi" w:cstheme="majorBidi"/>
                <w:b/>
                <w:bCs/>
                <w:lang w:val="en-IN"/>
              </w:rPr>
            </w:rPrChange>
          </w:rPr>
          <w:br/>
          <w:t>•</w:t>
        </w:r>
        <w:r w:rsidRPr="0051292E">
          <w:rPr>
            <w:rFonts w:asciiTheme="majorBidi" w:hAnsiTheme="majorBidi" w:cstheme="majorBidi"/>
            <w:lang w:val="en-IN"/>
            <w:rPrChange w:id="98"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99" w:author="Vineet Malikk" w:date="2025-06-05T20:08:00Z" w16du:dateUtc="2025-06-05T14:38:00Z">
              <w:rPr>
                <w:rFonts w:asciiTheme="majorBidi" w:hAnsiTheme="majorBidi" w:cstheme="majorBidi"/>
                <w:b/>
                <w:bCs/>
                <w:lang w:val="en-IN"/>
              </w:rPr>
            </w:rPrChange>
          </w:rPr>
          <w:t>- Enable early detection of ecological changes across regions</w:t>
        </w:r>
        <w:r w:rsidRPr="0051292E">
          <w:rPr>
            <w:rFonts w:asciiTheme="majorBidi" w:hAnsiTheme="majorBidi" w:cstheme="majorBidi"/>
            <w:lang w:val="en-IN"/>
            <w:rPrChange w:id="100" w:author="Vineet Malikk" w:date="2025-06-05T20:08:00Z" w16du:dateUtc="2025-06-05T14:38:00Z">
              <w:rPr>
                <w:rFonts w:asciiTheme="majorBidi" w:hAnsiTheme="majorBidi" w:cstheme="majorBidi"/>
                <w:b/>
                <w:bCs/>
                <w:lang w:val="en-IN"/>
              </w:rPr>
            </w:rPrChange>
          </w:rPr>
          <w:br/>
          <w:t>•</w:t>
        </w:r>
        <w:r w:rsidRPr="0051292E">
          <w:rPr>
            <w:rFonts w:asciiTheme="majorBidi" w:hAnsiTheme="majorBidi" w:cstheme="majorBidi"/>
            <w:lang w:val="en-IN"/>
            <w:rPrChange w:id="101"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102" w:author="Vineet Malikk" w:date="2025-06-05T20:08:00Z" w16du:dateUtc="2025-06-05T14:38:00Z">
              <w:rPr>
                <w:rFonts w:asciiTheme="majorBidi" w:hAnsiTheme="majorBidi" w:cstheme="majorBidi"/>
                <w:b/>
                <w:bCs/>
                <w:lang w:val="en-IN"/>
              </w:rPr>
            </w:rPrChange>
          </w:rPr>
          <w:t>- Foster community engagement and awareness in biodiversity protection</w:t>
        </w:r>
        <w:r w:rsidRPr="0051292E">
          <w:rPr>
            <w:rFonts w:asciiTheme="majorBidi" w:hAnsiTheme="majorBidi" w:cstheme="majorBidi"/>
            <w:lang w:val="en-IN"/>
            <w:rPrChange w:id="103" w:author="Vineet Malikk" w:date="2025-06-05T20:08:00Z" w16du:dateUtc="2025-06-05T14:38:00Z">
              <w:rPr>
                <w:rFonts w:asciiTheme="majorBidi" w:hAnsiTheme="majorBidi" w:cstheme="majorBidi"/>
                <w:b/>
                <w:bCs/>
                <w:lang w:val="en-IN"/>
              </w:rPr>
            </w:rPrChange>
          </w:rPr>
          <w:br/>
        </w:r>
      </w:ins>
    </w:p>
    <w:p w14:paraId="59501833" w14:textId="77777777" w:rsidR="0051292E" w:rsidRDefault="0051292E" w:rsidP="0051292E">
      <w:pPr>
        <w:rPr>
          <w:ins w:id="104" w:author="Vineet Malikk" w:date="2025-06-05T20:12:00Z" w16du:dateUtc="2025-06-05T14:42:00Z"/>
          <w:rFonts w:asciiTheme="majorBidi" w:hAnsiTheme="majorBidi" w:cstheme="majorBidi"/>
          <w:lang w:val="en-IN"/>
        </w:rPr>
      </w:pPr>
      <w:ins w:id="105" w:author="Vineet Malikk" w:date="2025-06-05T20:08:00Z">
        <w:r w:rsidRPr="0051292E">
          <w:rPr>
            <w:rFonts w:asciiTheme="majorBidi" w:hAnsiTheme="majorBidi" w:cstheme="majorBidi"/>
            <w:lang w:val="en-IN"/>
            <w:rPrChange w:id="106" w:author="Vineet Malikk" w:date="2025-06-05T20:08:00Z" w16du:dateUtc="2025-06-05T14:38:00Z">
              <w:rPr>
                <w:rFonts w:asciiTheme="majorBidi" w:hAnsiTheme="majorBidi" w:cstheme="majorBidi"/>
                <w:b/>
                <w:bCs/>
                <w:lang w:val="en-IN"/>
              </w:rPr>
            </w:rPrChange>
          </w:rPr>
          <w:t>This decentralized model enhances scientific research and policy planning, especially in data-poor and rural areas.</w:t>
        </w:r>
      </w:ins>
    </w:p>
    <w:p w14:paraId="5BE70723" w14:textId="3A909FD2" w:rsidR="0051292E" w:rsidRPr="0051292E" w:rsidRDefault="0051292E" w:rsidP="0051292E">
      <w:pPr>
        <w:rPr>
          <w:ins w:id="107" w:author="Vineet Malikk" w:date="2025-06-05T20:08:00Z"/>
          <w:rFonts w:asciiTheme="majorBidi" w:hAnsiTheme="majorBidi" w:cstheme="majorBidi"/>
          <w:lang w:val="en-IN"/>
          <w:rPrChange w:id="108" w:author="Vineet Malikk" w:date="2025-06-05T20:08:00Z" w16du:dateUtc="2025-06-05T14:38:00Z">
            <w:rPr>
              <w:ins w:id="109" w:author="Vineet Malikk" w:date="2025-06-05T20:08:00Z"/>
              <w:rFonts w:asciiTheme="majorBidi" w:hAnsiTheme="majorBidi" w:cstheme="majorBidi"/>
              <w:b/>
              <w:bCs/>
              <w:lang w:val="en-IN"/>
            </w:rPr>
          </w:rPrChange>
        </w:rPr>
        <w:pPrChange w:id="110" w:author="Vineet Malikk" w:date="2025-06-05T20:12:00Z" w16du:dateUtc="2025-06-05T14:42:00Z">
          <w:pPr>
            <w:numPr>
              <w:numId w:val="9"/>
            </w:numPr>
            <w:ind w:left="432" w:hanging="432"/>
          </w:pPr>
        </w:pPrChange>
      </w:pPr>
      <w:ins w:id="111" w:author="Vineet Malikk" w:date="2025-06-05T20:08:00Z">
        <w:r w:rsidRPr="0051292E">
          <w:rPr>
            <w:rFonts w:asciiTheme="majorBidi" w:hAnsiTheme="majorBidi" w:cstheme="majorBidi"/>
            <w:lang w:val="en-IN"/>
            <w:rPrChange w:id="112" w:author="Vineet Malikk" w:date="2025-06-05T20:08:00Z" w16du:dateUtc="2025-06-05T14:38:00Z">
              <w:rPr>
                <w:rFonts w:asciiTheme="majorBidi" w:hAnsiTheme="majorBidi" w:cstheme="majorBidi"/>
                <w:b/>
                <w:bCs/>
                <w:lang w:val="en-IN"/>
              </w:rPr>
            </w:rPrChange>
          </w:rPr>
          <w:t>1.4 AI-Powered Predictive Modeling for Biodiversity Conservation</w:t>
        </w:r>
      </w:ins>
    </w:p>
    <w:p w14:paraId="44E2211A" w14:textId="77777777" w:rsidR="0051292E" w:rsidRDefault="0051292E" w:rsidP="0051292E">
      <w:pPr>
        <w:rPr>
          <w:ins w:id="113" w:author="Vineet Malikk" w:date="2025-06-05T20:16:00Z" w16du:dateUtc="2025-06-05T14:46:00Z"/>
          <w:rFonts w:asciiTheme="majorBidi" w:hAnsiTheme="majorBidi" w:cstheme="majorBidi"/>
          <w:lang w:val="en-IN"/>
        </w:rPr>
      </w:pPr>
      <w:ins w:id="114" w:author="Vineet Malikk" w:date="2025-06-05T20:08:00Z">
        <w:r w:rsidRPr="0051292E">
          <w:rPr>
            <w:rFonts w:asciiTheme="majorBidi" w:hAnsiTheme="majorBidi" w:cstheme="majorBidi"/>
            <w:lang w:val="en-IN"/>
            <w:rPrChange w:id="115" w:author="Vineet Malikk" w:date="2025-06-05T20:08:00Z" w16du:dateUtc="2025-06-05T14:38:00Z">
              <w:rPr>
                <w:rFonts w:asciiTheme="majorBidi" w:hAnsiTheme="majorBidi" w:cstheme="majorBidi"/>
                <w:b/>
                <w:bCs/>
                <w:lang w:val="en-IN"/>
              </w:rPr>
            </w:rPrChange>
          </w:rPr>
          <w:t>Artificial intelligence (AI) and machine learning models offer powerful tools for forecasting biodiversity risks and optimizing conservation actions. Applications include:</w:t>
        </w:r>
        <w:r w:rsidRPr="0051292E">
          <w:rPr>
            <w:rFonts w:asciiTheme="majorBidi" w:hAnsiTheme="majorBidi" w:cstheme="majorBidi"/>
            <w:lang w:val="en-IN"/>
            <w:rPrChange w:id="116" w:author="Vineet Malikk" w:date="2025-06-05T20:08:00Z" w16du:dateUtc="2025-06-05T14:38:00Z">
              <w:rPr>
                <w:rFonts w:asciiTheme="majorBidi" w:hAnsiTheme="majorBidi" w:cstheme="majorBidi"/>
                <w:b/>
                <w:bCs/>
                <w:lang w:val="en-IN"/>
              </w:rPr>
            </w:rPrChange>
          </w:rPr>
          <w:br/>
          <w:t>•</w:t>
        </w:r>
        <w:r w:rsidRPr="0051292E">
          <w:rPr>
            <w:rFonts w:asciiTheme="majorBidi" w:hAnsiTheme="majorBidi" w:cstheme="majorBidi"/>
            <w:lang w:val="en-IN"/>
            <w:rPrChange w:id="117"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118" w:author="Vineet Malikk" w:date="2025-06-05T20:08:00Z" w16du:dateUtc="2025-06-05T14:38:00Z">
              <w:rPr>
                <w:rFonts w:asciiTheme="majorBidi" w:hAnsiTheme="majorBidi" w:cstheme="majorBidi"/>
                <w:b/>
                <w:bCs/>
                <w:lang w:val="en-IN"/>
              </w:rPr>
            </w:rPrChange>
          </w:rPr>
          <w:t>- Predicting species distribution shifts due to climate change</w:t>
        </w:r>
        <w:r w:rsidRPr="0051292E">
          <w:rPr>
            <w:rFonts w:asciiTheme="majorBidi" w:hAnsiTheme="majorBidi" w:cstheme="majorBidi"/>
            <w:lang w:val="en-IN"/>
            <w:rPrChange w:id="119" w:author="Vineet Malikk" w:date="2025-06-05T20:08:00Z" w16du:dateUtc="2025-06-05T14:38:00Z">
              <w:rPr>
                <w:rFonts w:asciiTheme="majorBidi" w:hAnsiTheme="majorBidi" w:cstheme="majorBidi"/>
                <w:b/>
                <w:bCs/>
                <w:lang w:val="en-IN"/>
              </w:rPr>
            </w:rPrChange>
          </w:rPr>
          <w:br/>
        </w:r>
        <w:r w:rsidRPr="0051292E">
          <w:rPr>
            <w:rFonts w:asciiTheme="majorBidi" w:hAnsiTheme="majorBidi" w:cstheme="majorBidi"/>
            <w:lang w:val="en-IN"/>
            <w:rPrChange w:id="120" w:author="Vineet Malikk" w:date="2025-06-05T20:08:00Z" w16du:dateUtc="2025-06-05T14:38:00Z">
              <w:rPr>
                <w:rFonts w:asciiTheme="majorBidi" w:hAnsiTheme="majorBidi" w:cstheme="majorBidi"/>
                <w:b/>
                <w:bCs/>
                <w:lang w:val="en-IN"/>
              </w:rPr>
            </w:rPrChange>
          </w:rPr>
          <w:lastRenderedPageBreak/>
          <w:t>•</w:t>
        </w:r>
        <w:r w:rsidRPr="0051292E">
          <w:rPr>
            <w:rFonts w:asciiTheme="majorBidi" w:hAnsiTheme="majorBidi" w:cstheme="majorBidi"/>
            <w:lang w:val="en-IN"/>
            <w:rPrChange w:id="121"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122" w:author="Vineet Malikk" w:date="2025-06-05T20:08:00Z" w16du:dateUtc="2025-06-05T14:38:00Z">
              <w:rPr>
                <w:rFonts w:asciiTheme="majorBidi" w:hAnsiTheme="majorBidi" w:cstheme="majorBidi"/>
                <w:b/>
                <w:bCs/>
                <w:lang w:val="en-IN"/>
              </w:rPr>
            </w:rPrChange>
          </w:rPr>
          <w:t>- Identifying biodiversity hotspots and extinction risk zones</w:t>
        </w:r>
        <w:r w:rsidRPr="0051292E">
          <w:rPr>
            <w:rFonts w:asciiTheme="majorBidi" w:hAnsiTheme="majorBidi" w:cstheme="majorBidi"/>
            <w:lang w:val="en-IN"/>
            <w:rPrChange w:id="123" w:author="Vineet Malikk" w:date="2025-06-05T20:08:00Z" w16du:dateUtc="2025-06-05T14:38:00Z">
              <w:rPr>
                <w:rFonts w:asciiTheme="majorBidi" w:hAnsiTheme="majorBidi" w:cstheme="majorBidi"/>
                <w:b/>
                <w:bCs/>
                <w:lang w:val="en-IN"/>
              </w:rPr>
            </w:rPrChange>
          </w:rPr>
          <w:br/>
          <w:t>•</w:t>
        </w:r>
        <w:r w:rsidRPr="0051292E">
          <w:rPr>
            <w:rFonts w:asciiTheme="majorBidi" w:hAnsiTheme="majorBidi" w:cstheme="majorBidi"/>
            <w:lang w:val="en-IN"/>
            <w:rPrChange w:id="124" w:author="Vineet Malikk" w:date="2025-06-05T20:08:00Z" w16du:dateUtc="2025-06-05T14:38:00Z">
              <w:rPr>
                <w:rFonts w:asciiTheme="majorBidi" w:hAnsiTheme="majorBidi" w:cstheme="majorBidi"/>
                <w:b/>
                <w:bCs/>
                <w:lang w:val="en-IN"/>
              </w:rPr>
            </w:rPrChange>
          </w:rPr>
          <w:t> </w:t>
        </w:r>
        <w:r w:rsidRPr="0051292E">
          <w:rPr>
            <w:rFonts w:asciiTheme="majorBidi" w:hAnsiTheme="majorBidi" w:cstheme="majorBidi"/>
            <w:lang w:val="en-IN"/>
            <w:rPrChange w:id="125" w:author="Vineet Malikk" w:date="2025-06-05T20:08:00Z" w16du:dateUtc="2025-06-05T14:38:00Z">
              <w:rPr>
                <w:rFonts w:asciiTheme="majorBidi" w:hAnsiTheme="majorBidi" w:cstheme="majorBidi"/>
                <w:b/>
                <w:bCs/>
                <w:lang w:val="en-IN"/>
              </w:rPr>
            </w:rPrChange>
          </w:rPr>
          <w:t>- Guiding investment and planning for habitat restoration or protected areas</w:t>
        </w:r>
      </w:ins>
    </w:p>
    <w:p w14:paraId="4909BDC7" w14:textId="37DA1847" w:rsidR="0051292E" w:rsidRPr="0051292E" w:rsidRDefault="0051292E" w:rsidP="0051292E">
      <w:pPr>
        <w:rPr>
          <w:ins w:id="126" w:author="Vineet Malikk" w:date="2025-06-05T20:08:00Z"/>
          <w:rFonts w:asciiTheme="majorBidi" w:hAnsiTheme="majorBidi" w:cstheme="majorBidi"/>
          <w:lang w:val="en-IN"/>
          <w:rPrChange w:id="127" w:author="Vineet Malikk" w:date="2025-06-05T20:08:00Z" w16du:dateUtc="2025-06-05T14:38:00Z">
            <w:rPr>
              <w:ins w:id="128" w:author="Vineet Malikk" w:date="2025-06-05T20:08:00Z"/>
              <w:rFonts w:asciiTheme="majorBidi" w:hAnsiTheme="majorBidi" w:cstheme="majorBidi"/>
              <w:b/>
              <w:bCs/>
              <w:lang w:val="en-IN"/>
            </w:rPr>
          </w:rPrChange>
        </w:rPr>
      </w:pPr>
      <w:ins w:id="129" w:author="Vineet Malikk" w:date="2025-06-05T20:08:00Z">
        <w:r w:rsidRPr="0051292E">
          <w:rPr>
            <w:rFonts w:asciiTheme="majorBidi" w:hAnsiTheme="majorBidi" w:cstheme="majorBidi"/>
            <w:lang w:val="en-IN"/>
            <w:rPrChange w:id="130" w:author="Vineet Malikk" w:date="2025-06-05T20:08:00Z" w16du:dateUtc="2025-06-05T14:38:00Z">
              <w:rPr>
                <w:rFonts w:asciiTheme="majorBidi" w:hAnsiTheme="majorBidi" w:cstheme="majorBidi"/>
                <w:b/>
                <w:bCs/>
                <w:lang w:val="en-IN"/>
              </w:rPr>
            </w:rPrChange>
          </w:rPr>
          <w:br/>
          <w:t>Example: Conservation organizations globally use AI to map wildlife corridors, model climate impacts, and plan conservation interventions with higher precision and speed.</w:t>
        </w:r>
      </w:ins>
    </w:p>
    <w:p w14:paraId="1BF799F1" w14:textId="13FBEECE" w:rsidR="0051292E" w:rsidRPr="0051292E" w:rsidRDefault="0051292E" w:rsidP="00123820">
      <w:pPr>
        <w:rPr>
          <w:ins w:id="131" w:author="Vineet Malikk" w:date="2025-06-05T20:12:00Z" w16du:dateUtc="2025-06-05T14:42:00Z"/>
          <w:rFonts w:asciiTheme="majorBidi" w:hAnsiTheme="majorBidi" w:cstheme="majorBidi"/>
          <w:lang w:val="en-IN"/>
          <w:rPrChange w:id="132" w:author="Vineet Malikk" w:date="2025-06-05T20:18:00Z" w16du:dateUtc="2025-06-05T14:48:00Z">
            <w:rPr>
              <w:ins w:id="133" w:author="Vineet Malikk" w:date="2025-06-05T20:12:00Z" w16du:dateUtc="2025-06-05T14:42:00Z"/>
              <w:rFonts w:asciiTheme="majorBidi" w:hAnsiTheme="majorBidi" w:cstheme="majorBidi"/>
            </w:rPr>
          </w:rPrChange>
        </w:rPr>
      </w:pPr>
    </w:p>
    <w:p w14:paraId="0F957B30" w14:textId="3FF14BAE" w:rsidR="00123820" w:rsidRPr="0051292E" w:rsidRDefault="00B9214A" w:rsidP="00123820">
      <w:pPr>
        <w:rPr>
          <w:ins w:id="134" w:author="Vineet Malikk" w:date="2025-05-13T00:08:00Z"/>
          <w:rFonts w:asciiTheme="majorBidi" w:hAnsiTheme="majorBidi" w:cstheme="majorBidi"/>
          <w:rPrChange w:id="135" w:author="Vineet Malikk" w:date="2025-06-05T20:08:00Z" w16du:dateUtc="2025-06-05T14:38:00Z">
            <w:rPr>
              <w:ins w:id="136" w:author="Vineet Malikk" w:date="2025-05-13T00:08:00Z"/>
              <w:rFonts w:asciiTheme="majorBidi" w:hAnsiTheme="majorBidi" w:cstheme="majorBidi"/>
              <w:b/>
              <w:bCs/>
            </w:rPr>
          </w:rPrChange>
        </w:rPr>
      </w:pPr>
      <w:ins w:id="137" w:author="Vineet Malikk" w:date="2025-06-05T20:19:00Z" w16du:dateUtc="2025-06-05T14:49:00Z">
        <w:r>
          <w:rPr>
            <w:rFonts w:asciiTheme="majorBidi" w:hAnsiTheme="majorBidi" w:cstheme="majorBidi"/>
          </w:rPr>
          <w:t>Conclusion</w:t>
        </w:r>
      </w:ins>
    </w:p>
    <w:p w14:paraId="446FEE42" w14:textId="7035F4DC" w:rsidR="00123820" w:rsidRPr="0051292E" w:rsidRDefault="0051292E" w:rsidP="0051292E">
      <w:pPr>
        <w:rPr>
          <w:ins w:id="138" w:author="Vineet Malikk" w:date="2025-05-13T00:06:00Z"/>
          <w:rFonts w:asciiTheme="majorBidi" w:hAnsiTheme="majorBidi" w:cstheme="majorBidi"/>
        </w:rPr>
        <w:pPrChange w:id="139" w:author="Vineet Malikk" w:date="2025-06-05T20:18:00Z" w16du:dateUtc="2025-06-05T14:48:00Z">
          <w:pPr>
            <w:pStyle w:val="Heading1"/>
            <w:numPr>
              <w:numId w:val="0"/>
            </w:numPr>
            <w:tabs>
              <w:tab w:val="clear" w:pos="432"/>
            </w:tabs>
          </w:pPr>
        </w:pPrChange>
      </w:pPr>
      <w:ins w:id="140" w:author="Vineet Malikk" w:date="2025-06-05T20:18:00Z" w16du:dateUtc="2025-06-05T14:48:00Z">
        <w:r w:rsidRPr="006E6818">
          <w:rPr>
            <w:rFonts w:asciiTheme="majorBidi" w:hAnsiTheme="majorBidi" w:cstheme="majorBidi"/>
          </w:rPr>
          <w:t>Each ICT intervention strengthens biodiversity protection through better surveillance, faster responses, community engagement, and informed planning. ICTs function as force multipliers, helping conservation efforts scale effectively in real time.</w:t>
        </w:r>
        <w:r>
          <w:rPr>
            <w:rFonts w:asciiTheme="majorBidi" w:hAnsiTheme="majorBidi" w:cstheme="majorBidi"/>
          </w:rPr>
          <w:t xml:space="preserve"> </w:t>
        </w:r>
      </w:ins>
      <w:ins w:id="141" w:author="Vineet Malikk" w:date="2025-06-05T20:18:00Z">
        <w:r w:rsidRPr="0051292E">
          <w:rPr>
            <w:rFonts w:asciiTheme="majorBidi" w:hAnsiTheme="majorBidi" w:cstheme="majorBidi"/>
          </w:rPr>
          <w:t>To establish a global framework for ICT-driven biodiversity conservation, valuable lessons can be drawn from successful models of ICT integration in climate adaptation, disaster response, and ecosystem monitoring.. A structured approach based on these insights can guide the development and deployment of ICT solutions tailored to diverse ecological and socio-economic context</w:t>
        </w:r>
      </w:ins>
    </w:p>
    <w:p w14:paraId="457BCEEC" w14:textId="77777777" w:rsidR="00123820" w:rsidRDefault="00123820" w:rsidP="00123820">
      <w:pPr>
        <w:jc w:val="both"/>
        <w:rPr>
          <w:ins w:id="142" w:author="Vineet Malikk" w:date="2025-05-13T00:06:00Z"/>
        </w:rPr>
      </w:pPr>
    </w:p>
    <w:p w14:paraId="088D88BD" w14:textId="0EFF6B02" w:rsidR="00123820" w:rsidRPr="006E6818" w:rsidRDefault="00123820" w:rsidP="00123820">
      <w:pPr>
        <w:rPr>
          <w:ins w:id="143" w:author="Vineet Malikk" w:date="2025-05-13T00:08:00Z"/>
          <w:rFonts w:asciiTheme="majorBidi" w:hAnsiTheme="majorBidi" w:cstheme="majorBidi"/>
        </w:rPr>
      </w:pPr>
      <w:ins w:id="144" w:author="Vineet Malikk" w:date="2025-05-13T00:08:00Z">
        <w:r w:rsidRPr="006E6818">
          <w:rPr>
            <w:rFonts w:asciiTheme="majorBidi" w:hAnsiTheme="majorBidi" w:cstheme="majorBidi"/>
          </w:rPr>
          <w:br/>
        </w:r>
      </w:ins>
    </w:p>
    <w:p w14:paraId="1986A6BE" w14:textId="77777777" w:rsidR="003B3185" w:rsidRDefault="003B3185">
      <w:pPr>
        <w:pStyle w:val="ListParagraph"/>
        <w:jc w:val="both"/>
        <w:rPr>
          <w:ins w:id="145" w:author="Vineet Malikk" w:date="2025-05-13T00:06:00Z"/>
        </w:rPr>
        <w:pPrChange w:id="146" w:author="Vineet Malikk" w:date="2025-05-13T00:24:00Z">
          <w:pPr>
            <w:ind w:left="360"/>
            <w:jc w:val="both"/>
          </w:pPr>
        </w:pPrChange>
      </w:pPr>
    </w:p>
    <w:p w14:paraId="62E0850A" w14:textId="77777777" w:rsidR="00123820" w:rsidRPr="001208A2" w:rsidRDefault="00123820" w:rsidP="008B1F5F"/>
    <w:p w14:paraId="21DD7A9C" w14:textId="77777777" w:rsidR="008B1F5F" w:rsidRDefault="008B1F5F" w:rsidP="008B1F5F">
      <w:pPr>
        <w:jc w:val="center"/>
      </w:pPr>
      <w:r>
        <w:t>______________</w:t>
      </w:r>
    </w:p>
    <w:p w14:paraId="48B57B94" w14:textId="77777777" w:rsidR="008B1F5F" w:rsidRDefault="008B1F5F" w:rsidP="008B1F5F">
      <w:pPr>
        <w:rPr>
          <w:lang w:val="en-US"/>
        </w:rPr>
      </w:pPr>
    </w:p>
    <w:p w14:paraId="7552AC7D" w14:textId="77777777" w:rsidR="008B1F5F" w:rsidRDefault="008B1F5F" w:rsidP="008B1F5F">
      <w:pPr>
        <w:rPr>
          <w:lang w:val="en-US"/>
        </w:rPr>
      </w:pPr>
    </w:p>
    <w:p w14:paraId="7FB01B70" w14:textId="77777777" w:rsidR="008B1F5F" w:rsidRDefault="008B1F5F" w:rsidP="008B1F5F">
      <w:pPr>
        <w:rPr>
          <w:lang w:val="en-US"/>
        </w:rPr>
      </w:pPr>
    </w:p>
    <w:p w14:paraId="22198469" w14:textId="77777777" w:rsidR="008B1F5F" w:rsidRDefault="008B1F5F" w:rsidP="008B1F5F">
      <w:pPr>
        <w:rPr>
          <w:lang w:val="en-US"/>
        </w:rPr>
      </w:pPr>
    </w:p>
    <w:p w14:paraId="47F97933" w14:textId="77777777" w:rsidR="008B1F5F" w:rsidRDefault="008B1F5F" w:rsidP="008B1F5F">
      <w:pPr>
        <w:rPr>
          <w:lang w:val="en-US"/>
        </w:rPr>
      </w:pPr>
    </w:p>
    <w:p w14:paraId="0140BD4B" w14:textId="77777777" w:rsidR="008B1F5F" w:rsidRPr="00684299" w:rsidRDefault="008B1F5F" w:rsidP="008B1F5F">
      <w:pPr>
        <w:rPr>
          <w:lang w:val="en-US"/>
        </w:rPr>
      </w:pPr>
    </w:p>
    <w:p w14:paraId="4D57CF3D" w14:textId="77777777" w:rsidR="008B1F5F" w:rsidRPr="00C45D2E" w:rsidRDefault="008B1F5F" w:rsidP="00336813">
      <w:pPr>
        <w:ind w:left="360"/>
        <w:jc w:val="both"/>
      </w:pPr>
    </w:p>
    <w:sectPr w:rsidR="008B1F5F" w:rsidRPr="00C45D2E" w:rsidSect="009751A4">
      <w:headerReference w:type="default" r:id="rId9"/>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9563" w14:textId="77777777" w:rsidR="009B4CF2" w:rsidRDefault="009B4CF2">
      <w:pPr>
        <w:spacing w:before="0"/>
      </w:pPr>
      <w:r>
        <w:separator/>
      </w:r>
    </w:p>
  </w:endnote>
  <w:endnote w:type="continuationSeparator" w:id="0">
    <w:p w14:paraId="5F58C71E" w14:textId="77777777" w:rsidR="009B4CF2" w:rsidRDefault="009B4CF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charset w:val="80"/>
    <w:family w:val="auto"/>
    <w:pitch w:val="default"/>
    <w:sig w:usb0="00000000" w:usb1="00000000" w:usb2="00000010" w:usb3="00000000" w:csb0="00020000"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60F1" w14:textId="77777777" w:rsidR="009B4CF2" w:rsidRDefault="009B4CF2">
      <w:pPr>
        <w:spacing w:before="0"/>
      </w:pPr>
      <w:r>
        <w:separator/>
      </w:r>
    </w:p>
  </w:footnote>
  <w:footnote w:type="continuationSeparator" w:id="0">
    <w:p w14:paraId="3BB9BA55" w14:textId="77777777" w:rsidR="009B4CF2" w:rsidRDefault="009B4CF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54F6" w14:textId="77777777" w:rsidR="000754BC" w:rsidRPr="00C42125" w:rsidRDefault="000754BC" w:rsidP="000754BC">
    <w:pPr>
      <w:pStyle w:val="Header"/>
    </w:pPr>
    <w:r w:rsidRPr="00C42125">
      <w:t xml:space="preserve">- </w:t>
    </w:r>
    <w:r w:rsidRPr="00C42125">
      <w:fldChar w:fldCharType="begin"/>
    </w:r>
    <w:r w:rsidRPr="00C42125">
      <w:instrText xml:space="preserve"> PAGE  \* MERGEFORMAT </w:instrText>
    </w:r>
    <w:r w:rsidRPr="00C42125">
      <w:fldChar w:fldCharType="separate"/>
    </w:r>
    <w:r w:rsidR="001E3A1B">
      <w:rPr>
        <w:noProof/>
      </w:rPr>
      <w:t>5</w:t>
    </w:r>
    <w:r w:rsidRPr="00C42125">
      <w:fldChar w:fldCharType="end"/>
    </w:r>
    <w:r w:rsidRPr="00C42125">
      <w:t xml:space="preserve"> -</w:t>
    </w:r>
  </w:p>
  <w:p w14:paraId="59C74BD7" w14:textId="28DA0379" w:rsidR="000754BC" w:rsidRPr="00C42125" w:rsidRDefault="000754BC" w:rsidP="000754BC">
    <w:pPr>
      <w:pStyle w:val="Header"/>
    </w:pPr>
    <w:r>
      <w:fldChar w:fldCharType="begin"/>
    </w:r>
    <w:r>
      <w:instrText xml:space="preserve"> STYLEREF  Docnumber  </w:instrText>
    </w:r>
    <w:r>
      <w:fldChar w:fldCharType="separate"/>
    </w:r>
    <w:r w:rsidR="00A77D07">
      <w:rPr>
        <w:noProof/>
      </w:rPr>
      <w:t>SG5-TD1672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3F078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5E7C94"/>
    <w:multiLevelType w:val="multilevel"/>
    <w:tmpl w:val="229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7749"/>
    <w:multiLevelType w:val="hybridMultilevel"/>
    <w:tmpl w:val="7E425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817CA8"/>
    <w:multiLevelType w:val="hybridMultilevel"/>
    <w:tmpl w:val="4C3E71D6"/>
    <w:lvl w:ilvl="0" w:tplc="772070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5A0E7A"/>
    <w:multiLevelType w:val="multilevel"/>
    <w:tmpl w:val="2A92A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630602"/>
    <w:multiLevelType w:val="multilevel"/>
    <w:tmpl w:val="5986D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20"/>
        </w:tabs>
        <w:ind w:left="2420"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710D4F25"/>
    <w:multiLevelType w:val="hybridMultilevel"/>
    <w:tmpl w:val="6610EA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3304EE7"/>
    <w:multiLevelType w:val="hybridMultilevel"/>
    <w:tmpl w:val="45DEEC4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F42EAA"/>
    <w:multiLevelType w:val="hybridMultilevel"/>
    <w:tmpl w:val="FF74BE54"/>
    <w:lvl w:ilvl="0" w:tplc="3FB8C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5091037">
    <w:abstractNumId w:val="16"/>
  </w:num>
  <w:num w:numId="2" w16cid:durableId="127674344">
    <w:abstractNumId w:val="16"/>
  </w:num>
  <w:num w:numId="3" w16cid:durableId="177472300">
    <w:abstractNumId w:val="16"/>
  </w:num>
  <w:num w:numId="4" w16cid:durableId="220822957">
    <w:abstractNumId w:val="16"/>
  </w:num>
  <w:num w:numId="5" w16cid:durableId="403260504">
    <w:abstractNumId w:val="16"/>
  </w:num>
  <w:num w:numId="6" w16cid:durableId="1488285272">
    <w:abstractNumId w:val="16"/>
  </w:num>
  <w:num w:numId="7" w16cid:durableId="2018579423">
    <w:abstractNumId w:val="16"/>
  </w:num>
  <w:num w:numId="8" w16cid:durableId="2102988171">
    <w:abstractNumId w:val="16"/>
  </w:num>
  <w:num w:numId="9" w16cid:durableId="440758882">
    <w:abstractNumId w:val="16"/>
  </w:num>
  <w:num w:numId="10" w16cid:durableId="730271391">
    <w:abstractNumId w:val="10"/>
  </w:num>
  <w:num w:numId="11" w16cid:durableId="800999619">
    <w:abstractNumId w:val="9"/>
  </w:num>
  <w:num w:numId="12" w16cid:durableId="1562210751">
    <w:abstractNumId w:val="7"/>
  </w:num>
  <w:num w:numId="13" w16cid:durableId="707225228">
    <w:abstractNumId w:val="6"/>
  </w:num>
  <w:num w:numId="14" w16cid:durableId="1928690649">
    <w:abstractNumId w:val="5"/>
  </w:num>
  <w:num w:numId="15" w16cid:durableId="1777670845">
    <w:abstractNumId w:val="4"/>
  </w:num>
  <w:num w:numId="16" w16cid:durableId="816998434">
    <w:abstractNumId w:val="8"/>
  </w:num>
  <w:num w:numId="17" w16cid:durableId="611087625">
    <w:abstractNumId w:val="3"/>
  </w:num>
  <w:num w:numId="18" w16cid:durableId="1430783086">
    <w:abstractNumId w:val="2"/>
  </w:num>
  <w:num w:numId="19" w16cid:durableId="1517427614">
    <w:abstractNumId w:val="1"/>
  </w:num>
  <w:num w:numId="20" w16cid:durableId="122046225">
    <w:abstractNumId w:val="0"/>
  </w:num>
  <w:num w:numId="21" w16cid:durableId="614865882">
    <w:abstractNumId w:val="13"/>
  </w:num>
  <w:num w:numId="22" w16cid:durableId="1725176453">
    <w:abstractNumId w:val="19"/>
  </w:num>
  <w:num w:numId="23" w16cid:durableId="1960526940">
    <w:abstractNumId w:val="17"/>
  </w:num>
  <w:num w:numId="24" w16cid:durableId="927620584">
    <w:abstractNumId w:val="18"/>
  </w:num>
  <w:num w:numId="25" w16cid:durableId="1385445798">
    <w:abstractNumId w:val="14"/>
  </w:num>
  <w:num w:numId="26" w16cid:durableId="530345588">
    <w:abstractNumId w:val="15"/>
  </w:num>
  <w:num w:numId="27" w16cid:durableId="893541975">
    <w:abstractNumId w:val="12"/>
  </w:num>
  <w:num w:numId="28" w16cid:durableId="152111640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eet Malikk">
    <w15:presenceInfo w15:providerId="Windows Live" w15:userId="bdcfd7a6113ed98d"/>
  </w15:person>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54BC"/>
    <w:rsid w:val="000769E6"/>
    <w:rsid w:val="00077E88"/>
    <w:rsid w:val="0008099A"/>
    <w:rsid w:val="00082786"/>
    <w:rsid w:val="000842F4"/>
    <w:rsid w:val="00085268"/>
    <w:rsid w:val="0009005F"/>
    <w:rsid w:val="00092930"/>
    <w:rsid w:val="00096D82"/>
    <w:rsid w:val="00097D70"/>
    <w:rsid w:val="000A1971"/>
    <w:rsid w:val="000A31CB"/>
    <w:rsid w:val="000A3F81"/>
    <w:rsid w:val="000B1D6F"/>
    <w:rsid w:val="000B286A"/>
    <w:rsid w:val="000B4350"/>
    <w:rsid w:val="000B594B"/>
    <w:rsid w:val="000B748C"/>
    <w:rsid w:val="000B74DB"/>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1B33"/>
    <w:rsid w:val="00122669"/>
    <w:rsid w:val="00123820"/>
    <w:rsid w:val="00123A2B"/>
    <w:rsid w:val="001266E6"/>
    <w:rsid w:val="00131282"/>
    <w:rsid w:val="00131D86"/>
    <w:rsid w:val="00134A4C"/>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C41AC"/>
    <w:rsid w:val="001D0786"/>
    <w:rsid w:val="001D0A21"/>
    <w:rsid w:val="001D1EDB"/>
    <w:rsid w:val="001D240C"/>
    <w:rsid w:val="001D505A"/>
    <w:rsid w:val="001D5206"/>
    <w:rsid w:val="001D6401"/>
    <w:rsid w:val="001E031A"/>
    <w:rsid w:val="001E1E53"/>
    <w:rsid w:val="001E2CE2"/>
    <w:rsid w:val="001E3A1B"/>
    <w:rsid w:val="001E3A97"/>
    <w:rsid w:val="001E58AB"/>
    <w:rsid w:val="001E5965"/>
    <w:rsid w:val="001E5E42"/>
    <w:rsid w:val="001E6C93"/>
    <w:rsid w:val="001E7D6A"/>
    <w:rsid w:val="001F0D74"/>
    <w:rsid w:val="001F5DA4"/>
    <w:rsid w:val="00201267"/>
    <w:rsid w:val="002027A2"/>
    <w:rsid w:val="00202AA7"/>
    <w:rsid w:val="00213C1C"/>
    <w:rsid w:val="002157FB"/>
    <w:rsid w:val="00215E68"/>
    <w:rsid w:val="00216499"/>
    <w:rsid w:val="0022194A"/>
    <w:rsid w:val="00222121"/>
    <w:rsid w:val="00223009"/>
    <w:rsid w:val="002240C7"/>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54FC"/>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10082"/>
    <w:rsid w:val="003102A3"/>
    <w:rsid w:val="00310F96"/>
    <w:rsid w:val="00314E84"/>
    <w:rsid w:val="00315755"/>
    <w:rsid w:val="00325F11"/>
    <w:rsid w:val="0032690C"/>
    <w:rsid w:val="00327081"/>
    <w:rsid w:val="0033031C"/>
    <w:rsid w:val="003331EE"/>
    <w:rsid w:val="00334C06"/>
    <w:rsid w:val="00335A28"/>
    <w:rsid w:val="00336813"/>
    <w:rsid w:val="00337560"/>
    <w:rsid w:val="003429F2"/>
    <w:rsid w:val="00343245"/>
    <w:rsid w:val="00343BA0"/>
    <w:rsid w:val="00346B76"/>
    <w:rsid w:val="00347D06"/>
    <w:rsid w:val="00347FFC"/>
    <w:rsid w:val="00350363"/>
    <w:rsid w:val="00350AC2"/>
    <w:rsid w:val="00352738"/>
    <w:rsid w:val="003557E5"/>
    <w:rsid w:val="00357B31"/>
    <w:rsid w:val="003613F8"/>
    <w:rsid w:val="0036170A"/>
    <w:rsid w:val="003625AA"/>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A121C"/>
    <w:rsid w:val="003A229D"/>
    <w:rsid w:val="003A39E0"/>
    <w:rsid w:val="003A76F6"/>
    <w:rsid w:val="003B197C"/>
    <w:rsid w:val="003B1D28"/>
    <w:rsid w:val="003B2A40"/>
    <w:rsid w:val="003B3185"/>
    <w:rsid w:val="003B53B3"/>
    <w:rsid w:val="003C08EC"/>
    <w:rsid w:val="003C6DBB"/>
    <w:rsid w:val="003D0967"/>
    <w:rsid w:val="003D2049"/>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74B"/>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120"/>
    <w:rsid w:val="004717A9"/>
    <w:rsid w:val="0047347C"/>
    <w:rsid w:val="00473548"/>
    <w:rsid w:val="004753D9"/>
    <w:rsid w:val="00477426"/>
    <w:rsid w:val="004806F0"/>
    <w:rsid w:val="00480BF5"/>
    <w:rsid w:val="00481970"/>
    <w:rsid w:val="00481B8F"/>
    <w:rsid w:val="00483B57"/>
    <w:rsid w:val="00494B8A"/>
    <w:rsid w:val="004A019C"/>
    <w:rsid w:val="004A2AB2"/>
    <w:rsid w:val="004A460E"/>
    <w:rsid w:val="004A66F3"/>
    <w:rsid w:val="004A6F37"/>
    <w:rsid w:val="004A7E65"/>
    <w:rsid w:val="004B17D1"/>
    <w:rsid w:val="004B1A33"/>
    <w:rsid w:val="004B1BCD"/>
    <w:rsid w:val="004B2E75"/>
    <w:rsid w:val="004B34BB"/>
    <w:rsid w:val="004B3BD0"/>
    <w:rsid w:val="004B4317"/>
    <w:rsid w:val="004B5105"/>
    <w:rsid w:val="004C2E42"/>
    <w:rsid w:val="004C3990"/>
    <w:rsid w:val="004C5F5E"/>
    <w:rsid w:val="004C6C19"/>
    <w:rsid w:val="004D054B"/>
    <w:rsid w:val="004D0FFC"/>
    <w:rsid w:val="004D217C"/>
    <w:rsid w:val="004D53AD"/>
    <w:rsid w:val="004D5D51"/>
    <w:rsid w:val="004D7E66"/>
    <w:rsid w:val="004E1D1B"/>
    <w:rsid w:val="004E2A77"/>
    <w:rsid w:val="004E7413"/>
    <w:rsid w:val="004F18BB"/>
    <w:rsid w:val="004F467F"/>
    <w:rsid w:val="004F4EB6"/>
    <w:rsid w:val="00500C55"/>
    <w:rsid w:val="00502C16"/>
    <w:rsid w:val="00504261"/>
    <w:rsid w:val="00507D55"/>
    <w:rsid w:val="00510C3D"/>
    <w:rsid w:val="0051292E"/>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A45"/>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4344"/>
    <w:rsid w:val="006246ED"/>
    <w:rsid w:val="006256C7"/>
    <w:rsid w:val="00627024"/>
    <w:rsid w:val="006334FD"/>
    <w:rsid w:val="006336BF"/>
    <w:rsid w:val="006361D0"/>
    <w:rsid w:val="00636E1F"/>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B7938"/>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6818"/>
    <w:rsid w:val="006E7742"/>
    <w:rsid w:val="006E7AB0"/>
    <w:rsid w:val="006F117E"/>
    <w:rsid w:val="006F6A15"/>
    <w:rsid w:val="0070068E"/>
    <w:rsid w:val="00707C72"/>
    <w:rsid w:val="0071032C"/>
    <w:rsid w:val="00711C6A"/>
    <w:rsid w:val="0071243A"/>
    <w:rsid w:val="00712802"/>
    <w:rsid w:val="007139EE"/>
    <w:rsid w:val="007164A1"/>
    <w:rsid w:val="00721FE0"/>
    <w:rsid w:val="007231AD"/>
    <w:rsid w:val="007238CA"/>
    <w:rsid w:val="00723B74"/>
    <w:rsid w:val="00725817"/>
    <w:rsid w:val="0072588D"/>
    <w:rsid w:val="00725A12"/>
    <w:rsid w:val="007262D6"/>
    <w:rsid w:val="00726B8B"/>
    <w:rsid w:val="007279B2"/>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56EC"/>
    <w:rsid w:val="007A7398"/>
    <w:rsid w:val="007B3431"/>
    <w:rsid w:val="007B40F5"/>
    <w:rsid w:val="007B5558"/>
    <w:rsid w:val="007C11F2"/>
    <w:rsid w:val="007C43E2"/>
    <w:rsid w:val="007C7042"/>
    <w:rsid w:val="007C7D77"/>
    <w:rsid w:val="007D2F0F"/>
    <w:rsid w:val="007D2F42"/>
    <w:rsid w:val="007D7074"/>
    <w:rsid w:val="007E1D1A"/>
    <w:rsid w:val="007E2DFA"/>
    <w:rsid w:val="007F107B"/>
    <w:rsid w:val="007F5562"/>
    <w:rsid w:val="00805674"/>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1E1D"/>
    <w:rsid w:val="008B1F5F"/>
    <w:rsid w:val="008B2841"/>
    <w:rsid w:val="008B2FC9"/>
    <w:rsid w:val="008B3D3F"/>
    <w:rsid w:val="008B762D"/>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186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133"/>
    <w:rsid w:val="00956489"/>
    <w:rsid w:val="00960F92"/>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4CF2"/>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10A16"/>
    <w:rsid w:val="00A113F2"/>
    <w:rsid w:val="00A12E8B"/>
    <w:rsid w:val="00A13A4E"/>
    <w:rsid w:val="00A16B2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77D07"/>
    <w:rsid w:val="00A81DD7"/>
    <w:rsid w:val="00A836F6"/>
    <w:rsid w:val="00A90A92"/>
    <w:rsid w:val="00A91B6A"/>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649A"/>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622"/>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3DD5"/>
    <w:rsid w:val="00B451A9"/>
    <w:rsid w:val="00B46698"/>
    <w:rsid w:val="00B47087"/>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14A"/>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C470B"/>
    <w:rsid w:val="00BD0091"/>
    <w:rsid w:val="00BD06A6"/>
    <w:rsid w:val="00BD3ACE"/>
    <w:rsid w:val="00BD6C74"/>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5D2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548F"/>
    <w:rsid w:val="00D06403"/>
    <w:rsid w:val="00D11F7F"/>
    <w:rsid w:val="00D13A74"/>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61C"/>
    <w:rsid w:val="00DA59D4"/>
    <w:rsid w:val="00DA7C58"/>
    <w:rsid w:val="00DB4F52"/>
    <w:rsid w:val="00DB511E"/>
    <w:rsid w:val="00DB676C"/>
    <w:rsid w:val="00DC08E9"/>
    <w:rsid w:val="00DC0A63"/>
    <w:rsid w:val="00DC5217"/>
    <w:rsid w:val="00DD136D"/>
    <w:rsid w:val="00DD16BB"/>
    <w:rsid w:val="00DD2F98"/>
    <w:rsid w:val="00DD514A"/>
    <w:rsid w:val="00DD7CC3"/>
    <w:rsid w:val="00DE2BD6"/>
    <w:rsid w:val="00DE415F"/>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CF5"/>
    <w:rsid w:val="00E232FF"/>
    <w:rsid w:val="00E254A6"/>
    <w:rsid w:val="00E27939"/>
    <w:rsid w:val="00E27E41"/>
    <w:rsid w:val="00E322CF"/>
    <w:rsid w:val="00E34BBF"/>
    <w:rsid w:val="00E353A5"/>
    <w:rsid w:val="00E35418"/>
    <w:rsid w:val="00E36F50"/>
    <w:rsid w:val="00E42DDE"/>
    <w:rsid w:val="00E50C94"/>
    <w:rsid w:val="00E52824"/>
    <w:rsid w:val="00E52D35"/>
    <w:rsid w:val="00E5305A"/>
    <w:rsid w:val="00E628BB"/>
    <w:rsid w:val="00E62B7F"/>
    <w:rsid w:val="00E7406F"/>
    <w:rsid w:val="00E74750"/>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251D8"/>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75C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C1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51A4"/>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tabs>
        <w:tab w:val="clear" w:pos="2420"/>
        <w:tab w:val="num" w:pos="576"/>
      </w:tabs>
      <w:spacing w:before="240" w:after="60"/>
      <w:ind w:left="576"/>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rsid w:val="009751A4"/>
  </w:style>
  <w:style w:type="paragraph" w:customStyle="1" w:styleId="TSBHeaderTitle">
    <w:name w:val="TSBHeaderTitle"/>
    <w:basedOn w:val="Normal"/>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qFormat/>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link w:val="enumlev1Char"/>
    <w:qFormat/>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1">
    <w:name w:val="Hashtag1"/>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customStyle="1" w:styleId="Mention1">
    <w:name w:val="Mention1"/>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1">
    <w:name w:val="Smart Hyperlink1"/>
    <w:basedOn w:val="DefaultParagraphFont"/>
    <w:uiPriority w:val="99"/>
    <w:semiHidden/>
    <w:unhideWhenUsed/>
    <w:rsid w:val="009751A4"/>
    <w:rPr>
      <w:u w:val="dotted"/>
    </w:rPr>
  </w:style>
  <w:style w:type="character" w:customStyle="1" w:styleId="SmartLink1">
    <w:name w:val="SmartLink1"/>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qFormat/>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9751A4"/>
    <w:rPr>
      <w:color w:val="605E5C"/>
      <w:shd w:val="clear" w:color="auto" w:fill="E1DFDD"/>
    </w:rPr>
  </w:style>
  <w:style w:type="character" w:customStyle="1" w:styleId="enumlev1Char">
    <w:name w:val="enumlev1 Char"/>
    <w:link w:val="enumlev1"/>
    <w:qFormat/>
    <w:locked/>
    <w:rsid w:val="008B1F5F"/>
    <w:rPr>
      <w:rFonts w:eastAsia="Times New Roman"/>
      <w:sz w:val="24"/>
      <w:lang w:val="en-GB" w:eastAsia="en-US"/>
    </w:rPr>
  </w:style>
  <w:style w:type="paragraph" w:styleId="Revision">
    <w:name w:val="Revision"/>
    <w:hidden/>
    <w:uiPriority w:val="99"/>
    <w:semiHidden/>
    <w:rsid w:val="00123820"/>
    <w:rPr>
      <w:sz w:val="24"/>
      <w:szCs w:val="24"/>
      <w:lang w:val="en-GB" w:eastAsia="ja-JP"/>
    </w:rPr>
  </w:style>
  <w:style w:type="character" w:customStyle="1" w:styleId="UnresolvedMention2">
    <w:name w:val="Unresolved Mention2"/>
    <w:basedOn w:val="DefaultParagraphFont"/>
    <w:uiPriority w:val="99"/>
    <w:semiHidden/>
    <w:unhideWhenUsed/>
    <w:rsid w:val="00123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5549">
      <w:bodyDiv w:val="1"/>
      <w:marLeft w:val="0"/>
      <w:marRight w:val="0"/>
      <w:marTop w:val="0"/>
      <w:marBottom w:val="0"/>
      <w:divBdr>
        <w:top w:val="none" w:sz="0" w:space="0" w:color="auto"/>
        <w:left w:val="none" w:sz="0" w:space="0" w:color="auto"/>
        <w:bottom w:val="none" w:sz="0" w:space="0" w:color="auto"/>
        <w:right w:val="none" w:sz="0" w:space="0" w:color="auto"/>
      </w:divBdr>
    </w:div>
    <w:div w:id="140006838">
      <w:bodyDiv w:val="1"/>
      <w:marLeft w:val="0"/>
      <w:marRight w:val="0"/>
      <w:marTop w:val="0"/>
      <w:marBottom w:val="0"/>
      <w:divBdr>
        <w:top w:val="none" w:sz="0" w:space="0" w:color="auto"/>
        <w:left w:val="none" w:sz="0" w:space="0" w:color="auto"/>
        <w:bottom w:val="none" w:sz="0" w:space="0" w:color="auto"/>
        <w:right w:val="none" w:sz="0" w:space="0" w:color="auto"/>
      </w:divBdr>
    </w:div>
    <w:div w:id="189415987">
      <w:bodyDiv w:val="1"/>
      <w:marLeft w:val="0"/>
      <w:marRight w:val="0"/>
      <w:marTop w:val="0"/>
      <w:marBottom w:val="0"/>
      <w:divBdr>
        <w:top w:val="none" w:sz="0" w:space="0" w:color="auto"/>
        <w:left w:val="none" w:sz="0" w:space="0" w:color="auto"/>
        <w:bottom w:val="none" w:sz="0" w:space="0" w:color="auto"/>
        <w:right w:val="none" w:sz="0" w:space="0" w:color="auto"/>
      </w:divBdr>
    </w:div>
    <w:div w:id="218132957">
      <w:bodyDiv w:val="1"/>
      <w:marLeft w:val="0"/>
      <w:marRight w:val="0"/>
      <w:marTop w:val="0"/>
      <w:marBottom w:val="0"/>
      <w:divBdr>
        <w:top w:val="none" w:sz="0" w:space="0" w:color="auto"/>
        <w:left w:val="none" w:sz="0" w:space="0" w:color="auto"/>
        <w:bottom w:val="none" w:sz="0" w:space="0" w:color="auto"/>
        <w:right w:val="none" w:sz="0" w:space="0" w:color="auto"/>
      </w:divBdr>
    </w:div>
    <w:div w:id="250555249">
      <w:bodyDiv w:val="1"/>
      <w:marLeft w:val="0"/>
      <w:marRight w:val="0"/>
      <w:marTop w:val="0"/>
      <w:marBottom w:val="0"/>
      <w:divBdr>
        <w:top w:val="none" w:sz="0" w:space="0" w:color="auto"/>
        <w:left w:val="none" w:sz="0" w:space="0" w:color="auto"/>
        <w:bottom w:val="none" w:sz="0" w:space="0" w:color="auto"/>
        <w:right w:val="none" w:sz="0" w:space="0" w:color="auto"/>
      </w:divBdr>
    </w:div>
    <w:div w:id="337585991">
      <w:bodyDiv w:val="1"/>
      <w:marLeft w:val="0"/>
      <w:marRight w:val="0"/>
      <w:marTop w:val="0"/>
      <w:marBottom w:val="0"/>
      <w:divBdr>
        <w:top w:val="none" w:sz="0" w:space="0" w:color="auto"/>
        <w:left w:val="none" w:sz="0" w:space="0" w:color="auto"/>
        <w:bottom w:val="none" w:sz="0" w:space="0" w:color="auto"/>
        <w:right w:val="none" w:sz="0" w:space="0" w:color="auto"/>
      </w:divBdr>
    </w:div>
    <w:div w:id="494997943">
      <w:bodyDiv w:val="1"/>
      <w:marLeft w:val="0"/>
      <w:marRight w:val="0"/>
      <w:marTop w:val="0"/>
      <w:marBottom w:val="0"/>
      <w:divBdr>
        <w:top w:val="none" w:sz="0" w:space="0" w:color="auto"/>
        <w:left w:val="none" w:sz="0" w:space="0" w:color="auto"/>
        <w:bottom w:val="none" w:sz="0" w:space="0" w:color="auto"/>
        <w:right w:val="none" w:sz="0" w:space="0" w:color="auto"/>
      </w:divBdr>
    </w:div>
    <w:div w:id="858465112">
      <w:bodyDiv w:val="1"/>
      <w:marLeft w:val="0"/>
      <w:marRight w:val="0"/>
      <w:marTop w:val="0"/>
      <w:marBottom w:val="0"/>
      <w:divBdr>
        <w:top w:val="none" w:sz="0" w:space="0" w:color="auto"/>
        <w:left w:val="none" w:sz="0" w:space="0" w:color="auto"/>
        <w:bottom w:val="none" w:sz="0" w:space="0" w:color="auto"/>
        <w:right w:val="none" w:sz="0" w:space="0" w:color="auto"/>
      </w:divBdr>
    </w:div>
    <w:div w:id="206086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mali@ca.go.k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Vineet Malikk</cp:lastModifiedBy>
  <cp:revision>2</cp:revision>
  <cp:lastPrinted>2025-05-14T06:29:00Z</cp:lastPrinted>
  <dcterms:created xsi:type="dcterms:W3CDTF">2025-06-05T14:51:00Z</dcterms:created>
  <dcterms:modified xsi:type="dcterms:W3CDTF">2025-06-05T14:51:00Z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