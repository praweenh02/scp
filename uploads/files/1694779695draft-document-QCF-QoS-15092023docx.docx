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jc w:val="center"/>
        <w:tblCellMar>
          <w:left w:w="57" w:type="dxa"/>
          <w:right w:w="57" w:type="dxa"/>
        </w:tblCellMar>
        <w:tblLook w:val="04A0" w:firstRow="1" w:lastRow="0" w:firstColumn="1" w:lastColumn="0" w:noHBand="0" w:noVBand="1"/>
      </w:tblPr>
      <w:tblGrid>
        <w:gridCol w:w="1191"/>
        <w:gridCol w:w="274"/>
        <w:gridCol w:w="3671"/>
        <w:gridCol w:w="133"/>
        <w:gridCol w:w="270"/>
        <w:gridCol w:w="4100"/>
      </w:tblGrid>
      <w:tr w:rsidR="00E03A6B" w:rsidRPr="007A7363" w14:paraId="1E66FEE0" w14:textId="77777777" w:rsidTr="00DC2A2B">
        <w:trPr>
          <w:cantSplit/>
          <w:jc w:val="center"/>
        </w:trPr>
        <w:tc>
          <w:tcPr>
            <w:tcW w:w="618" w:type="pct"/>
            <w:vMerge w:val="restart"/>
            <w:tcBorders>
              <w:top w:val="nil"/>
              <w:left w:val="nil"/>
              <w:bottom w:val="single" w:sz="12" w:space="0" w:color="auto"/>
              <w:right w:val="nil"/>
            </w:tcBorders>
            <w:vAlign w:val="center"/>
            <w:hideMark/>
          </w:tcPr>
          <w:p w14:paraId="013BAB99" w14:textId="77777777" w:rsidR="00E03A6B" w:rsidRDefault="00E03A6B" w:rsidP="00DC2A2B">
            <w:pPr>
              <w:spacing w:line="256" w:lineRule="auto"/>
              <w:jc w:val="center"/>
              <w:rPr>
                <w:sz w:val="20"/>
              </w:rPr>
            </w:pPr>
            <w:bookmarkStart w:id="0" w:name="dnum" w:colFirst="2" w:colLast="2"/>
            <w:bookmarkStart w:id="1" w:name="dsg" w:colFirst="1" w:colLast="1"/>
            <w:bookmarkStart w:id="2" w:name="dtableau"/>
            <w:r>
              <w:rPr>
                <w:noProof/>
                <w:lang w:val="en-IN" w:eastAsia="en-IN" w:bidi="hi-IN"/>
              </w:rPr>
              <w:drawing>
                <wp:inline distT="0" distB="0" distL="0" distR="0" wp14:anchorId="06F7EDA0" wp14:editId="7063C852">
                  <wp:extent cx="647700" cy="704850"/>
                  <wp:effectExtent l="0" t="0" r="0" b="0"/>
                  <wp:docPr id="2" name="Picture 2" descr="A black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white logo&#10;&#10;Description automatically generated with low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2046" w:type="pct"/>
            <w:gridSpan w:val="2"/>
            <w:vMerge w:val="restart"/>
            <w:tcBorders>
              <w:top w:val="nil"/>
              <w:left w:val="nil"/>
              <w:bottom w:val="single" w:sz="12" w:space="0" w:color="auto"/>
              <w:right w:val="nil"/>
            </w:tcBorders>
            <w:vAlign w:val="center"/>
            <w:hideMark/>
          </w:tcPr>
          <w:p w14:paraId="6932B292" w14:textId="77777777" w:rsidR="00E03A6B" w:rsidRPr="00F70513" w:rsidRDefault="00E03A6B" w:rsidP="00DC2A2B">
            <w:pPr>
              <w:rPr>
                <w:sz w:val="16"/>
                <w:szCs w:val="16"/>
              </w:rPr>
            </w:pPr>
            <w:r w:rsidRPr="00F70513">
              <w:rPr>
                <w:sz w:val="16"/>
                <w:szCs w:val="16"/>
              </w:rPr>
              <w:t>INTERNATIONAL TELECOMMUNICATION UNION</w:t>
            </w:r>
          </w:p>
          <w:p w14:paraId="58F96866" w14:textId="77777777" w:rsidR="00E03A6B" w:rsidRPr="006264C9" w:rsidRDefault="00E03A6B" w:rsidP="00DC2A2B">
            <w:pPr>
              <w:rPr>
                <w:b/>
                <w:bCs/>
                <w:sz w:val="26"/>
                <w:szCs w:val="26"/>
              </w:rPr>
            </w:pPr>
            <w:r w:rsidRPr="006264C9">
              <w:rPr>
                <w:b/>
                <w:bCs/>
                <w:sz w:val="26"/>
                <w:szCs w:val="26"/>
              </w:rPr>
              <w:t>TELECOMMUNICATION</w:t>
            </w:r>
            <w:r w:rsidRPr="006264C9">
              <w:rPr>
                <w:b/>
                <w:bCs/>
                <w:sz w:val="26"/>
                <w:szCs w:val="26"/>
              </w:rPr>
              <w:br/>
              <w:t>STANDARDIZATION SECTOR</w:t>
            </w:r>
          </w:p>
          <w:p w14:paraId="732702CB" w14:textId="77777777" w:rsidR="00E03A6B" w:rsidRDefault="00E03A6B" w:rsidP="00DC2A2B">
            <w:pPr>
              <w:spacing w:line="256" w:lineRule="auto"/>
              <w:rPr>
                <w:sz w:val="20"/>
              </w:rPr>
            </w:pPr>
            <w:r w:rsidRPr="006264C9">
              <w:rPr>
                <w:sz w:val="20"/>
              </w:rPr>
              <w:t xml:space="preserve">STUDY PERIOD </w:t>
            </w:r>
            <w:r>
              <w:rPr>
                <w:sz w:val="20"/>
              </w:rPr>
              <w:t>2022-2024</w:t>
            </w:r>
          </w:p>
        </w:tc>
        <w:tc>
          <w:tcPr>
            <w:tcW w:w="2336" w:type="pct"/>
            <w:gridSpan w:val="3"/>
            <w:vAlign w:val="center"/>
            <w:hideMark/>
          </w:tcPr>
          <w:p w14:paraId="3AA31B9C" w14:textId="05C809FB" w:rsidR="00E03A6B" w:rsidRPr="00772EAA" w:rsidRDefault="00E03A6B" w:rsidP="008C6477">
            <w:pPr>
              <w:pStyle w:val="Docnumber"/>
              <w:spacing w:line="256" w:lineRule="auto"/>
              <w:rPr>
                <w:sz w:val="28"/>
                <w:szCs w:val="28"/>
                <w:lang w:eastAsia="zh-CN"/>
              </w:rPr>
            </w:pPr>
            <w:bookmarkStart w:id="3" w:name="_Hlk106889584"/>
            <w:r w:rsidRPr="003F6DD7">
              <w:rPr>
                <w:noProof/>
                <w:szCs w:val="32"/>
              </w:rPr>
              <w:t>SG11</w:t>
            </w:r>
            <w:r w:rsidRPr="003F6DD7">
              <w:rPr>
                <w:szCs w:val="32"/>
              </w:rPr>
              <w:t>-</w:t>
            </w:r>
            <w:bookmarkEnd w:id="3"/>
            <w:r w:rsidR="008C6477">
              <w:rPr>
                <w:szCs w:val="32"/>
              </w:rPr>
              <w:t>XX</w:t>
            </w:r>
          </w:p>
        </w:tc>
      </w:tr>
      <w:bookmarkEnd w:id="0"/>
      <w:tr w:rsidR="00E03A6B" w:rsidRPr="007A7363" w14:paraId="73F2311E" w14:textId="77777777" w:rsidTr="00DC2A2B">
        <w:trPr>
          <w:cantSplit/>
          <w:jc w:val="center"/>
        </w:trPr>
        <w:tc>
          <w:tcPr>
            <w:tcW w:w="618" w:type="pct"/>
            <w:vMerge/>
            <w:tcBorders>
              <w:top w:val="nil"/>
              <w:left w:val="nil"/>
              <w:bottom w:val="single" w:sz="12" w:space="0" w:color="auto"/>
              <w:right w:val="nil"/>
            </w:tcBorders>
            <w:hideMark/>
          </w:tcPr>
          <w:p w14:paraId="704C8AA0" w14:textId="77777777" w:rsidR="00E03A6B" w:rsidRDefault="00E03A6B" w:rsidP="00DC2A2B">
            <w:pPr>
              <w:spacing w:line="256" w:lineRule="auto"/>
              <w:rPr>
                <w:sz w:val="20"/>
                <w:lang w:val="en-GB" w:eastAsia="ja-JP"/>
              </w:rPr>
            </w:pPr>
          </w:p>
        </w:tc>
        <w:tc>
          <w:tcPr>
            <w:tcW w:w="2046" w:type="pct"/>
            <w:gridSpan w:val="2"/>
            <w:vMerge/>
            <w:tcBorders>
              <w:top w:val="nil"/>
              <w:left w:val="nil"/>
              <w:bottom w:val="single" w:sz="12" w:space="0" w:color="auto"/>
              <w:right w:val="nil"/>
            </w:tcBorders>
            <w:hideMark/>
          </w:tcPr>
          <w:p w14:paraId="436EFF41" w14:textId="77777777" w:rsidR="00E03A6B" w:rsidRDefault="00E03A6B" w:rsidP="00DC2A2B">
            <w:pPr>
              <w:spacing w:line="256" w:lineRule="auto"/>
              <w:rPr>
                <w:sz w:val="20"/>
                <w:lang w:val="en-GB" w:eastAsia="ja-JP"/>
              </w:rPr>
            </w:pPr>
          </w:p>
        </w:tc>
        <w:tc>
          <w:tcPr>
            <w:tcW w:w="2336" w:type="pct"/>
            <w:gridSpan w:val="3"/>
            <w:hideMark/>
          </w:tcPr>
          <w:p w14:paraId="14434672" w14:textId="77777777" w:rsidR="00E03A6B" w:rsidRPr="00772EAA" w:rsidRDefault="00E03A6B" w:rsidP="00DC2A2B">
            <w:pPr>
              <w:pStyle w:val="Docnumber"/>
              <w:spacing w:line="256" w:lineRule="auto"/>
              <w:rPr>
                <w:sz w:val="28"/>
                <w:szCs w:val="28"/>
                <w:lang w:eastAsia="ja-JP"/>
              </w:rPr>
            </w:pPr>
            <w:r w:rsidRPr="00772EAA">
              <w:rPr>
                <w:noProof/>
                <w:sz w:val="28"/>
                <w:szCs w:val="28"/>
              </w:rPr>
              <w:t>STUDY GROUP 11</w:t>
            </w:r>
            <w:r w:rsidRPr="00772EAA">
              <w:rPr>
                <w:sz w:val="28"/>
                <w:szCs w:val="28"/>
              </w:rPr>
              <w:t xml:space="preserve"> </w:t>
            </w:r>
          </w:p>
        </w:tc>
      </w:tr>
      <w:tr w:rsidR="00E03A6B" w:rsidRPr="007A7363" w14:paraId="5B8E7D51" w14:textId="77777777" w:rsidTr="00DC2A2B">
        <w:trPr>
          <w:cantSplit/>
          <w:jc w:val="center"/>
        </w:trPr>
        <w:tc>
          <w:tcPr>
            <w:tcW w:w="618" w:type="pct"/>
            <w:vMerge/>
            <w:tcBorders>
              <w:top w:val="nil"/>
              <w:left w:val="nil"/>
              <w:bottom w:val="single" w:sz="12" w:space="0" w:color="auto"/>
              <w:right w:val="nil"/>
            </w:tcBorders>
            <w:hideMark/>
          </w:tcPr>
          <w:p w14:paraId="2D534476" w14:textId="77777777" w:rsidR="00E03A6B" w:rsidRDefault="00E03A6B" w:rsidP="00DC2A2B">
            <w:pPr>
              <w:spacing w:line="256" w:lineRule="auto"/>
              <w:rPr>
                <w:sz w:val="20"/>
                <w:lang w:val="en-GB" w:eastAsia="ja-JP"/>
              </w:rPr>
            </w:pPr>
          </w:p>
        </w:tc>
        <w:tc>
          <w:tcPr>
            <w:tcW w:w="2046" w:type="pct"/>
            <w:gridSpan w:val="2"/>
            <w:vMerge/>
            <w:tcBorders>
              <w:top w:val="nil"/>
              <w:left w:val="nil"/>
              <w:bottom w:val="single" w:sz="12" w:space="0" w:color="auto"/>
              <w:right w:val="nil"/>
            </w:tcBorders>
            <w:hideMark/>
          </w:tcPr>
          <w:p w14:paraId="6E762061" w14:textId="77777777" w:rsidR="00E03A6B" w:rsidRDefault="00E03A6B" w:rsidP="00DC2A2B">
            <w:pPr>
              <w:spacing w:line="256" w:lineRule="auto"/>
              <w:rPr>
                <w:sz w:val="20"/>
                <w:lang w:val="en-GB" w:eastAsia="ja-JP"/>
              </w:rPr>
            </w:pPr>
          </w:p>
        </w:tc>
        <w:tc>
          <w:tcPr>
            <w:tcW w:w="2336" w:type="pct"/>
            <w:gridSpan w:val="3"/>
            <w:tcBorders>
              <w:top w:val="nil"/>
              <w:left w:val="nil"/>
              <w:bottom w:val="single" w:sz="12" w:space="0" w:color="auto"/>
              <w:right w:val="nil"/>
            </w:tcBorders>
            <w:vAlign w:val="center"/>
            <w:hideMark/>
          </w:tcPr>
          <w:p w14:paraId="44C52E50" w14:textId="77777777" w:rsidR="00E03A6B" w:rsidRPr="00772EAA" w:rsidRDefault="00E03A6B" w:rsidP="00DC2A2B">
            <w:pPr>
              <w:pStyle w:val="Docnumber"/>
              <w:spacing w:line="256" w:lineRule="auto"/>
              <w:rPr>
                <w:sz w:val="28"/>
                <w:szCs w:val="28"/>
              </w:rPr>
            </w:pPr>
            <w:r w:rsidRPr="00772EAA">
              <w:rPr>
                <w:noProof/>
                <w:sz w:val="28"/>
                <w:szCs w:val="28"/>
              </w:rPr>
              <w:t>Original</w:t>
            </w:r>
            <w:r w:rsidRPr="00772EAA">
              <w:rPr>
                <w:sz w:val="28"/>
                <w:szCs w:val="28"/>
              </w:rPr>
              <w:t>: English</w:t>
            </w:r>
          </w:p>
        </w:tc>
      </w:tr>
      <w:tr w:rsidR="00E03A6B" w14:paraId="10174B8A" w14:textId="77777777" w:rsidTr="00DC2A2B">
        <w:trPr>
          <w:cantSplit/>
          <w:jc w:val="center"/>
        </w:trPr>
        <w:tc>
          <w:tcPr>
            <w:tcW w:w="760" w:type="pct"/>
            <w:gridSpan w:val="2"/>
            <w:hideMark/>
          </w:tcPr>
          <w:p w14:paraId="046A667E" w14:textId="77777777" w:rsidR="00E03A6B" w:rsidRDefault="00E03A6B" w:rsidP="00DC2A2B">
            <w:pPr>
              <w:spacing w:line="256" w:lineRule="auto"/>
              <w:rPr>
                <w:b/>
                <w:bCs/>
                <w:szCs w:val="24"/>
              </w:rPr>
            </w:pPr>
            <w:bookmarkStart w:id="4" w:name="InsertLogo"/>
            <w:bookmarkStart w:id="5" w:name="dbluepink" w:colFirst="1" w:colLast="1"/>
            <w:bookmarkStart w:id="6" w:name="dmeeting" w:colFirst="2" w:colLast="2"/>
            <w:bookmarkEnd w:id="1"/>
            <w:bookmarkEnd w:id="4"/>
            <w:r w:rsidRPr="0037415F">
              <w:rPr>
                <w:b/>
                <w:bCs/>
              </w:rPr>
              <w:t>Question(s):</w:t>
            </w:r>
          </w:p>
        </w:tc>
        <w:tc>
          <w:tcPr>
            <w:tcW w:w="1973" w:type="pct"/>
            <w:gridSpan w:val="2"/>
            <w:hideMark/>
          </w:tcPr>
          <w:p w14:paraId="00EAAFFE" w14:textId="77777777" w:rsidR="00E03A6B" w:rsidRDefault="00E03A6B" w:rsidP="00DC2A2B">
            <w:pPr>
              <w:spacing w:line="256" w:lineRule="auto"/>
            </w:pPr>
            <w:r>
              <w:rPr>
                <w:noProof/>
              </w:rPr>
              <w:t>15/11</w:t>
            </w:r>
          </w:p>
        </w:tc>
        <w:tc>
          <w:tcPr>
            <w:tcW w:w="2267" w:type="pct"/>
            <w:gridSpan w:val="2"/>
            <w:hideMark/>
          </w:tcPr>
          <w:p w14:paraId="466E49F0" w14:textId="7A0CF5ED" w:rsidR="00E03A6B" w:rsidRDefault="00E03A6B" w:rsidP="00EA1363">
            <w:pPr>
              <w:spacing w:line="256" w:lineRule="auto"/>
              <w:jc w:val="right"/>
            </w:pPr>
            <w:r w:rsidRPr="005F7732">
              <w:t xml:space="preserve">Geneva, </w:t>
            </w:r>
            <w:r w:rsidR="008C6477">
              <w:t>10-20</w:t>
            </w:r>
            <w:r w:rsidRPr="005F7732">
              <w:t xml:space="preserve"> </w:t>
            </w:r>
            <w:r w:rsidR="008C6477">
              <w:t xml:space="preserve">October </w:t>
            </w:r>
            <w:r w:rsidRPr="005F7732">
              <w:t>202</w:t>
            </w:r>
            <w:r w:rsidR="00EA1363">
              <w:t>3</w:t>
            </w:r>
          </w:p>
        </w:tc>
      </w:tr>
      <w:tr w:rsidR="00E03A6B" w14:paraId="381926E4" w14:textId="77777777" w:rsidTr="00DC2A2B">
        <w:trPr>
          <w:cantSplit/>
          <w:jc w:val="center"/>
        </w:trPr>
        <w:tc>
          <w:tcPr>
            <w:tcW w:w="5000" w:type="pct"/>
            <w:gridSpan w:val="6"/>
            <w:hideMark/>
          </w:tcPr>
          <w:p w14:paraId="68B9B9C8" w14:textId="2D97F5A0" w:rsidR="00E03A6B" w:rsidRDefault="008C6477" w:rsidP="00DC2A2B">
            <w:pPr>
              <w:spacing w:line="256" w:lineRule="auto"/>
              <w:jc w:val="center"/>
              <w:rPr>
                <w:b/>
                <w:bCs/>
              </w:rPr>
            </w:pPr>
            <w:bookmarkStart w:id="7" w:name="dtitle" w:colFirst="0" w:colLast="0"/>
            <w:bookmarkEnd w:id="5"/>
            <w:bookmarkEnd w:id="6"/>
            <w:r>
              <w:rPr>
                <w:b/>
                <w:bCs/>
              </w:rPr>
              <w:t>CONTRIBUTION</w:t>
            </w:r>
          </w:p>
        </w:tc>
      </w:tr>
      <w:tr w:rsidR="00E03A6B" w14:paraId="0419DE0B" w14:textId="77777777" w:rsidTr="00DC2A2B">
        <w:trPr>
          <w:cantSplit/>
          <w:jc w:val="center"/>
        </w:trPr>
        <w:tc>
          <w:tcPr>
            <w:tcW w:w="760" w:type="pct"/>
            <w:gridSpan w:val="2"/>
            <w:hideMark/>
          </w:tcPr>
          <w:p w14:paraId="37F5CE9F" w14:textId="77777777" w:rsidR="00E03A6B" w:rsidRDefault="00E03A6B" w:rsidP="00DC2A2B">
            <w:pPr>
              <w:spacing w:line="256" w:lineRule="auto"/>
              <w:rPr>
                <w:b/>
                <w:bCs/>
              </w:rPr>
            </w:pPr>
            <w:bookmarkStart w:id="8" w:name="dsource" w:colFirst="1" w:colLast="1"/>
            <w:bookmarkEnd w:id="7"/>
            <w:r>
              <w:rPr>
                <w:b/>
                <w:bCs/>
              </w:rPr>
              <w:t>Source:</w:t>
            </w:r>
          </w:p>
        </w:tc>
        <w:sdt>
          <w:sdtPr>
            <w:alias w:val="DocumentSource"/>
            <w:tag w:val="DocumentSource"/>
            <w:id w:val="515811107"/>
            <w:placeholder>
              <w:docPart w:val="2D0F651F62102F4FB2D77BBEB1CB8798"/>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DocumentSource[1]" w:storeItemID="{3021E2B6-F73A-4F77-A433-10E0079BA3EE}"/>
            <w:text/>
          </w:sdtPr>
          <w:sdtEndPr/>
          <w:sdtContent>
            <w:tc>
              <w:tcPr>
                <w:tcW w:w="4240" w:type="pct"/>
                <w:gridSpan w:val="4"/>
                <w:hideMark/>
              </w:tcPr>
              <w:p w14:paraId="6C0482C6" w14:textId="099BAF96" w:rsidR="00E03A6B" w:rsidRDefault="008C6477" w:rsidP="00DC2A2B">
                <w:pPr>
                  <w:spacing w:line="256" w:lineRule="auto"/>
                </w:pPr>
                <w:r>
                  <w:t>Ministry of Communications, India</w:t>
                </w:r>
              </w:p>
            </w:tc>
          </w:sdtContent>
        </w:sdt>
      </w:tr>
      <w:tr w:rsidR="00E03A6B" w14:paraId="7693DE67" w14:textId="77777777" w:rsidTr="00DC2A2B">
        <w:trPr>
          <w:cantSplit/>
          <w:jc w:val="center"/>
        </w:trPr>
        <w:tc>
          <w:tcPr>
            <w:tcW w:w="760" w:type="pct"/>
            <w:gridSpan w:val="2"/>
            <w:hideMark/>
          </w:tcPr>
          <w:p w14:paraId="6F680610" w14:textId="77777777" w:rsidR="00E03A6B" w:rsidRDefault="00E03A6B" w:rsidP="00DC2A2B">
            <w:pPr>
              <w:spacing w:line="256" w:lineRule="auto"/>
            </w:pPr>
            <w:bookmarkStart w:id="9" w:name="dtitle1" w:colFirst="1" w:colLast="1"/>
            <w:bookmarkEnd w:id="8"/>
            <w:r>
              <w:rPr>
                <w:b/>
                <w:bCs/>
              </w:rPr>
              <w:t>Title:</w:t>
            </w:r>
          </w:p>
        </w:tc>
        <w:tc>
          <w:tcPr>
            <w:tcW w:w="4240" w:type="pct"/>
            <w:gridSpan w:val="4"/>
            <w:hideMark/>
          </w:tcPr>
          <w:p w14:paraId="04BD8B41" w14:textId="1DC27E86" w:rsidR="00E03A6B" w:rsidRPr="00EA203D" w:rsidRDefault="000C6C90" w:rsidP="00DC2A2B">
            <w:pPr>
              <w:spacing w:line="256" w:lineRule="auto"/>
              <w:rPr>
                <w:szCs w:val="24"/>
              </w:rPr>
            </w:pPr>
            <w:sdt>
              <w:sdtPr>
                <w:alias w:val="Title"/>
                <w:id w:val="1327473359"/>
                <w:placeholder>
                  <w:docPart w:val="74F3CD806EE3A440BF453BF61FB36363"/>
                </w:placeholder>
                <w:dataBinding w:prefixMappings="xmlns:ns0='http://purl.org/dc/elements/1.1/' xmlns:ns1='http://schemas.openxmlformats.org/package/2006/metadata/core-properties' " w:xpath="/ns1:coreProperties[1]/ns0:title[1]" w:storeItemID="{6C3C8BC8-F283-45AE-878A-BAB7291924A1}"/>
                <w:text/>
              </w:sdtPr>
              <w:sdtEndPr/>
              <w:sdtContent>
                <w:r w:rsidR="00AC078A" w:rsidRPr="00AC078A">
                  <w:t>Proposal for advancement in the baseline text of draft new Technical Report TR-CF-QoS “Impact of Counterfeit Mobile devices on Quality of Service”.</w:t>
                </w:r>
              </w:sdtContent>
            </w:sdt>
          </w:p>
        </w:tc>
      </w:tr>
      <w:bookmarkEnd w:id="2"/>
      <w:bookmarkEnd w:id="9"/>
      <w:tr w:rsidR="00E03A6B" w:rsidRPr="00F60C0B" w14:paraId="179710C9" w14:textId="77777777" w:rsidTr="00DC2A2B">
        <w:trPr>
          <w:cantSplit/>
          <w:jc w:val="center"/>
        </w:trPr>
        <w:tc>
          <w:tcPr>
            <w:tcW w:w="760" w:type="pct"/>
            <w:gridSpan w:val="2"/>
            <w:tcBorders>
              <w:top w:val="single" w:sz="6" w:space="0" w:color="auto"/>
              <w:left w:val="nil"/>
              <w:bottom w:val="single" w:sz="6" w:space="0" w:color="auto"/>
              <w:right w:val="nil"/>
            </w:tcBorders>
            <w:hideMark/>
          </w:tcPr>
          <w:p w14:paraId="21C8128D" w14:textId="77777777" w:rsidR="00E03A6B" w:rsidRPr="001B31F2" w:rsidRDefault="00E03A6B" w:rsidP="00DC2A2B">
            <w:pPr>
              <w:spacing w:line="256" w:lineRule="auto"/>
              <w:rPr>
                <w:b/>
                <w:bCs/>
              </w:rPr>
            </w:pPr>
            <w:r w:rsidRPr="001B31F2">
              <w:rPr>
                <w:b/>
                <w:bCs/>
              </w:rPr>
              <w:t>Contact:</w:t>
            </w:r>
          </w:p>
        </w:tc>
        <w:tc>
          <w:tcPr>
            <w:tcW w:w="2113" w:type="pct"/>
            <w:gridSpan w:val="3"/>
            <w:tcBorders>
              <w:top w:val="single" w:sz="6" w:space="0" w:color="auto"/>
              <w:left w:val="nil"/>
              <w:bottom w:val="single" w:sz="6" w:space="0" w:color="auto"/>
              <w:right w:val="nil"/>
            </w:tcBorders>
            <w:hideMark/>
          </w:tcPr>
          <w:p w14:paraId="137C6BE4" w14:textId="02CD1DBF" w:rsidR="00E03A6B" w:rsidRPr="001B31F2" w:rsidRDefault="008C6477" w:rsidP="00DC2A2B">
            <w:pPr>
              <w:spacing w:line="256" w:lineRule="auto"/>
            </w:pPr>
            <w:r>
              <w:t>Arjun Singh</w:t>
            </w:r>
            <w:r w:rsidR="00E03A6B" w:rsidRPr="001B31F2">
              <w:rPr>
                <w:rStyle w:val="s16"/>
                <w:lang w:val="es-ES"/>
              </w:rPr>
              <w:br/>
            </w:r>
            <w:r>
              <w:t>Ministry of Communications, India</w:t>
            </w:r>
          </w:p>
        </w:tc>
        <w:tc>
          <w:tcPr>
            <w:tcW w:w="2127" w:type="pct"/>
            <w:tcBorders>
              <w:top w:val="single" w:sz="6" w:space="0" w:color="auto"/>
              <w:left w:val="nil"/>
              <w:bottom w:val="single" w:sz="6" w:space="0" w:color="auto"/>
              <w:right w:val="nil"/>
            </w:tcBorders>
            <w:hideMark/>
          </w:tcPr>
          <w:p w14:paraId="6B5ADB2C" w14:textId="36972363" w:rsidR="00E03A6B" w:rsidRPr="001B31F2" w:rsidRDefault="00E03A6B" w:rsidP="00F60C0B">
            <w:pPr>
              <w:rPr>
                <w:lang w:val="pt-BR"/>
              </w:rPr>
            </w:pPr>
            <w:r w:rsidRPr="001B31F2">
              <w:rPr>
                <w:lang w:val="de-DE"/>
              </w:rPr>
              <w:t xml:space="preserve">Tel: </w:t>
            </w:r>
            <w:r w:rsidRPr="001B31F2">
              <w:rPr>
                <w:lang w:val="de-DE"/>
              </w:rPr>
              <w:tab/>
            </w:r>
            <w:r w:rsidR="008C6477" w:rsidRPr="001B31F2">
              <w:rPr>
                <w:lang w:val="de-DE"/>
              </w:rPr>
              <w:t>+</w:t>
            </w:r>
            <w:r w:rsidR="008C6477">
              <w:rPr>
                <w:lang w:val="de-DE"/>
              </w:rPr>
              <w:t>91</w:t>
            </w:r>
            <w:r w:rsidR="008C6477" w:rsidRPr="001B31F2">
              <w:rPr>
                <w:lang w:val="de-DE"/>
              </w:rPr>
              <w:t>-</w:t>
            </w:r>
            <w:r w:rsidR="008C6477">
              <w:rPr>
                <w:lang w:val="de-DE"/>
              </w:rPr>
              <w:t>9267933988</w:t>
            </w:r>
            <w:r w:rsidR="00F60C0B">
              <w:rPr>
                <w:lang w:val="de-DE"/>
              </w:rPr>
              <w:br/>
            </w:r>
            <w:r w:rsidRPr="001B31F2">
              <w:rPr>
                <w:rStyle w:val="s16"/>
                <w:lang w:val="de-DE"/>
              </w:rPr>
              <w:t xml:space="preserve">E-mail: </w:t>
            </w:r>
            <w:hyperlink r:id="rId12" w:history="1">
              <w:r w:rsidR="008C6477" w:rsidRPr="00252A7C">
                <w:rPr>
                  <w:rStyle w:val="Hyperlink"/>
                  <w:lang w:val="fr-CH"/>
                </w:rPr>
                <w:t>arjun.singh93@gov.in</w:t>
              </w:r>
            </w:hyperlink>
          </w:p>
        </w:tc>
      </w:tr>
      <w:tr w:rsidR="00E03A6B" w:rsidRPr="0037415F" w14:paraId="65676DB3" w14:textId="77777777" w:rsidTr="00DC2A2B">
        <w:tblPrEx>
          <w:tblLook w:val="0000" w:firstRow="0" w:lastRow="0" w:firstColumn="0" w:lastColumn="0" w:noHBand="0" w:noVBand="0"/>
        </w:tblPrEx>
        <w:trPr>
          <w:cantSplit/>
          <w:jc w:val="center"/>
        </w:trPr>
        <w:tc>
          <w:tcPr>
            <w:tcW w:w="735" w:type="pct"/>
            <w:gridSpan w:val="2"/>
          </w:tcPr>
          <w:p w14:paraId="451BDF0F" w14:textId="77777777" w:rsidR="00E03A6B" w:rsidRPr="008F7104" w:rsidRDefault="00E03A6B" w:rsidP="00DC2A2B">
            <w:pPr>
              <w:rPr>
                <w:b/>
                <w:bCs/>
              </w:rPr>
            </w:pPr>
            <w:r w:rsidRPr="008F7104">
              <w:rPr>
                <w:b/>
                <w:bCs/>
              </w:rPr>
              <w:t>Abstract:</w:t>
            </w:r>
          </w:p>
        </w:tc>
        <w:sdt>
          <w:sdtPr>
            <w:rPr>
              <w:szCs w:val="24"/>
            </w:rPr>
            <w:alias w:val="Abstract"/>
            <w:tag w:val="Abstract"/>
            <w:id w:val="-1037347642"/>
            <w:placeholder>
              <w:docPart w:val="98B04512A5F7CC4EB8CC17A51A1CA0DF"/>
            </w:placeholder>
            <w:text w:multiLine="1"/>
          </w:sdtPr>
          <w:sdtEndPr/>
          <w:sdtContent>
            <w:tc>
              <w:tcPr>
                <w:tcW w:w="4265" w:type="pct"/>
                <w:gridSpan w:val="4"/>
              </w:tcPr>
              <w:p w14:paraId="59492042" w14:textId="5DD8DADC" w:rsidR="00E03A6B" w:rsidRDefault="00E94516" w:rsidP="008C6477">
                <w:r w:rsidRPr="008C6477">
                  <w:rPr>
                    <w:szCs w:val="24"/>
                  </w:rPr>
                  <w:t>This contribution proposes advancement in the baseline text of draft new Technical Report TR-CF-QoS “Impact of Counterfeit Mobile devices on Quality of Service” (Geneva, 6-15 July 2022). The contribution proposes to include following clauses:</w:t>
                </w:r>
                <w:r w:rsidRPr="008C6477">
                  <w:rPr>
                    <w:szCs w:val="24"/>
                  </w:rPr>
                  <w:br/>
                </w:r>
                <w:r w:rsidRPr="008C6477">
                  <w:rPr>
                    <w:szCs w:val="24"/>
                  </w:rPr>
                  <w:br/>
                  <w:t>i)   Addition of clause 6.5 for Network Coverage.</w:t>
                </w:r>
                <w:r w:rsidRPr="008C6477">
                  <w:rPr>
                    <w:szCs w:val="24"/>
                  </w:rPr>
                  <w:br/>
                  <w:t xml:space="preserve">ii)  Addition of clause 6.6 </w:t>
                </w:r>
                <w:r w:rsidR="00AD0EF5">
                  <w:rPr>
                    <w:szCs w:val="24"/>
                  </w:rPr>
                  <w:t>for Security Vulnerability</w:t>
                </w:r>
                <w:r w:rsidRPr="008C6477">
                  <w:rPr>
                    <w:szCs w:val="24"/>
                  </w:rPr>
                  <w:t>.</w:t>
                </w:r>
              </w:p>
            </w:tc>
          </w:sdtContent>
        </w:sdt>
      </w:tr>
    </w:tbl>
    <w:p w14:paraId="4BE8512E" w14:textId="77777777" w:rsidR="00E03A6B" w:rsidRDefault="00E03A6B" w:rsidP="00E03A6B">
      <w:pPr>
        <w:pStyle w:val="RecNo"/>
      </w:pPr>
    </w:p>
    <w:p w14:paraId="4F8E2C6C" w14:textId="4E42EB0A" w:rsidR="00925EB1" w:rsidRDefault="00925EB1">
      <w:pPr>
        <w:spacing w:before="0"/>
      </w:pPr>
    </w:p>
    <w:p w14:paraId="38728665" w14:textId="77777777" w:rsidR="008C6477" w:rsidRDefault="008C6477">
      <w:pPr>
        <w:spacing w:before="0"/>
      </w:pPr>
    </w:p>
    <w:p w14:paraId="1C9AB1BA" w14:textId="77777777" w:rsidR="008C6477" w:rsidRDefault="008C6477">
      <w:pPr>
        <w:spacing w:before="0"/>
      </w:pPr>
    </w:p>
    <w:p w14:paraId="75A0E8A9" w14:textId="77777777" w:rsidR="008C6477" w:rsidRDefault="008C6477">
      <w:pPr>
        <w:spacing w:before="0"/>
      </w:pPr>
    </w:p>
    <w:p w14:paraId="390A8F29" w14:textId="77777777" w:rsidR="008C6477" w:rsidRDefault="008C6477">
      <w:pPr>
        <w:spacing w:before="0"/>
      </w:pPr>
    </w:p>
    <w:p w14:paraId="6522E3CC" w14:textId="77777777" w:rsidR="008C6477" w:rsidRDefault="008C6477">
      <w:pPr>
        <w:spacing w:before="0"/>
      </w:pPr>
    </w:p>
    <w:p w14:paraId="0689E307" w14:textId="77777777" w:rsidR="008C6477" w:rsidRDefault="008C6477">
      <w:pPr>
        <w:spacing w:before="0"/>
      </w:pPr>
    </w:p>
    <w:p w14:paraId="72D735D1" w14:textId="77777777" w:rsidR="008C6477" w:rsidRDefault="008C6477">
      <w:pPr>
        <w:spacing w:before="0"/>
      </w:pPr>
    </w:p>
    <w:p w14:paraId="45388E8F" w14:textId="77777777" w:rsidR="008C6477" w:rsidRDefault="008C6477">
      <w:pPr>
        <w:spacing w:before="0"/>
      </w:pPr>
    </w:p>
    <w:p w14:paraId="25C1D2B3" w14:textId="77777777" w:rsidR="008C6477" w:rsidRDefault="008C6477">
      <w:pPr>
        <w:spacing w:before="0"/>
      </w:pPr>
    </w:p>
    <w:p w14:paraId="17BCF333" w14:textId="77777777" w:rsidR="008C6477" w:rsidRDefault="008C6477">
      <w:pPr>
        <w:spacing w:before="0"/>
      </w:pPr>
    </w:p>
    <w:p w14:paraId="46CA9AA8" w14:textId="77777777" w:rsidR="008C6477" w:rsidRDefault="008C6477">
      <w:pPr>
        <w:spacing w:before="0"/>
      </w:pPr>
    </w:p>
    <w:p w14:paraId="659C0289" w14:textId="77777777" w:rsidR="008C6477" w:rsidRDefault="008C6477">
      <w:pPr>
        <w:spacing w:before="0"/>
      </w:pPr>
    </w:p>
    <w:p w14:paraId="2D1A2401" w14:textId="77777777" w:rsidR="008C6477" w:rsidRDefault="008C6477">
      <w:pPr>
        <w:spacing w:before="0"/>
      </w:pPr>
    </w:p>
    <w:p w14:paraId="5EE3F2DC" w14:textId="77777777" w:rsidR="008C6477" w:rsidRDefault="008C6477">
      <w:pPr>
        <w:spacing w:before="0"/>
      </w:pPr>
    </w:p>
    <w:p w14:paraId="69E8BA1C" w14:textId="77777777" w:rsidR="008C6477" w:rsidRDefault="008C6477">
      <w:pPr>
        <w:spacing w:before="0"/>
      </w:pPr>
    </w:p>
    <w:p w14:paraId="2038BC5C" w14:textId="77777777" w:rsidR="008C6477" w:rsidRDefault="008C6477">
      <w:pPr>
        <w:spacing w:before="0"/>
      </w:pPr>
    </w:p>
    <w:p w14:paraId="3B9ED663" w14:textId="77777777" w:rsidR="008C6477" w:rsidRDefault="008C6477">
      <w:pPr>
        <w:spacing w:before="0"/>
      </w:pPr>
    </w:p>
    <w:p w14:paraId="579359F2" w14:textId="77777777" w:rsidR="008C6477" w:rsidRDefault="008C6477">
      <w:pPr>
        <w:spacing w:before="0"/>
      </w:pPr>
    </w:p>
    <w:p w14:paraId="4AEE8BC7" w14:textId="77777777" w:rsidR="008C6477" w:rsidRDefault="008C6477">
      <w:pPr>
        <w:spacing w:before="0"/>
      </w:pPr>
    </w:p>
    <w:p w14:paraId="3C753C97" w14:textId="77777777" w:rsidR="008C6477" w:rsidRDefault="008C6477">
      <w:pPr>
        <w:spacing w:before="0"/>
      </w:pPr>
    </w:p>
    <w:p w14:paraId="78A24AE3" w14:textId="77777777" w:rsidR="008C6477" w:rsidRDefault="008C6477">
      <w:pPr>
        <w:spacing w:before="0"/>
      </w:pPr>
    </w:p>
    <w:p w14:paraId="051FE519" w14:textId="77777777" w:rsidR="008C6477" w:rsidRDefault="008C6477">
      <w:pPr>
        <w:spacing w:before="0"/>
      </w:pPr>
    </w:p>
    <w:p w14:paraId="33A4A2A9" w14:textId="77777777" w:rsidR="008C6477" w:rsidRDefault="008C6477">
      <w:pPr>
        <w:spacing w:before="0"/>
      </w:pPr>
    </w:p>
    <w:p w14:paraId="4E00F82C" w14:textId="77777777" w:rsidR="008C6477" w:rsidRDefault="008C6477">
      <w:pPr>
        <w:spacing w:before="0"/>
      </w:pPr>
    </w:p>
    <w:p w14:paraId="163D9477" w14:textId="77777777" w:rsidR="008C6477" w:rsidRDefault="008C6477">
      <w:pPr>
        <w:spacing w:before="0"/>
      </w:pPr>
    </w:p>
    <w:p w14:paraId="537562F6" w14:textId="77777777" w:rsidR="008C6477" w:rsidRDefault="008C6477">
      <w:pPr>
        <w:spacing w:before="0"/>
      </w:pPr>
    </w:p>
    <w:p w14:paraId="59624704" w14:textId="77777777" w:rsidR="008C6477" w:rsidRDefault="008C6477">
      <w:pPr>
        <w:spacing w:before="0"/>
      </w:pPr>
    </w:p>
    <w:p w14:paraId="0EAE9E10" w14:textId="77777777" w:rsidR="008C6477" w:rsidRDefault="008C6477">
      <w:pPr>
        <w:spacing w:before="0"/>
      </w:pPr>
    </w:p>
    <w:p w14:paraId="1C4B19FB" w14:textId="343B1DB4" w:rsidR="00D432A9" w:rsidRPr="00307A45" w:rsidRDefault="00571657" w:rsidP="00307A45">
      <w:pPr>
        <w:pStyle w:val="RecNo"/>
        <w:rPr>
          <w:szCs w:val="28"/>
        </w:rPr>
      </w:pPr>
      <w:bookmarkStart w:id="10" w:name="_Toc44995568"/>
      <w:r w:rsidRPr="00420D05">
        <w:rPr>
          <w:szCs w:val="28"/>
        </w:rPr>
        <w:lastRenderedPageBreak/>
        <w:t xml:space="preserve">Draft </w:t>
      </w:r>
      <w:r w:rsidR="00307A45">
        <w:rPr>
          <w:szCs w:val="28"/>
        </w:rPr>
        <w:t>n</w:t>
      </w:r>
      <w:r w:rsidRPr="00420D05">
        <w:rPr>
          <w:szCs w:val="28"/>
        </w:rPr>
        <w:t xml:space="preserve">ew </w:t>
      </w:r>
      <w:r w:rsidR="00A804CF">
        <w:rPr>
          <w:szCs w:val="28"/>
        </w:rPr>
        <w:t>Technical</w:t>
      </w:r>
      <w:r w:rsidR="00D432A9">
        <w:rPr>
          <w:szCs w:val="28"/>
        </w:rPr>
        <w:t xml:space="preserve"> Report </w:t>
      </w:r>
      <w:r w:rsidR="003C5876">
        <w:rPr>
          <w:szCs w:val="28"/>
        </w:rPr>
        <w:t xml:space="preserve">ITU-T </w:t>
      </w:r>
      <w:r w:rsidR="00D432A9" w:rsidRPr="00D432A9">
        <w:rPr>
          <w:szCs w:val="28"/>
        </w:rPr>
        <w:t>TR-CF-QoS</w:t>
      </w:r>
    </w:p>
    <w:p w14:paraId="0830777F" w14:textId="77777777" w:rsidR="00571657" w:rsidRPr="00420D05" w:rsidRDefault="00571657" w:rsidP="002D6D91">
      <w:pPr>
        <w:pStyle w:val="RecNo"/>
        <w:rPr>
          <w:szCs w:val="28"/>
        </w:rPr>
      </w:pPr>
      <w:r w:rsidRPr="00571657">
        <w:rPr>
          <w:szCs w:val="28"/>
        </w:rPr>
        <w:t>Impact of Counterfeit Mobile devices on Quality of Service</w:t>
      </w:r>
    </w:p>
    <w:p w14:paraId="4664F749" w14:textId="77777777" w:rsidR="00571657" w:rsidRDefault="00571657" w:rsidP="00571657">
      <w:pPr>
        <w:spacing w:before="0"/>
        <w:jc w:val="both"/>
      </w:pPr>
    </w:p>
    <w:p w14:paraId="2A6F958B" w14:textId="77777777" w:rsidR="004B39E2" w:rsidRPr="007777D2" w:rsidRDefault="004B39E2" w:rsidP="00737170">
      <w:pPr>
        <w:pStyle w:val="Headingb"/>
      </w:pPr>
      <w:r w:rsidRPr="007777D2">
        <w:t>Summary</w:t>
      </w:r>
    </w:p>
    <w:bookmarkEnd w:id="10"/>
    <w:p w14:paraId="15C8D02A" w14:textId="3D6C5999" w:rsidR="00B847E7" w:rsidRDefault="00B40225" w:rsidP="009738BF">
      <w:pPr>
        <w:jc w:val="both"/>
        <w:rPr>
          <w:lang w:val="en-GB" w:bidi="ar-DZ"/>
        </w:rPr>
      </w:pPr>
      <w:r w:rsidRPr="00B40225">
        <w:rPr>
          <w:lang w:val="en-GB" w:bidi="ar-DZ"/>
        </w:rPr>
        <w:t xml:space="preserve">According to ITU-T Rec E. 800 Quality of Service is defined as the totality of characteristics of a telecommunications service that bear on its ability to satisfy stated and implied needs of the user of the service. </w:t>
      </w:r>
      <w:r w:rsidR="00E131D6">
        <w:rPr>
          <w:lang w:val="en-GB" w:bidi="ar-DZ"/>
        </w:rPr>
        <w:t xml:space="preserve">World Trade Organization - </w:t>
      </w:r>
      <w:r w:rsidRPr="00B40225">
        <w:rPr>
          <w:lang w:val="en-GB" w:bidi="ar-DZ"/>
        </w:rPr>
        <w:t xml:space="preserve">WTO also defines counterfeit as the unauthorized representation of a registered trademark carried on goods identical or similar to goods for which the trademark is registered, with a view to deceiving the purchaser into believing that he/she is buying the original goods. Counterfeit mobile devices pose QoS delivery issues. Studies conducted have shown that such mobile devices suffered from </w:t>
      </w:r>
      <w:r w:rsidR="00AE1835">
        <w:rPr>
          <w:lang w:val="en-GB" w:bidi="ar-DZ"/>
        </w:rPr>
        <w:t>low</w:t>
      </w:r>
      <w:r w:rsidR="00AE1835" w:rsidRPr="00B40225">
        <w:rPr>
          <w:lang w:val="en-GB" w:bidi="ar-DZ"/>
        </w:rPr>
        <w:t xml:space="preserve"> </w:t>
      </w:r>
      <w:r w:rsidRPr="00B40225">
        <w:rPr>
          <w:lang w:val="en-GB" w:bidi="ar-DZ"/>
        </w:rPr>
        <w:t>call completion rates, high call dr</w:t>
      </w:r>
      <w:r w:rsidR="008A7F7E">
        <w:rPr>
          <w:lang w:val="en-GB" w:bidi="ar-DZ"/>
        </w:rPr>
        <w:t xml:space="preserve">op rates and handover failures. </w:t>
      </w:r>
      <w:ins w:id="11" w:author="AD-IT-283" w:date="2023-09-15T10:39:00Z">
        <w:r w:rsidR="008A7F7E">
          <w:rPr>
            <w:lang w:val="en-GB" w:bidi="ar-DZ"/>
          </w:rPr>
          <w:t>The counterfeit mobile devices can impact the network performance due to their low call completion rates and frequent call drops which in turn can lead to network congestion and reduced speed for the legitimate users.</w:t>
        </w:r>
      </w:ins>
      <w:r w:rsidR="008A7F7E">
        <w:rPr>
          <w:lang w:val="en-GB" w:bidi="ar-DZ"/>
        </w:rPr>
        <w:t xml:space="preserve"> </w:t>
      </w:r>
      <w:r w:rsidRPr="00B40225">
        <w:rPr>
          <w:lang w:val="en-GB" w:bidi="ar-DZ"/>
        </w:rPr>
        <w:t>A survey conducted in the Africa region revealed that all categories of mobile phones were perceived to be the most counterfeited ICT devices in the region. This technical report will outline the challenges and impact of counterfeit mobile devices on Quality of Service for the users and networks.</w:t>
      </w:r>
    </w:p>
    <w:p w14:paraId="53E6867E" w14:textId="77777777" w:rsidR="000249BC" w:rsidRDefault="000249BC" w:rsidP="004B39E2">
      <w:pPr>
        <w:rPr>
          <w:lang w:val="en-GB" w:bidi="ar-DZ"/>
        </w:rPr>
      </w:pPr>
    </w:p>
    <w:p w14:paraId="4DC26232" w14:textId="77777777" w:rsidR="00B847E7" w:rsidRPr="000249BC" w:rsidRDefault="00B847E7" w:rsidP="00B847E7">
      <w:pPr>
        <w:pStyle w:val="Headingb"/>
      </w:pPr>
      <w:r w:rsidRPr="000249BC">
        <w:t>Keywords</w:t>
      </w:r>
    </w:p>
    <w:p w14:paraId="353DEA83" w14:textId="77777777" w:rsidR="00B847E7" w:rsidRDefault="00B83E0F" w:rsidP="004B39E2">
      <w:pPr>
        <w:rPr>
          <w:lang w:val="en-GB" w:bidi="ar-DZ"/>
        </w:rPr>
      </w:pPr>
      <w:r w:rsidRPr="000249BC">
        <w:rPr>
          <w:lang w:val="en-GB" w:bidi="ar-DZ"/>
        </w:rPr>
        <w:t>Counterfeiting, Quality of Service</w:t>
      </w:r>
      <w:r w:rsidR="000249BC" w:rsidRPr="000249BC">
        <w:rPr>
          <w:lang w:val="en-GB" w:bidi="ar-DZ"/>
        </w:rPr>
        <w:t>, Quality of Experience, Impact</w:t>
      </w:r>
    </w:p>
    <w:p w14:paraId="235A6EF8" w14:textId="77777777" w:rsidR="00B847E7" w:rsidRDefault="00B847E7" w:rsidP="004B39E2">
      <w:pPr>
        <w:rPr>
          <w:lang w:val="en-GB" w:bidi="ar-DZ"/>
        </w:rPr>
      </w:pPr>
    </w:p>
    <w:p w14:paraId="5F5FEF97" w14:textId="77777777" w:rsidR="004B39E2" w:rsidRPr="007777D2" w:rsidRDefault="004B39E2" w:rsidP="00737170">
      <w:pPr>
        <w:pStyle w:val="Headingb"/>
      </w:pPr>
      <w:r w:rsidRPr="007777D2">
        <w:t>Change Log</w:t>
      </w:r>
    </w:p>
    <w:p w14:paraId="7E776957" w14:textId="132FCE95" w:rsidR="00737170" w:rsidRDefault="004B39E2" w:rsidP="00072216">
      <w:pPr>
        <w:jc w:val="both"/>
        <w:rPr>
          <w:lang w:val="en-GB"/>
        </w:rPr>
      </w:pPr>
      <w:r w:rsidRPr="000249BC">
        <w:rPr>
          <w:lang w:val="en-GB"/>
        </w:rPr>
        <w:t xml:space="preserve">This document contains </w:t>
      </w:r>
      <w:r w:rsidR="00737170" w:rsidRPr="000249BC">
        <w:rPr>
          <w:lang w:val="en-GB"/>
        </w:rPr>
        <w:t xml:space="preserve">Version </w:t>
      </w:r>
      <w:r w:rsidR="002D41EB" w:rsidRPr="000249BC">
        <w:rPr>
          <w:lang w:val="en-GB"/>
        </w:rPr>
        <w:t>X</w:t>
      </w:r>
      <w:r w:rsidRPr="000249BC">
        <w:rPr>
          <w:lang w:val="en-GB"/>
        </w:rPr>
        <w:t xml:space="preserve"> of the</w:t>
      </w:r>
      <w:r w:rsidR="00267B7B">
        <w:rPr>
          <w:lang w:val="en-GB"/>
        </w:rPr>
        <w:t xml:space="preserve"> draft</w:t>
      </w:r>
      <w:r w:rsidRPr="000249BC">
        <w:rPr>
          <w:lang w:val="en-GB"/>
        </w:rPr>
        <w:t xml:space="preserve"> ITU-T Technical </w:t>
      </w:r>
      <w:r w:rsidR="00C26533" w:rsidRPr="000249BC">
        <w:rPr>
          <w:lang w:val="en-GB"/>
        </w:rPr>
        <w:t>Report</w:t>
      </w:r>
      <w:r w:rsidRPr="000249BC">
        <w:rPr>
          <w:lang w:val="en-GB"/>
        </w:rPr>
        <w:t xml:space="preserve"> on “</w:t>
      </w:r>
      <w:r w:rsidR="00D432A9" w:rsidRPr="00D432A9">
        <w:rPr>
          <w:i/>
          <w:iCs/>
        </w:rPr>
        <w:t>Impact of Counterfeit Mobile devices on Quality of Service</w:t>
      </w:r>
      <w:r w:rsidRPr="000249BC">
        <w:rPr>
          <w:lang w:val="en-GB"/>
        </w:rPr>
        <w:t xml:space="preserve">” </w:t>
      </w:r>
      <w:r w:rsidR="00267B7B">
        <w:rPr>
          <w:lang w:val="en-GB"/>
        </w:rPr>
        <w:t>created</w:t>
      </w:r>
      <w:r w:rsidR="00267B7B" w:rsidRPr="000249BC">
        <w:rPr>
          <w:lang w:val="en-GB"/>
        </w:rPr>
        <w:t xml:space="preserve"> </w:t>
      </w:r>
      <w:r w:rsidRPr="000249BC">
        <w:rPr>
          <w:lang w:val="en-GB"/>
        </w:rPr>
        <w:t xml:space="preserve">at the ITU-T Study Group </w:t>
      </w:r>
      <w:r w:rsidR="00B83E0F" w:rsidRPr="000249BC">
        <w:rPr>
          <w:lang w:val="en-GB"/>
        </w:rPr>
        <w:t>11</w:t>
      </w:r>
      <w:r w:rsidRPr="000249BC">
        <w:rPr>
          <w:lang w:val="en-GB"/>
        </w:rPr>
        <w:t xml:space="preserve"> meeting held in Geneva, </w:t>
      </w:r>
      <w:r w:rsidR="00D432A9">
        <w:rPr>
          <w:lang w:val="en-GB"/>
        </w:rPr>
        <w:t>M</w:t>
      </w:r>
      <w:r w:rsidR="00B83E0F" w:rsidRPr="000249BC">
        <w:rPr>
          <w:lang w:val="en-GB"/>
        </w:rPr>
        <w:t>arch, 20</w:t>
      </w:r>
      <w:r w:rsidR="00D432A9">
        <w:rPr>
          <w:lang w:val="en-GB"/>
        </w:rPr>
        <w:t>19</w:t>
      </w:r>
      <w:r w:rsidRPr="000249BC">
        <w:rPr>
          <w:lang w:val="en-GB"/>
        </w:rPr>
        <w:t>.</w:t>
      </w:r>
      <w:r w:rsidR="00737170">
        <w:rPr>
          <w:lang w:val="en-GB"/>
        </w:rPr>
        <w:t xml:space="preserve"> </w:t>
      </w:r>
    </w:p>
    <w:p w14:paraId="4611279D" w14:textId="77777777" w:rsidR="00737170" w:rsidRPr="00D432A9" w:rsidRDefault="00737170" w:rsidP="004B39E2">
      <w:pPr>
        <w:rPr>
          <w:lang w:val="en-GB"/>
        </w:rPr>
      </w:pPr>
    </w:p>
    <w:p w14:paraId="199E0EFF" w14:textId="77777777" w:rsidR="004B39E2" w:rsidRPr="007777D2" w:rsidRDefault="004B39E2" w:rsidP="00F05ED5"/>
    <w:p w14:paraId="5FB1FE9D" w14:textId="77777777" w:rsidR="004B39E2" w:rsidRPr="009635CB" w:rsidRDefault="004B39E2" w:rsidP="009635CB">
      <w:pPr>
        <w:jc w:val="center"/>
      </w:pPr>
      <w:r w:rsidRPr="007777D2">
        <w:rPr>
          <w:lang w:val="en-GB"/>
        </w:rPr>
        <w:br w:type="page"/>
      </w:r>
    </w:p>
    <w:p w14:paraId="4A81ACCB" w14:textId="77777777" w:rsidR="009635CB" w:rsidRPr="001E1939" w:rsidRDefault="009635CB" w:rsidP="0066077C">
      <w:pPr>
        <w:keepNext/>
        <w:jc w:val="center"/>
        <w:rPr>
          <w:b/>
          <w:bCs/>
        </w:rPr>
      </w:pPr>
      <w:r w:rsidRPr="001E1939">
        <w:rPr>
          <w:b/>
          <w:bCs/>
        </w:rPr>
        <w:lastRenderedPageBreak/>
        <w:t>CONTENTS</w:t>
      </w:r>
    </w:p>
    <w:tbl>
      <w:tblPr>
        <w:tblW w:w="9889" w:type="dxa"/>
        <w:tblLayout w:type="fixed"/>
        <w:tblLook w:val="04A0" w:firstRow="1" w:lastRow="0" w:firstColumn="1" w:lastColumn="0" w:noHBand="0" w:noVBand="1"/>
      </w:tblPr>
      <w:tblGrid>
        <w:gridCol w:w="9889"/>
      </w:tblGrid>
      <w:tr w:rsidR="009635CB" w:rsidRPr="00D8148E" w14:paraId="76AEA01C" w14:textId="77777777" w:rsidTr="00CB0330">
        <w:trPr>
          <w:tblHeader/>
        </w:trPr>
        <w:tc>
          <w:tcPr>
            <w:tcW w:w="9889" w:type="dxa"/>
          </w:tcPr>
          <w:p w14:paraId="6BCEC6D4" w14:textId="77777777" w:rsidR="009635CB" w:rsidRPr="00D8148E" w:rsidRDefault="009635CB" w:rsidP="00CB0330">
            <w:pPr>
              <w:pStyle w:val="toc0"/>
            </w:pPr>
            <w:r w:rsidRPr="00D8148E">
              <w:tab/>
              <w:t>Page</w:t>
            </w:r>
          </w:p>
        </w:tc>
      </w:tr>
      <w:tr w:rsidR="009635CB" w:rsidRPr="00D8148E" w14:paraId="5FACA03B" w14:textId="77777777" w:rsidTr="00CB0330">
        <w:tc>
          <w:tcPr>
            <w:tcW w:w="9889" w:type="dxa"/>
          </w:tcPr>
          <w:p w14:paraId="245A3437" w14:textId="1C087C1D" w:rsidR="003D3A37" w:rsidRDefault="009635CB">
            <w:pPr>
              <w:pStyle w:val="TOC1"/>
              <w:tabs>
                <w:tab w:val="left" w:pos="480"/>
                <w:tab w:val="right" w:leader="dot" w:pos="9629"/>
              </w:tabs>
              <w:rPr>
                <w:rFonts w:asciiTheme="minorHAnsi" w:eastAsiaTheme="minorEastAsia" w:hAnsiTheme="minorHAnsi" w:cstheme="minorBidi"/>
                <w:b w:val="0"/>
                <w:bCs w:val="0"/>
                <w:caps w:val="0"/>
                <w:noProof/>
                <w:sz w:val="22"/>
                <w:szCs w:val="22"/>
                <w:lang w:eastAsia="en-US"/>
              </w:rPr>
            </w:pPr>
            <w:r>
              <w:rPr>
                <w:noProof/>
                <w:szCs w:val="20"/>
                <w:lang w:eastAsia="en-US"/>
              </w:rPr>
              <w:fldChar w:fldCharType="begin"/>
            </w:r>
            <w:r>
              <w:instrText xml:space="preserve"> TOC \o "1-3" \h \z \t "Annex_NoTitle,1,Appendix_NoTitle,1,Annex_No &amp; title,1,Appendix_No &amp; title,1" </w:instrText>
            </w:r>
            <w:r>
              <w:rPr>
                <w:noProof/>
                <w:szCs w:val="20"/>
                <w:lang w:eastAsia="en-US"/>
              </w:rPr>
              <w:fldChar w:fldCharType="separate"/>
            </w:r>
            <w:hyperlink w:anchor="_Toc67298941" w:history="1">
              <w:r w:rsidR="003D3A37" w:rsidRPr="000C557A">
                <w:rPr>
                  <w:rStyle w:val="Hyperlink"/>
                  <w:noProof/>
                  <w:lang w:bidi="ar-DZ"/>
                </w:rPr>
                <w:t>1</w:t>
              </w:r>
              <w:r w:rsidR="003D3A37">
                <w:rPr>
                  <w:rFonts w:asciiTheme="minorHAnsi" w:eastAsiaTheme="minorEastAsia" w:hAnsiTheme="minorHAnsi" w:cstheme="minorBidi"/>
                  <w:b w:val="0"/>
                  <w:bCs w:val="0"/>
                  <w:caps w:val="0"/>
                  <w:noProof/>
                  <w:sz w:val="22"/>
                  <w:szCs w:val="22"/>
                  <w:lang w:eastAsia="en-US"/>
                </w:rPr>
                <w:tab/>
              </w:r>
              <w:r w:rsidR="003D3A37" w:rsidRPr="000C557A">
                <w:rPr>
                  <w:rStyle w:val="Hyperlink"/>
                  <w:noProof/>
                  <w:lang w:bidi="ar-DZ"/>
                </w:rPr>
                <w:t>Scope</w:t>
              </w:r>
              <w:r w:rsidR="003D3A37">
                <w:rPr>
                  <w:noProof/>
                  <w:webHidden/>
                </w:rPr>
                <w:tab/>
              </w:r>
              <w:r w:rsidR="003D3A37">
                <w:rPr>
                  <w:noProof/>
                  <w:webHidden/>
                </w:rPr>
                <w:fldChar w:fldCharType="begin"/>
              </w:r>
              <w:r w:rsidR="003D3A37">
                <w:rPr>
                  <w:noProof/>
                  <w:webHidden/>
                </w:rPr>
                <w:instrText xml:space="preserve"> PAGEREF _Toc67298941 \h </w:instrText>
              </w:r>
              <w:r w:rsidR="003D3A37">
                <w:rPr>
                  <w:noProof/>
                  <w:webHidden/>
                </w:rPr>
              </w:r>
              <w:r w:rsidR="003D3A37">
                <w:rPr>
                  <w:noProof/>
                  <w:webHidden/>
                </w:rPr>
                <w:fldChar w:fldCharType="separate"/>
              </w:r>
              <w:r w:rsidR="00FB33B8">
                <w:rPr>
                  <w:noProof/>
                  <w:webHidden/>
                </w:rPr>
                <w:t>4</w:t>
              </w:r>
              <w:r w:rsidR="003D3A37">
                <w:rPr>
                  <w:noProof/>
                  <w:webHidden/>
                </w:rPr>
                <w:fldChar w:fldCharType="end"/>
              </w:r>
            </w:hyperlink>
          </w:p>
          <w:p w14:paraId="3391F47A" w14:textId="1069FC19" w:rsidR="003D3A37" w:rsidRDefault="000C6C90">
            <w:pPr>
              <w:pStyle w:val="TOC1"/>
              <w:tabs>
                <w:tab w:val="left" w:pos="480"/>
                <w:tab w:val="right" w:leader="dot" w:pos="9629"/>
              </w:tabs>
              <w:rPr>
                <w:rFonts w:asciiTheme="minorHAnsi" w:eastAsiaTheme="minorEastAsia" w:hAnsiTheme="minorHAnsi" w:cstheme="minorBidi"/>
                <w:b w:val="0"/>
                <w:bCs w:val="0"/>
                <w:caps w:val="0"/>
                <w:noProof/>
                <w:sz w:val="22"/>
                <w:szCs w:val="22"/>
                <w:lang w:eastAsia="en-US"/>
              </w:rPr>
            </w:pPr>
            <w:hyperlink w:anchor="_Toc67298942" w:history="1">
              <w:r w:rsidR="003D3A37" w:rsidRPr="000C557A">
                <w:rPr>
                  <w:rStyle w:val="Hyperlink"/>
                  <w:noProof/>
                  <w:lang w:bidi="ar-DZ"/>
                </w:rPr>
                <w:t>2</w:t>
              </w:r>
              <w:r w:rsidR="003D3A37">
                <w:rPr>
                  <w:rFonts w:asciiTheme="minorHAnsi" w:eastAsiaTheme="minorEastAsia" w:hAnsiTheme="minorHAnsi" w:cstheme="minorBidi"/>
                  <w:b w:val="0"/>
                  <w:bCs w:val="0"/>
                  <w:caps w:val="0"/>
                  <w:noProof/>
                  <w:sz w:val="22"/>
                  <w:szCs w:val="22"/>
                  <w:lang w:eastAsia="en-US"/>
                </w:rPr>
                <w:tab/>
              </w:r>
              <w:r w:rsidR="003D3A37" w:rsidRPr="000C557A">
                <w:rPr>
                  <w:rStyle w:val="Hyperlink"/>
                  <w:noProof/>
                  <w:lang w:bidi="ar-DZ"/>
                </w:rPr>
                <w:t>References</w:t>
              </w:r>
              <w:r w:rsidR="003D3A37">
                <w:rPr>
                  <w:noProof/>
                  <w:webHidden/>
                </w:rPr>
                <w:tab/>
              </w:r>
              <w:r w:rsidR="003D3A37">
                <w:rPr>
                  <w:noProof/>
                  <w:webHidden/>
                </w:rPr>
                <w:fldChar w:fldCharType="begin"/>
              </w:r>
              <w:r w:rsidR="003D3A37">
                <w:rPr>
                  <w:noProof/>
                  <w:webHidden/>
                </w:rPr>
                <w:instrText xml:space="preserve"> PAGEREF _Toc67298942 \h </w:instrText>
              </w:r>
              <w:r w:rsidR="003D3A37">
                <w:rPr>
                  <w:noProof/>
                  <w:webHidden/>
                </w:rPr>
              </w:r>
              <w:r w:rsidR="003D3A37">
                <w:rPr>
                  <w:noProof/>
                  <w:webHidden/>
                </w:rPr>
                <w:fldChar w:fldCharType="separate"/>
              </w:r>
              <w:r w:rsidR="00FB33B8">
                <w:rPr>
                  <w:noProof/>
                  <w:webHidden/>
                </w:rPr>
                <w:t>4</w:t>
              </w:r>
              <w:r w:rsidR="003D3A37">
                <w:rPr>
                  <w:noProof/>
                  <w:webHidden/>
                </w:rPr>
                <w:fldChar w:fldCharType="end"/>
              </w:r>
            </w:hyperlink>
          </w:p>
          <w:p w14:paraId="015CC5A4" w14:textId="2D4AE008" w:rsidR="003D3A37" w:rsidRDefault="000C6C90">
            <w:pPr>
              <w:pStyle w:val="TOC1"/>
              <w:tabs>
                <w:tab w:val="left" w:pos="480"/>
                <w:tab w:val="right" w:leader="dot" w:pos="9629"/>
              </w:tabs>
              <w:rPr>
                <w:rFonts w:asciiTheme="minorHAnsi" w:eastAsiaTheme="minorEastAsia" w:hAnsiTheme="minorHAnsi" w:cstheme="minorBidi"/>
                <w:b w:val="0"/>
                <w:bCs w:val="0"/>
                <w:caps w:val="0"/>
                <w:noProof/>
                <w:sz w:val="22"/>
                <w:szCs w:val="22"/>
                <w:lang w:eastAsia="en-US"/>
              </w:rPr>
            </w:pPr>
            <w:hyperlink w:anchor="_Toc67298943" w:history="1">
              <w:r w:rsidR="003D3A37" w:rsidRPr="000C557A">
                <w:rPr>
                  <w:rStyle w:val="Hyperlink"/>
                  <w:noProof/>
                  <w:lang w:bidi="ar-DZ"/>
                </w:rPr>
                <w:t>3</w:t>
              </w:r>
              <w:r w:rsidR="003D3A37">
                <w:rPr>
                  <w:rFonts w:asciiTheme="minorHAnsi" w:eastAsiaTheme="minorEastAsia" w:hAnsiTheme="minorHAnsi" w:cstheme="minorBidi"/>
                  <w:b w:val="0"/>
                  <w:bCs w:val="0"/>
                  <w:caps w:val="0"/>
                  <w:noProof/>
                  <w:sz w:val="22"/>
                  <w:szCs w:val="22"/>
                  <w:lang w:eastAsia="en-US"/>
                </w:rPr>
                <w:tab/>
              </w:r>
              <w:r w:rsidR="003D3A37" w:rsidRPr="000C557A">
                <w:rPr>
                  <w:rStyle w:val="Hyperlink"/>
                  <w:noProof/>
                  <w:lang w:bidi="ar-DZ"/>
                </w:rPr>
                <w:t>Terms and definitions</w:t>
              </w:r>
              <w:r w:rsidR="003D3A37">
                <w:rPr>
                  <w:noProof/>
                  <w:webHidden/>
                </w:rPr>
                <w:tab/>
              </w:r>
              <w:r w:rsidR="003D3A37">
                <w:rPr>
                  <w:noProof/>
                  <w:webHidden/>
                </w:rPr>
                <w:fldChar w:fldCharType="begin"/>
              </w:r>
              <w:r w:rsidR="003D3A37">
                <w:rPr>
                  <w:noProof/>
                  <w:webHidden/>
                </w:rPr>
                <w:instrText xml:space="preserve"> PAGEREF _Toc67298943 \h </w:instrText>
              </w:r>
              <w:r w:rsidR="003D3A37">
                <w:rPr>
                  <w:noProof/>
                  <w:webHidden/>
                </w:rPr>
              </w:r>
              <w:r w:rsidR="003D3A37">
                <w:rPr>
                  <w:noProof/>
                  <w:webHidden/>
                </w:rPr>
                <w:fldChar w:fldCharType="separate"/>
              </w:r>
              <w:r w:rsidR="00FB33B8">
                <w:rPr>
                  <w:noProof/>
                  <w:webHidden/>
                </w:rPr>
                <w:t>4</w:t>
              </w:r>
              <w:r w:rsidR="003D3A37">
                <w:rPr>
                  <w:noProof/>
                  <w:webHidden/>
                </w:rPr>
                <w:fldChar w:fldCharType="end"/>
              </w:r>
            </w:hyperlink>
          </w:p>
          <w:p w14:paraId="5F16C578" w14:textId="79D33C78" w:rsidR="003D3A37" w:rsidRDefault="000C6C90">
            <w:pPr>
              <w:pStyle w:val="TOC2"/>
              <w:tabs>
                <w:tab w:val="left" w:pos="720"/>
                <w:tab w:val="right" w:leader="dot" w:pos="9629"/>
              </w:tabs>
              <w:rPr>
                <w:rFonts w:asciiTheme="minorHAnsi" w:eastAsiaTheme="minorEastAsia" w:hAnsiTheme="minorHAnsi" w:cstheme="minorBidi"/>
                <w:smallCaps w:val="0"/>
                <w:noProof/>
                <w:sz w:val="22"/>
                <w:szCs w:val="22"/>
                <w:lang w:eastAsia="en-US"/>
              </w:rPr>
            </w:pPr>
            <w:hyperlink w:anchor="_Toc67298944" w:history="1">
              <w:r w:rsidR="003D3A37" w:rsidRPr="000C557A">
                <w:rPr>
                  <w:rStyle w:val="Hyperlink"/>
                  <w:noProof/>
                  <w:lang w:bidi="ar-DZ"/>
                </w:rPr>
                <w:t>3.1</w:t>
              </w:r>
              <w:r w:rsidR="003D3A37">
                <w:rPr>
                  <w:rFonts w:asciiTheme="minorHAnsi" w:eastAsiaTheme="minorEastAsia" w:hAnsiTheme="minorHAnsi" w:cstheme="minorBidi"/>
                  <w:smallCaps w:val="0"/>
                  <w:noProof/>
                  <w:sz w:val="22"/>
                  <w:szCs w:val="22"/>
                  <w:lang w:eastAsia="en-US"/>
                </w:rPr>
                <w:tab/>
              </w:r>
              <w:r w:rsidR="003D3A37" w:rsidRPr="000C557A">
                <w:rPr>
                  <w:rStyle w:val="Hyperlink"/>
                  <w:noProof/>
                  <w:lang w:bidi="ar-DZ"/>
                </w:rPr>
                <w:t>Terms defined elsewhere</w:t>
              </w:r>
              <w:r w:rsidR="003D3A37">
                <w:rPr>
                  <w:noProof/>
                  <w:webHidden/>
                </w:rPr>
                <w:tab/>
              </w:r>
              <w:r w:rsidR="003D3A37">
                <w:rPr>
                  <w:noProof/>
                  <w:webHidden/>
                </w:rPr>
                <w:fldChar w:fldCharType="begin"/>
              </w:r>
              <w:r w:rsidR="003D3A37">
                <w:rPr>
                  <w:noProof/>
                  <w:webHidden/>
                </w:rPr>
                <w:instrText xml:space="preserve"> PAGEREF _Toc67298944 \h </w:instrText>
              </w:r>
              <w:r w:rsidR="003D3A37">
                <w:rPr>
                  <w:noProof/>
                  <w:webHidden/>
                </w:rPr>
              </w:r>
              <w:r w:rsidR="003D3A37">
                <w:rPr>
                  <w:noProof/>
                  <w:webHidden/>
                </w:rPr>
                <w:fldChar w:fldCharType="separate"/>
              </w:r>
              <w:r w:rsidR="00FB33B8">
                <w:rPr>
                  <w:noProof/>
                  <w:webHidden/>
                </w:rPr>
                <w:t>4</w:t>
              </w:r>
              <w:r w:rsidR="003D3A37">
                <w:rPr>
                  <w:noProof/>
                  <w:webHidden/>
                </w:rPr>
                <w:fldChar w:fldCharType="end"/>
              </w:r>
            </w:hyperlink>
          </w:p>
          <w:p w14:paraId="07A282D6" w14:textId="170C0B6C" w:rsidR="003D3A37" w:rsidRDefault="00B84662">
            <w:pPr>
              <w:pStyle w:val="TOC2"/>
              <w:tabs>
                <w:tab w:val="left" w:pos="720"/>
                <w:tab w:val="right" w:leader="dot" w:pos="9629"/>
              </w:tabs>
              <w:rPr>
                <w:rFonts w:asciiTheme="minorHAnsi" w:eastAsiaTheme="minorEastAsia" w:hAnsiTheme="minorHAnsi" w:cstheme="minorBidi"/>
                <w:smallCaps w:val="0"/>
                <w:noProof/>
                <w:sz w:val="22"/>
                <w:szCs w:val="22"/>
                <w:lang w:eastAsia="en-US"/>
              </w:rPr>
            </w:pPr>
            <w:r>
              <w:rPr>
                <w:rStyle w:val="Hyperlink"/>
                <w:lang w:bidi="ar-DZ"/>
              </w:rPr>
              <w:fldChar w:fldCharType="begin"/>
            </w:r>
            <w:r>
              <w:rPr>
                <w:rStyle w:val="Hyperlink"/>
                <w:noProof/>
                <w:lang w:bidi="ar-DZ"/>
              </w:rPr>
              <w:instrText xml:space="preserve"> HYPERLINK \l "_Toc67298945" </w:instrText>
            </w:r>
            <w:r>
              <w:rPr>
                <w:rStyle w:val="Hyperlink"/>
                <w:lang w:bidi="ar-DZ"/>
              </w:rPr>
              <w:fldChar w:fldCharType="separate"/>
            </w:r>
            <w:r w:rsidR="003D3A37" w:rsidRPr="000C557A">
              <w:rPr>
                <w:rStyle w:val="Hyperlink"/>
                <w:noProof/>
                <w:lang w:bidi="ar-DZ"/>
              </w:rPr>
              <w:t>3.2</w:t>
            </w:r>
            <w:r w:rsidR="003D3A37">
              <w:rPr>
                <w:rFonts w:asciiTheme="minorHAnsi" w:eastAsiaTheme="minorEastAsia" w:hAnsiTheme="minorHAnsi" w:cstheme="minorBidi"/>
                <w:smallCaps w:val="0"/>
                <w:noProof/>
                <w:sz w:val="22"/>
                <w:szCs w:val="22"/>
                <w:lang w:eastAsia="en-US"/>
              </w:rPr>
              <w:tab/>
            </w:r>
            <w:r w:rsidR="003D3A37" w:rsidRPr="000C557A">
              <w:rPr>
                <w:rStyle w:val="Hyperlink"/>
                <w:noProof/>
                <w:lang w:bidi="ar-DZ"/>
              </w:rPr>
              <w:t>Terms defined here</w:t>
            </w:r>
            <w:r w:rsidR="003D3A37">
              <w:rPr>
                <w:noProof/>
                <w:webHidden/>
              </w:rPr>
              <w:tab/>
            </w:r>
            <w:r w:rsidR="003D3A37">
              <w:rPr>
                <w:noProof/>
                <w:webHidden/>
              </w:rPr>
              <w:fldChar w:fldCharType="begin"/>
            </w:r>
            <w:r w:rsidR="003D3A37">
              <w:rPr>
                <w:noProof/>
                <w:webHidden/>
              </w:rPr>
              <w:instrText xml:space="preserve"> PAGEREF _Toc67298945 \h </w:instrText>
            </w:r>
            <w:r w:rsidR="003D3A37">
              <w:rPr>
                <w:noProof/>
                <w:webHidden/>
              </w:rPr>
            </w:r>
            <w:r w:rsidR="003D3A37">
              <w:rPr>
                <w:noProof/>
                <w:webHidden/>
              </w:rPr>
              <w:fldChar w:fldCharType="separate"/>
            </w:r>
            <w:ins w:id="12" w:author="AD-IT-283" w:date="2023-09-15T12:52:00Z">
              <w:r w:rsidR="00FB33B8">
                <w:rPr>
                  <w:noProof/>
                  <w:webHidden/>
                </w:rPr>
                <w:t>5</w:t>
              </w:r>
            </w:ins>
            <w:del w:id="13" w:author="AD-IT-283" w:date="2023-09-15T12:52:00Z">
              <w:r w:rsidR="003D3A37" w:rsidDel="00361FA2">
                <w:rPr>
                  <w:noProof/>
                  <w:webHidden/>
                </w:rPr>
                <w:delText>4</w:delText>
              </w:r>
            </w:del>
            <w:r w:rsidR="003D3A37">
              <w:rPr>
                <w:noProof/>
                <w:webHidden/>
              </w:rPr>
              <w:fldChar w:fldCharType="end"/>
            </w:r>
            <w:r>
              <w:rPr>
                <w:noProof/>
              </w:rPr>
              <w:fldChar w:fldCharType="end"/>
            </w:r>
          </w:p>
          <w:p w14:paraId="0081FC73" w14:textId="114CC999" w:rsidR="003D3A37" w:rsidRDefault="000C6C90">
            <w:pPr>
              <w:pStyle w:val="TOC1"/>
              <w:tabs>
                <w:tab w:val="left" w:pos="480"/>
                <w:tab w:val="right" w:leader="dot" w:pos="9629"/>
              </w:tabs>
              <w:rPr>
                <w:rFonts w:asciiTheme="minorHAnsi" w:eastAsiaTheme="minorEastAsia" w:hAnsiTheme="minorHAnsi" w:cstheme="minorBidi"/>
                <w:b w:val="0"/>
                <w:bCs w:val="0"/>
                <w:caps w:val="0"/>
                <w:noProof/>
                <w:sz w:val="22"/>
                <w:szCs w:val="22"/>
                <w:lang w:eastAsia="en-US"/>
              </w:rPr>
            </w:pPr>
            <w:hyperlink w:anchor="_Toc67298946" w:history="1">
              <w:r w:rsidR="003D3A37" w:rsidRPr="000C557A">
                <w:rPr>
                  <w:rStyle w:val="Hyperlink"/>
                  <w:noProof/>
                  <w:lang w:bidi="ar-DZ"/>
                </w:rPr>
                <w:t>4</w:t>
              </w:r>
              <w:r w:rsidR="003D3A37">
                <w:rPr>
                  <w:rFonts w:asciiTheme="minorHAnsi" w:eastAsiaTheme="minorEastAsia" w:hAnsiTheme="minorHAnsi" w:cstheme="minorBidi"/>
                  <w:b w:val="0"/>
                  <w:bCs w:val="0"/>
                  <w:caps w:val="0"/>
                  <w:noProof/>
                  <w:sz w:val="22"/>
                  <w:szCs w:val="22"/>
                  <w:lang w:eastAsia="en-US"/>
                </w:rPr>
                <w:tab/>
              </w:r>
              <w:r w:rsidR="003D3A37" w:rsidRPr="000C557A">
                <w:rPr>
                  <w:rStyle w:val="Hyperlink"/>
                  <w:noProof/>
                  <w:lang w:bidi="ar-DZ"/>
                </w:rPr>
                <w:t>Abbreviations</w:t>
              </w:r>
              <w:r w:rsidR="003D3A37">
                <w:rPr>
                  <w:noProof/>
                  <w:webHidden/>
                </w:rPr>
                <w:tab/>
              </w:r>
              <w:r w:rsidR="003D3A37">
                <w:rPr>
                  <w:noProof/>
                  <w:webHidden/>
                </w:rPr>
                <w:fldChar w:fldCharType="begin"/>
              </w:r>
              <w:r w:rsidR="003D3A37">
                <w:rPr>
                  <w:noProof/>
                  <w:webHidden/>
                </w:rPr>
                <w:instrText xml:space="preserve"> PAGEREF _Toc67298946 \h </w:instrText>
              </w:r>
              <w:r w:rsidR="003D3A37">
                <w:rPr>
                  <w:noProof/>
                  <w:webHidden/>
                </w:rPr>
              </w:r>
              <w:r w:rsidR="003D3A37">
                <w:rPr>
                  <w:noProof/>
                  <w:webHidden/>
                </w:rPr>
                <w:fldChar w:fldCharType="separate"/>
              </w:r>
              <w:r w:rsidR="00FB33B8">
                <w:rPr>
                  <w:noProof/>
                  <w:webHidden/>
                </w:rPr>
                <w:t>5</w:t>
              </w:r>
              <w:r w:rsidR="003D3A37">
                <w:rPr>
                  <w:noProof/>
                  <w:webHidden/>
                </w:rPr>
                <w:fldChar w:fldCharType="end"/>
              </w:r>
            </w:hyperlink>
          </w:p>
          <w:p w14:paraId="15BE7DCE" w14:textId="7080B0DC" w:rsidR="003D3A37" w:rsidRDefault="000C6C90">
            <w:pPr>
              <w:pStyle w:val="TOC1"/>
              <w:tabs>
                <w:tab w:val="left" w:pos="480"/>
                <w:tab w:val="right" w:leader="dot" w:pos="9629"/>
              </w:tabs>
              <w:rPr>
                <w:rFonts w:asciiTheme="minorHAnsi" w:eastAsiaTheme="minorEastAsia" w:hAnsiTheme="minorHAnsi" w:cstheme="minorBidi"/>
                <w:b w:val="0"/>
                <w:bCs w:val="0"/>
                <w:caps w:val="0"/>
                <w:noProof/>
                <w:sz w:val="22"/>
                <w:szCs w:val="22"/>
                <w:lang w:eastAsia="en-US"/>
              </w:rPr>
            </w:pPr>
            <w:hyperlink w:anchor="_Toc67298947" w:history="1">
              <w:r w:rsidR="003D3A37" w:rsidRPr="000C557A">
                <w:rPr>
                  <w:rStyle w:val="Hyperlink"/>
                  <w:noProof/>
                  <w:lang w:bidi="ar-DZ"/>
                </w:rPr>
                <w:t>5</w:t>
              </w:r>
              <w:r w:rsidR="003D3A37">
                <w:rPr>
                  <w:rFonts w:asciiTheme="minorHAnsi" w:eastAsiaTheme="minorEastAsia" w:hAnsiTheme="minorHAnsi" w:cstheme="minorBidi"/>
                  <w:b w:val="0"/>
                  <w:bCs w:val="0"/>
                  <w:caps w:val="0"/>
                  <w:noProof/>
                  <w:sz w:val="22"/>
                  <w:szCs w:val="22"/>
                  <w:lang w:eastAsia="en-US"/>
                </w:rPr>
                <w:tab/>
              </w:r>
              <w:r w:rsidR="003D3A37" w:rsidRPr="000C557A">
                <w:rPr>
                  <w:rStyle w:val="Hyperlink"/>
                  <w:noProof/>
                  <w:lang w:bidi="ar-DZ"/>
                </w:rPr>
                <w:t>Introduction</w:t>
              </w:r>
              <w:r w:rsidR="003D3A37">
                <w:rPr>
                  <w:noProof/>
                  <w:webHidden/>
                </w:rPr>
                <w:tab/>
              </w:r>
              <w:r w:rsidR="003D3A37">
                <w:rPr>
                  <w:noProof/>
                  <w:webHidden/>
                </w:rPr>
                <w:fldChar w:fldCharType="begin"/>
              </w:r>
              <w:r w:rsidR="003D3A37">
                <w:rPr>
                  <w:noProof/>
                  <w:webHidden/>
                </w:rPr>
                <w:instrText xml:space="preserve"> PAGEREF _Toc67298947 \h </w:instrText>
              </w:r>
              <w:r w:rsidR="003D3A37">
                <w:rPr>
                  <w:noProof/>
                  <w:webHidden/>
                </w:rPr>
              </w:r>
              <w:r w:rsidR="003D3A37">
                <w:rPr>
                  <w:noProof/>
                  <w:webHidden/>
                </w:rPr>
                <w:fldChar w:fldCharType="separate"/>
              </w:r>
              <w:r w:rsidR="00FB33B8">
                <w:rPr>
                  <w:noProof/>
                  <w:webHidden/>
                </w:rPr>
                <w:t>5</w:t>
              </w:r>
              <w:r w:rsidR="003D3A37">
                <w:rPr>
                  <w:noProof/>
                  <w:webHidden/>
                </w:rPr>
                <w:fldChar w:fldCharType="end"/>
              </w:r>
            </w:hyperlink>
          </w:p>
          <w:p w14:paraId="47ECF9E4" w14:textId="30DF7744" w:rsidR="003D3A37" w:rsidDel="00E900F2" w:rsidRDefault="00B84662">
            <w:pPr>
              <w:pStyle w:val="TOC1"/>
              <w:tabs>
                <w:tab w:val="left" w:pos="480"/>
                <w:tab w:val="right" w:leader="dot" w:pos="9629"/>
              </w:tabs>
              <w:rPr>
                <w:del w:id="14" w:author="AD-IT-283" w:date="2023-09-13T15:00:00Z"/>
                <w:rFonts w:asciiTheme="minorHAnsi" w:eastAsiaTheme="minorEastAsia" w:hAnsiTheme="minorHAnsi" w:cstheme="minorBidi"/>
                <w:b w:val="0"/>
                <w:bCs w:val="0"/>
                <w:caps w:val="0"/>
                <w:noProof/>
                <w:sz w:val="22"/>
                <w:szCs w:val="22"/>
                <w:lang w:eastAsia="en-US"/>
              </w:rPr>
            </w:pPr>
            <w:del w:id="15" w:author="AD-IT-283" w:date="2023-09-13T15:00:00Z">
              <w:r w:rsidDel="00E900F2">
                <w:rPr>
                  <w:rStyle w:val="Hyperlink"/>
                  <w:lang w:bidi="ar-DZ"/>
                </w:rPr>
                <w:fldChar w:fldCharType="begin"/>
              </w:r>
              <w:r w:rsidDel="00E900F2">
                <w:rPr>
                  <w:rStyle w:val="Hyperlink"/>
                  <w:noProof/>
                  <w:lang w:bidi="ar-DZ"/>
                </w:rPr>
                <w:delInstrText xml:space="preserve"> HYPERLINK \l "_Toc67298948" </w:delInstrText>
              </w:r>
              <w:r w:rsidDel="00E900F2">
                <w:rPr>
                  <w:rStyle w:val="Hyperlink"/>
                  <w:lang w:bidi="ar-DZ"/>
                </w:rPr>
                <w:fldChar w:fldCharType="separate"/>
              </w:r>
              <w:r w:rsidR="003D3A37" w:rsidRPr="000C557A" w:rsidDel="00E900F2">
                <w:rPr>
                  <w:rStyle w:val="Hyperlink"/>
                  <w:noProof/>
                  <w:lang w:bidi="ar-DZ"/>
                </w:rPr>
                <w:delText>6</w:delText>
              </w:r>
              <w:r w:rsidR="003D3A37" w:rsidDel="00E900F2">
                <w:rPr>
                  <w:rFonts w:asciiTheme="minorHAnsi" w:eastAsiaTheme="minorEastAsia" w:hAnsiTheme="minorHAnsi" w:cstheme="minorBidi"/>
                  <w:b w:val="0"/>
                  <w:bCs w:val="0"/>
                  <w:caps w:val="0"/>
                  <w:noProof/>
                  <w:sz w:val="22"/>
                  <w:szCs w:val="22"/>
                  <w:lang w:eastAsia="en-US"/>
                </w:rPr>
                <w:tab/>
              </w:r>
              <w:r w:rsidR="003D3A37" w:rsidRPr="000C557A" w:rsidDel="00E900F2">
                <w:rPr>
                  <w:rStyle w:val="Hyperlink"/>
                  <w:noProof/>
                  <w:lang w:bidi="ar-DZ"/>
                </w:rPr>
                <w:delText>Impact of counterfeiting – Non technical:</w:delText>
              </w:r>
              <w:r w:rsidR="003D3A37" w:rsidDel="00E900F2">
                <w:rPr>
                  <w:noProof/>
                  <w:webHidden/>
                </w:rPr>
                <w:tab/>
              </w:r>
              <w:r w:rsidR="003D3A37" w:rsidDel="00E900F2">
                <w:rPr>
                  <w:b w:val="0"/>
                  <w:bCs w:val="0"/>
                  <w:caps w:val="0"/>
                  <w:noProof/>
                  <w:webHidden/>
                </w:rPr>
                <w:fldChar w:fldCharType="begin"/>
              </w:r>
              <w:r w:rsidR="003D3A37" w:rsidDel="00E900F2">
                <w:rPr>
                  <w:noProof/>
                  <w:webHidden/>
                </w:rPr>
                <w:delInstrText xml:space="preserve"> PAGEREF _Toc67298948 \h </w:delInstrText>
              </w:r>
              <w:r w:rsidR="003D3A37" w:rsidDel="00E900F2">
                <w:rPr>
                  <w:b w:val="0"/>
                  <w:bCs w:val="0"/>
                  <w:caps w:val="0"/>
                  <w:noProof/>
                  <w:webHidden/>
                </w:rPr>
                <w:fldChar w:fldCharType="separate"/>
              </w:r>
            </w:del>
            <w:ins w:id="16" w:author="AD-IT-283" w:date="2023-09-15T12:52:00Z">
              <w:r w:rsidR="00FB33B8">
                <w:rPr>
                  <w:caps w:val="0"/>
                  <w:noProof/>
                  <w:webHidden/>
                </w:rPr>
                <w:t>Error! Bookmark not defined.</w:t>
              </w:r>
            </w:ins>
            <w:del w:id="17" w:author="AD-IT-283" w:date="2023-09-13T15:00:00Z">
              <w:r w:rsidR="003D3A37" w:rsidDel="00E900F2">
                <w:rPr>
                  <w:noProof/>
                  <w:webHidden/>
                </w:rPr>
                <w:delText>5</w:delText>
              </w:r>
              <w:r w:rsidR="003D3A37" w:rsidDel="00E900F2">
                <w:rPr>
                  <w:b w:val="0"/>
                  <w:bCs w:val="0"/>
                  <w:caps w:val="0"/>
                  <w:noProof/>
                  <w:webHidden/>
                </w:rPr>
                <w:fldChar w:fldCharType="end"/>
              </w:r>
              <w:r w:rsidDel="00E900F2">
                <w:rPr>
                  <w:b w:val="0"/>
                  <w:bCs w:val="0"/>
                  <w:caps w:val="0"/>
                  <w:noProof/>
                </w:rPr>
                <w:fldChar w:fldCharType="end"/>
              </w:r>
            </w:del>
          </w:p>
          <w:p w14:paraId="693B6BB1" w14:textId="520D9DD1" w:rsidR="003D3A37" w:rsidDel="00E900F2" w:rsidRDefault="00B84662">
            <w:pPr>
              <w:pStyle w:val="TOC2"/>
              <w:tabs>
                <w:tab w:val="left" w:pos="720"/>
                <w:tab w:val="right" w:leader="dot" w:pos="9629"/>
              </w:tabs>
              <w:rPr>
                <w:del w:id="18" w:author="AD-IT-283" w:date="2023-09-13T15:00:00Z"/>
                <w:rFonts w:asciiTheme="minorHAnsi" w:eastAsiaTheme="minorEastAsia" w:hAnsiTheme="minorHAnsi" w:cstheme="minorBidi"/>
                <w:smallCaps w:val="0"/>
                <w:noProof/>
                <w:sz w:val="22"/>
                <w:szCs w:val="22"/>
                <w:lang w:eastAsia="en-US"/>
              </w:rPr>
            </w:pPr>
            <w:del w:id="19" w:author="AD-IT-283" w:date="2023-09-13T15:00:00Z">
              <w:r w:rsidDel="00E900F2">
                <w:rPr>
                  <w:rStyle w:val="Hyperlink"/>
                  <w:lang w:bidi="ar-DZ"/>
                </w:rPr>
                <w:fldChar w:fldCharType="begin"/>
              </w:r>
              <w:r w:rsidDel="00E900F2">
                <w:rPr>
                  <w:rStyle w:val="Hyperlink"/>
                  <w:noProof/>
                  <w:lang w:bidi="ar-DZ"/>
                </w:rPr>
                <w:delInstrText xml:space="preserve"> HYPERLINK \l "_Toc67298949" </w:delInstrText>
              </w:r>
              <w:r w:rsidDel="00E900F2">
                <w:rPr>
                  <w:rStyle w:val="Hyperlink"/>
                  <w:lang w:bidi="ar-DZ"/>
                </w:rPr>
                <w:fldChar w:fldCharType="separate"/>
              </w:r>
              <w:r w:rsidR="003D3A37" w:rsidRPr="000C557A" w:rsidDel="00E900F2">
                <w:rPr>
                  <w:rStyle w:val="Hyperlink"/>
                  <w:noProof/>
                  <w:lang w:bidi="ar-DZ"/>
                </w:rPr>
                <w:delText>6.1</w:delText>
              </w:r>
              <w:r w:rsidR="003D3A37" w:rsidDel="00E900F2">
                <w:rPr>
                  <w:rFonts w:asciiTheme="minorHAnsi" w:eastAsiaTheme="minorEastAsia" w:hAnsiTheme="minorHAnsi" w:cstheme="minorBidi"/>
                  <w:smallCaps w:val="0"/>
                  <w:noProof/>
                  <w:sz w:val="22"/>
                  <w:szCs w:val="22"/>
                  <w:lang w:eastAsia="en-US"/>
                </w:rPr>
                <w:tab/>
              </w:r>
              <w:r w:rsidR="003D3A37" w:rsidRPr="000C557A" w:rsidDel="00E900F2">
                <w:rPr>
                  <w:rStyle w:val="Hyperlink"/>
                  <w:noProof/>
                  <w:lang w:bidi="ar-DZ"/>
                </w:rPr>
                <w:delText>Genuine economic activity loses out</w:delText>
              </w:r>
              <w:r w:rsidR="003D3A37" w:rsidDel="00E900F2">
                <w:rPr>
                  <w:noProof/>
                  <w:webHidden/>
                </w:rPr>
                <w:tab/>
              </w:r>
              <w:r w:rsidR="003D3A37" w:rsidDel="00E900F2">
                <w:rPr>
                  <w:smallCaps w:val="0"/>
                  <w:noProof/>
                  <w:webHidden/>
                </w:rPr>
                <w:fldChar w:fldCharType="begin"/>
              </w:r>
              <w:r w:rsidR="003D3A37" w:rsidDel="00E900F2">
                <w:rPr>
                  <w:noProof/>
                  <w:webHidden/>
                </w:rPr>
                <w:delInstrText xml:space="preserve"> PAGEREF _Toc67298949 \h </w:delInstrText>
              </w:r>
              <w:r w:rsidR="003D3A37" w:rsidDel="00E900F2">
                <w:rPr>
                  <w:smallCaps w:val="0"/>
                  <w:noProof/>
                  <w:webHidden/>
                </w:rPr>
                <w:fldChar w:fldCharType="separate"/>
              </w:r>
            </w:del>
            <w:ins w:id="20" w:author="AD-IT-283" w:date="2023-09-15T12:52:00Z">
              <w:r w:rsidR="00FB33B8">
                <w:rPr>
                  <w:b/>
                  <w:bCs/>
                  <w:smallCaps w:val="0"/>
                  <w:noProof/>
                  <w:webHidden/>
                </w:rPr>
                <w:t>Error! Bookmark not defined.</w:t>
              </w:r>
            </w:ins>
            <w:del w:id="21" w:author="AD-IT-283" w:date="2023-09-13T15:00:00Z">
              <w:r w:rsidR="003D3A37" w:rsidDel="00E900F2">
                <w:rPr>
                  <w:noProof/>
                  <w:webHidden/>
                </w:rPr>
                <w:delText>5</w:delText>
              </w:r>
              <w:r w:rsidR="003D3A37" w:rsidDel="00E900F2">
                <w:rPr>
                  <w:smallCaps w:val="0"/>
                  <w:noProof/>
                  <w:webHidden/>
                </w:rPr>
                <w:fldChar w:fldCharType="end"/>
              </w:r>
              <w:r w:rsidDel="00E900F2">
                <w:rPr>
                  <w:smallCaps w:val="0"/>
                  <w:noProof/>
                </w:rPr>
                <w:fldChar w:fldCharType="end"/>
              </w:r>
            </w:del>
          </w:p>
          <w:p w14:paraId="279F4EF4" w14:textId="1F388A3C" w:rsidR="003D3A37" w:rsidDel="00E900F2" w:rsidRDefault="00B84662">
            <w:pPr>
              <w:pStyle w:val="TOC2"/>
              <w:tabs>
                <w:tab w:val="left" w:pos="720"/>
                <w:tab w:val="right" w:leader="dot" w:pos="9629"/>
              </w:tabs>
              <w:rPr>
                <w:del w:id="22" w:author="AD-IT-283" w:date="2023-09-13T15:00:00Z"/>
                <w:rFonts w:asciiTheme="minorHAnsi" w:eastAsiaTheme="minorEastAsia" w:hAnsiTheme="minorHAnsi" w:cstheme="minorBidi"/>
                <w:smallCaps w:val="0"/>
                <w:noProof/>
                <w:sz w:val="22"/>
                <w:szCs w:val="22"/>
                <w:lang w:eastAsia="en-US"/>
              </w:rPr>
            </w:pPr>
            <w:del w:id="23" w:author="AD-IT-283" w:date="2023-09-13T15:00:00Z">
              <w:r w:rsidDel="00E900F2">
                <w:rPr>
                  <w:rStyle w:val="Hyperlink"/>
                  <w:lang w:bidi="ar-DZ"/>
                </w:rPr>
                <w:fldChar w:fldCharType="begin"/>
              </w:r>
              <w:r w:rsidDel="00E900F2">
                <w:rPr>
                  <w:rStyle w:val="Hyperlink"/>
                  <w:noProof/>
                  <w:lang w:bidi="ar-DZ"/>
                </w:rPr>
                <w:delInstrText xml:space="preserve"> HYPERLINK \l "_Toc67298950" </w:delInstrText>
              </w:r>
              <w:r w:rsidDel="00E900F2">
                <w:rPr>
                  <w:rStyle w:val="Hyperlink"/>
                  <w:lang w:bidi="ar-DZ"/>
                </w:rPr>
                <w:fldChar w:fldCharType="separate"/>
              </w:r>
              <w:r w:rsidR="003D3A37" w:rsidRPr="000C557A" w:rsidDel="00E900F2">
                <w:rPr>
                  <w:rStyle w:val="Hyperlink"/>
                  <w:noProof/>
                  <w:lang w:bidi="ar-DZ"/>
                </w:rPr>
                <w:delText>6.2</w:delText>
              </w:r>
              <w:r w:rsidR="003D3A37" w:rsidDel="00E900F2">
                <w:rPr>
                  <w:rFonts w:asciiTheme="minorHAnsi" w:eastAsiaTheme="minorEastAsia" w:hAnsiTheme="minorHAnsi" w:cstheme="minorBidi"/>
                  <w:smallCaps w:val="0"/>
                  <w:noProof/>
                  <w:sz w:val="22"/>
                  <w:szCs w:val="22"/>
                  <w:lang w:eastAsia="en-US"/>
                </w:rPr>
                <w:tab/>
              </w:r>
              <w:r w:rsidR="003D3A37" w:rsidRPr="000C557A" w:rsidDel="00E900F2">
                <w:rPr>
                  <w:rStyle w:val="Hyperlink"/>
                  <w:noProof/>
                  <w:lang w:bidi="ar-DZ"/>
                </w:rPr>
                <w:delText>Loss of investment and innovation</w:delText>
              </w:r>
              <w:r w:rsidR="003D3A37" w:rsidDel="00E900F2">
                <w:rPr>
                  <w:noProof/>
                  <w:webHidden/>
                </w:rPr>
                <w:tab/>
              </w:r>
              <w:r w:rsidR="003D3A37" w:rsidDel="00E900F2">
                <w:rPr>
                  <w:smallCaps w:val="0"/>
                  <w:noProof/>
                  <w:webHidden/>
                </w:rPr>
                <w:fldChar w:fldCharType="begin"/>
              </w:r>
              <w:r w:rsidR="003D3A37" w:rsidDel="00E900F2">
                <w:rPr>
                  <w:noProof/>
                  <w:webHidden/>
                </w:rPr>
                <w:delInstrText xml:space="preserve"> PAGEREF _Toc67298950 \h </w:delInstrText>
              </w:r>
              <w:r w:rsidR="003D3A37" w:rsidDel="00E900F2">
                <w:rPr>
                  <w:smallCaps w:val="0"/>
                  <w:noProof/>
                  <w:webHidden/>
                </w:rPr>
                <w:fldChar w:fldCharType="separate"/>
              </w:r>
            </w:del>
            <w:ins w:id="24" w:author="AD-IT-283" w:date="2023-09-15T12:52:00Z">
              <w:r w:rsidR="00FB33B8">
                <w:rPr>
                  <w:b/>
                  <w:bCs/>
                  <w:smallCaps w:val="0"/>
                  <w:noProof/>
                  <w:webHidden/>
                </w:rPr>
                <w:t>Error! Bookmark not defined.</w:t>
              </w:r>
            </w:ins>
            <w:del w:id="25" w:author="AD-IT-283" w:date="2023-09-13T15:00:00Z">
              <w:r w:rsidR="003D3A37" w:rsidDel="00E900F2">
                <w:rPr>
                  <w:noProof/>
                  <w:webHidden/>
                </w:rPr>
                <w:delText>5</w:delText>
              </w:r>
              <w:r w:rsidR="003D3A37" w:rsidDel="00E900F2">
                <w:rPr>
                  <w:smallCaps w:val="0"/>
                  <w:noProof/>
                  <w:webHidden/>
                </w:rPr>
                <w:fldChar w:fldCharType="end"/>
              </w:r>
              <w:r w:rsidDel="00E900F2">
                <w:rPr>
                  <w:smallCaps w:val="0"/>
                  <w:noProof/>
                </w:rPr>
                <w:fldChar w:fldCharType="end"/>
              </w:r>
            </w:del>
          </w:p>
          <w:p w14:paraId="25A49E77" w14:textId="7E8C37CC" w:rsidR="003D3A37" w:rsidDel="00E900F2" w:rsidRDefault="00B84662">
            <w:pPr>
              <w:pStyle w:val="TOC2"/>
              <w:tabs>
                <w:tab w:val="left" w:pos="720"/>
                <w:tab w:val="right" w:leader="dot" w:pos="9629"/>
              </w:tabs>
              <w:rPr>
                <w:del w:id="26" w:author="AD-IT-283" w:date="2023-09-13T15:00:00Z"/>
                <w:rFonts w:asciiTheme="minorHAnsi" w:eastAsiaTheme="minorEastAsia" w:hAnsiTheme="minorHAnsi" w:cstheme="minorBidi"/>
                <w:smallCaps w:val="0"/>
                <w:noProof/>
                <w:sz w:val="22"/>
                <w:szCs w:val="22"/>
                <w:lang w:eastAsia="en-US"/>
              </w:rPr>
            </w:pPr>
            <w:del w:id="27" w:author="AD-IT-283" w:date="2023-09-13T15:00:00Z">
              <w:r w:rsidDel="00E900F2">
                <w:rPr>
                  <w:rStyle w:val="Hyperlink"/>
                  <w:lang w:bidi="ar-DZ"/>
                </w:rPr>
                <w:fldChar w:fldCharType="begin"/>
              </w:r>
              <w:r w:rsidDel="00E900F2">
                <w:rPr>
                  <w:rStyle w:val="Hyperlink"/>
                  <w:noProof/>
                  <w:lang w:bidi="ar-DZ"/>
                </w:rPr>
                <w:delInstrText xml:space="preserve"> HYPERLINK \l "_Toc67298951" </w:delInstrText>
              </w:r>
              <w:r w:rsidDel="00E900F2">
                <w:rPr>
                  <w:rStyle w:val="Hyperlink"/>
                  <w:lang w:bidi="ar-DZ"/>
                </w:rPr>
                <w:fldChar w:fldCharType="separate"/>
              </w:r>
              <w:r w:rsidR="003D3A37" w:rsidRPr="000C557A" w:rsidDel="00E900F2">
                <w:rPr>
                  <w:rStyle w:val="Hyperlink"/>
                  <w:noProof/>
                  <w:lang w:bidi="ar-DZ"/>
                </w:rPr>
                <w:delText>6.3</w:delText>
              </w:r>
              <w:r w:rsidR="003D3A37" w:rsidDel="00E900F2">
                <w:rPr>
                  <w:rFonts w:asciiTheme="minorHAnsi" w:eastAsiaTheme="minorEastAsia" w:hAnsiTheme="minorHAnsi" w:cstheme="minorBidi"/>
                  <w:smallCaps w:val="0"/>
                  <w:noProof/>
                  <w:sz w:val="22"/>
                  <w:szCs w:val="22"/>
                  <w:lang w:eastAsia="en-US"/>
                </w:rPr>
                <w:tab/>
              </w:r>
              <w:r w:rsidR="003D3A37" w:rsidRPr="000C557A" w:rsidDel="00E900F2">
                <w:rPr>
                  <w:rStyle w:val="Hyperlink"/>
                  <w:noProof/>
                  <w:lang w:bidi="ar-DZ"/>
                </w:rPr>
                <w:delText>Criminal activities</w:delText>
              </w:r>
              <w:r w:rsidR="003D3A37" w:rsidDel="00E900F2">
                <w:rPr>
                  <w:noProof/>
                  <w:webHidden/>
                </w:rPr>
                <w:tab/>
              </w:r>
              <w:r w:rsidR="003D3A37" w:rsidDel="00E900F2">
                <w:rPr>
                  <w:smallCaps w:val="0"/>
                  <w:noProof/>
                  <w:webHidden/>
                </w:rPr>
                <w:fldChar w:fldCharType="begin"/>
              </w:r>
              <w:r w:rsidR="003D3A37" w:rsidDel="00E900F2">
                <w:rPr>
                  <w:noProof/>
                  <w:webHidden/>
                </w:rPr>
                <w:delInstrText xml:space="preserve"> PAGEREF _Toc67298951 \h </w:delInstrText>
              </w:r>
              <w:r w:rsidR="003D3A37" w:rsidDel="00E900F2">
                <w:rPr>
                  <w:smallCaps w:val="0"/>
                  <w:noProof/>
                  <w:webHidden/>
                </w:rPr>
                <w:fldChar w:fldCharType="separate"/>
              </w:r>
            </w:del>
            <w:ins w:id="28" w:author="AD-IT-283" w:date="2023-09-15T12:52:00Z">
              <w:r w:rsidR="00FB33B8">
                <w:rPr>
                  <w:b/>
                  <w:bCs/>
                  <w:smallCaps w:val="0"/>
                  <w:noProof/>
                  <w:webHidden/>
                </w:rPr>
                <w:t>Error! Bookmark not defined.</w:t>
              </w:r>
            </w:ins>
            <w:del w:id="29" w:author="AD-IT-283" w:date="2023-09-13T15:00:00Z">
              <w:r w:rsidR="003D3A37" w:rsidDel="00E900F2">
                <w:rPr>
                  <w:noProof/>
                  <w:webHidden/>
                </w:rPr>
                <w:delText>6</w:delText>
              </w:r>
              <w:r w:rsidR="003D3A37" w:rsidDel="00E900F2">
                <w:rPr>
                  <w:smallCaps w:val="0"/>
                  <w:noProof/>
                  <w:webHidden/>
                </w:rPr>
                <w:fldChar w:fldCharType="end"/>
              </w:r>
              <w:r w:rsidDel="00E900F2">
                <w:rPr>
                  <w:smallCaps w:val="0"/>
                  <w:noProof/>
                </w:rPr>
                <w:fldChar w:fldCharType="end"/>
              </w:r>
            </w:del>
          </w:p>
          <w:p w14:paraId="375FFB12" w14:textId="44667308" w:rsidR="003D3A37" w:rsidDel="00E900F2" w:rsidRDefault="00B84662">
            <w:pPr>
              <w:pStyle w:val="TOC2"/>
              <w:tabs>
                <w:tab w:val="left" w:pos="720"/>
                <w:tab w:val="right" w:leader="dot" w:pos="9629"/>
              </w:tabs>
              <w:rPr>
                <w:del w:id="30" w:author="AD-IT-283" w:date="2023-09-13T15:00:00Z"/>
                <w:rFonts w:asciiTheme="minorHAnsi" w:eastAsiaTheme="minorEastAsia" w:hAnsiTheme="minorHAnsi" w:cstheme="minorBidi"/>
                <w:smallCaps w:val="0"/>
                <w:noProof/>
                <w:sz w:val="22"/>
                <w:szCs w:val="22"/>
                <w:lang w:eastAsia="en-US"/>
              </w:rPr>
            </w:pPr>
            <w:del w:id="31" w:author="AD-IT-283" w:date="2023-09-13T15:00:00Z">
              <w:r w:rsidDel="00E900F2">
                <w:rPr>
                  <w:rStyle w:val="Hyperlink"/>
                  <w:lang w:bidi="ar-DZ"/>
                </w:rPr>
                <w:fldChar w:fldCharType="begin"/>
              </w:r>
              <w:r w:rsidDel="00E900F2">
                <w:rPr>
                  <w:rStyle w:val="Hyperlink"/>
                  <w:noProof/>
                  <w:lang w:bidi="ar-DZ"/>
                </w:rPr>
                <w:delInstrText xml:space="preserve"> HYPERLINK \l "_Toc67298952" </w:delInstrText>
              </w:r>
              <w:r w:rsidDel="00E900F2">
                <w:rPr>
                  <w:rStyle w:val="Hyperlink"/>
                  <w:lang w:bidi="ar-DZ"/>
                </w:rPr>
                <w:fldChar w:fldCharType="separate"/>
              </w:r>
              <w:r w:rsidR="003D3A37" w:rsidRPr="000C557A" w:rsidDel="00E900F2">
                <w:rPr>
                  <w:rStyle w:val="Hyperlink"/>
                  <w:noProof/>
                  <w:lang w:bidi="ar-DZ"/>
                </w:rPr>
                <w:delText>6.4</w:delText>
              </w:r>
              <w:r w:rsidR="003D3A37" w:rsidDel="00E900F2">
                <w:rPr>
                  <w:rFonts w:asciiTheme="minorHAnsi" w:eastAsiaTheme="minorEastAsia" w:hAnsiTheme="minorHAnsi" w:cstheme="minorBidi"/>
                  <w:smallCaps w:val="0"/>
                  <w:noProof/>
                  <w:sz w:val="22"/>
                  <w:szCs w:val="22"/>
                  <w:lang w:eastAsia="en-US"/>
                </w:rPr>
                <w:tab/>
              </w:r>
              <w:r w:rsidR="003D3A37" w:rsidRPr="000C557A" w:rsidDel="00E900F2">
                <w:rPr>
                  <w:rStyle w:val="Hyperlink"/>
                  <w:noProof/>
                  <w:lang w:bidi="ar-DZ"/>
                </w:rPr>
                <w:delText>Serious risks on digital economy</w:delText>
              </w:r>
              <w:r w:rsidR="003D3A37" w:rsidDel="00E900F2">
                <w:rPr>
                  <w:noProof/>
                  <w:webHidden/>
                </w:rPr>
                <w:tab/>
              </w:r>
              <w:r w:rsidR="003D3A37" w:rsidDel="00E900F2">
                <w:rPr>
                  <w:smallCaps w:val="0"/>
                  <w:noProof/>
                  <w:webHidden/>
                </w:rPr>
                <w:fldChar w:fldCharType="begin"/>
              </w:r>
              <w:r w:rsidR="003D3A37" w:rsidDel="00E900F2">
                <w:rPr>
                  <w:noProof/>
                  <w:webHidden/>
                </w:rPr>
                <w:delInstrText xml:space="preserve"> PAGEREF _Toc67298952 \h </w:delInstrText>
              </w:r>
              <w:r w:rsidR="003D3A37" w:rsidDel="00E900F2">
                <w:rPr>
                  <w:smallCaps w:val="0"/>
                  <w:noProof/>
                  <w:webHidden/>
                </w:rPr>
                <w:fldChar w:fldCharType="separate"/>
              </w:r>
            </w:del>
            <w:ins w:id="32" w:author="AD-IT-283" w:date="2023-09-15T12:52:00Z">
              <w:r w:rsidR="00FB33B8">
                <w:rPr>
                  <w:b/>
                  <w:bCs/>
                  <w:smallCaps w:val="0"/>
                  <w:noProof/>
                  <w:webHidden/>
                </w:rPr>
                <w:t>Error! Bookmark not defined.</w:t>
              </w:r>
            </w:ins>
            <w:del w:id="33" w:author="AD-IT-283" w:date="2023-09-13T15:00:00Z">
              <w:r w:rsidR="003D3A37" w:rsidDel="00E900F2">
                <w:rPr>
                  <w:noProof/>
                  <w:webHidden/>
                </w:rPr>
                <w:delText>6</w:delText>
              </w:r>
              <w:r w:rsidR="003D3A37" w:rsidDel="00E900F2">
                <w:rPr>
                  <w:smallCaps w:val="0"/>
                  <w:noProof/>
                  <w:webHidden/>
                </w:rPr>
                <w:fldChar w:fldCharType="end"/>
              </w:r>
              <w:r w:rsidDel="00E900F2">
                <w:rPr>
                  <w:smallCaps w:val="0"/>
                  <w:noProof/>
                </w:rPr>
                <w:fldChar w:fldCharType="end"/>
              </w:r>
            </w:del>
          </w:p>
          <w:p w14:paraId="782FB215" w14:textId="08956026" w:rsidR="003D3A37" w:rsidDel="00E900F2" w:rsidRDefault="00B84662">
            <w:pPr>
              <w:pStyle w:val="TOC2"/>
              <w:tabs>
                <w:tab w:val="left" w:pos="720"/>
                <w:tab w:val="right" w:leader="dot" w:pos="9629"/>
              </w:tabs>
              <w:rPr>
                <w:del w:id="34" w:author="AD-IT-283" w:date="2023-09-13T15:00:00Z"/>
                <w:rFonts w:asciiTheme="minorHAnsi" w:eastAsiaTheme="minorEastAsia" w:hAnsiTheme="minorHAnsi" w:cstheme="minorBidi"/>
                <w:smallCaps w:val="0"/>
                <w:noProof/>
                <w:sz w:val="22"/>
                <w:szCs w:val="22"/>
                <w:lang w:eastAsia="en-US"/>
              </w:rPr>
            </w:pPr>
            <w:del w:id="35" w:author="AD-IT-283" w:date="2023-09-13T15:00:00Z">
              <w:r w:rsidDel="00E900F2">
                <w:rPr>
                  <w:rStyle w:val="Hyperlink"/>
                  <w:lang w:bidi="ar-DZ"/>
                </w:rPr>
                <w:fldChar w:fldCharType="begin"/>
              </w:r>
              <w:r w:rsidDel="00E900F2">
                <w:rPr>
                  <w:rStyle w:val="Hyperlink"/>
                  <w:noProof/>
                  <w:lang w:bidi="ar-DZ"/>
                </w:rPr>
                <w:delInstrText xml:space="preserve"> HYPERLINK \l "_Toc67298953" </w:delInstrText>
              </w:r>
              <w:r w:rsidDel="00E900F2">
                <w:rPr>
                  <w:rStyle w:val="Hyperlink"/>
                  <w:lang w:bidi="ar-DZ"/>
                </w:rPr>
                <w:fldChar w:fldCharType="separate"/>
              </w:r>
              <w:r w:rsidR="003D3A37" w:rsidRPr="000C557A" w:rsidDel="00E900F2">
                <w:rPr>
                  <w:rStyle w:val="Hyperlink"/>
                  <w:noProof/>
                  <w:lang w:bidi="ar-DZ"/>
                </w:rPr>
                <w:delText>6.5</w:delText>
              </w:r>
              <w:r w:rsidR="003D3A37" w:rsidDel="00E900F2">
                <w:rPr>
                  <w:rFonts w:asciiTheme="minorHAnsi" w:eastAsiaTheme="minorEastAsia" w:hAnsiTheme="minorHAnsi" w:cstheme="minorBidi"/>
                  <w:smallCaps w:val="0"/>
                  <w:noProof/>
                  <w:sz w:val="22"/>
                  <w:szCs w:val="22"/>
                  <w:lang w:eastAsia="en-US"/>
                </w:rPr>
                <w:tab/>
              </w:r>
              <w:r w:rsidR="003D3A37" w:rsidRPr="000C557A" w:rsidDel="00E900F2">
                <w:rPr>
                  <w:rStyle w:val="Hyperlink"/>
                  <w:noProof/>
                  <w:lang w:bidi="ar-DZ"/>
                </w:rPr>
                <w:delText>Counterfeiting is Consumer Fraud</w:delText>
              </w:r>
              <w:r w:rsidR="003D3A37" w:rsidDel="00E900F2">
                <w:rPr>
                  <w:noProof/>
                  <w:webHidden/>
                </w:rPr>
                <w:tab/>
              </w:r>
              <w:r w:rsidR="003D3A37" w:rsidDel="00E900F2">
                <w:rPr>
                  <w:smallCaps w:val="0"/>
                  <w:noProof/>
                  <w:webHidden/>
                </w:rPr>
                <w:fldChar w:fldCharType="begin"/>
              </w:r>
              <w:r w:rsidR="003D3A37" w:rsidDel="00E900F2">
                <w:rPr>
                  <w:noProof/>
                  <w:webHidden/>
                </w:rPr>
                <w:delInstrText xml:space="preserve"> PAGEREF _Toc67298953 \h </w:delInstrText>
              </w:r>
              <w:r w:rsidR="003D3A37" w:rsidDel="00E900F2">
                <w:rPr>
                  <w:smallCaps w:val="0"/>
                  <w:noProof/>
                  <w:webHidden/>
                </w:rPr>
                <w:fldChar w:fldCharType="separate"/>
              </w:r>
            </w:del>
            <w:ins w:id="36" w:author="AD-IT-283" w:date="2023-09-15T12:52:00Z">
              <w:r w:rsidR="00FB33B8">
                <w:rPr>
                  <w:b/>
                  <w:bCs/>
                  <w:smallCaps w:val="0"/>
                  <w:noProof/>
                  <w:webHidden/>
                </w:rPr>
                <w:t>Error! Bookmark not defined.</w:t>
              </w:r>
            </w:ins>
            <w:del w:id="37" w:author="AD-IT-283" w:date="2023-09-13T15:00:00Z">
              <w:r w:rsidR="003D3A37" w:rsidDel="00E900F2">
                <w:rPr>
                  <w:noProof/>
                  <w:webHidden/>
                </w:rPr>
                <w:delText>6</w:delText>
              </w:r>
              <w:r w:rsidR="003D3A37" w:rsidDel="00E900F2">
                <w:rPr>
                  <w:smallCaps w:val="0"/>
                  <w:noProof/>
                  <w:webHidden/>
                </w:rPr>
                <w:fldChar w:fldCharType="end"/>
              </w:r>
              <w:r w:rsidDel="00E900F2">
                <w:rPr>
                  <w:smallCaps w:val="0"/>
                  <w:noProof/>
                </w:rPr>
                <w:fldChar w:fldCharType="end"/>
              </w:r>
            </w:del>
          </w:p>
          <w:p w14:paraId="58CFD9F2" w14:textId="0FEFA221" w:rsidR="003D3A37" w:rsidRDefault="00B84662">
            <w:pPr>
              <w:pStyle w:val="TOC1"/>
              <w:tabs>
                <w:tab w:val="left" w:pos="480"/>
                <w:tab w:val="right" w:leader="dot" w:pos="9629"/>
              </w:tabs>
              <w:rPr>
                <w:rFonts w:asciiTheme="minorHAnsi" w:eastAsiaTheme="minorEastAsia" w:hAnsiTheme="minorHAnsi" w:cstheme="minorBidi"/>
                <w:b w:val="0"/>
                <w:bCs w:val="0"/>
                <w:caps w:val="0"/>
                <w:noProof/>
                <w:sz w:val="22"/>
                <w:szCs w:val="22"/>
                <w:lang w:eastAsia="en-US"/>
              </w:rPr>
            </w:pPr>
            <w:r>
              <w:rPr>
                <w:rStyle w:val="Hyperlink"/>
                <w:lang w:bidi="ar-DZ"/>
              </w:rPr>
              <w:fldChar w:fldCharType="begin"/>
            </w:r>
            <w:r>
              <w:rPr>
                <w:rStyle w:val="Hyperlink"/>
                <w:noProof/>
                <w:lang w:bidi="ar-DZ"/>
              </w:rPr>
              <w:instrText xml:space="preserve"> HYPERLINK \l "_Toc67298954" </w:instrText>
            </w:r>
            <w:r>
              <w:rPr>
                <w:rStyle w:val="Hyperlink"/>
                <w:lang w:bidi="ar-DZ"/>
              </w:rPr>
              <w:fldChar w:fldCharType="separate"/>
            </w:r>
            <w:ins w:id="38" w:author="AD-IT-283" w:date="2023-09-13T15:01:00Z">
              <w:r w:rsidR="00B84AF1">
                <w:rPr>
                  <w:rStyle w:val="Hyperlink"/>
                  <w:noProof/>
                  <w:lang w:bidi="ar-DZ"/>
                </w:rPr>
                <w:t>6</w:t>
              </w:r>
            </w:ins>
            <w:del w:id="39" w:author="AD-IT-283" w:date="2023-09-13T15:01:00Z">
              <w:r w:rsidR="003D3A37" w:rsidRPr="000C557A" w:rsidDel="00B84AF1">
                <w:rPr>
                  <w:rStyle w:val="Hyperlink"/>
                  <w:noProof/>
                  <w:lang w:bidi="ar-DZ"/>
                </w:rPr>
                <w:delText>7</w:delText>
              </w:r>
            </w:del>
            <w:r w:rsidR="003D3A37">
              <w:rPr>
                <w:rFonts w:asciiTheme="minorHAnsi" w:eastAsiaTheme="minorEastAsia" w:hAnsiTheme="minorHAnsi" w:cstheme="minorBidi"/>
                <w:b w:val="0"/>
                <w:bCs w:val="0"/>
                <w:caps w:val="0"/>
                <w:noProof/>
                <w:sz w:val="22"/>
                <w:szCs w:val="22"/>
                <w:lang w:eastAsia="en-US"/>
              </w:rPr>
              <w:tab/>
            </w:r>
            <w:r w:rsidR="003D3A37" w:rsidRPr="000C557A">
              <w:rPr>
                <w:rStyle w:val="Hyperlink"/>
                <w:noProof/>
                <w:lang w:bidi="ar-DZ"/>
              </w:rPr>
              <w:t>Impact of Counterfeit – Technical:</w:t>
            </w:r>
            <w:r w:rsidR="003D3A37">
              <w:rPr>
                <w:noProof/>
                <w:webHidden/>
              </w:rPr>
              <w:tab/>
            </w:r>
            <w:r w:rsidR="003D3A37">
              <w:rPr>
                <w:noProof/>
                <w:webHidden/>
              </w:rPr>
              <w:fldChar w:fldCharType="begin"/>
            </w:r>
            <w:r w:rsidR="003D3A37">
              <w:rPr>
                <w:noProof/>
                <w:webHidden/>
              </w:rPr>
              <w:instrText xml:space="preserve"> PAGEREF _Toc67298954 \h </w:instrText>
            </w:r>
            <w:r w:rsidR="003D3A37">
              <w:rPr>
                <w:noProof/>
                <w:webHidden/>
              </w:rPr>
            </w:r>
            <w:r w:rsidR="003D3A37">
              <w:rPr>
                <w:noProof/>
                <w:webHidden/>
              </w:rPr>
              <w:fldChar w:fldCharType="separate"/>
            </w:r>
            <w:r w:rsidR="00FB33B8">
              <w:rPr>
                <w:noProof/>
                <w:webHidden/>
              </w:rPr>
              <w:t>6</w:t>
            </w:r>
            <w:r w:rsidR="003D3A37">
              <w:rPr>
                <w:noProof/>
                <w:webHidden/>
              </w:rPr>
              <w:fldChar w:fldCharType="end"/>
            </w:r>
            <w:r>
              <w:rPr>
                <w:noProof/>
              </w:rPr>
              <w:fldChar w:fldCharType="end"/>
            </w:r>
          </w:p>
          <w:p w14:paraId="38E8FEBE" w14:textId="1B8F7334" w:rsidR="003D3A37" w:rsidRDefault="00B84662">
            <w:pPr>
              <w:pStyle w:val="TOC1"/>
              <w:tabs>
                <w:tab w:val="left" w:pos="480"/>
                <w:tab w:val="right" w:leader="dot" w:pos="9629"/>
              </w:tabs>
              <w:rPr>
                <w:rFonts w:asciiTheme="minorHAnsi" w:eastAsiaTheme="minorEastAsia" w:hAnsiTheme="minorHAnsi" w:cstheme="minorBidi"/>
                <w:b w:val="0"/>
                <w:bCs w:val="0"/>
                <w:caps w:val="0"/>
                <w:noProof/>
                <w:sz w:val="22"/>
                <w:szCs w:val="22"/>
                <w:lang w:eastAsia="en-US"/>
              </w:rPr>
            </w:pPr>
            <w:r>
              <w:rPr>
                <w:rStyle w:val="Hyperlink"/>
                <w:lang w:bidi="ar-DZ"/>
              </w:rPr>
              <w:fldChar w:fldCharType="begin"/>
            </w:r>
            <w:r>
              <w:rPr>
                <w:rStyle w:val="Hyperlink"/>
                <w:noProof/>
                <w:lang w:bidi="ar-DZ"/>
              </w:rPr>
              <w:instrText xml:space="preserve"> HYPERLINK \l "_Toc67298955" </w:instrText>
            </w:r>
            <w:r>
              <w:rPr>
                <w:rStyle w:val="Hyperlink"/>
                <w:lang w:bidi="ar-DZ"/>
              </w:rPr>
              <w:fldChar w:fldCharType="separate"/>
            </w:r>
            <w:ins w:id="40" w:author="AD-IT-283" w:date="2023-09-13T15:02:00Z">
              <w:r w:rsidR="00176C93">
                <w:rPr>
                  <w:rStyle w:val="Hyperlink"/>
                  <w:noProof/>
                  <w:lang w:bidi="ar-DZ"/>
                </w:rPr>
                <w:t>7</w:t>
              </w:r>
            </w:ins>
            <w:del w:id="41" w:author="AD-IT-283" w:date="2023-09-13T15:02:00Z">
              <w:r w:rsidR="003D3A37" w:rsidRPr="000C557A" w:rsidDel="00176C93">
                <w:rPr>
                  <w:rStyle w:val="Hyperlink"/>
                  <w:noProof/>
                  <w:lang w:bidi="ar-DZ"/>
                </w:rPr>
                <w:delText>8</w:delText>
              </w:r>
            </w:del>
            <w:r w:rsidR="003D3A37">
              <w:rPr>
                <w:rFonts w:asciiTheme="minorHAnsi" w:eastAsiaTheme="minorEastAsia" w:hAnsiTheme="minorHAnsi" w:cstheme="minorBidi"/>
                <w:b w:val="0"/>
                <w:bCs w:val="0"/>
                <w:caps w:val="0"/>
                <w:noProof/>
                <w:sz w:val="22"/>
                <w:szCs w:val="22"/>
                <w:lang w:eastAsia="en-US"/>
              </w:rPr>
              <w:tab/>
            </w:r>
            <w:r w:rsidR="003D3A37" w:rsidRPr="000C557A">
              <w:rPr>
                <w:rStyle w:val="Hyperlink"/>
                <w:noProof/>
                <w:lang w:bidi="ar-DZ"/>
              </w:rPr>
              <w:t>Conclusions</w:t>
            </w:r>
            <w:r w:rsidR="003D3A37">
              <w:rPr>
                <w:noProof/>
                <w:webHidden/>
              </w:rPr>
              <w:tab/>
            </w:r>
            <w:r w:rsidR="003D3A37">
              <w:rPr>
                <w:noProof/>
                <w:webHidden/>
              </w:rPr>
              <w:fldChar w:fldCharType="begin"/>
            </w:r>
            <w:r w:rsidR="003D3A37">
              <w:rPr>
                <w:noProof/>
                <w:webHidden/>
              </w:rPr>
              <w:instrText xml:space="preserve"> PAGEREF _Toc67298955 \h </w:instrText>
            </w:r>
            <w:r w:rsidR="003D3A37">
              <w:rPr>
                <w:noProof/>
                <w:webHidden/>
              </w:rPr>
            </w:r>
            <w:r w:rsidR="003D3A37">
              <w:rPr>
                <w:noProof/>
                <w:webHidden/>
              </w:rPr>
              <w:fldChar w:fldCharType="separate"/>
            </w:r>
            <w:r w:rsidR="00FB33B8">
              <w:rPr>
                <w:noProof/>
                <w:webHidden/>
              </w:rPr>
              <w:t>9</w:t>
            </w:r>
            <w:r w:rsidR="003D3A37">
              <w:rPr>
                <w:noProof/>
                <w:webHidden/>
              </w:rPr>
              <w:fldChar w:fldCharType="end"/>
            </w:r>
            <w:r>
              <w:rPr>
                <w:noProof/>
              </w:rPr>
              <w:fldChar w:fldCharType="end"/>
            </w:r>
          </w:p>
          <w:p w14:paraId="5D819317" w14:textId="632EFE53" w:rsidR="003D3A37" w:rsidRDefault="00B84662">
            <w:pPr>
              <w:pStyle w:val="TOC1"/>
              <w:tabs>
                <w:tab w:val="left" w:pos="480"/>
                <w:tab w:val="right" w:leader="dot" w:pos="9629"/>
              </w:tabs>
              <w:rPr>
                <w:rFonts w:asciiTheme="minorHAnsi" w:eastAsiaTheme="minorEastAsia" w:hAnsiTheme="minorHAnsi" w:cstheme="minorBidi"/>
                <w:b w:val="0"/>
                <w:bCs w:val="0"/>
                <w:caps w:val="0"/>
                <w:noProof/>
                <w:sz w:val="22"/>
                <w:szCs w:val="22"/>
                <w:lang w:eastAsia="en-US"/>
              </w:rPr>
            </w:pPr>
            <w:r>
              <w:rPr>
                <w:rStyle w:val="Hyperlink"/>
                <w:lang w:bidi="ar-DZ"/>
              </w:rPr>
              <w:fldChar w:fldCharType="begin"/>
            </w:r>
            <w:r>
              <w:rPr>
                <w:rStyle w:val="Hyperlink"/>
                <w:noProof/>
                <w:lang w:bidi="ar-DZ"/>
              </w:rPr>
              <w:instrText xml:space="preserve"> HYPERLINK \l "_Toc67298956" </w:instrText>
            </w:r>
            <w:r>
              <w:rPr>
                <w:rStyle w:val="Hyperlink"/>
                <w:lang w:bidi="ar-DZ"/>
              </w:rPr>
              <w:fldChar w:fldCharType="separate"/>
            </w:r>
            <w:r w:rsidR="003D3A37" w:rsidRPr="000C557A">
              <w:rPr>
                <w:rStyle w:val="Hyperlink"/>
                <w:noProof/>
                <w:lang w:bidi="ar-DZ"/>
              </w:rPr>
              <w:t>1</w:t>
            </w:r>
            <w:r w:rsidR="003D3A37">
              <w:rPr>
                <w:rFonts w:asciiTheme="minorHAnsi" w:eastAsiaTheme="minorEastAsia" w:hAnsiTheme="minorHAnsi" w:cstheme="minorBidi"/>
                <w:b w:val="0"/>
                <w:bCs w:val="0"/>
                <w:caps w:val="0"/>
                <w:noProof/>
                <w:sz w:val="22"/>
                <w:szCs w:val="22"/>
                <w:lang w:eastAsia="en-US"/>
              </w:rPr>
              <w:tab/>
            </w:r>
            <w:r w:rsidR="003D3A37" w:rsidRPr="000C557A">
              <w:rPr>
                <w:rStyle w:val="Hyperlink"/>
                <w:noProof/>
                <w:lang w:bidi="ar-DZ"/>
              </w:rPr>
              <w:t>Nigeria experience on the impact of counterfeiting on quality of service</w:t>
            </w:r>
            <w:r w:rsidR="003D3A37">
              <w:rPr>
                <w:noProof/>
                <w:webHidden/>
              </w:rPr>
              <w:tab/>
            </w:r>
            <w:bookmarkStart w:id="42" w:name="_GoBack"/>
            <w:bookmarkEnd w:id="42"/>
            <w:r w:rsidR="003D3A37">
              <w:rPr>
                <w:noProof/>
                <w:webHidden/>
              </w:rPr>
              <w:fldChar w:fldCharType="begin"/>
            </w:r>
            <w:r w:rsidR="003D3A37">
              <w:rPr>
                <w:noProof/>
                <w:webHidden/>
              </w:rPr>
              <w:instrText xml:space="preserve"> PAGEREF _Toc67298956 \h </w:instrText>
            </w:r>
            <w:r w:rsidR="003D3A37">
              <w:rPr>
                <w:noProof/>
                <w:webHidden/>
              </w:rPr>
            </w:r>
            <w:r w:rsidR="003D3A37">
              <w:rPr>
                <w:noProof/>
                <w:webHidden/>
              </w:rPr>
              <w:fldChar w:fldCharType="separate"/>
            </w:r>
            <w:ins w:id="43" w:author="AD-IT-283" w:date="2023-09-15T12:52:00Z">
              <w:r w:rsidR="00FB33B8">
                <w:rPr>
                  <w:noProof/>
                  <w:webHidden/>
                </w:rPr>
                <w:t>10</w:t>
              </w:r>
            </w:ins>
            <w:del w:id="44" w:author="AD-IT-283" w:date="2023-09-15T12:52:00Z">
              <w:r w:rsidR="003D3A37" w:rsidDel="00361FA2">
                <w:rPr>
                  <w:noProof/>
                  <w:webHidden/>
                </w:rPr>
                <w:delText>1</w:delText>
              </w:r>
            </w:del>
            <w:del w:id="45" w:author="AD-IT-283" w:date="2023-09-13T16:57:00Z">
              <w:r w:rsidR="003D3A37" w:rsidDel="00F6194F">
                <w:rPr>
                  <w:noProof/>
                  <w:webHidden/>
                </w:rPr>
                <w:delText>1</w:delText>
              </w:r>
            </w:del>
            <w:r w:rsidR="003D3A37">
              <w:rPr>
                <w:noProof/>
                <w:webHidden/>
              </w:rPr>
              <w:fldChar w:fldCharType="end"/>
            </w:r>
            <w:r>
              <w:rPr>
                <w:noProof/>
              </w:rPr>
              <w:fldChar w:fldCharType="end"/>
            </w:r>
            <w:ins w:id="46" w:author="AD-IT-283" w:date="2023-09-13T16:57:00Z">
              <w:r w:rsidR="00F6194F">
                <w:rPr>
                  <w:noProof/>
                </w:rPr>
                <w:t>0</w:t>
              </w:r>
            </w:ins>
          </w:p>
          <w:p w14:paraId="4EF4D1EA" w14:textId="4872CBA2" w:rsidR="003D3A37" w:rsidRDefault="00B84662">
            <w:pPr>
              <w:pStyle w:val="TOC2"/>
              <w:tabs>
                <w:tab w:val="left" w:pos="720"/>
                <w:tab w:val="right" w:leader="dot" w:pos="9629"/>
              </w:tabs>
              <w:rPr>
                <w:rFonts w:asciiTheme="minorHAnsi" w:eastAsiaTheme="minorEastAsia" w:hAnsiTheme="minorHAnsi" w:cstheme="minorBidi"/>
                <w:smallCaps w:val="0"/>
                <w:noProof/>
                <w:sz w:val="22"/>
                <w:szCs w:val="22"/>
                <w:lang w:eastAsia="en-US"/>
              </w:rPr>
            </w:pPr>
            <w:r>
              <w:rPr>
                <w:rStyle w:val="Hyperlink"/>
                <w:lang w:bidi="ar-DZ"/>
              </w:rPr>
              <w:fldChar w:fldCharType="begin"/>
            </w:r>
            <w:r>
              <w:rPr>
                <w:rStyle w:val="Hyperlink"/>
                <w:noProof/>
                <w:lang w:bidi="ar-DZ"/>
              </w:rPr>
              <w:instrText xml:space="preserve"> HYPERLINK \l "_Toc67298957" </w:instrText>
            </w:r>
            <w:r>
              <w:rPr>
                <w:rStyle w:val="Hyperlink"/>
                <w:lang w:bidi="ar-DZ"/>
              </w:rPr>
              <w:fldChar w:fldCharType="separate"/>
            </w:r>
            <w:r w:rsidR="003D3A37" w:rsidRPr="000C557A">
              <w:rPr>
                <w:rStyle w:val="Hyperlink"/>
                <w:noProof/>
                <w:lang w:bidi="ar-DZ"/>
              </w:rPr>
              <w:t>1.1</w:t>
            </w:r>
            <w:r w:rsidR="003D3A37">
              <w:rPr>
                <w:rFonts w:asciiTheme="minorHAnsi" w:eastAsiaTheme="minorEastAsia" w:hAnsiTheme="minorHAnsi" w:cstheme="minorBidi"/>
                <w:smallCaps w:val="0"/>
                <w:noProof/>
                <w:sz w:val="22"/>
                <w:szCs w:val="22"/>
                <w:lang w:eastAsia="en-US"/>
              </w:rPr>
              <w:tab/>
            </w:r>
            <w:r w:rsidR="003D3A37" w:rsidRPr="000C557A">
              <w:rPr>
                <w:rStyle w:val="Hyperlink"/>
                <w:noProof/>
                <w:lang w:bidi="ar-DZ"/>
              </w:rPr>
              <w:t>Overview of the situation</w:t>
            </w:r>
            <w:r w:rsidR="003D3A37">
              <w:rPr>
                <w:noProof/>
                <w:webHidden/>
              </w:rPr>
              <w:tab/>
            </w:r>
            <w:r w:rsidR="003D3A37">
              <w:rPr>
                <w:noProof/>
                <w:webHidden/>
              </w:rPr>
              <w:fldChar w:fldCharType="begin"/>
            </w:r>
            <w:r w:rsidR="003D3A37">
              <w:rPr>
                <w:noProof/>
                <w:webHidden/>
              </w:rPr>
              <w:instrText xml:space="preserve"> PAGEREF _Toc67298957 \h </w:instrText>
            </w:r>
            <w:r w:rsidR="003D3A37">
              <w:rPr>
                <w:noProof/>
                <w:webHidden/>
              </w:rPr>
            </w:r>
            <w:r w:rsidR="003D3A37">
              <w:rPr>
                <w:noProof/>
                <w:webHidden/>
              </w:rPr>
              <w:fldChar w:fldCharType="separate"/>
            </w:r>
            <w:ins w:id="47" w:author="AD-IT-283" w:date="2023-09-15T12:52:00Z">
              <w:r w:rsidR="00FB33B8">
                <w:rPr>
                  <w:noProof/>
                  <w:webHidden/>
                </w:rPr>
                <w:t>10</w:t>
              </w:r>
            </w:ins>
            <w:del w:id="48" w:author="AD-IT-283" w:date="2023-09-15T12:52:00Z">
              <w:r w:rsidR="003D3A37" w:rsidDel="00361FA2">
                <w:rPr>
                  <w:noProof/>
                  <w:webHidden/>
                </w:rPr>
                <w:delText>1</w:delText>
              </w:r>
            </w:del>
            <w:del w:id="49" w:author="AD-IT-283" w:date="2023-09-13T16:57:00Z">
              <w:r w:rsidR="003D3A37" w:rsidDel="00F6194F">
                <w:rPr>
                  <w:noProof/>
                  <w:webHidden/>
                </w:rPr>
                <w:delText>1</w:delText>
              </w:r>
            </w:del>
            <w:r w:rsidR="003D3A37">
              <w:rPr>
                <w:noProof/>
                <w:webHidden/>
              </w:rPr>
              <w:fldChar w:fldCharType="end"/>
            </w:r>
            <w:r>
              <w:rPr>
                <w:noProof/>
              </w:rPr>
              <w:fldChar w:fldCharType="end"/>
            </w:r>
          </w:p>
          <w:p w14:paraId="2125E1D1" w14:textId="12DA0A2A" w:rsidR="003D3A37" w:rsidRDefault="00B84662">
            <w:pPr>
              <w:pStyle w:val="TOC2"/>
              <w:tabs>
                <w:tab w:val="left" w:pos="720"/>
                <w:tab w:val="right" w:leader="dot" w:pos="9629"/>
              </w:tabs>
              <w:rPr>
                <w:rFonts w:asciiTheme="minorHAnsi" w:eastAsiaTheme="minorEastAsia" w:hAnsiTheme="minorHAnsi" w:cstheme="minorBidi"/>
                <w:smallCaps w:val="0"/>
                <w:noProof/>
                <w:sz w:val="22"/>
                <w:szCs w:val="22"/>
                <w:lang w:eastAsia="en-US"/>
              </w:rPr>
            </w:pPr>
            <w:r>
              <w:rPr>
                <w:rStyle w:val="Hyperlink"/>
                <w:lang w:bidi="ar-DZ"/>
              </w:rPr>
              <w:fldChar w:fldCharType="begin"/>
            </w:r>
            <w:r>
              <w:rPr>
                <w:rStyle w:val="Hyperlink"/>
                <w:noProof/>
                <w:lang w:bidi="ar-DZ"/>
              </w:rPr>
              <w:instrText xml:space="preserve"> HYPERLINK \l "_Toc67298958" </w:instrText>
            </w:r>
            <w:r>
              <w:rPr>
                <w:rStyle w:val="Hyperlink"/>
                <w:lang w:bidi="ar-DZ"/>
              </w:rPr>
              <w:fldChar w:fldCharType="separate"/>
            </w:r>
            <w:r w:rsidR="003D3A37" w:rsidRPr="000C557A">
              <w:rPr>
                <w:rStyle w:val="Hyperlink"/>
                <w:noProof/>
                <w:lang w:bidi="ar-DZ"/>
              </w:rPr>
              <w:t>1.2</w:t>
            </w:r>
            <w:r w:rsidR="003D3A37">
              <w:rPr>
                <w:rFonts w:asciiTheme="minorHAnsi" w:eastAsiaTheme="minorEastAsia" w:hAnsiTheme="minorHAnsi" w:cstheme="minorBidi"/>
                <w:smallCaps w:val="0"/>
                <w:noProof/>
                <w:sz w:val="22"/>
                <w:szCs w:val="22"/>
                <w:lang w:eastAsia="en-US"/>
              </w:rPr>
              <w:tab/>
            </w:r>
            <w:r w:rsidR="003D3A37" w:rsidRPr="000C557A">
              <w:rPr>
                <w:rStyle w:val="Hyperlink"/>
                <w:noProof/>
                <w:lang w:bidi="ar-DZ"/>
              </w:rPr>
              <w:t>Data on the impact of CF on QoE/QoS on Nigeria</w:t>
            </w:r>
            <w:r w:rsidR="003D3A37">
              <w:rPr>
                <w:noProof/>
                <w:webHidden/>
              </w:rPr>
              <w:tab/>
            </w:r>
            <w:r w:rsidR="003D3A37">
              <w:rPr>
                <w:noProof/>
                <w:webHidden/>
              </w:rPr>
              <w:fldChar w:fldCharType="begin"/>
            </w:r>
            <w:r w:rsidR="003D3A37">
              <w:rPr>
                <w:noProof/>
                <w:webHidden/>
              </w:rPr>
              <w:instrText xml:space="preserve"> PAGEREF _Toc67298958 \h </w:instrText>
            </w:r>
            <w:r w:rsidR="003D3A37">
              <w:rPr>
                <w:noProof/>
                <w:webHidden/>
              </w:rPr>
            </w:r>
            <w:r w:rsidR="003D3A37">
              <w:rPr>
                <w:noProof/>
                <w:webHidden/>
              </w:rPr>
              <w:fldChar w:fldCharType="separate"/>
            </w:r>
            <w:ins w:id="50" w:author="AD-IT-283" w:date="2023-09-15T12:52:00Z">
              <w:r w:rsidR="00FB33B8">
                <w:rPr>
                  <w:noProof/>
                  <w:webHidden/>
                </w:rPr>
                <w:t>10</w:t>
              </w:r>
            </w:ins>
            <w:del w:id="51" w:author="AD-IT-283" w:date="2023-09-15T12:52:00Z">
              <w:r w:rsidR="003D3A37" w:rsidDel="00361FA2">
                <w:rPr>
                  <w:noProof/>
                  <w:webHidden/>
                </w:rPr>
                <w:delText>1</w:delText>
              </w:r>
            </w:del>
            <w:del w:id="52" w:author="AD-IT-283" w:date="2023-09-13T16:57:00Z">
              <w:r w:rsidR="003D3A37" w:rsidDel="00F6194F">
                <w:rPr>
                  <w:noProof/>
                  <w:webHidden/>
                </w:rPr>
                <w:delText>1</w:delText>
              </w:r>
            </w:del>
            <w:r w:rsidR="003D3A37">
              <w:rPr>
                <w:noProof/>
                <w:webHidden/>
              </w:rPr>
              <w:fldChar w:fldCharType="end"/>
            </w:r>
            <w:r>
              <w:rPr>
                <w:noProof/>
              </w:rPr>
              <w:fldChar w:fldCharType="end"/>
            </w:r>
          </w:p>
          <w:p w14:paraId="4554C04E" w14:textId="5E0CB955" w:rsidR="003D3A37" w:rsidRDefault="00B84662">
            <w:pPr>
              <w:pStyle w:val="TOC2"/>
              <w:tabs>
                <w:tab w:val="left" w:pos="720"/>
                <w:tab w:val="right" w:leader="dot" w:pos="9629"/>
              </w:tabs>
              <w:rPr>
                <w:rFonts w:asciiTheme="minorHAnsi" w:eastAsiaTheme="minorEastAsia" w:hAnsiTheme="minorHAnsi" w:cstheme="minorBidi"/>
                <w:smallCaps w:val="0"/>
                <w:noProof/>
                <w:sz w:val="22"/>
                <w:szCs w:val="22"/>
                <w:lang w:eastAsia="en-US"/>
              </w:rPr>
            </w:pPr>
            <w:r>
              <w:rPr>
                <w:rStyle w:val="Hyperlink"/>
                <w:lang w:bidi="ar-DZ"/>
              </w:rPr>
              <w:fldChar w:fldCharType="begin"/>
            </w:r>
            <w:r>
              <w:rPr>
                <w:rStyle w:val="Hyperlink"/>
                <w:noProof/>
                <w:lang w:bidi="ar-DZ"/>
              </w:rPr>
              <w:instrText xml:space="preserve"> HYPERLINK \l "_Toc67298960" </w:instrText>
            </w:r>
            <w:r>
              <w:rPr>
                <w:rStyle w:val="Hyperlink"/>
                <w:lang w:bidi="ar-DZ"/>
              </w:rPr>
              <w:fldChar w:fldCharType="separate"/>
            </w:r>
            <w:r w:rsidR="003D3A37" w:rsidRPr="000C557A">
              <w:rPr>
                <w:rStyle w:val="Hyperlink"/>
                <w:noProof/>
                <w:lang w:bidi="ar-DZ"/>
              </w:rPr>
              <w:t>1.3</w:t>
            </w:r>
            <w:r w:rsidR="003D3A37">
              <w:rPr>
                <w:rFonts w:asciiTheme="minorHAnsi" w:eastAsiaTheme="minorEastAsia" w:hAnsiTheme="minorHAnsi" w:cstheme="minorBidi"/>
                <w:smallCaps w:val="0"/>
                <w:noProof/>
                <w:sz w:val="22"/>
                <w:szCs w:val="22"/>
                <w:lang w:eastAsia="en-US"/>
              </w:rPr>
              <w:tab/>
            </w:r>
            <w:r w:rsidR="003D3A37" w:rsidRPr="000C557A">
              <w:rPr>
                <w:rStyle w:val="Hyperlink"/>
                <w:noProof/>
                <w:lang w:bidi="ar-DZ"/>
              </w:rPr>
              <w:t>Conclusion</w:t>
            </w:r>
            <w:r w:rsidR="003D3A37">
              <w:rPr>
                <w:noProof/>
                <w:webHidden/>
              </w:rPr>
              <w:tab/>
            </w:r>
            <w:r w:rsidR="003D3A37">
              <w:rPr>
                <w:noProof/>
                <w:webHidden/>
              </w:rPr>
              <w:fldChar w:fldCharType="begin"/>
            </w:r>
            <w:r w:rsidR="003D3A37">
              <w:rPr>
                <w:noProof/>
                <w:webHidden/>
              </w:rPr>
              <w:instrText xml:space="preserve"> PAGEREF _Toc67298960 \h </w:instrText>
            </w:r>
            <w:r w:rsidR="003D3A37">
              <w:rPr>
                <w:noProof/>
                <w:webHidden/>
              </w:rPr>
            </w:r>
            <w:r w:rsidR="003D3A37">
              <w:rPr>
                <w:noProof/>
                <w:webHidden/>
              </w:rPr>
              <w:fldChar w:fldCharType="separate"/>
            </w:r>
            <w:ins w:id="53" w:author="AD-IT-283" w:date="2023-09-15T12:52:00Z">
              <w:r w:rsidR="00FB33B8">
                <w:rPr>
                  <w:noProof/>
                  <w:webHidden/>
                </w:rPr>
                <w:t>10</w:t>
              </w:r>
            </w:ins>
            <w:del w:id="54" w:author="AD-IT-283" w:date="2023-09-15T12:52:00Z">
              <w:r w:rsidR="003D3A37" w:rsidDel="00361FA2">
                <w:rPr>
                  <w:noProof/>
                  <w:webHidden/>
                </w:rPr>
                <w:delText>1</w:delText>
              </w:r>
            </w:del>
            <w:del w:id="55" w:author="AD-IT-283" w:date="2023-09-13T17:06:00Z">
              <w:r w:rsidR="003D3A37" w:rsidDel="00ED7032">
                <w:rPr>
                  <w:noProof/>
                  <w:webHidden/>
                </w:rPr>
                <w:delText>1</w:delText>
              </w:r>
            </w:del>
            <w:r w:rsidR="003D3A37">
              <w:rPr>
                <w:noProof/>
                <w:webHidden/>
              </w:rPr>
              <w:fldChar w:fldCharType="end"/>
            </w:r>
            <w:r>
              <w:rPr>
                <w:noProof/>
              </w:rPr>
              <w:fldChar w:fldCharType="end"/>
            </w:r>
          </w:p>
          <w:p w14:paraId="5556028C" w14:textId="5F623EB6" w:rsidR="009635CB" w:rsidRPr="0060241A" w:rsidRDefault="009635CB" w:rsidP="00CB0330">
            <w:pPr>
              <w:pStyle w:val="TableofFigures"/>
              <w:rPr>
                <w:rFonts w:eastAsia="Times New Roman"/>
              </w:rPr>
            </w:pPr>
            <w:r>
              <w:rPr>
                <w:rFonts w:eastAsia="Batang"/>
              </w:rPr>
              <w:fldChar w:fldCharType="end"/>
            </w:r>
          </w:p>
        </w:tc>
      </w:tr>
    </w:tbl>
    <w:p w14:paraId="7C8BDC6F" w14:textId="77777777" w:rsidR="004B39E2" w:rsidRDefault="004B39E2" w:rsidP="00F14A92">
      <w:pPr>
        <w:rPr>
          <w:lang w:val="en-GB"/>
        </w:rPr>
      </w:pPr>
    </w:p>
    <w:p w14:paraId="3086900D" w14:textId="77777777" w:rsidR="00F14A92" w:rsidRPr="007777D2" w:rsidRDefault="00F14A92" w:rsidP="00F14A92">
      <w:pPr>
        <w:rPr>
          <w:lang w:val="en-GB"/>
        </w:rPr>
        <w:sectPr w:rsidR="00F14A92" w:rsidRPr="007777D2" w:rsidSect="00293C42">
          <w:headerReference w:type="default" r:id="rId13"/>
          <w:pgSz w:w="11907" w:h="16840" w:code="9"/>
          <w:pgMar w:top="1134" w:right="1134" w:bottom="1134" w:left="1134" w:header="510" w:footer="567" w:gutter="0"/>
          <w:cols w:space="720"/>
          <w:titlePg/>
          <w:docGrid w:linePitch="326"/>
        </w:sectPr>
      </w:pPr>
    </w:p>
    <w:p w14:paraId="34E01AAF" w14:textId="77777777" w:rsidR="003C5876" w:rsidRPr="00307A45" w:rsidRDefault="003C5876" w:rsidP="003C5876">
      <w:pPr>
        <w:pStyle w:val="RecNo"/>
        <w:rPr>
          <w:szCs w:val="28"/>
        </w:rPr>
      </w:pPr>
      <w:r w:rsidRPr="00420D05">
        <w:rPr>
          <w:szCs w:val="28"/>
        </w:rPr>
        <w:lastRenderedPageBreak/>
        <w:t xml:space="preserve">Draft </w:t>
      </w:r>
      <w:r>
        <w:rPr>
          <w:szCs w:val="28"/>
        </w:rPr>
        <w:t>n</w:t>
      </w:r>
      <w:r w:rsidRPr="00420D05">
        <w:rPr>
          <w:szCs w:val="28"/>
        </w:rPr>
        <w:t xml:space="preserve">ew </w:t>
      </w:r>
      <w:r>
        <w:rPr>
          <w:szCs w:val="28"/>
        </w:rPr>
        <w:t xml:space="preserve">Technical Report ITU-T </w:t>
      </w:r>
      <w:r w:rsidRPr="00D432A9">
        <w:rPr>
          <w:szCs w:val="28"/>
        </w:rPr>
        <w:t>TR-CF-QoS</w:t>
      </w:r>
    </w:p>
    <w:p w14:paraId="02E15C13" w14:textId="1071552E" w:rsidR="00737170" w:rsidRPr="003C5876" w:rsidRDefault="003C5876" w:rsidP="003C5876">
      <w:pPr>
        <w:pStyle w:val="RecNo"/>
        <w:jc w:val="center"/>
        <w:rPr>
          <w:szCs w:val="28"/>
        </w:rPr>
      </w:pPr>
      <w:r w:rsidRPr="00571657">
        <w:rPr>
          <w:szCs w:val="28"/>
        </w:rPr>
        <w:t>Impact of Counterfeit Mobile devices on Quality of Service</w:t>
      </w:r>
    </w:p>
    <w:p w14:paraId="1A960678" w14:textId="77777777" w:rsidR="004B39E2" w:rsidRPr="007777D2" w:rsidRDefault="004B39E2" w:rsidP="004B39E2">
      <w:pPr>
        <w:rPr>
          <w:lang w:val="en-GB" w:eastAsia="en-US" w:bidi="ar-DZ"/>
        </w:rPr>
      </w:pPr>
    </w:p>
    <w:p w14:paraId="0882DA9A" w14:textId="77777777" w:rsidR="004B39E2" w:rsidRPr="007777D2" w:rsidRDefault="004B39E2" w:rsidP="00A93B35">
      <w:pPr>
        <w:pStyle w:val="Headingb"/>
      </w:pPr>
      <w:r w:rsidRPr="007777D2">
        <w:t>Summary</w:t>
      </w:r>
    </w:p>
    <w:p w14:paraId="1F09087C" w14:textId="77777777" w:rsidR="00E31CCD" w:rsidRDefault="00E31CCD" w:rsidP="00072216">
      <w:pPr>
        <w:jc w:val="both"/>
      </w:pPr>
      <w:bookmarkStart w:id="56" w:name="_Toc110785330"/>
      <w:r>
        <w:t>According to ITU-T Rec E. 800 Quality of Service is defined as the totality of characteristics of a telecommunications service that bear on its ability to satisfy stated and implied needs of the user of the service.</w:t>
      </w:r>
    </w:p>
    <w:p w14:paraId="38973BEA" w14:textId="3EAEDB3C" w:rsidR="00E31CCD" w:rsidRDefault="001135A5" w:rsidP="00072216">
      <w:pPr>
        <w:jc w:val="both"/>
      </w:pPr>
      <w:r>
        <w:t xml:space="preserve">World Trade Organization - </w:t>
      </w:r>
      <w:r w:rsidR="00E31CCD">
        <w:t>WTO also defines counterfeit as the unauthorized representation of a registered trademark carried on goods identical or similar to goods for which the trademark is registered, with a view to deceiving the purchaser into believing that he/she is buying the original goods.</w:t>
      </w:r>
    </w:p>
    <w:p w14:paraId="531CC5FC" w14:textId="36891BB9" w:rsidR="00F300C2" w:rsidRDefault="00E31CCD" w:rsidP="00F300C2">
      <w:pPr>
        <w:jc w:val="both"/>
      </w:pPr>
      <w:r>
        <w:t xml:space="preserve">Counterfeit mobile devices pose QoS delivery issues. </w:t>
      </w:r>
      <w:r w:rsidR="00F300C2">
        <w:rPr>
          <w:lang w:val="en-GB" w:eastAsia="ja-JP" w:bidi="ar-DZ"/>
        </w:rPr>
        <w:t xml:space="preserve">The </w:t>
      </w:r>
      <w:r w:rsidR="00F300C2" w:rsidRPr="00957114">
        <w:t>ITU-T SR-AFR</w:t>
      </w:r>
      <w:r w:rsidR="00F300C2" w:rsidRPr="00635E91" w:rsidDel="00EE52B4">
        <w:rPr>
          <w:lang w:val="en-GB" w:eastAsia="ja-JP" w:bidi="ar-DZ"/>
        </w:rPr>
        <w:t xml:space="preserve"> </w:t>
      </w:r>
      <w:r w:rsidR="00F300C2">
        <w:rPr>
          <w:lang w:val="en-GB" w:eastAsia="ja-JP" w:bidi="ar-DZ"/>
        </w:rPr>
        <w:t>“</w:t>
      </w:r>
      <w:r w:rsidR="00F300C2" w:rsidRPr="004D5BE6">
        <w:t>Survey report on counterfeit ICT devices in Africa regio</w:t>
      </w:r>
      <w:r w:rsidR="00F300C2">
        <w:t xml:space="preserve">n” </w:t>
      </w:r>
      <w:r w:rsidR="00F300C2" w:rsidRPr="00635E91">
        <w:rPr>
          <w:lang w:val="en-GB" w:eastAsia="ja-JP" w:bidi="ar-DZ"/>
        </w:rPr>
        <w:t>revealed that all categories of mobile phones were perceived to be the most counterfeited ICT devices in the region.</w:t>
      </w:r>
      <w:r w:rsidR="00F300C2">
        <w:rPr>
          <w:lang w:val="en-GB" w:eastAsia="ja-JP" w:bidi="ar-DZ"/>
        </w:rPr>
        <w:t xml:space="preserve"> Additionally, </w:t>
      </w:r>
      <w:r w:rsidR="00F300C2">
        <w:t>the same s</w:t>
      </w:r>
      <w:r w:rsidR="00F300C2" w:rsidRPr="004D5BE6">
        <w:t xml:space="preserve">urvey </w:t>
      </w:r>
      <w:r w:rsidR="00F300C2">
        <w:t xml:space="preserve">pointed that </w:t>
      </w:r>
      <w:r w:rsidR="00F300C2" w:rsidRPr="004D5BE6">
        <w:t xml:space="preserve">counterfeit ICT </w:t>
      </w:r>
      <w:r w:rsidR="00F300C2">
        <w:t xml:space="preserve">devices suffered from low call completion rates, high call drop rates and handover failures. </w:t>
      </w:r>
    </w:p>
    <w:p w14:paraId="2F257378" w14:textId="0B30699F" w:rsidR="00E31CCD" w:rsidRDefault="00E31CCD" w:rsidP="00072216">
      <w:pPr>
        <w:jc w:val="both"/>
      </w:pPr>
      <w:r>
        <w:t>This technical report will outline the challenges and impact of counterfeit mobile devices on Quality of Service for the users and networks.</w:t>
      </w:r>
    </w:p>
    <w:p w14:paraId="4ACB7D0A" w14:textId="4D87229F" w:rsidR="00467172" w:rsidRPr="00467172" w:rsidRDefault="00467172" w:rsidP="00467172">
      <w:pPr>
        <w:pStyle w:val="Heading1"/>
        <w:rPr>
          <w:lang w:bidi="ar-DZ"/>
        </w:rPr>
      </w:pPr>
      <w:bookmarkStart w:id="57" w:name="_Toc401158818"/>
      <w:bookmarkStart w:id="58" w:name="_Toc67298941"/>
      <w:bookmarkEnd w:id="56"/>
      <w:r>
        <w:rPr>
          <w:lang w:bidi="ar-DZ"/>
        </w:rPr>
        <w:t>S</w:t>
      </w:r>
      <w:r w:rsidRPr="00467172">
        <w:rPr>
          <w:lang w:bidi="ar-DZ"/>
        </w:rPr>
        <w:t>cope</w:t>
      </w:r>
      <w:bookmarkEnd w:id="57"/>
      <w:bookmarkEnd w:id="58"/>
    </w:p>
    <w:p w14:paraId="7B88B62E" w14:textId="1A8BC7FD" w:rsidR="003F0802" w:rsidRDefault="003F0802" w:rsidP="003F0802">
      <w:r>
        <w:t xml:space="preserve">This technical report contains a study on negative effects and impact of counterfeit mobile devices on network’s Quality of Service along with the negative effects and service degradation experienced by the mobile subscribers.  </w:t>
      </w:r>
    </w:p>
    <w:p w14:paraId="70A4EE73" w14:textId="34EDE569" w:rsidR="00467172" w:rsidRPr="00467172" w:rsidRDefault="00467172" w:rsidP="00467172">
      <w:pPr>
        <w:pStyle w:val="Heading1"/>
        <w:rPr>
          <w:lang w:bidi="ar-DZ"/>
        </w:rPr>
      </w:pPr>
      <w:bookmarkStart w:id="59" w:name="_Toc401158819"/>
      <w:bookmarkStart w:id="60" w:name="_Toc67298942"/>
      <w:r w:rsidRPr="00467172">
        <w:rPr>
          <w:lang w:bidi="ar-DZ"/>
        </w:rPr>
        <w:t>References</w:t>
      </w:r>
      <w:bookmarkEnd w:id="59"/>
      <w:bookmarkEnd w:id="60"/>
    </w:p>
    <w:p w14:paraId="5FF19B0F" w14:textId="77777777" w:rsidR="00637E48" w:rsidRDefault="00637E48" w:rsidP="00637E48">
      <w:pPr>
        <w:pStyle w:val="Reftext"/>
        <w:ind w:left="1985" w:hanging="1985"/>
        <w:rPr>
          <w:szCs w:val="24"/>
        </w:rPr>
      </w:pPr>
      <w:r>
        <w:rPr>
          <w:szCs w:val="24"/>
        </w:rPr>
        <w:t>[ITU-T Q.5050]</w:t>
      </w:r>
      <w:r>
        <w:rPr>
          <w:szCs w:val="24"/>
        </w:rPr>
        <w:tab/>
        <w:t xml:space="preserve">Recommendation ITU-T Q.5050 (2019), </w:t>
      </w:r>
      <w:r>
        <w:rPr>
          <w:i/>
          <w:iCs/>
          <w:szCs w:val="24"/>
        </w:rPr>
        <w:t>Framework for solution to combat counterfeit ICT Devices</w:t>
      </w:r>
      <w:r>
        <w:rPr>
          <w:szCs w:val="24"/>
        </w:rPr>
        <w:t>.</w:t>
      </w:r>
    </w:p>
    <w:p w14:paraId="52D66EE2" w14:textId="77777777" w:rsidR="00637E48" w:rsidRDefault="00637E48" w:rsidP="00637E48">
      <w:pPr>
        <w:pStyle w:val="Reftext"/>
        <w:ind w:left="1985" w:hanging="1985"/>
        <w:rPr>
          <w:i/>
          <w:iCs/>
          <w:szCs w:val="24"/>
        </w:rPr>
      </w:pPr>
      <w:r>
        <w:rPr>
          <w:szCs w:val="24"/>
        </w:rPr>
        <w:t>[ITU-T Q.5051]</w:t>
      </w:r>
      <w:r>
        <w:rPr>
          <w:szCs w:val="24"/>
        </w:rPr>
        <w:tab/>
        <w:t xml:space="preserve">Recommendation ITU-T Q.5051 (2020), </w:t>
      </w:r>
      <w:r>
        <w:rPr>
          <w:i/>
          <w:iCs/>
          <w:szCs w:val="24"/>
        </w:rPr>
        <w:t>Framework for combating the use of stolen mobile devices.</w:t>
      </w:r>
    </w:p>
    <w:p w14:paraId="0768A52E" w14:textId="5495775A" w:rsidR="00637E48" w:rsidRDefault="00637E48" w:rsidP="00637E48">
      <w:pPr>
        <w:pStyle w:val="Reftext"/>
        <w:ind w:left="1985" w:hanging="1985"/>
      </w:pPr>
      <w:r>
        <w:rPr>
          <w:szCs w:val="24"/>
        </w:rPr>
        <w:t>[ITU-T Q.5052]</w:t>
      </w:r>
      <w:r>
        <w:rPr>
          <w:szCs w:val="24"/>
        </w:rPr>
        <w:tab/>
        <w:t xml:space="preserve">Recommendation ITU-T Q.5052 (2020), </w:t>
      </w:r>
      <w:r>
        <w:t>Addressing mobile devices with duplicate unique identifier.</w:t>
      </w:r>
    </w:p>
    <w:p w14:paraId="403840A4" w14:textId="57B4A1A9" w:rsidR="006E55DD" w:rsidRDefault="006E55DD" w:rsidP="006E55DD">
      <w:pPr>
        <w:pStyle w:val="Reftext"/>
        <w:ind w:left="1985" w:hanging="1985"/>
      </w:pPr>
      <w:r>
        <w:rPr>
          <w:szCs w:val="24"/>
        </w:rPr>
        <w:t xml:space="preserve">[ITU-T </w:t>
      </w:r>
      <w:r w:rsidR="004E66B3">
        <w:t>E.807</w:t>
      </w:r>
      <w:r>
        <w:rPr>
          <w:szCs w:val="24"/>
        </w:rPr>
        <w:t>]</w:t>
      </w:r>
      <w:r>
        <w:rPr>
          <w:szCs w:val="24"/>
        </w:rPr>
        <w:tab/>
      </w:r>
      <w:r w:rsidR="004E66B3">
        <w:t>Definitions, associated measurement methods and guidance targets of user-centric parameters for call handling in cellular mobile voice service</w:t>
      </w:r>
    </w:p>
    <w:p w14:paraId="7CA46B2F" w14:textId="6FFE5CFD" w:rsidR="009448DE" w:rsidRDefault="009448DE" w:rsidP="009448DE">
      <w:pPr>
        <w:pStyle w:val="Reftext"/>
        <w:ind w:left="1985" w:hanging="1985"/>
      </w:pPr>
      <w:r>
        <w:rPr>
          <w:szCs w:val="24"/>
        </w:rPr>
        <w:t xml:space="preserve">[ITU-T </w:t>
      </w:r>
      <w:r w:rsidR="0072408E">
        <w:t>K.114</w:t>
      </w:r>
      <w:r>
        <w:rPr>
          <w:szCs w:val="24"/>
        </w:rPr>
        <w:t>]</w:t>
      </w:r>
      <w:r>
        <w:rPr>
          <w:szCs w:val="24"/>
        </w:rPr>
        <w:tab/>
      </w:r>
      <w:r w:rsidR="0072408E">
        <w:t>Electromagnetic compatibility requirements and measurement methods for digital cellular mobile communication base station equipment</w:t>
      </w:r>
    </w:p>
    <w:p w14:paraId="163D8713" w14:textId="51C0D10A" w:rsidR="00803DC2" w:rsidRDefault="00803DC2" w:rsidP="00803DC2">
      <w:pPr>
        <w:pStyle w:val="Reftext"/>
        <w:ind w:left="1985" w:hanging="1985"/>
      </w:pPr>
      <w:r>
        <w:rPr>
          <w:szCs w:val="24"/>
        </w:rPr>
        <w:t>[</w:t>
      </w:r>
      <w:r w:rsidR="00C55031" w:rsidRPr="00072216">
        <w:rPr>
          <w:lang w:val="en-US"/>
        </w:rPr>
        <w:t>ITU-T SR-AFR</w:t>
      </w:r>
      <w:r>
        <w:rPr>
          <w:szCs w:val="24"/>
        </w:rPr>
        <w:t>]</w:t>
      </w:r>
      <w:r>
        <w:rPr>
          <w:szCs w:val="24"/>
        </w:rPr>
        <w:tab/>
      </w:r>
      <w:r w:rsidR="006E4036" w:rsidRPr="004D5BE6">
        <w:t>Survey report on counterfeit ICT devices in Africa regio</w:t>
      </w:r>
      <w:r w:rsidR="006E4036">
        <w:t>n</w:t>
      </w:r>
    </w:p>
    <w:p w14:paraId="36B3B7A6" w14:textId="02415414" w:rsidR="009635CB" w:rsidRDefault="009635CB" w:rsidP="00467172">
      <w:pPr>
        <w:pStyle w:val="Heading1"/>
        <w:rPr>
          <w:lang w:bidi="ar-DZ"/>
        </w:rPr>
      </w:pPr>
      <w:bookmarkStart w:id="61" w:name="_Toc401158820"/>
      <w:bookmarkStart w:id="62" w:name="_Toc67298943"/>
      <w:r>
        <w:rPr>
          <w:lang w:bidi="ar-DZ"/>
        </w:rPr>
        <w:t>Terms and definitions</w:t>
      </w:r>
      <w:bookmarkEnd w:id="61"/>
      <w:bookmarkEnd w:id="62"/>
    </w:p>
    <w:p w14:paraId="27993C7E" w14:textId="77777777" w:rsidR="009635CB" w:rsidRDefault="009635CB" w:rsidP="009635CB">
      <w:pPr>
        <w:pStyle w:val="Heading2"/>
        <w:rPr>
          <w:lang w:bidi="ar-DZ"/>
        </w:rPr>
      </w:pPr>
      <w:bookmarkStart w:id="63" w:name="_Toc401158821"/>
      <w:bookmarkStart w:id="64" w:name="_Toc67298944"/>
      <w:r>
        <w:rPr>
          <w:lang w:bidi="ar-DZ"/>
        </w:rPr>
        <w:t>Terms defined elsewhere</w:t>
      </w:r>
      <w:bookmarkEnd w:id="63"/>
      <w:bookmarkEnd w:id="64"/>
    </w:p>
    <w:p w14:paraId="3CB26871" w14:textId="77777777" w:rsidR="009635CB" w:rsidRDefault="009635CB" w:rsidP="009635CB">
      <w:r w:rsidRPr="0078001F">
        <w:t xml:space="preserve">This </w:t>
      </w:r>
      <w:r>
        <w:t xml:space="preserve">Technical </w:t>
      </w:r>
      <w:r w:rsidR="00C26533">
        <w:t>Report</w:t>
      </w:r>
      <w:r w:rsidRPr="0078001F">
        <w:t xml:space="preserve"> uses the following terms defined elsewhere</w:t>
      </w:r>
      <w:r>
        <w:t>:</w:t>
      </w:r>
    </w:p>
    <w:p w14:paraId="6AF6DF13" w14:textId="54D3D16D" w:rsidR="00041201" w:rsidRDefault="00D60385" w:rsidP="00D60385">
      <w:r w:rsidRPr="009635CB">
        <w:rPr>
          <w:b/>
          <w:bCs/>
        </w:rPr>
        <w:t>3.1.</w:t>
      </w:r>
      <w:r w:rsidRPr="009635CB">
        <w:rPr>
          <w:b/>
          <w:bCs/>
        </w:rPr>
        <w:fldChar w:fldCharType="begin"/>
      </w:r>
      <w:r w:rsidRPr="009635CB">
        <w:rPr>
          <w:b/>
          <w:bCs/>
        </w:rPr>
        <w:instrText xml:space="preserve"> SEQ DEF31 </w:instrText>
      </w:r>
      <w:r w:rsidRPr="009635CB">
        <w:rPr>
          <w:b/>
          <w:bCs/>
        </w:rPr>
        <w:fldChar w:fldCharType="separate"/>
      </w:r>
      <w:r w:rsidR="00FB33B8">
        <w:rPr>
          <w:b/>
          <w:bCs/>
          <w:noProof/>
        </w:rPr>
        <w:t>1</w:t>
      </w:r>
      <w:r w:rsidRPr="009635CB">
        <w:rPr>
          <w:b/>
          <w:bCs/>
        </w:rPr>
        <w:fldChar w:fldCharType="end"/>
      </w:r>
      <w:r w:rsidRPr="00957114">
        <w:rPr>
          <w:b/>
          <w:bCs/>
        </w:rPr>
        <w:tab/>
        <w:t>drop rate or voice service cut-off ratio: [ITU-T E.807]:</w:t>
      </w:r>
      <w:r>
        <w:t xml:space="preserve"> The probability of a call terminating without the user's action.</w:t>
      </w:r>
    </w:p>
    <w:p w14:paraId="48A44B2B" w14:textId="612AEEBF" w:rsidR="005D4B9E" w:rsidRDefault="005D4B9E" w:rsidP="00D60385">
      <w:r w:rsidRPr="005D4B9E">
        <w:rPr>
          <w:b/>
          <w:bCs/>
        </w:rPr>
        <w:lastRenderedPageBreak/>
        <w:t>3.1.</w:t>
      </w:r>
      <w:r w:rsidRPr="007E5F23">
        <w:rPr>
          <w:b/>
          <w:bCs/>
        </w:rPr>
        <w:t>2</w:t>
      </w:r>
      <w:r w:rsidRPr="00384A71">
        <w:rPr>
          <w:b/>
          <w:bCs/>
        </w:rPr>
        <w:tab/>
      </w:r>
      <w:r w:rsidRPr="00072216">
        <w:rPr>
          <w:b/>
          <w:bCs/>
        </w:rPr>
        <w:t xml:space="preserve">Throughput </w:t>
      </w:r>
      <w:r w:rsidRPr="00072216">
        <w:rPr>
          <w:b/>
          <w:bCs/>
          <w:szCs w:val="24"/>
        </w:rPr>
        <w:t xml:space="preserve">[ITU-T </w:t>
      </w:r>
      <w:r w:rsidRPr="00072216">
        <w:rPr>
          <w:b/>
          <w:bCs/>
        </w:rPr>
        <w:t>K.114</w:t>
      </w:r>
      <w:r w:rsidRPr="00072216">
        <w:rPr>
          <w:b/>
          <w:bCs/>
          <w:szCs w:val="24"/>
        </w:rPr>
        <w:t>]</w:t>
      </w:r>
      <w:r w:rsidRPr="00072216">
        <w:rPr>
          <w:b/>
          <w:bCs/>
        </w:rPr>
        <w:t>:</w:t>
      </w:r>
      <w:r>
        <w:t xml:space="preserve"> The number of payload bits successfully received per second for a reference measurement channel in a specified reference condition.</w:t>
      </w:r>
    </w:p>
    <w:p w14:paraId="539D7AEF" w14:textId="78B57764" w:rsidR="00AF1EEA" w:rsidRDefault="00AF1EEA" w:rsidP="00D60385">
      <w:r w:rsidRPr="0098303F">
        <w:rPr>
          <w:b/>
          <w:bCs/>
        </w:rPr>
        <w:t>3.1.3 Quality of Experience (QoE) [ITU-T</w:t>
      </w:r>
      <w:r w:rsidR="00B145E6" w:rsidRPr="0098303F">
        <w:rPr>
          <w:b/>
          <w:bCs/>
        </w:rPr>
        <w:t xml:space="preserve"> P.915]</w:t>
      </w:r>
      <w:r w:rsidR="00B145E6">
        <w:t xml:space="preserve">: </w:t>
      </w:r>
      <w:r w:rsidR="00B145E6" w:rsidRPr="0098303F">
        <w:rPr>
          <w:rFonts w:hint="eastAsia"/>
        </w:rPr>
        <w:t>The degree of satisfaction of the user of an application or service. It results from the fulfilment of his or her expectations with respect to the utility or enjoyment of the application or service in the light of the user's personality and current state.</w:t>
      </w:r>
    </w:p>
    <w:p w14:paraId="2A8CC805" w14:textId="3045C7DC" w:rsidR="009F1DEA" w:rsidRDefault="007134EE" w:rsidP="00D60385">
      <w:pPr>
        <w:rPr>
          <w:ins w:id="65" w:author="AD-IT-283" w:date="2023-09-12T17:59:00Z"/>
        </w:rPr>
      </w:pPr>
      <w:r w:rsidRPr="0098303F">
        <w:rPr>
          <w:b/>
          <w:bCs/>
          <w:szCs w:val="24"/>
        </w:rPr>
        <w:t>3.1.</w:t>
      </w:r>
      <w:r w:rsidR="00AF1EEA">
        <w:rPr>
          <w:b/>
          <w:bCs/>
          <w:szCs w:val="24"/>
        </w:rPr>
        <w:t>4</w:t>
      </w:r>
      <w:r w:rsidRPr="0098303F">
        <w:rPr>
          <w:b/>
          <w:bCs/>
          <w:szCs w:val="24"/>
        </w:rPr>
        <w:t xml:space="preserve"> </w:t>
      </w:r>
      <w:r w:rsidRPr="0098303F">
        <w:rPr>
          <w:rFonts w:hint="eastAsia"/>
          <w:b/>
          <w:bCs/>
          <w:szCs w:val="24"/>
        </w:rPr>
        <w:t xml:space="preserve">Quality of </w:t>
      </w:r>
      <w:r w:rsidR="00AF1EEA">
        <w:rPr>
          <w:b/>
          <w:bCs/>
          <w:szCs w:val="24"/>
        </w:rPr>
        <w:t>S</w:t>
      </w:r>
      <w:r w:rsidRPr="0098303F">
        <w:rPr>
          <w:rFonts w:hint="eastAsia"/>
          <w:b/>
          <w:bCs/>
          <w:szCs w:val="24"/>
        </w:rPr>
        <w:t>ervice (QoS)</w:t>
      </w:r>
      <w:r w:rsidR="009249BF">
        <w:rPr>
          <w:b/>
          <w:bCs/>
          <w:szCs w:val="24"/>
        </w:rPr>
        <w:t xml:space="preserve"> </w:t>
      </w:r>
      <w:r w:rsidRPr="0098303F">
        <w:rPr>
          <w:rFonts w:hint="eastAsia"/>
          <w:b/>
          <w:bCs/>
          <w:szCs w:val="24"/>
        </w:rPr>
        <w:t>[</w:t>
      </w:r>
      <w:r w:rsidR="009249BF" w:rsidRPr="0098303F">
        <w:rPr>
          <w:rFonts w:hint="eastAsia"/>
          <w:b/>
          <w:bCs/>
          <w:szCs w:val="24"/>
        </w:rPr>
        <w:t>ITU-T E.800]</w:t>
      </w:r>
      <w:r w:rsidR="009249BF">
        <w:rPr>
          <w:b/>
          <w:bCs/>
          <w:szCs w:val="24"/>
        </w:rPr>
        <w:t xml:space="preserve">: </w:t>
      </w:r>
      <w:r w:rsidR="00FB5196" w:rsidRPr="0098303F">
        <w:rPr>
          <w:rFonts w:hint="eastAsia"/>
        </w:rPr>
        <w:t>Totality of characteristics of a telecommunications service that bear on its ability to satisfy stated and implied needs of the user of the service.</w:t>
      </w:r>
    </w:p>
    <w:p w14:paraId="00110BD5" w14:textId="77777777" w:rsidR="00E0342F" w:rsidRDefault="00E0342F" w:rsidP="00D60385">
      <w:pPr>
        <w:rPr>
          <w:ins w:id="66" w:author="AD-IT-283" w:date="2023-09-12T16:15:00Z"/>
        </w:rPr>
      </w:pPr>
    </w:p>
    <w:p w14:paraId="2C71F33A" w14:textId="77777777" w:rsidR="009F1DEA" w:rsidRDefault="009F1DEA" w:rsidP="009F1DEA">
      <w:pPr>
        <w:pStyle w:val="Default"/>
        <w:jc w:val="both"/>
        <w:rPr>
          <w:ins w:id="67" w:author="AD-IT-283" w:date="2023-09-12T16:15:00Z"/>
          <w:sz w:val="23"/>
          <w:szCs w:val="23"/>
        </w:rPr>
      </w:pPr>
      <w:ins w:id="68" w:author="AD-IT-283" w:date="2023-09-12T16:15:00Z">
        <w:r w:rsidRPr="009F1DEA">
          <w:rPr>
            <w:b/>
            <w:bCs/>
            <w:rPrChange w:id="69" w:author="AD-IT-283" w:date="2023-09-12T16:15:00Z">
              <w:rPr>
                <w:b/>
                <w:bCs/>
                <w:highlight w:val="yellow"/>
              </w:rPr>
            </w:rPrChange>
          </w:rPr>
          <w:t xml:space="preserve">3.1.5 Counterfeit ICT Devices [ITU-T Q.5050]: </w:t>
        </w:r>
        <w:r w:rsidRPr="009F1DEA">
          <w:rPr>
            <w:color w:val="auto"/>
            <w:szCs w:val="20"/>
            <w:lang w:val="en-US" w:bidi="ar-SA"/>
            <w:rPrChange w:id="70" w:author="AD-IT-283" w:date="2023-09-12T16:15:00Z">
              <w:rPr>
                <w:color w:val="auto"/>
                <w:szCs w:val="20"/>
                <w:highlight w:val="yellow"/>
                <w:lang w:val="en-US" w:bidi="ar-SA"/>
              </w:rPr>
            </w:rPrChange>
          </w:rPr>
          <w:t>A counterfeit ICT device is a product that explicitly infringes the trademark, copies hardware or software designs, or infringes brand or packaging rights of an original or authentic product and, in general, infringes applicable national and/or international technical standards, regulatory requirements or conformity processes, manufacturing licensing agreements, or other applicable legal requirements.</w:t>
        </w:r>
        <w:r w:rsidRPr="005734CD">
          <w:rPr>
            <w:color w:val="auto"/>
            <w:szCs w:val="20"/>
            <w:lang w:val="en-US" w:bidi="ar-SA"/>
          </w:rPr>
          <w:t xml:space="preserve"> </w:t>
        </w:r>
      </w:ins>
    </w:p>
    <w:p w14:paraId="2CEA1D47" w14:textId="77777777" w:rsidR="009F1DEA" w:rsidRPr="0098303F" w:rsidRDefault="009F1DEA" w:rsidP="00D60385">
      <w:pPr>
        <w:rPr>
          <w:b/>
          <w:bCs/>
          <w:szCs w:val="24"/>
        </w:rPr>
      </w:pPr>
    </w:p>
    <w:p w14:paraId="0DC41447" w14:textId="7FF40CAF" w:rsidR="009635CB" w:rsidRPr="009635CB" w:rsidRDefault="009635CB" w:rsidP="009635CB">
      <w:pPr>
        <w:pStyle w:val="Heading2"/>
        <w:rPr>
          <w:lang w:bidi="ar-DZ"/>
        </w:rPr>
      </w:pPr>
      <w:bookmarkStart w:id="71" w:name="_Toc401158822"/>
      <w:bookmarkStart w:id="72" w:name="_Toc67298945"/>
      <w:r>
        <w:rPr>
          <w:lang w:bidi="ar-DZ"/>
        </w:rPr>
        <w:t>Terms defined here</w:t>
      </w:r>
      <w:bookmarkEnd w:id="71"/>
      <w:bookmarkEnd w:id="72"/>
    </w:p>
    <w:p w14:paraId="364A9653" w14:textId="77777777" w:rsidR="009635CB" w:rsidRDefault="009635CB" w:rsidP="00C26533">
      <w:pPr>
        <w:rPr>
          <w:ins w:id="73" w:author="AD-IT-283" w:date="2023-09-12T16:15:00Z"/>
        </w:rPr>
      </w:pPr>
      <w:r w:rsidRPr="0078001F">
        <w:t xml:space="preserve">This </w:t>
      </w:r>
      <w:r w:rsidR="00C26533">
        <w:t>Technical Report</w:t>
      </w:r>
      <w:r w:rsidRPr="0078001F">
        <w:t xml:space="preserve"> defines the following terms</w:t>
      </w:r>
      <w:r>
        <w:t>:</w:t>
      </w:r>
    </w:p>
    <w:p w14:paraId="76DF53D2" w14:textId="7E8C4111" w:rsidR="00A10872" w:rsidRPr="00A10872" w:rsidRDefault="00A10872" w:rsidP="00A10872">
      <w:pPr>
        <w:pStyle w:val="Heading3"/>
        <w:jc w:val="both"/>
        <w:rPr>
          <w:ins w:id="74" w:author="AD-IT-283" w:date="2023-09-12T16:15:00Z"/>
          <w:rPrChange w:id="75" w:author="AD-IT-283" w:date="2023-09-12T16:15:00Z">
            <w:rPr>
              <w:ins w:id="76" w:author="AD-IT-283" w:date="2023-09-12T16:15:00Z"/>
              <w:highlight w:val="yellow"/>
            </w:rPr>
          </w:rPrChange>
        </w:rPr>
      </w:pPr>
      <w:ins w:id="77" w:author="AD-IT-283" w:date="2023-09-12T16:15:00Z">
        <w:r w:rsidRPr="00A10872">
          <w:rPr>
            <w:rPrChange w:id="78" w:author="AD-IT-283" w:date="2023-09-12T16:15:00Z">
              <w:rPr>
                <w:highlight w:val="yellow"/>
              </w:rPr>
            </w:rPrChange>
          </w:rPr>
          <w:t xml:space="preserve">Substandard Device: </w:t>
        </w:r>
        <w:r w:rsidRPr="00A10872">
          <w:rPr>
            <w:b w:val="0"/>
            <w:bCs w:val="0"/>
            <w:rPrChange w:id="79" w:author="AD-IT-283" w:date="2023-09-12T16:15:00Z">
              <w:rPr>
                <w:b w:val="0"/>
                <w:bCs w:val="0"/>
                <w:highlight w:val="yellow"/>
              </w:rPr>
            </w:rPrChange>
          </w:rPr>
          <w:t xml:space="preserve">A substandard device is a product that </w:t>
        </w:r>
      </w:ins>
      <w:ins w:id="80" w:author="AD-IT-283" w:date="2023-09-15T10:33:00Z">
        <w:r w:rsidR="00966E20">
          <w:rPr>
            <w:b w:val="0"/>
            <w:bCs w:val="0"/>
          </w:rPr>
          <w:t>has lower quality than a branded product</w:t>
        </w:r>
        <w:r w:rsidR="008B0393">
          <w:rPr>
            <w:b w:val="0"/>
            <w:bCs w:val="0"/>
          </w:rPr>
          <w:t xml:space="preserve"> and </w:t>
        </w:r>
        <w:r w:rsidR="00966E20">
          <w:rPr>
            <w:b w:val="0"/>
            <w:bCs w:val="0"/>
          </w:rPr>
          <w:t xml:space="preserve">is not submitted to conformance tests with any type of </w:t>
        </w:r>
      </w:ins>
      <w:ins w:id="81" w:author="AD-IT-283" w:date="2023-09-15T10:34:00Z">
        <w:r w:rsidR="00966E20">
          <w:rPr>
            <w:b w:val="0"/>
            <w:bCs w:val="0"/>
          </w:rPr>
          <w:t>approval</w:t>
        </w:r>
      </w:ins>
      <w:ins w:id="82" w:author="AD-IT-283" w:date="2023-09-15T10:33:00Z">
        <w:r w:rsidR="00966E20">
          <w:rPr>
            <w:b w:val="0"/>
            <w:bCs w:val="0"/>
          </w:rPr>
          <w:t xml:space="preserve"> </w:t>
        </w:r>
      </w:ins>
      <w:ins w:id="83" w:author="AD-IT-283" w:date="2023-09-15T10:34:00Z">
        <w:r w:rsidR="00966E20">
          <w:rPr>
            <w:b w:val="0"/>
            <w:bCs w:val="0"/>
          </w:rPr>
          <w:t>and compliance.</w:t>
        </w:r>
      </w:ins>
    </w:p>
    <w:p w14:paraId="20F53578" w14:textId="77777777" w:rsidR="00A10872" w:rsidRPr="00650EC2" w:rsidRDefault="00A10872" w:rsidP="00C26533"/>
    <w:p w14:paraId="0B227E92" w14:textId="34CDCC82" w:rsidR="000C47AA" w:rsidDel="00A10872" w:rsidRDefault="00A1083F" w:rsidP="009635CB">
      <w:pPr>
        <w:rPr>
          <w:del w:id="84" w:author="AD-IT-283" w:date="2023-09-12T16:16:00Z"/>
        </w:rPr>
      </w:pPr>
      <w:del w:id="85" w:author="AD-IT-283" w:date="2023-09-12T16:16:00Z">
        <w:r w:rsidRPr="009738BF" w:rsidDel="00A10872">
          <w:delText>None</w:delText>
        </w:r>
      </w:del>
    </w:p>
    <w:p w14:paraId="34405954" w14:textId="37D50E3D" w:rsidR="00CC68DC" w:rsidRDefault="00CC68DC" w:rsidP="00CC68DC">
      <w:pPr>
        <w:pStyle w:val="Heading1"/>
        <w:jc w:val="both"/>
        <w:rPr>
          <w:szCs w:val="22"/>
          <w:lang w:val="en-US"/>
        </w:rPr>
      </w:pPr>
      <w:bookmarkStart w:id="86" w:name="_Toc45197645"/>
      <w:bookmarkStart w:id="87" w:name="_Toc57822960"/>
      <w:bookmarkStart w:id="88" w:name="_Toc401158823"/>
      <w:bookmarkStart w:id="89" w:name="_Toc67298946"/>
      <w:r>
        <w:rPr>
          <w:szCs w:val="22"/>
          <w:lang w:val="en-US"/>
        </w:rPr>
        <w:t>Abbreviations and Acronyms</w:t>
      </w:r>
      <w:bookmarkEnd w:id="86"/>
      <w:bookmarkEnd w:id="87"/>
    </w:p>
    <w:p w14:paraId="49FD0E6E" w14:textId="2BC6D6E6" w:rsidR="007E5F23" w:rsidRDefault="007E5F23" w:rsidP="007E5F23">
      <w:pPr>
        <w:jc w:val="both"/>
        <w:rPr>
          <w:szCs w:val="22"/>
        </w:rPr>
      </w:pPr>
      <w:r>
        <w:rPr>
          <w:szCs w:val="22"/>
        </w:rPr>
        <w:t xml:space="preserve">This </w:t>
      </w:r>
      <w:r>
        <w:t>Technical Report</w:t>
      </w:r>
      <w:r w:rsidRPr="0078001F">
        <w:t xml:space="preserve"> </w:t>
      </w:r>
      <w:r>
        <w:rPr>
          <w:szCs w:val="22"/>
        </w:rPr>
        <w:t>uses the following abbreviations and acronyms:</w:t>
      </w:r>
    </w:p>
    <w:bookmarkEnd w:id="88"/>
    <w:bookmarkEnd w:id="89"/>
    <w:p w14:paraId="1402642B" w14:textId="212E41A7" w:rsidR="001C29E1" w:rsidRDefault="001C29E1" w:rsidP="001C29E1">
      <w:r>
        <w:rPr>
          <w:b/>
          <w:bCs/>
        </w:rPr>
        <w:t xml:space="preserve">MWF </w:t>
      </w:r>
      <w:r w:rsidR="005314C1">
        <w:rPr>
          <w:b/>
          <w:bCs/>
        </w:rPr>
        <w:tab/>
      </w:r>
      <w:r>
        <w:t>Mobile Wireless Forum</w:t>
      </w:r>
    </w:p>
    <w:p w14:paraId="11E1224F" w14:textId="782E6949" w:rsidR="005314C1" w:rsidRDefault="005314C1" w:rsidP="001C29E1">
      <w:pPr>
        <w:rPr>
          <w:szCs w:val="24"/>
        </w:rPr>
      </w:pPr>
      <w:r w:rsidRPr="00DC2A2B">
        <w:rPr>
          <w:rFonts w:hint="eastAsia"/>
          <w:b/>
          <w:bCs/>
          <w:szCs w:val="24"/>
        </w:rPr>
        <w:t>QoS</w:t>
      </w:r>
      <w:r>
        <w:rPr>
          <w:b/>
          <w:bCs/>
          <w:szCs w:val="24"/>
        </w:rPr>
        <w:tab/>
      </w:r>
      <w:r>
        <w:rPr>
          <w:b/>
          <w:bCs/>
          <w:szCs w:val="24"/>
        </w:rPr>
        <w:tab/>
      </w:r>
      <w:r w:rsidRPr="0098303F">
        <w:rPr>
          <w:szCs w:val="24"/>
        </w:rPr>
        <w:t>Quality of Service</w:t>
      </w:r>
    </w:p>
    <w:p w14:paraId="5B8EB446" w14:textId="1510FBC4" w:rsidR="005314C1" w:rsidRDefault="005314C1" w:rsidP="001C29E1">
      <w:r w:rsidRPr="00DC2A2B">
        <w:rPr>
          <w:b/>
          <w:bCs/>
        </w:rPr>
        <w:t>QoE</w:t>
      </w:r>
      <w:r>
        <w:rPr>
          <w:b/>
          <w:bCs/>
        </w:rPr>
        <w:tab/>
      </w:r>
      <w:r>
        <w:rPr>
          <w:b/>
          <w:bCs/>
        </w:rPr>
        <w:tab/>
      </w:r>
      <w:r w:rsidRPr="0098303F">
        <w:t>Quality of Experience</w:t>
      </w:r>
    </w:p>
    <w:p w14:paraId="40F09F98" w14:textId="2A145EA3" w:rsidR="00FC25F7" w:rsidRPr="0017616D" w:rsidRDefault="005314C1" w:rsidP="001C29E1">
      <w:pPr>
        <w:rPr>
          <w:lang w:val="en-GB" w:eastAsia="ja-JP" w:bidi="ar-DZ"/>
        </w:rPr>
      </w:pPr>
      <w:r w:rsidRPr="0098303F">
        <w:rPr>
          <w:b/>
          <w:bCs/>
          <w:lang w:val="en-GB" w:eastAsia="ja-JP" w:bidi="ar-DZ"/>
        </w:rPr>
        <w:t>WTO</w:t>
      </w:r>
      <w:r w:rsidRPr="005314C1">
        <w:rPr>
          <w:lang w:val="en-GB" w:eastAsia="ja-JP" w:bidi="ar-DZ"/>
        </w:rPr>
        <w:t xml:space="preserve"> </w:t>
      </w:r>
      <w:r>
        <w:rPr>
          <w:lang w:val="en-GB" w:eastAsia="ja-JP" w:bidi="ar-DZ"/>
        </w:rPr>
        <w:tab/>
        <w:t>World Trade Organization</w:t>
      </w:r>
    </w:p>
    <w:p w14:paraId="796098D0" w14:textId="05310561" w:rsidR="00E86CF8" w:rsidRPr="00E86CF8" w:rsidRDefault="007C5B7D" w:rsidP="000C47AA">
      <w:pPr>
        <w:pStyle w:val="Heading1"/>
        <w:rPr>
          <w:b w:val="0"/>
          <w:lang w:bidi="ar-DZ"/>
        </w:rPr>
      </w:pPr>
      <w:bookmarkStart w:id="90" w:name="_Toc67298947"/>
      <w:r w:rsidRPr="00340A51">
        <w:rPr>
          <w:lang w:bidi="ar-DZ"/>
        </w:rPr>
        <w:t>Introduction</w:t>
      </w:r>
      <w:bookmarkEnd w:id="90"/>
    </w:p>
    <w:p w14:paraId="09D36BA3" w14:textId="3C219E30" w:rsidR="00E86CF8" w:rsidRPr="00635E91" w:rsidRDefault="00E86CF8" w:rsidP="00650B63">
      <w:pPr>
        <w:jc w:val="both"/>
        <w:rPr>
          <w:lang w:val="en-GB" w:eastAsia="ja-JP" w:bidi="ar-DZ"/>
        </w:rPr>
      </w:pPr>
      <w:r w:rsidRPr="00635E91">
        <w:rPr>
          <w:lang w:val="en-GB" w:eastAsia="ja-JP" w:bidi="ar-DZ"/>
        </w:rPr>
        <w:t>The rise of counterfeit products can potentially cause businesses to experience an increase in costs and loss of productivity. Most importantly, counterfeiting can negatively impact a company's reputation and may cost millions in revenue losses. Counterfeiting has a damaging effect on business, the economy and the general population.</w:t>
      </w:r>
    </w:p>
    <w:p w14:paraId="30B46238" w14:textId="203D36D1" w:rsidR="00384A71" w:rsidRDefault="00471FF7" w:rsidP="00650B63">
      <w:pPr>
        <w:jc w:val="both"/>
        <w:rPr>
          <w:lang w:val="en-GB" w:eastAsia="ja-JP" w:bidi="ar-DZ"/>
        </w:rPr>
      </w:pPr>
      <w:r>
        <w:rPr>
          <w:lang w:val="en-GB" w:eastAsia="ja-JP" w:bidi="ar-DZ"/>
        </w:rPr>
        <w:t xml:space="preserve">World Trade Organization - </w:t>
      </w:r>
      <w:r w:rsidR="00E86CF8" w:rsidRPr="00635E91">
        <w:rPr>
          <w:lang w:val="en-GB" w:eastAsia="ja-JP" w:bidi="ar-DZ"/>
        </w:rPr>
        <w:t xml:space="preserve">WTO defines counterfeit as the unauthorized representation of a registered trademark carried on goods identical or similar to goods for which the trademark is registered, with a view to deceiving the purchaser into believing that he/she is buying the original goods. Counterfeit mobile devices may impact on Quality of Service. </w:t>
      </w:r>
    </w:p>
    <w:p w14:paraId="69100DED" w14:textId="64857E01" w:rsidR="008676DC" w:rsidRDefault="00EE52B4" w:rsidP="008676DC">
      <w:pPr>
        <w:jc w:val="both"/>
      </w:pPr>
      <w:r>
        <w:rPr>
          <w:lang w:val="en-GB" w:eastAsia="ja-JP" w:bidi="ar-DZ"/>
        </w:rPr>
        <w:t xml:space="preserve">The </w:t>
      </w:r>
      <w:r w:rsidR="005D4B73" w:rsidRPr="00072216">
        <w:t>ITU-T SR-AFR</w:t>
      </w:r>
      <w:r w:rsidR="005D4B73" w:rsidRPr="00635E91" w:rsidDel="00EE52B4">
        <w:rPr>
          <w:lang w:val="en-GB" w:eastAsia="ja-JP" w:bidi="ar-DZ"/>
        </w:rPr>
        <w:t xml:space="preserve"> </w:t>
      </w:r>
      <w:r w:rsidR="00282C8A">
        <w:rPr>
          <w:lang w:val="en-GB" w:eastAsia="ja-JP" w:bidi="ar-DZ"/>
        </w:rPr>
        <w:t>“</w:t>
      </w:r>
      <w:r w:rsidR="00282C8A" w:rsidRPr="004D5BE6">
        <w:t>Survey report on counterfeit ICT devices in Africa regio</w:t>
      </w:r>
      <w:r w:rsidR="00282C8A">
        <w:t xml:space="preserve">n” </w:t>
      </w:r>
      <w:r w:rsidR="00E86CF8" w:rsidRPr="00635E91">
        <w:rPr>
          <w:lang w:val="en-GB" w:eastAsia="ja-JP" w:bidi="ar-DZ"/>
        </w:rPr>
        <w:t>revealed that all categories of mobile phones were perceived to be the most counterfeited ICT devices in the region.</w:t>
      </w:r>
      <w:r w:rsidR="002E5615">
        <w:rPr>
          <w:lang w:val="en-GB" w:eastAsia="ja-JP" w:bidi="ar-DZ"/>
        </w:rPr>
        <w:t xml:space="preserve"> </w:t>
      </w:r>
      <w:r w:rsidR="008676DC">
        <w:rPr>
          <w:lang w:val="en-GB" w:eastAsia="ja-JP" w:bidi="ar-DZ"/>
        </w:rPr>
        <w:t xml:space="preserve">Additionally, </w:t>
      </w:r>
      <w:r w:rsidR="007F2D54">
        <w:t xml:space="preserve">the </w:t>
      </w:r>
      <w:r w:rsidR="00481E9B">
        <w:t>same s</w:t>
      </w:r>
      <w:r w:rsidR="00481E9B" w:rsidRPr="004D5BE6">
        <w:t xml:space="preserve">urvey </w:t>
      </w:r>
      <w:r w:rsidR="00481E9B">
        <w:t xml:space="preserve">pointed that </w:t>
      </w:r>
      <w:r w:rsidR="002E5615" w:rsidRPr="004D5BE6">
        <w:t xml:space="preserve">counterfeit ICT </w:t>
      </w:r>
      <w:r w:rsidR="008676DC">
        <w:t xml:space="preserve">devices suffered from low call completion rates, high call drop rates and handover failures. </w:t>
      </w:r>
    </w:p>
    <w:p w14:paraId="0335A50B" w14:textId="77777777" w:rsidR="00F65375" w:rsidRDefault="00F65375" w:rsidP="00F65375">
      <w:pPr>
        <w:jc w:val="both"/>
      </w:pPr>
      <w:r>
        <w:t>This technical report will outline the challenges and impact of counterfeit mobile devices on Quality of Service for the users and networks.</w:t>
      </w:r>
    </w:p>
    <w:p w14:paraId="4B0DA710" w14:textId="2E2B42FC" w:rsidR="00E86CF8" w:rsidRPr="000C47AA" w:rsidRDefault="00635E91" w:rsidP="00650B63">
      <w:pPr>
        <w:pStyle w:val="Heading1"/>
        <w:jc w:val="both"/>
        <w:rPr>
          <w:lang w:bidi="ar-DZ"/>
        </w:rPr>
      </w:pPr>
      <w:bookmarkStart w:id="91" w:name="_Toc67298954"/>
      <w:r w:rsidRPr="000C47AA">
        <w:rPr>
          <w:lang w:bidi="ar-DZ"/>
        </w:rPr>
        <w:lastRenderedPageBreak/>
        <w:t xml:space="preserve">Impact of Counterfeit </w:t>
      </w:r>
      <w:r w:rsidR="00956689">
        <w:rPr>
          <w:lang w:bidi="ar-DZ"/>
        </w:rPr>
        <w:t>relat</w:t>
      </w:r>
      <w:r w:rsidR="00256035">
        <w:rPr>
          <w:lang w:bidi="ar-DZ"/>
        </w:rPr>
        <w:t>ed to QoS/QoE</w:t>
      </w:r>
      <w:r w:rsidR="000C47AA" w:rsidRPr="000C47AA">
        <w:rPr>
          <w:lang w:bidi="ar-DZ"/>
        </w:rPr>
        <w:t>:</w:t>
      </w:r>
      <w:bookmarkEnd w:id="91"/>
    </w:p>
    <w:p w14:paraId="379172C7" w14:textId="68ACF759" w:rsidR="00A96DA3" w:rsidRPr="002573B4" w:rsidRDefault="00751F7A" w:rsidP="00A96DA3">
      <w:pPr>
        <w:jc w:val="both"/>
        <w:rPr>
          <w:highlight w:val="yellow"/>
          <w:lang w:eastAsia="ja-JP" w:bidi="ar-DZ"/>
        </w:rPr>
      </w:pPr>
      <w:r>
        <w:rPr>
          <w:lang w:val="en-GB" w:eastAsia="ja-JP" w:bidi="ar-DZ"/>
        </w:rPr>
        <w:t xml:space="preserve">Counterfeit devices on the network may affect the following Key Performance Indicators of the </w:t>
      </w:r>
      <w:r w:rsidRPr="00FE079E">
        <w:rPr>
          <w:lang w:val="en-GB" w:eastAsia="ja-JP" w:bidi="ar-DZ"/>
        </w:rPr>
        <w:t>Networks</w:t>
      </w:r>
      <w:r w:rsidR="00FE079E">
        <w:rPr>
          <w:lang w:val="en-GB" w:eastAsia="ja-JP" w:bidi="ar-DZ"/>
        </w:rPr>
        <w:t>:</w:t>
      </w:r>
    </w:p>
    <w:p w14:paraId="1E10338D" w14:textId="77777777" w:rsidR="00F349B6" w:rsidRPr="00AD0FD3" w:rsidRDefault="00A96DA3" w:rsidP="00584D0A">
      <w:pPr>
        <w:pStyle w:val="Heading2"/>
        <w:jc w:val="both"/>
        <w:rPr>
          <w:b w:val="0"/>
          <w:bCs w:val="0"/>
          <w:lang w:bidi="ar-DZ"/>
        </w:rPr>
      </w:pPr>
      <w:r w:rsidRPr="00AD0FD3">
        <w:rPr>
          <w:lang w:bidi="ar-DZ"/>
        </w:rPr>
        <w:t>Call Drop Rate</w:t>
      </w:r>
      <w:r w:rsidRPr="00AD0FD3">
        <w:rPr>
          <w:b w:val="0"/>
          <w:bCs w:val="0"/>
          <w:lang w:bidi="ar-DZ"/>
        </w:rPr>
        <w:t xml:space="preserve">: </w:t>
      </w:r>
    </w:p>
    <w:p w14:paraId="5B6656D7" w14:textId="7EB91965" w:rsidR="00A96DA3" w:rsidRPr="00AD0FD3" w:rsidRDefault="00A96DA3" w:rsidP="00AD0FD3">
      <w:pPr>
        <w:jc w:val="both"/>
        <w:rPr>
          <w:lang w:val="en-GB" w:eastAsia="ja-JP" w:bidi="ar-DZ"/>
        </w:rPr>
      </w:pPr>
      <w:r w:rsidRPr="00AD0FD3">
        <w:rPr>
          <w:lang w:val="en-GB" w:eastAsia="ja-JP" w:bidi="ar-DZ"/>
        </w:rPr>
        <w:t>A call may drop for different reasons – however for counterfeit devices using retainability tests, it has been found that the failure due to counterfeit devices are higher when compared to those of genuine phones. Explanations for this behaviour are traceable to elements that impact retainability such as</w:t>
      </w:r>
      <w:r w:rsidR="001E4653" w:rsidRPr="00AD0FD3">
        <w:rPr>
          <w:lang w:val="en-GB" w:eastAsia="ja-JP" w:bidi="ar-DZ"/>
        </w:rPr>
        <w:t>:</w:t>
      </w:r>
    </w:p>
    <w:p w14:paraId="001E4B27" w14:textId="77777777" w:rsidR="00A96DA3" w:rsidRPr="00AD0FD3" w:rsidRDefault="00A96DA3" w:rsidP="00AD0FD3">
      <w:pPr>
        <w:pStyle w:val="ListParagraph"/>
        <w:numPr>
          <w:ilvl w:val="1"/>
          <w:numId w:val="3"/>
        </w:numPr>
        <w:ind w:left="993" w:hanging="426"/>
        <w:jc w:val="both"/>
        <w:rPr>
          <w:lang w:eastAsia="ja-JP" w:bidi="ar-DZ"/>
        </w:rPr>
      </w:pPr>
      <w:r w:rsidRPr="00AD0FD3">
        <w:rPr>
          <w:lang w:eastAsia="ja-JP" w:bidi="ar-DZ"/>
        </w:rPr>
        <w:t>MS transmit power;</w:t>
      </w:r>
    </w:p>
    <w:p w14:paraId="2535D0DD" w14:textId="137B6D11" w:rsidR="00A96DA3" w:rsidRPr="00AD0FD3" w:rsidRDefault="00A96DA3" w:rsidP="00AD0FD3">
      <w:pPr>
        <w:pStyle w:val="ListParagraph"/>
        <w:numPr>
          <w:ilvl w:val="1"/>
          <w:numId w:val="3"/>
        </w:numPr>
        <w:ind w:left="993" w:hanging="426"/>
        <w:jc w:val="both"/>
        <w:rPr>
          <w:lang w:eastAsia="ja-JP" w:bidi="ar-DZ"/>
        </w:rPr>
      </w:pPr>
      <w:r w:rsidRPr="00AD0FD3">
        <w:rPr>
          <w:lang w:eastAsia="ja-JP" w:bidi="ar-DZ"/>
        </w:rPr>
        <w:t>Phase frequency error;</w:t>
      </w:r>
    </w:p>
    <w:p w14:paraId="1C9A82E2" w14:textId="0113E060" w:rsidR="00A96DA3" w:rsidRPr="00AD0FD3" w:rsidRDefault="00A96DA3" w:rsidP="00AD0FD3">
      <w:pPr>
        <w:pStyle w:val="ListParagraph"/>
        <w:numPr>
          <w:ilvl w:val="1"/>
          <w:numId w:val="3"/>
        </w:numPr>
        <w:ind w:left="993" w:hanging="426"/>
        <w:jc w:val="both"/>
        <w:rPr>
          <w:lang w:eastAsia="ja-JP" w:bidi="ar-DZ"/>
        </w:rPr>
      </w:pPr>
      <w:r w:rsidRPr="00AD0FD3">
        <w:rPr>
          <w:lang w:eastAsia="ja-JP" w:bidi="ar-DZ"/>
        </w:rPr>
        <w:t>UL power control time response;</w:t>
      </w:r>
    </w:p>
    <w:p w14:paraId="6E9BDCBC" w14:textId="4FAB210C" w:rsidR="00A96DA3" w:rsidRPr="00AD0FD3" w:rsidRDefault="00A96DA3" w:rsidP="00AD0FD3">
      <w:pPr>
        <w:pStyle w:val="ListParagraph"/>
        <w:numPr>
          <w:ilvl w:val="1"/>
          <w:numId w:val="3"/>
        </w:numPr>
        <w:ind w:left="993" w:hanging="426"/>
        <w:jc w:val="both"/>
        <w:rPr>
          <w:lang w:eastAsia="ja-JP" w:bidi="ar-DZ"/>
        </w:rPr>
      </w:pPr>
      <w:r w:rsidRPr="00AD0FD3">
        <w:rPr>
          <w:lang w:eastAsia="ja-JP" w:bidi="ar-DZ"/>
        </w:rPr>
        <w:t>Delayed handover and</w:t>
      </w:r>
      <w:r w:rsidR="00093F30">
        <w:rPr>
          <w:lang w:eastAsia="ja-JP" w:bidi="ar-DZ"/>
        </w:rPr>
        <w:t>;</w:t>
      </w:r>
      <w:r w:rsidRPr="00AD0FD3">
        <w:rPr>
          <w:lang w:eastAsia="ja-JP" w:bidi="ar-DZ"/>
        </w:rPr>
        <w:t xml:space="preserve"> </w:t>
      </w:r>
    </w:p>
    <w:p w14:paraId="4B362F61" w14:textId="731FA405" w:rsidR="001E4653" w:rsidRPr="00AD0FD3" w:rsidRDefault="00A96DA3" w:rsidP="00AD0FD3">
      <w:pPr>
        <w:pStyle w:val="ListParagraph"/>
        <w:numPr>
          <w:ilvl w:val="1"/>
          <w:numId w:val="3"/>
        </w:numPr>
        <w:ind w:left="993" w:hanging="426"/>
        <w:jc w:val="both"/>
        <w:rPr>
          <w:lang w:eastAsia="ja-JP" w:bidi="ar-DZ"/>
        </w:rPr>
      </w:pPr>
      <w:r w:rsidRPr="00AD0FD3">
        <w:rPr>
          <w:lang w:eastAsia="ja-JP" w:bidi="ar-DZ"/>
        </w:rPr>
        <w:t>Device sensitivity</w:t>
      </w:r>
      <w:r w:rsidR="00093F30">
        <w:rPr>
          <w:lang w:eastAsia="ja-JP" w:bidi="ar-DZ"/>
        </w:rPr>
        <w:t>.</w:t>
      </w:r>
    </w:p>
    <w:p w14:paraId="1FDC611E" w14:textId="1572E527" w:rsidR="00A96DA3" w:rsidRPr="00AD0FD3" w:rsidRDefault="00A96DA3" w:rsidP="00AD0FD3">
      <w:pPr>
        <w:jc w:val="both"/>
        <w:rPr>
          <w:lang w:val="en-GB" w:eastAsia="ja-JP" w:bidi="ar-DZ"/>
        </w:rPr>
      </w:pPr>
      <w:r w:rsidRPr="00AD0FD3">
        <w:rPr>
          <w:lang w:val="en-GB" w:eastAsia="ja-JP" w:bidi="ar-DZ"/>
        </w:rPr>
        <w:t xml:space="preserve">Note that generally, networks are planned with standard device sensitivity, counterfeit devices especially as we approach the coverage edge are disadvantaged. Given also that they are low sensitivity phones, their overall interference become worst due to the increase of average transmission power to maintain calls – as such they are more </w:t>
      </w:r>
      <w:r w:rsidR="00C85759" w:rsidRPr="00C85759">
        <w:rPr>
          <w:lang w:val="en-GB" w:eastAsia="ja-JP" w:bidi="ar-DZ"/>
        </w:rPr>
        <w:t>susceptible</w:t>
      </w:r>
      <w:r w:rsidRPr="00AD0FD3">
        <w:rPr>
          <w:lang w:val="en-GB" w:eastAsia="ja-JP" w:bidi="ar-DZ"/>
        </w:rPr>
        <w:t xml:space="preserve"> to drop the radio link or experience call blocking. This increased interference also impact the overall noise floor and this can bear negative impact on the overall QoS for especially networks where power is the ultimate resource. </w:t>
      </w:r>
      <w:r w:rsidR="00451B01">
        <w:rPr>
          <w:lang w:val="en-GB" w:eastAsia="ja-JP" w:bidi="ar-DZ"/>
        </w:rPr>
        <w:t xml:space="preserve"> </w:t>
      </w:r>
    </w:p>
    <w:p w14:paraId="648673DE" w14:textId="28727485" w:rsidR="00A96DA3" w:rsidDel="00225D2F" w:rsidRDefault="00511359" w:rsidP="00F349B6">
      <w:pPr>
        <w:jc w:val="both"/>
        <w:rPr>
          <w:del w:id="92" w:author="biren@cdot.in" w:date="2023-09-14T16:47:00Z"/>
          <w:lang w:val="en-GB" w:eastAsia="ja-JP" w:bidi="ar-DZ"/>
        </w:rPr>
      </w:pPr>
      <w:r w:rsidRPr="00AD0FD3">
        <w:rPr>
          <w:lang w:val="en-GB" w:eastAsia="ja-JP" w:bidi="ar-DZ"/>
        </w:rPr>
        <w:t xml:space="preserve">[For example, </w:t>
      </w:r>
      <w:r w:rsidR="00A96DA3" w:rsidRPr="00AD0FD3">
        <w:rPr>
          <w:lang w:val="en-GB" w:eastAsia="ja-JP" w:bidi="ar-DZ"/>
        </w:rPr>
        <w:t xml:space="preserve">Studies from one </w:t>
      </w:r>
      <w:r w:rsidRPr="004854DA">
        <w:rPr>
          <w:lang w:val="en-GB" w:eastAsia="ja-JP" w:bidi="ar-DZ"/>
        </w:rPr>
        <w:t xml:space="preserve">operator network </w:t>
      </w:r>
      <w:r w:rsidR="00A96DA3" w:rsidRPr="00AD0FD3">
        <w:rPr>
          <w:lang w:val="en-GB" w:eastAsia="ja-JP" w:bidi="ar-DZ"/>
        </w:rPr>
        <w:t>records 77% of counterfeit device-related voices quality of service degradation as being due to “Call reject” failure code. The “Call Reject” failure “happens when the terminal equipment (mobile device) is having issues accepting calls. From the exchange standpoint, the call had been cleared and is successful, because the terminal equipment (mobile device) was neither occupied nor was it incompatible.” Hence this sort of blocking which is commonplace due to a supplementary service constraint flagged as 403 forbidden as a cause code to request failure response.</w:t>
      </w:r>
      <w:r w:rsidRPr="004854DA">
        <w:rPr>
          <w:lang w:val="en-GB" w:eastAsia="ja-JP" w:bidi="ar-DZ"/>
        </w:rPr>
        <w:t>]</w:t>
      </w:r>
    </w:p>
    <w:p w14:paraId="02D7D252" w14:textId="54364E78" w:rsidR="00C85759" w:rsidRPr="00957114" w:rsidRDefault="00C85759" w:rsidP="00C85759">
      <w:pPr>
        <w:jc w:val="both"/>
        <w:rPr>
          <w:i/>
          <w:iCs/>
          <w:lang w:eastAsia="ja-JP" w:bidi="ar-DZ"/>
        </w:rPr>
      </w:pPr>
      <w:del w:id="93" w:author="biren@cdot.in" w:date="2023-09-14T16:47:00Z">
        <w:r w:rsidRPr="00957114" w:rsidDel="00225D2F">
          <w:rPr>
            <w:i/>
            <w:iCs/>
            <w:highlight w:val="yellow"/>
            <w:lang w:eastAsia="ja-JP" w:bidi="ar-DZ"/>
          </w:rPr>
          <w:delText>].</w:delText>
        </w:r>
      </w:del>
    </w:p>
    <w:p w14:paraId="5E5A4F38" w14:textId="72936304" w:rsidR="00F349B6" w:rsidRPr="00AD0FD3" w:rsidRDefault="00A96DA3" w:rsidP="00AD0FD3">
      <w:pPr>
        <w:pStyle w:val="Heading2"/>
        <w:jc w:val="both"/>
        <w:rPr>
          <w:lang w:bidi="ar-DZ"/>
        </w:rPr>
      </w:pPr>
      <w:r w:rsidRPr="00AD0FD3">
        <w:rPr>
          <w:lang w:bidi="ar-DZ"/>
        </w:rPr>
        <w:t>Call Setup:</w:t>
      </w:r>
    </w:p>
    <w:p w14:paraId="6E787A9C" w14:textId="426D37B9" w:rsidR="00BE1E02" w:rsidRDefault="00A96DA3" w:rsidP="00F349B6">
      <w:pPr>
        <w:jc w:val="both"/>
        <w:rPr>
          <w:lang w:val="en-GB" w:eastAsia="ja-JP" w:bidi="ar-DZ"/>
        </w:rPr>
      </w:pPr>
      <w:r w:rsidRPr="00AD0FD3">
        <w:rPr>
          <w:lang w:val="en-GB" w:eastAsia="ja-JP" w:bidi="ar-DZ"/>
        </w:rPr>
        <w:t xml:space="preserve">Generally, accessibility tests show that in areas of poor radio frequency conditions, that counterfeit devices showed no service whereas this was not the case with original devices. This reflected that the sensitivity on such counterfeit devices was worse than those of original phones. This is one of the reasons why counterfeit devices are responsible for call setup issues. For some of the trace monitored failures, the call setup failures are captured to most times be due to bearer capacity. It is either the device does not have the reported capability or it does not have the authority to use such capability due to its cloned nature. </w:t>
      </w:r>
    </w:p>
    <w:p w14:paraId="1517FFCA" w14:textId="57C6535A" w:rsidR="00A96DA3" w:rsidRPr="00AD0FD3" w:rsidRDefault="00A96DA3" w:rsidP="00AD0FD3">
      <w:pPr>
        <w:jc w:val="both"/>
        <w:rPr>
          <w:lang w:val="en-GB" w:eastAsia="ja-JP" w:bidi="ar-DZ"/>
        </w:rPr>
      </w:pPr>
      <w:r w:rsidRPr="00AD0FD3">
        <w:rPr>
          <w:lang w:val="en-GB" w:eastAsia="ja-JP" w:bidi="ar-DZ"/>
        </w:rPr>
        <w:t xml:space="preserve">Failure code most often associated with this failure is a “Bearer capacity not authorized” which represents a failure which happens when the mobile station requested a bearer capability that it is not authorized to use. </w:t>
      </w:r>
    </w:p>
    <w:p w14:paraId="54BCB0B0" w14:textId="77777777" w:rsidR="00A96DA3" w:rsidRPr="00AD0FD3" w:rsidRDefault="00A96DA3" w:rsidP="00AD0FD3">
      <w:pPr>
        <w:jc w:val="both"/>
        <w:rPr>
          <w:lang w:val="en-GB" w:eastAsia="ja-JP" w:bidi="ar-DZ"/>
        </w:rPr>
      </w:pPr>
      <w:r w:rsidRPr="00AD0FD3">
        <w:rPr>
          <w:lang w:val="en-GB" w:eastAsia="ja-JP" w:bidi="ar-DZ"/>
        </w:rPr>
        <w:t xml:space="preserve">Using trace records from network A shows a typical case of initial context setup failure for a LTE network. In each case the culprit device had an IMEI that was not found in the type allocation code (TAC) database. </w:t>
      </w:r>
    </w:p>
    <w:p w14:paraId="65D334A4" w14:textId="77777777" w:rsidR="00A96DA3" w:rsidRPr="00AD0FD3" w:rsidRDefault="00A96DA3" w:rsidP="00AD0FD3">
      <w:pPr>
        <w:jc w:val="both"/>
        <w:rPr>
          <w:lang w:val="en-GB" w:eastAsia="ja-JP" w:bidi="ar-DZ"/>
        </w:rPr>
      </w:pPr>
    </w:p>
    <w:p w14:paraId="72975636" w14:textId="24C163CD" w:rsidR="00A96DA3" w:rsidRPr="00AD0FD3" w:rsidRDefault="00A96DA3" w:rsidP="00AD0FD3">
      <w:pPr>
        <w:pStyle w:val="ListParagraph"/>
        <w:jc w:val="center"/>
        <w:rPr>
          <w:i/>
          <w:iCs/>
          <w:sz w:val="20"/>
          <w:szCs w:val="16"/>
          <w:lang w:val="en-GB" w:eastAsia="ja-JP" w:bidi="ar-DZ"/>
        </w:rPr>
      </w:pPr>
      <w:r w:rsidRPr="00AD0FD3">
        <w:rPr>
          <w:i/>
          <w:iCs/>
          <w:sz w:val="20"/>
          <w:szCs w:val="16"/>
          <w:lang w:val="en-GB" w:eastAsia="ja-JP" w:bidi="ar-DZ"/>
        </w:rPr>
        <w:t>Trace File 1 - Total 35 Drop captured in trace file , 91% of the failures were traceable to  UEs two devices – *IMEI altered for privacy.</w:t>
      </w:r>
    </w:p>
    <w:p w14:paraId="32D33F44" w14:textId="64EBE625" w:rsidR="00A96DA3" w:rsidRPr="002573B4" w:rsidRDefault="00A96DA3" w:rsidP="00A96DA3">
      <w:pPr>
        <w:pStyle w:val="ListParagraph"/>
        <w:jc w:val="both"/>
        <w:rPr>
          <w:highlight w:val="yellow"/>
          <w:lang w:val="en-GB" w:eastAsia="ja-JP" w:bidi="ar-DZ"/>
        </w:rPr>
      </w:pPr>
      <w:r w:rsidRPr="002573B4">
        <w:rPr>
          <w:noProof/>
          <w:highlight w:val="yellow"/>
          <w:lang w:val="en-IN" w:eastAsia="en-IN" w:bidi="hi-IN"/>
        </w:rPr>
        <w:lastRenderedPageBreak/>
        <w:drawing>
          <wp:inline distT="0" distB="0" distL="0" distR="0" wp14:anchorId="7CDBD329" wp14:editId="1840BDB7">
            <wp:extent cx="6120765" cy="16960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765" cy="1696085"/>
                    </a:xfrm>
                    <a:prstGeom prst="rect">
                      <a:avLst/>
                    </a:prstGeom>
                  </pic:spPr>
                </pic:pic>
              </a:graphicData>
            </a:graphic>
          </wp:inline>
        </w:drawing>
      </w:r>
    </w:p>
    <w:p w14:paraId="6D2EF209" w14:textId="76429FFB" w:rsidR="00A96DA3" w:rsidRPr="00AD0FD3" w:rsidRDefault="00A96DA3" w:rsidP="00AD0FD3">
      <w:pPr>
        <w:pStyle w:val="ListParagraph"/>
        <w:jc w:val="center"/>
        <w:rPr>
          <w:i/>
          <w:iCs/>
          <w:sz w:val="20"/>
          <w:szCs w:val="16"/>
          <w:highlight w:val="yellow"/>
          <w:lang w:eastAsia="ja-JP" w:bidi="ar-DZ"/>
        </w:rPr>
      </w:pPr>
      <w:r w:rsidRPr="00AD0FD3">
        <w:rPr>
          <w:i/>
          <w:iCs/>
          <w:sz w:val="20"/>
          <w:szCs w:val="16"/>
          <w:highlight w:val="yellow"/>
          <w:lang w:eastAsia="ja-JP" w:bidi="ar-DZ"/>
        </w:rPr>
        <w:t>Trace File 2 - Total 45 Drop captured in trace file, 87% failure due to only one device:</w:t>
      </w:r>
    </w:p>
    <w:p w14:paraId="3D083769" w14:textId="77777777" w:rsidR="00A96DA3" w:rsidRPr="002573B4" w:rsidRDefault="00A96DA3" w:rsidP="00A96DA3">
      <w:pPr>
        <w:pStyle w:val="ListParagraph"/>
        <w:jc w:val="both"/>
        <w:rPr>
          <w:highlight w:val="yellow"/>
          <w:lang w:eastAsia="ja-JP" w:bidi="ar-DZ"/>
        </w:rPr>
      </w:pPr>
    </w:p>
    <w:p w14:paraId="7F427F99" w14:textId="67DE099D" w:rsidR="00A96DA3" w:rsidRPr="002573B4" w:rsidRDefault="00A96DA3" w:rsidP="00A96DA3">
      <w:pPr>
        <w:pStyle w:val="ListParagraph"/>
        <w:jc w:val="both"/>
        <w:rPr>
          <w:highlight w:val="yellow"/>
          <w:lang w:eastAsia="ja-JP" w:bidi="ar-DZ"/>
        </w:rPr>
      </w:pPr>
      <w:r w:rsidRPr="002573B4">
        <w:rPr>
          <w:noProof/>
          <w:highlight w:val="yellow"/>
          <w:lang w:val="en-IN" w:eastAsia="en-IN" w:bidi="hi-IN"/>
        </w:rPr>
        <w:drawing>
          <wp:inline distT="0" distB="0" distL="0" distR="0" wp14:anchorId="06BAC5AA" wp14:editId="463DB65E">
            <wp:extent cx="6120765" cy="8451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765" cy="845185"/>
                    </a:xfrm>
                    <a:prstGeom prst="rect">
                      <a:avLst/>
                    </a:prstGeom>
                  </pic:spPr>
                </pic:pic>
              </a:graphicData>
            </a:graphic>
          </wp:inline>
        </w:drawing>
      </w:r>
    </w:p>
    <w:p w14:paraId="35260339" w14:textId="77777777" w:rsidR="00A96DA3" w:rsidRPr="002573B4" w:rsidRDefault="00A96DA3" w:rsidP="00A96DA3">
      <w:pPr>
        <w:pStyle w:val="ListParagraph"/>
        <w:jc w:val="both"/>
        <w:rPr>
          <w:highlight w:val="yellow"/>
          <w:lang w:eastAsia="ja-JP" w:bidi="ar-DZ"/>
        </w:rPr>
      </w:pPr>
    </w:p>
    <w:p w14:paraId="0E567841" w14:textId="43E57139" w:rsidR="00A96DA3" w:rsidRPr="00AD0FD3" w:rsidRDefault="00A96DA3" w:rsidP="00AD0FD3">
      <w:pPr>
        <w:pStyle w:val="ListParagraph"/>
        <w:jc w:val="center"/>
        <w:rPr>
          <w:i/>
          <w:iCs/>
          <w:highlight w:val="yellow"/>
          <w:lang w:eastAsia="ja-JP" w:bidi="ar-DZ"/>
        </w:rPr>
      </w:pPr>
      <w:r w:rsidRPr="00AD0FD3">
        <w:rPr>
          <w:i/>
          <w:iCs/>
          <w:sz w:val="20"/>
          <w:szCs w:val="16"/>
          <w:highlight w:val="yellow"/>
          <w:lang w:eastAsia="ja-JP" w:bidi="ar-DZ"/>
        </w:rPr>
        <w:t>Trace File 3 - Total 65 Drop captured in trace file, one device responsible for 89%</w:t>
      </w:r>
    </w:p>
    <w:p w14:paraId="26500139" w14:textId="77777777" w:rsidR="00A96DA3" w:rsidRPr="002573B4" w:rsidRDefault="00A96DA3" w:rsidP="00A96DA3">
      <w:pPr>
        <w:pStyle w:val="ListParagraph"/>
        <w:jc w:val="both"/>
        <w:rPr>
          <w:highlight w:val="yellow"/>
          <w:lang w:eastAsia="ja-JP" w:bidi="ar-DZ"/>
        </w:rPr>
      </w:pPr>
    </w:p>
    <w:p w14:paraId="664BB69B" w14:textId="26EDF3EF" w:rsidR="00A96DA3" w:rsidRPr="002573B4" w:rsidRDefault="00A96DA3" w:rsidP="00A96DA3">
      <w:pPr>
        <w:pStyle w:val="ListParagraph"/>
        <w:jc w:val="both"/>
        <w:rPr>
          <w:highlight w:val="yellow"/>
          <w:lang w:eastAsia="ja-JP" w:bidi="ar-DZ"/>
        </w:rPr>
      </w:pPr>
      <w:r w:rsidRPr="002573B4">
        <w:rPr>
          <w:noProof/>
          <w:highlight w:val="yellow"/>
          <w:lang w:val="en-IN" w:eastAsia="en-IN" w:bidi="hi-IN"/>
        </w:rPr>
        <w:drawing>
          <wp:inline distT="0" distB="0" distL="0" distR="0" wp14:anchorId="488A030C" wp14:editId="71A3C776">
            <wp:extent cx="4371975" cy="1193800"/>
            <wp:effectExtent l="0" t="0" r="952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71975" cy="1193800"/>
                    </a:xfrm>
                    <a:prstGeom prst="rect">
                      <a:avLst/>
                    </a:prstGeom>
                  </pic:spPr>
                </pic:pic>
              </a:graphicData>
            </a:graphic>
          </wp:inline>
        </w:drawing>
      </w:r>
    </w:p>
    <w:p w14:paraId="01A93C6B" w14:textId="11BDF84A" w:rsidR="00A96DA3" w:rsidRDefault="00A96DA3" w:rsidP="00A96DA3">
      <w:pPr>
        <w:pStyle w:val="ListParagraph"/>
        <w:jc w:val="both"/>
        <w:rPr>
          <w:highlight w:val="yellow"/>
          <w:lang w:eastAsia="ja-JP" w:bidi="ar-DZ"/>
        </w:rPr>
      </w:pPr>
    </w:p>
    <w:p w14:paraId="55A81C99" w14:textId="77777777" w:rsidR="00EC4BE8" w:rsidRPr="002573B4" w:rsidRDefault="00EC4BE8" w:rsidP="00A96DA3">
      <w:pPr>
        <w:pStyle w:val="ListParagraph"/>
        <w:jc w:val="both"/>
        <w:rPr>
          <w:highlight w:val="yellow"/>
          <w:lang w:eastAsia="ja-JP" w:bidi="ar-DZ"/>
        </w:rPr>
      </w:pPr>
    </w:p>
    <w:p w14:paraId="547F7BC2" w14:textId="23B2D181" w:rsidR="00A96DA3" w:rsidRPr="002573B4" w:rsidRDefault="00A96DA3" w:rsidP="00A96DA3">
      <w:pPr>
        <w:pStyle w:val="ListParagraph"/>
        <w:jc w:val="both"/>
        <w:rPr>
          <w:highlight w:val="yellow"/>
          <w:lang w:eastAsia="ja-JP" w:bidi="ar-DZ"/>
        </w:rPr>
      </w:pPr>
      <w:r w:rsidRPr="002573B4">
        <w:rPr>
          <w:noProof/>
          <w:highlight w:val="yellow"/>
          <w:lang w:val="en-IN" w:eastAsia="en-IN" w:bidi="hi-IN"/>
        </w:rPr>
        <w:drawing>
          <wp:inline distT="0" distB="0" distL="0" distR="0" wp14:anchorId="3327ED7C" wp14:editId="1DCE6C04">
            <wp:extent cx="6026150" cy="13493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26150" cy="1349375"/>
                    </a:xfrm>
                    <a:prstGeom prst="rect">
                      <a:avLst/>
                    </a:prstGeom>
                  </pic:spPr>
                </pic:pic>
              </a:graphicData>
            </a:graphic>
          </wp:inline>
        </w:drawing>
      </w:r>
    </w:p>
    <w:p w14:paraId="39BBA5BC" w14:textId="77777777" w:rsidR="00A96DA3" w:rsidRPr="002573B4" w:rsidRDefault="00A96DA3" w:rsidP="00A96DA3">
      <w:pPr>
        <w:pStyle w:val="ListParagraph"/>
        <w:jc w:val="both"/>
        <w:rPr>
          <w:highlight w:val="yellow"/>
          <w:lang w:eastAsia="ja-JP" w:bidi="ar-DZ"/>
        </w:rPr>
      </w:pPr>
    </w:p>
    <w:p w14:paraId="3FB8594B" w14:textId="60F810B8" w:rsidR="006F6E7B" w:rsidRDefault="003618BD" w:rsidP="00F349B6">
      <w:pPr>
        <w:jc w:val="both"/>
        <w:rPr>
          <w:lang w:eastAsia="ja-JP" w:bidi="ar-DZ"/>
        </w:rPr>
      </w:pPr>
      <w:commentRangeStart w:id="94"/>
      <w:r w:rsidRPr="00957114">
        <w:rPr>
          <w:i/>
          <w:iCs/>
          <w:highlight w:val="yellow"/>
          <w:lang w:eastAsia="ja-JP" w:bidi="ar-DZ"/>
        </w:rPr>
        <w:t xml:space="preserve">[Editor’s note: </w:t>
      </w:r>
      <w:r>
        <w:rPr>
          <w:i/>
          <w:iCs/>
          <w:highlight w:val="yellow"/>
          <w:lang w:eastAsia="ja-JP" w:bidi="ar-DZ"/>
        </w:rPr>
        <w:t>The picture should be revised so we can read it better</w:t>
      </w:r>
      <w:r w:rsidRPr="00957114">
        <w:rPr>
          <w:i/>
          <w:iCs/>
          <w:highlight w:val="yellow"/>
          <w:lang w:eastAsia="ja-JP" w:bidi="ar-DZ"/>
        </w:rPr>
        <w:t>].</w:t>
      </w:r>
      <w:commentRangeEnd w:id="94"/>
      <w:r w:rsidR="000A2B47">
        <w:rPr>
          <w:rStyle w:val="CommentReference"/>
          <w:rFonts w:eastAsia="Times New Roman"/>
          <w:lang w:eastAsia="en-US"/>
        </w:rPr>
        <w:commentReference w:id="94"/>
      </w:r>
    </w:p>
    <w:p w14:paraId="6ED1DD95" w14:textId="29B92B21" w:rsidR="00A96DA3" w:rsidRDefault="00EC4BE8" w:rsidP="00AD0FD3">
      <w:pPr>
        <w:jc w:val="both"/>
        <w:rPr>
          <w:lang w:eastAsia="ja-JP" w:bidi="ar-DZ"/>
        </w:rPr>
      </w:pPr>
      <w:r>
        <w:rPr>
          <w:lang w:eastAsia="ja-JP" w:bidi="ar-DZ"/>
        </w:rPr>
        <w:t>[</w:t>
      </w:r>
      <w:r w:rsidR="00A96DA3" w:rsidRPr="00AD0FD3">
        <w:rPr>
          <w:lang w:eastAsia="ja-JP" w:bidi="ar-DZ"/>
        </w:rPr>
        <w:t>In the case of failures associated with devices with IMEI not found in the TAC registry, after 1.5 sec of InitialContextSetupRequest, the e-nodeB receives a UEContextReleaseCommand from MME due to no response from UE/ENB. In terms of QoS, the initial Context Setup Failure results “if the security configuration on the eNB is not supported by the UE or sometimes it can happen if the UE cannot handle both the Security Mode Command and the RRC Connection Reconfiguration together” – in this case, the issue was with the counterfeit device.</w:t>
      </w:r>
      <w:r>
        <w:rPr>
          <w:lang w:eastAsia="ja-JP" w:bidi="ar-DZ"/>
        </w:rPr>
        <w:t>]</w:t>
      </w:r>
    </w:p>
    <w:p w14:paraId="1C7ECAD3" w14:textId="77777777" w:rsidR="00934A5D" w:rsidRDefault="00934A5D" w:rsidP="00AD0FD3">
      <w:pPr>
        <w:jc w:val="both"/>
        <w:rPr>
          <w:lang w:eastAsia="ja-JP" w:bidi="ar-DZ"/>
        </w:rPr>
      </w:pPr>
    </w:p>
    <w:p w14:paraId="11EB39FA" w14:textId="77777777" w:rsidR="00934A5D" w:rsidRPr="00146B0B" w:rsidRDefault="00934A5D" w:rsidP="0098303F">
      <w:pPr>
        <w:spacing w:after="120"/>
        <w:jc w:val="both"/>
        <w:rPr>
          <w:lang w:eastAsia="en-US" w:bidi="ar-DZ"/>
        </w:rPr>
      </w:pPr>
      <w:r w:rsidRPr="00CB5C74">
        <w:rPr>
          <w:lang w:eastAsia="ja-JP" w:bidi="ar-DZ"/>
        </w:rPr>
        <w:t>The coverage in a mobile network is defined by the maximum allowed path loss (MAPL) in both the uplink and downlink. Counterfeit devices with their substandard receiver sensitivity reduce the DL MAPL. This reduction which is also seen in the uplink MAPL as a result of the phone not being able to set the maximum transmitter output power defined in the 3GPP standards requires the operator to deploy additional network investment to cover for the holes due to these phones</w:t>
      </w:r>
      <w:r>
        <w:rPr>
          <w:lang w:eastAsia="ja-JP" w:bidi="ar-DZ"/>
        </w:rPr>
        <w:t>.</w:t>
      </w:r>
    </w:p>
    <w:p w14:paraId="08836F5E" w14:textId="77777777" w:rsidR="00934A5D" w:rsidRPr="00AD0FD3" w:rsidRDefault="00934A5D" w:rsidP="00AD0FD3">
      <w:pPr>
        <w:jc w:val="both"/>
        <w:rPr>
          <w:lang w:eastAsia="ja-JP" w:bidi="ar-DZ"/>
        </w:rPr>
      </w:pPr>
    </w:p>
    <w:p w14:paraId="2172EEFD" w14:textId="77777777" w:rsidR="00F349B6" w:rsidRPr="00AD0FD3" w:rsidRDefault="00A96DA3" w:rsidP="00F349B6">
      <w:pPr>
        <w:pStyle w:val="Heading2"/>
        <w:jc w:val="both"/>
        <w:rPr>
          <w:lang w:bidi="ar-DZ"/>
        </w:rPr>
      </w:pPr>
      <w:r w:rsidRPr="00AD0FD3">
        <w:rPr>
          <w:lang w:bidi="ar-DZ"/>
        </w:rPr>
        <w:t xml:space="preserve">Hand Over Rate: </w:t>
      </w:r>
    </w:p>
    <w:p w14:paraId="0FF33523" w14:textId="6053731B" w:rsidR="004854DA" w:rsidRDefault="00A96DA3" w:rsidP="00F349B6">
      <w:pPr>
        <w:jc w:val="both"/>
        <w:rPr>
          <w:lang w:eastAsia="ja-JP" w:bidi="ar-DZ"/>
        </w:rPr>
      </w:pPr>
      <w:r w:rsidRPr="00AD0FD3">
        <w:rPr>
          <w:lang w:eastAsia="ja-JP" w:bidi="ar-DZ"/>
        </w:rPr>
        <w:t>Handover failure rate with counterfeit devices are higher and this can be traced to the longer execution time it takes for the typical counterfeit phone to complete its handover</w:t>
      </w:r>
      <w:r w:rsidR="00DC6B6A">
        <w:rPr>
          <w:lang w:eastAsia="ja-JP" w:bidi="ar-DZ"/>
        </w:rPr>
        <w:t xml:space="preserve"> </w:t>
      </w:r>
      <w:r w:rsidR="00DC6B6A" w:rsidRPr="0098303F">
        <w:rPr>
          <w:lang w:eastAsia="ja-JP" w:bidi="ar-DZ"/>
        </w:rPr>
        <w:t>[</w:t>
      </w:r>
      <w:r w:rsidR="00C51EB7" w:rsidRPr="0098303F">
        <w:rPr>
          <w:lang w:eastAsia="ja-JP" w:bidi="ar-DZ"/>
        </w:rPr>
        <w:t>b-</w:t>
      </w:r>
      <w:r w:rsidR="00DC6B6A" w:rsidRPr="0098303F">
        <w:rPr>
          <w:lang w:eastAsia="ja-JP" w:bidi="ar-DZ"/>
        </w:rPr>
        <w:t>MWF-</w:t>
      </w:r>
      <w:r w:rsidR="00D6355A" w:rsidRPr="0098303F">
        <w:rPr>
          <w:lang w:eastAsia="ja-JP" w:bidi="ar-DZ"/>
        </w:rPr>
        <w:t>Publication</w:t>
      </w:r>
      <w:r w:rsidR="00DC6B6A" w:rsidRPr="0098303F">
        <w:rPr>
          <w:lang w:eastAsia="ja-JP" w:bidi="ar-DZ"/>
        </w:rPr>
        <w:t>]</w:t>
      </w:r>
      <w:r w:rsidRPr="0098303F">
        <w:rPr>
          <w:lang w:eastAsia="ja-JP" w:bidi="ar-DZ"/>
        </w:rPr>
        <w:t>.</w:t>
      </w:r>
      <w:r w:rsidRPr="00AD0FD3">
        <w:rPr>
          <w:lang w:eastAsia="ja-JP" w:bidi="ar-DZ"/>
        </w:rPr>
        <w:t xml:space="preserve"> Flowing from the receiver sensitivity of counterfeit mobile devices, it follows that as their maximum allowable path loss reduces due to their low sensitivity, their ability to retain radio links coupled with their extended handover time, is a recipe for increased handover failure and ultimately drop calls. </w:t>
      </w:r>
    </w:p>
    <w:p w14:paraId="042E977E" w14:textId="6F17ADB2" w:rsidR="00A96DA3" w:rsidRDefault="00D11844" w:rsidP="00F349B6">
      <w:pPr>
        <w:jc w:val="both"/>
        <w:rPr>
          <w:lang w:eastAsia="ja-JP" w:bidi="ar-DZ"/>
        </w:rPr>
      </w:pPr>
      <w:r>
        <w:rPr>
          <w:lang w:eastAsia="ja-JP" w:bidi="ar-DZ"/>
        </w:rPr>
        <w:t>A</w:t>
      </w:r>
      <w:r w:rsidR="00A96DA3" w:rsidRPr="00AD0FD3">
        <w:rPr>
          <w:lang w:eastAsia="ja-JP" w:bidi="ar-DZ"/>
        </w:rPr>
        <w:t>gainst results from RF functional test which evaluates the quality of the engine machine inside phone terminals which puts counterfeit phones as worse off – it follows that service reduction in terms of handover will be perceived by customers with such devices.</w:t>
      </w:r>
    </w:p>
    <w:p w14:paraId="3A0035C8" w14:textId="26E5437A" w:rsidR="00F349B6" w:rsidRPr="00AD0FD3" w:rsidRDefault="00A96DA3" w:rsidP="00AD0FD3">
      <w:pPr>
        <w:pStyle w:val="Heading2"/>
        <w:jc w:val="both"/>
        <w:rPr>
          <w:lang w:bidi="ar-DZ"/>
        </w:rPr>
      </w:pPr>
      <w:r w:rsidRPr="00AD0FD3">
        <w:rPr>
          <w:lang w:bidi="ar-DZ"/>
        </w:rPr>
        <w:t>Throughput:</w:t>
      </w:r>
    </w:p>
    <w:p w14:paraId="0A7661B7" w14:textId="525C8E62" w:rsidR="00A96DA3" w:rsidRPr="00AD0FD3" w:rsidRDefault="00A96DA3" w:rsidP="00AD0FD3">
      <w:pPr>
        <w:jc w:val="both"/>
        <w:rPr>
          <w:lang w:val="en-GB" w:eastAsia="ja-JP" w:bidi="ar-DZ"/>
        </w:rPr>
      </w:pPr>
      <w:r w:rsidRPr="00AD0FD3">
        <w:rPr>
          <w:lang w:eastAsia="ja-JP" w:bidi="ar-DZ"/>
        </w:rPr>
        <w:t>With the advent of smartphones, increased adoption and improvement in network capabilities, the preponderance of traffic on mobile networks has transformed from voice to data. This growth has also exposed a fundamental challenge with the sort of scheduling deployed by networks to ensure fairness among users. In the downlink of networks, the proportional fairness (PF) scheduling mechanism is used to ensure this fairness. Proportional fairness schedulers depend on honest and a</w:t>
      </w:r>
      <w:r w:rsidR="00FF204D">
        <w:rPr>
          <w:lang w:eastAsia="ja-JP" w:bidi="ar-DZ"/>
        </w:rPr>
        <w:t xml:space="preserve"> </w:t>
      </w:r>
      <w:r w:rsidRPr="00AD0FD3">
        <w:rPr>
          <w:lang w:eastAsia="ja-JP" w:bidi="ar-DZ"/>
        </w:rPr>
        <w:t>priori trust on feedback provided by the mobile station (MS) or User Equipment (UE). These feedback forms the basis for scheduling the mobile device or providing network resources for its utilization. The network performs such scheduling decisions dependent on feedback reports from the channel quality (CQI) and the automatic repeat request (ARQs). Counterfeit / malicious phones explore this trust in a manner that ultimately impacts on the network quality of service. Observations for mobiles in this category, is such that they are either providing</w:t>
      </w:r>
      <w:r w:rsidR="003646E9">
        <w:rPr>
          <w:lang w:eastAsia="ja-JP" w:bidi="ar-DZ"/>
        </w:rPr>
        <w:t>:</w:t>
      </w:r>
    </w:p>
    <w:p w14:paraId="7A8F7202" w14:textId="77777777" w:rsidR="00A96DA3" w:rsidRPr="00AD0FD3" w:rsidRDefault="00A96DA3" w:rsidP="00AD0FD3">
      <w:pPr>
        <w:pStyle w:val="ListParagraph"/>
        <w:numPr>
          <w:ilvl w:val="0"/>
          <w:numId w:val="7"/>
        </w:numPr>
        <w:ind w:left="993" w:hanging="426"/>
        <w:jc w:val="both"/>
        <w:rPr>
          <w:lang w:eastAsia="ja-JP" w:bidi="ar-DZ"/>
        </w:rPr>
      </w:pPr>
      <w:r w:rsidRPr="00AD0FD3">
        <w:rPr>
          <w:lang w:eastAsia="ja-JP" w:bidi="ar-DZ"/>
        </w:rPr>
        <w:t xml:space="preserve">erroneous channel quality feedback or </w:t>
      </w:r>
    </w:p>
    <w:p w14:paraId="6C15B055" w14:textId="77777777" w:rsidR="00A96DA3" w:rsidRPr="00AD0FD3" w:rsidRDefault="00A96DA3" w:rsidP="00AD0FD3">
      <w:pPr>
        <w:pStyle w:val="ListParagraph"/>
        <w:numPr>
          <w:ilvl w:val="0"/>
          <w:numId w:val="7"/>
        </w:numPr>
        <w:ind w:left="993" w:hanging="426"/>
        <w:jc w:val="both"/>
        <w:rPr>
          <w:lang w:eastAsia="ja-JP" w:bidi="ar-DZ"/>
        </w:rPr>
      </w:pPr>
      <w:r w:rsidRPr="00AD0FD3">
        <w:rPr>
          <w:lang w:eastAsia="ja-JP" w:bidi="ar-DZ"/>
        </w:rPr>
        <w:t>misreporting of the packet transmission success.</w:t>
      </w:r>
    </w:p>
    <w:p w14:paraId="171AA597" w14:textId="77777777" w:rsidR="00A96DA3" w:rsidRPr="00AD0FD3" w:rsidRDefault="00A96DA3" w:rsidP="00AD0FD3">
      <w:pPr>
        <w:jc w:val="both"/>
        <w:rPr>
          <w:lang w:eastAsia="ja-JP" w:bidi="ar-DZ"/>
        </w:rPr>
      </w:pPr>
      <w:r w:rsidRPr="00AD0FD3">
        <w:rPr>
          <w:lang w:eastAsia="ja-JP" w:bidi="ar-DZ"/>
        </w:rPr>
        <w:t>The vulnerability associated with the network scheduler blindly trusting the feedback from the UEs with regards the downlink quality and transmissions is a security backdoor that allows producers of these counterfeit phones to fake CQI or ARQ reports that in many instances come in different forms</w:t>
      </w:r>
    </w:p>
    <w:p w14:paraId="744F5D4E" w14:textId="77777777" w:rsidR="00A96DA3" w:rsidRPr="00AD0FD3" w:rsidRDefault="00A96DA3" w:rsidP="00AD0FD3">
      <w:pPr>
        <w:pStyle w:val="ListParagraph"/>
        <w:numPr>
          <w:ilvl w:val="0"/>
          <w:numId w:val="7"/>
        </w:numPr>
        <w:ind w:left="993" w:hanging="426"/>
        <w:jc w:val="both"/>
        <w:rPr>
          <w:lang w:eastAsia="ja-JP" w:bidi="ar-DZ"/>
        </w:rPr>
      </w:pPr>
      <w:r w:rsidRPr="00AD0FD3">
        <w:rPr>
          <w:lang w:eastAsia="ja-JP" w:bidi="ar-DZ"/>
        </w:rPr>
        <w:t>correct CQI - fake ARQ – the most severe case;</w:t>
      </w:r>
    </w:p>
    <w:p w14:paraId="23BB762B" w14:textId="77777777" w:rsidR="00A96DA3" w:rsidRPr="00AD0FD3" w:rsidRDefault="00A96DA3" w:rsidP="00AD0FD3">
      <w:pPr>
        <w:pStyle w:val="ListParagraph"/>
        <w:numPr>
          <w:ilvl w:val="0"/>
          <w:numId w:val="7"/>
        </w:numPr>
        <w:ind w:left="993" w:hanging="426"/>
        <w:jc w:val="both"/>
        <w:rPr>
          <w:lang w:eastAsia="ja-JP" w:bidi="ar-DZ"/>
        </w:rPr>
      </w:pPr>
      <w:r w:rsidRPr="00AD0FD3">
        <w:rPr>
          <w:lang w:eastAsia="ja-JP" w:bidi="ar-DZ"/>
        </w:rPr>
        <w:t>fake CQI and fake ARQ – also very severe impact;</w:t>
      </w:r>
    </w:p>
    <w:p w14:paraId="69B11AC6" w14:textId="77777777" w:rsidR="00A96DA3" w:rsidRPr="00AD0FD3" w:rsidRDefault="00A96DA3" w:rsidP="00AD0FD3">
      <w:pPr>
        <w:pStyle w:val="ListParagraph"/>
        <w:numPr>
          <w:ilvl w:val="0"/>
          <w:numId w:val="7"/>
        </w:numPr>
        <w:ind w:left="993" w:hanging="426"/>
        <w:jc w:val="both"/>
        <w:rPr>
          <w:lang w:eastAsia="ja-JP" w:bidi="ar-DZ"/>
        </w:rPr>
      </w:pPr>
      <w:r w:rsidRPr="00AD0FD3">
        <w:rPr>
          <w:lang w:eastAsia="ja-JP" w:bidi="ar-DZ"/>
        </w:rPr>
        <w:t xml:space="preserve">fake CQI - correct ARQ – mild impact. </w:t>
      </w:r>
    </w:p>
    <w:p w14:paraId="3E552733" w14:textId="3634DB5D" w:rsidR="00741C03" w:rsidRDefault="00A96DA3" w:rsidP="00A96DA3">
      <w:pPr>
        <w:jc w:val="both"/>
        <w:rPr>
          <w:ins w:id="95" w:author="AD-IT-283" w:date="2023-09-12T16:18:00Z"/>
          <w:lang w:eastAsia="ja-JP" w:bidi="ar-DZ"/>
        </w:rPr>
      </w:pPr>
      <w:r w:rsidRPr="00AD0FD3">
        <w:rPr>
          <w:lang w:eastAsia="ja-JP" w:bidi="ar-DZ"/>
        </w:rPr>
        <w:t>The critical impact of these false reports is that, the scheduler trusting on these reports / feedback provides the affected UEs with increased service time / an unfair share of time slots. This starves well behaved UEs of this resource; whereas the counterfeit devices in receipt of either higher transmission block size or very large fraction of time slots than it can actually sustain in the downlink, leads to packet error and waste of scarce resource. Thus the culprit device does not enjoy the expected higher throughput while at the same time, it denies other users of access to same, as such impacting the QoS of the network. These wrong device settings are counterproductive on the network.</w:t>
      </w:r>
    </w:p>
    <w:p w14:paraId="051FEC55" w14:textId="76C00C7B" w:rsidR="003A5C1D" w:rsidRDefault="003A5C1D">
      <w:pPr>
        <w:pStyle w:val="Heading2"/>
        <w:rPr>
          <w:ins w:id="96" w:author="AD-IT-283" w:date="2023-09-12T16:25:00Z"/>
          <w:lang w:bidi="ar-DZ"/>
        </w:rPr>
        <w:pPrChange w:id="97" w:author="AD-IT-283" w:date="2023-09-12T16:25:00Z">
          <w:pPr>
            <w:jc w:val="both"/>
          </w:pPr>
        </w:pPrChange>
      </w:pPr>
      <w:ins w:id="98" w:author="AD-IT-283" w:date="2023-09-12T16:19:00Z">
        <w:r w:rsidRPr="003A5C1D">
          <w:rPr>
            <w:lang w:bidi="ar-DZ"/>
          </w:rPr>
          <w:t>Network Coverage</w:t>
        </w:r>
        <w:r>
          <w:rPr>
            <w:lang w:bidi="ar-DZ"/>
          </w:rPr>
          <w:t xml:space="preserve">: </w:t>
        </w:r>
      </w:ins>
    </w:p>
    <w:p w14:paraId="0478B73B" w14:textId="70B1E854" w:rsidR="003A5C1D" w:rsidRDefault="003A5C1D" w:rsidP="003A5C1D">
      <w:pPr>
        <w:jc w:val="both"/>
        <w:rPr>
          <w:ins w:id="99" w:author="AD-IT-283" w:date="2023-09-12T16:25:00Z"/>
          <w:lang w:val="en-GB" w:eastAsia="ja-JP" w:bidi="ar-DZ"/>
        </w:rPr>
      </w:pPr>
      <w:ins w:id="100" w:author="AD-IT-283" w:date="2023-09-12T16:25:00Z">
        <w:r w:rsidRPr="003A5C1D">
          <w:rPr>
            <w:lang w:val="en-GB" w:eastAsia="ja-JP" w:bidi="ar-DZ"/>
            <w:rPrChange w:id="101" w:author="AD-IT-283" w:date="2023-09-12T16:25:00Z">
              <w:rPr>
                <w:highlight w:val="yellow"/>
                <w:lang w:val="en-GB" w:eastAsia="ja-JP" w:bidi="ar-DZ"/>
              </w:rPr>
            </w:rPrChange>
          </w:rPr>
          <w:t xml:space="preserve">The range of the </w:t>
        </w:r>
      </w:ins>
      <w:ins w:id="102" w:author="AD-IT-283" w:date="2023-09-15T10:16:00Z">
        <w:r w:rsidR="00BA20A7">
          <w:rPr>
            <w:lang w:val="en-GB" w:eastAsia="ja-JP" w:bidi="ar-DZ"/>
          </w:rPr>
          <w:t>network</w:t>
        </w:r>
      </w:ins>
      <w:r w:rsidR="00BA20A7">
        <w:rPr>
          <w:lang w:val="en-GB" w:eastAsia="ja-JP" w:bidi="ar-DZ"/>
        </w:rPr>
        <w:t xml:space="preserve"> </w:t>
      </w:r>
      <w:ins w:id="103" w:author="AD-IT-283" w:date="2023-09-12T16:25:00Z">
        <w:r w:rsidRPr="003A5C1D">
          <w:rPr>
            <w:lang w:val="en-GB" w:eastAsia="ja-JP" w:bidi="ar-DZ"/>
            <w:rPrChange w:id="104" w:author="AD-IT-283" w:date="2023-09-12T16:25:00Z">
              <w:rPr>
                <w:highlight w:val="yellow"/>
                <w:lang w:val="en-GB" w:eastAsia="ja-JP" w:bidi="ar-DZ"/>
              </w:rPr>
            </w:rPrChange>
          </w:rPr>
          <w:t xml:space="preserve">coverage is restricted by </w:t>
        </w:r>
      </w:ins>
      <w:ins w:id="105" w:author="AD-IT-283" w:date="2023-09-15T10:16:00Z">
        <w:r w:rsidR="00BA20A7">
          <w:rPr>
            <w:lang w:val="en-GB" w:eastAsia="ja-JP" w:bidi="ar-DZ"/>
          </w:rPr>
          <w:t xml:space="preserve">minimum received power and maximum transmitted power </w:t>
        </w:r>
      </w:ins>
      <w:ins w:id="106" w:author="AD-IT-283" w:date="2023-09-12T16:25:00Z">
        <w:r w:rsidRPr="003A5C1D">
          <w:rPr>
            <w:lang w:val="en-GB" w:eastAsia="ja-JP" w:bidi="ar-DZ"/>
            <w:rPrChange w:id="107" w:author="AD-IT-283" w:date="2023-09-12T16:25:00Z">
              <w:rPr>
                <w:highlight w:val="yellow"/>
                <w:lang w:val="en-GB" w:eastAsia="ja-JP" w:bidi="ar-DZ"/>
              </w:rPr>
            </w:rPrChange>
          </w:rPr>
          <w:t>of mobile device:</w:t>
        </w:r>
      </w:ins>
    </w:p>
    <w:p w14:paraId="261A175F" w14:textId="323BE009" w:rsidR="003A5C1D" w:rsidRDefault="003A5C1D">
      <w:pPr>
        <w:pStyle w:val="ListParagraph"/>
        <w:numPr>
          <w:ilvl w:val="0"/>
          <w:numId w:val="19"/>
        </w:numPr>
        <w:jc w:val="both"/>
        <w:rPr>
          <w:ins w:id="108" w:author="AD-IT-283" w:date="2023-09-13T12:14:00Z"/>
          <w:lang w:val="en-GB" w:eastAsia="ja-JP" w:bidi="ar-DZ"/>
        </w:rPr>
        <w:pPrChange w:id="109" w:author="AD-IT-283" w:date="2023-09-12T16:25:00Z">
          <w:pPr>
            <w:jc w:val="both"/>
          </w:pPr>
        </w:pPrChange>
      </w:pPr>
      <w:ins w:id="110" w:author="AD-IT-283" w:date="2023-09-12T16:25:00Z">
        <w:r w:rsidRPr="00AF58E3">
          <w:rPr>
            <w:b/>
            <w:bCs/>
            <w:lang w:val="en-GB" w:eastAsia="ja-JP" w:bidi="ar-DZ"/>
            <w:rPrChange w:id="111" w:author="AD-IT-283" w:date="2023-09-12T16:29:00Z">
              <w:rPr>
                <w:lang w:val="en-GB" w:eastAsia="ja-JP" w:bidi="ar-DZ"/>
              </w:rPr>
            </w:rPrChange>
          </w:rPr>
          <w:t>Minimum Received Power</w:t>
        </w:r>
        <w:r>
          <w:rPr>
            <w:lang w:val="en-GB" w:eastAsia="ja-JP" w:bidi="ar-DZ"/>
          </w:rPr>
          <w:t xml:space="preserve">: </w:t>
        </w:r>
      </w:ins>
      <w:ins w:id="112" w:author="AD-IT-283" w:date="2023-09-12T16:29:00Z">
        <w:r w:rsidR="00AF58E3">
          <w:rPr>
            <w:lang w:val="en-GB" w:eastAsia="ja-JP" w:bidi="ar-DZ"/>
          </w:rPr>
          <w:t xml:space="preserve">The mobile devices need a strong enough signal </w:t>
        </w:r>
      </w:ins>
      <w:ins w:id="113" w:author="AD-IT-283" w:date="2023-09-12T16:30:00Z">
        <w:r w:rsidR="00AF58E3">
          <w:rPr>
            <w:lang w:val="en-GB" w:eastAsia="ja-JP" w:bidi="ar-DZ"/>
          </w:rPr>
          <w:t>from the tower for a reliable connection</w:t>
        </w:r>
        <w:r w:rsidR="003E6C0F">
          <w:rPr>
            <w:lang w:val="en-GB" w:eastAsia="ja-JP" w:bidi="ar-DZ"/>
          </w:rPr>
          <w:t xml:space="preserve">. </w:t>
        </w:r>
      </w:ins>
      <w:ins w:id="114" w:author="Arjun Singh" w:date="2023-09-12T21:51:00Z">
        <w:del w:id="115" w:author="AD-IT-283" w:date="2023-09-15T11:44:00Z">
          <w:r w:rsidR="005F4DBB" w:rsidDel="0062116C">
            <w:rPr>
              <w:lang w:val="en-GB" w:eastAsia="ja-JP" w:bidi="ar-DZ"/>
            </w:rPr>
            <w:delText xml:space="preserve"> </w:delText>
          </w:r>
        </w:del>
      </w:ins>
      <w:del w:id="116" w:author="AD-IT-283" w:date="2023-09-15T11:44:00Z">
        <w:r w:rsidR="00481DD5" w:rsidDel="0062116C">
          <w:rPr>
            <w:lang w:val="en-GB" w:eastAsia="ja-JP" w:bidi="ar-DZ"/>
          </w:rPr>
          <w:delText xml:space="preserve"> </w:delText>
        </w:r>
      </w:del>
      <w:ins w:id="117" w:author="Arjun Singh" w:date="2023-09-14T21:52:00Z">
        <w:del w:id="118" w:author="AD-IT-283" w:date="2023-09-15T11:44:00Z">
          <w:r w:rsidR="0065494B" w:rsidDel="0062116C">
            <w:rPr>
              <w:lang w:val="en-GB" w:eastAsia="ja-JP" w:bidi="ar-DZ"/>
            </w:rPr>
            <w:delText xml:space="preserve"> </w:delText>
          </w:r>
        </w:del>
      </w:ins>
      <w:del w:id="119" w:author="AD-IT-283" w:date="2023-09-15T11:44:00Z">
        <w:r w:rsidR="00481DD5" w:rsidDel="0062116C">
          <w:rPr>
            <w:lang w:val="en-GB" w:eastAsia="ja-JP" w:bidi="ar-DZ"/>
          </w:rPr>
          <w:delText xml:space="preserve"> </w:delText>
        </w:r>
        <w:r w:rsidR="00CF16AD" w:rsidDel="0062116C">
          <w:rPr>
            <w:lang w:val="en-GB" w:eastAsia="ja-JP" w:bidi="ar-DZ"/>
          </w:rPr>
          <w:delText xml:space="preserve"> </w:delText>
        </w:r>
      </w:del>
    </w:p>
    <w:p w14:paraId="4346CC74" w14:textId="77777777" w:rsidR="00DB0401" w:rsidRDefault="00DB0401">
      <w:pPr>
        <w:pStyle w:val="ListParagraph"/>
        <w:ind w:left="915"/>
        <w:jc w:val="both"/>
        <w:rPr>
          <w:ins w:id="120" w:author="AD-IT-283" w:date="2023-09-12T17:31:00Z"/>
          <w:lang w:val="en-GB" w:eastAsia="ja-JP" w:bidi="ar-DZ"/>
        </w:rPr>
        <w:pPrChange w:id="121" w:author="AD-IT-283" w:date="2023-09-13T12:15:00Z">
          <w:pPr>
            <w:jc w:val="both"/>
          </w:pPr>
        </w:pPrChange>
      </w:pPr>
    </w:p>
    <w:p w14:paraId="1566E15A" w14:textId="521ACBA7" w:rsidR="003A5C1D" w:rsidRPr="00D41442" w:rsidRDefault="0093025F">
      <w:pPr>
        <w:pStyle w:val="ListParagraph"/>
        <w:numPr>
          <w:ilvl w:val="0"/>
          <w:numId w:val="19"/>
        </w:numPr>
        <w:jc w:val="both"/>
        <w:rPr>
          <w:ins w:id="122" w:author="AD-IT-283" w:date="2023-09-12T17:40:00Z"/>
          <w:b/>
          <w:bCs/>
          <w:lang w:eastAsia="ja-JP" w:bidi="ar-DZ"/>
          <w:rPrChange w:id="123" w:author="AD-IT-283" w:date="2023-09-12T17:40:00Z">
            <w:rPr>
              <w:ins w:id="124" w:author="AD-IT-283" w:date="2023-09-12T17:40:00Z"/>
              <w:rFonts w:cs="Arial"/>
              <w:szCs w:val="26"/>
              <w:lang w:val="en-GB" w:eastAsia="ja-JP" w:bidi="ar-DZ"/>
            </w:rPr>
          </w:rPrChange>
        </w:rPr>
        <w:pPrChange w:id="125" w:author="AD-IT-283" w:date="2023-09-12T17:32:00Z">
          <w:pPr>
            <w:jc w:val="both"/>
          </w:pPr>
        </w:pPrChange>
      </w:pPr>
      <w:ins w:id="126" w:author="AD-IT-283" w:date="2023-09-12T17:31:00Z">
        <w:r w:rsidRPr="00582777">
          <w:rPr>
            <w:rFonts w:cs="Arial"/>
            <w:b/>
            <w:bCs/>
            <w:szCs w:val="26"/>
            <w:lang w:val="en-GB" w:eastAsia="ja-JP" w:bidi="ar-DZ"/>
            <w:rPrChange w:id="127" w:author="AD-IT-283" w:date="2023-09-12T17:32:00Z">
              <w:rPr>
                <w:rFonts w:cs="Arial"/>
                <w:b/>
                <w:bCs/>
                <w:szCs w:val="26"/>
                <w:highlight w:val="yellow"/>
                <w:lang w:val="en-GB" w:eastAsia="ja-JP" w:bidi="ar-DZ"/>
              </w:rPr>
            </w:rPrChange>
          </w:rPr>
          <w:lastRenderedPageBreak/>
          <w:t>Maximum Transmission</w:t>
        </w:r>
        <w:r w:rsidRPr="00582777">
          <w:rPr>
            <w:b/>
            <w:bCs/>
            <w:lang w:val="en-GB" w:eastAsia="ja-JP" w:bidi="ar-DZ"/>
            <w:rPrChange w:id="128" w:author="AD-IT-283" w:date="2023-09-12T17:32:00Z">
              <w:rPr>
                <w:b/>
                <w:bCs/>
                <w:highlight w:val="yellow"/>
                <w:lang w:val="en-GB" w:eastAsia="ja-JP" w:bidi="ar-DZ"/>
              </w:rPr>
            </w:rPrChange>
          </w:rPr>
          <w:t xml:space="preserve"> Power</w:t>
        </w:r>
        <w:r w:rsidRPr="00582777">
          <w:rPr>
            <w:b/>
            <w:bCs/>
            <w:lang w:val="en-GB" w:eastAsia="ja-JP" w:bidi="ar-DZ"/>
          </w:rPr>
          <w:t>:</w:t>
        </w:r>
      </w:ins>
      <w:ins w:id="129" w:author="AD-IT-283" w:date="2023-09-12T17:32:00Z">
        <w:r w:rsidRPr="00582777">
          <w:rPr>
            <w:rFonts w:cs="Arial"/>
            <w:szCs w:val="26"/>
            <w:lang w:val="en-GB" w:eastAsia="ja-JP" w:bidi="ar-DZ"/>
            <w:rPrChange w:id="130" w:author="AD-IT-283" w:date="2023-09-12T17:32:00Z">
              <w:rPr>
                <w:rFonts w:cs="Arial"/>
                <w:szCs w:val="26"/>
                <w:highlight w:val="yellow"/>
                <w:lang w:val="en-GB" w:eastAsia="ja-JP" w:bidi="ar-DZ"/>
              </w:rPr>
            </w:rPrChange>
          </w:rPr>
          <w:t xml:space="preserve"> </w:t>
        </w:r>
        <w:r w:rsidR="00582777" w:rsidRPr="00616CC9">
          <w:rPr>
            <w:rFonts w:cs="Arial"/>
            <w:szCs w:val="26"/>
            <w:lang w:val="en-GB" w:eastAsia="ja-JP" w:bidi="ar-DZ"/>
            <w:rPrChange w:id="131" w:author="AD-IT-283" w:date="2023-09-12T17:35:00Z">
              <w:rPr>
                <w:rFonts w:cs="Arial"/>
                <w:szCs w:val="26"/>
                <w:highlight w:val="yellow"/>
                <w:lang w:val="en-GB" w:eastAsia="ja-JP" w:bidi="ar-DZ"/>
              </w:rPr>
            </w:rPrChange>
          </w:rPr>
          <w:t>When mobile phones transmit excessive power, there is a risk that they can create interference with other devices.</w:t>
        </w:r>
      </w:ins>
      <w:ins w:id="132" w:author="AD-IT-283" w:date="2023-09-12T17:33:00Z">
        <w:r w:rsidR="00582777" w:rsidRPr="00616CC9">
          <w:rPr>
            <w:rFonts w:cs="Arial"/>
            <w:szCs w:val="26"/>
            <w:lang w:val="en-GB" w:eastAsia="ja-JP" w:bidi="ar-DZ"/>
            <w:rPrChange w:id="133" w:author="AD-IT-283" w:date="2023-09-12T17:35:00Z">
              <w:rPr>
                <w:rFonts w:cs="Arial"/>
                <w:szCs w:val="26"/>
                <w:highlight w:val="yellow"/>
                <w:lang w:val="en-GB" w:eastAsia="ja-JP" w:bidi="ar-DZ"/>
              </w:rPr>
            </w:rPrChange>
          </w:rPr>
          <w:t xml:space="preserve"> Conversely, if they transmit insufficient power, their own service quality </w:t>
        </w:r>
      </w:ins>
      <w:ins w:id="134" w:author="AD-IT-283" w:date="2023-09-15T10:15:00Z">
        <w:r w:rsidR="00C6493E">
          <w:rPr>
            <w:rFonts w:cs="Arial"/>
            <w:szCs w:val="26"/>
            <w:lang w:val="en-GB" w:eastAsia="ja-JP" w:bidi="ar-DZ"/>
          </w:rPr>
          <w:t xml:space="preserve">may be </w:t>
        </w:r>
      </w:ins>
      <w:ins w:id="135" w:author="AD-IT-283" w:date="2023-09-12T17:33:00Z">
        <w:r w:rsidR="00582777" w:rsidRPr="00616CC9">
          <w:rPr>
            <w:rFonts w:cs="Arial"/>
            <w:szCs w:val="26"/>
            <w:lang w:val="en-GB" w:eastAsia="ja-JP" w:bidi="ar-DZ"/>
            <w:rPrChange w:id="136" w:author="AD-IT-283" w:date="2023-09-12T17:35:00Z">
              <w:rPr>
                <w:rFonts w:cs="Arial"/>
                <w:szCs w:val="26"/>
                <w:highlight w:val="yellow"/>
                <w:lang w:val="en-GB" w:eastAsia="ja-JP" w:bidi="ar-DZ"/>
              </w:rPr>
            </w:rPrChange>
          </w:rPr>
          <w:t>compromised.</w:t>
        </w:r>
        <w:r w:rsidR="00582777">
          <w:rPr>
            <w:rFonts w:cs="Arial"/>
            <w:szCs w:val="26"/>
            <w:lang w:val="en-GB" w:eastAsia="ja-JP" w:bidi="ar-DZ"/>
          </w:rPr>
          <w:t xml:space="preserve"> </w:t>
        </w:r>
      </w:ins>
      <w:ins w:id="137" w:author="Arjun Singh" w:date="2023-09-14T22:15:00Z">
        <w:del w:id="138" w:author="AD-IT-283" w:date="2023-09-15T11:44:00Z">
          <w:r w:rsidR="001E2A34" w:rsidDel="0062116C">
            <w:rPr>
              <w:rFonts w:cs="Arial"/>
              <w:szCs w:val="26"/>
              <w:lang w:val="en-GB" w:eastAsia="ja-JP" w:bidi="ar-DZ"/>
            </w:rPr>
            <w:delText xml:space="preserve"> </w:delText>
          </w:r>
        </w:del>
      </w:ins>
    </w:p>
    <w:p w14:paraId="5076100B" w14:textId="77777777" w:rsidR="00D41442" w:rsidRDefault="00D41442">
      <w:pPr>
        <w:pStyle w:val="ListParagraph"/>
        <w:ind w:left="915"/>
        <w:jc w:val="both"/>
        <w:rPr>
          <w:ins w:id="139" w:author="AD-IT-283" w:date="2023-09-12T17:40:00Z"/>
          <w:rFonts w:cs="Arial"/>
          <w:b/>
          <w:bCs/>
          <w:szCs w:val="26"/>
          <w:lang w:val="en-GB" w:eastAsia="ja-JP" w:bidi="ar-DZ"/>
        </w:rPr>
        <w:pPrChange w:id="140" w:author="AD-IT-283" w:date="2023-09-12T17:40:00Z">
          <w:pPr>
            <w:jc w:val="both"/>
          </w:pPr>
        </w:pPrChange>
      </w:pPr>
    </w:p>
    <w:p w14:paraId="31D36DB3" w14:textId="1D70F327" w:rsidR="0062116C" w:rsidRDefault="0062116C">
      <w:pPr>
        <w:pStyle w:val="Heading2"/>
        <w:numPr>
          <w:ilvl w:val="0"/>
          <w:numId w:val="0"/>
        </w:numPr>
        <w:ind w:left="915"/>
        <w:jc w:val="both"/>
        <w:rPr>
          <w:ins w:id="141" w:author="AD-IT-283" w:date="2023-09-15T11:40:00Z"/>
          <w:b w:val="0"/>
          <w:bCs w:val="0"/>
          <w:lang w:bidi="ar-DZ"/>
        </w:rPr>
        <w:pPrChange w:id="142" w:author="AD-IT-283" w:date="2023-09-12T17:42:00Z">
          <w:pPr>
            <w:pStyle w:val="Heading2"/>
            <w:numPr>
              <w:ilvl w:val="0"/>
              <w:numId w:val="0"/>
            </w:numPr>
            <w:tabs>
              <w:tab w:val="clear" w:pos="576"/>
            </w:tabs>
            <w:ind w:left="0" w:firstLine="0"/>
            <w:jc w:val="both"/>
          </w:pPr>
        </w:pPrChange>
      </w:pPr>
      <w:ins w:id="143" w:author="AD-IT-283" w:date="2023-09-15T11:40:00Z">
        <w:r w:rsidRPr="00D43AC8">
          <w:rPr>
            <w:lang w:bidi="ar-DZ"/>
            <w:rPrChange w:id="144" w:author="AD-IT-283" w:date="2023-09-15T11:46:00Z">
              <w:rPr>
                <w:b w:val="0"/>
                <w:bCs w:val="0"/>
                <w:lang w:bidi="ar-DZ"/>
              </w:rPr>
            </w:rPrChange>
          </w:rPr>
          <w:t>Note1</w:t>
        </w:r>
        <w:r>
          <w:rPr>
            <w:b w:val="0"/>
            <w:bCs w:val="0"/>
            <w:lang w:bidi="ar-DZ"/>
          </w:rPr>
          <w:t xml:space="preserve">: </w:t>
        </w:r>
        <w:r w:rsidRPr="0062116C">
          <w:rPr>
            <w:b w:val="0"/>
            <w:bCs w:val="0"/>
            <w:iCs w:val="0"/>
            <w:szCs w:val="26"/>
            <w:lang w:bidi="ar-DZ"/>
            <w:rPrChange w:id="145" w:author="AD-IT-283" w:date="2023-09-15T11:40:00Z">
              <w:rPr>
                <w:szCs w:val="26"/>
                <w:lang w:bidi="ar-DZ"/>
              </w:rPr>
            </w:rPrChange>
          </w:rPr>
          <w:t xml:space="preserve">Studies in </w:t>
        </w:r>
        <w:r w:rsidRPr="0062116C">
          <w:rPr>
            <w:b w:val="0"/>
            <w:bCs w:val="0"/>
            <w:iCs w:val="0"/>
            <w:szCs w:val="26"/>
            <w:lang w:bidi="ar-DZ"/>
            <w:rPrChange w:id="146" w:author="AD-IT-283" w:date="2023-09-15T11:40:00Z">
              <w:rPr>
                <w:lang w:bidi="ar-DZ"/>
              </w:rPr>
            </w:rPrChange>
          </w:rPr>
          <w:t>[b-MWF-Publication</w:t>
        </w:r>
        <w:r w:rsidRPr="0062116C">
          <w:rPr>
            <w:b w:val="0"/>
            <w:bCs w:val="0"/>
            <w:iCs w:val="0"/>
            <w:szCs w:val="26"/>
            <w:lang w:bidi="ar-DZ"/>
            <w:rPrChange w:id="147" w:author="AD-IT-283" w:date="2023-09-15T11:40:00Z">
              <w:rPr/>
            </w:rPrChange>
          </w:rPr>
          <w:t>]</w:t>
        </w:r>
        <w:r w:rsidRPr="0062116C">
          <w:rPr>
            <w:b w:val="0"/>
            <w:bCs w:val="0"/>
            <w:iCs w:val="0"/>
            <w:szCs w:val="26"/>
            <w:lang w:bidi="ar-DZ"/>
            <w:rPrChange w:id="148" w:author="AD-IT-283" w:date="2023-09-15T11:40:00Z">
              <w:rPr>
                <w:lang w:bidi="ar-DZ"/>
              </w:rPr>
            </w:rPrChange>
          </w:rPr>
          <w:t xml:space="preserve"> and </w:t>
        </w:r>
        <w:r w:rsidRPr="0062116C">
          <w:rPr>
            <w:b w:val="0"/>
            <w:bCs w:val="0"/>
            <w:iCs w:val="0"/>
            <w:szCs w:val="26"/>
            <w:lang w:bidi="ar-DZ"/>
            <w:rPrChange w:id="149" w:author="AD-IT-283" w:date="2023-09-15T11:40:00Z">
              <w:rPr/>
            </w:rPrChange>
          </w:rPr>
          <w:t>[b-IEEE-Report]</w:t>
        </w:r>
      </w:ins>
      <w:ins w:id="150" w:author="AD-IT-283" w:date="2023-09-15T11:41:00Z">
        <w:r>
          <w:rPr>
            <w:b w:val="0"/>
            <w:bCs w:val="0"/>
            <w:iCs w:val="0"/>
            <w:szCs w:val="26"/>
            <w:lang w:bidi="ar-DZ"/>
          </w:rPr>
          <w:t xml:space="preserve"> have revealed that received signal power and transmit power</w:t>
        </w:r>
      </w:ins>
      <w:ins w:id="151" w:author="AD-IT-283" w:date="2023-09-15T11:42:00Z">
        <w:r>
          <w:rPr>
            <w:b w:val="0"/>
            <w:bCs w:val="0"/>
            <w:iCs w:val="0"/>
            <w:szCs w:val="26"/>
            <w:lang w:bidi="ar-DZ"/>
          </w:rPr>
          <w:t xml:space="preserve"> of the counterfeit/substandard mobile devices have been reduced significantly </w:t>
        </w:r>
      </w:ins>
      <w:ins w:id="152" w:author="AD-IT-283" w:date="2023-09-15T11:43:00Z">
        <w:r>
          <w:rPr>
            <w:b w:val="0"/>
            <w:bCs w:val="0"/>
            <w:iCs w:val="0"/>
            <w:szCs w:val="26"/>
            <w:lang w:bidi="ar-DZ"/>
          </w:rPr>
          <w:t>when</w:t>
        </w:r>
      </w:ins>
      <w:ins w:id="153" w:author="AD-IT-283" w:date="2023-09-15T11:42:00Z">
        <w:r>
          <w:rPr>
            <w:b w:val="0"/>
            <w:bCs w:val="0"/>
            <w:iCs w:val="0"/>
            <w:szCs w:val="26"/>
            <w:lang w:bidi="ar-DZ"/>
          </w:rPr>
          <w:t xml:space="preserve"> compared</w:t>
        </w:r>
      </w:ins>
      <w:ins w:id="154" w:author="AD-IT-283" w:date="2023-09-15T11:43:00Z">
        <w:r>
          <w:rPr>
            <w:b w:val="0"/>
            <w:bCs w:val="0"/>
            <w:iCs w:val="0"/>
            <w:szCs w:val="26"/>
            <w:lang w:bidi="ar-DZ"/>
          </w:rPr>
          <w:t xml:space="preserve"> to genuine mobile devices.</w:t>
        </w:r>
      </w:ins>
    </w:p>
    <w:p w14:paraId="036331C3" w14:textId="3273A239" w:rsidR="00D41442" w:rsidRPr="00D41442" w:rsidRDefault="0062116C">
      <w:pPr>
        <w:pStyle w:val="Heading2"/>
        <w:numPr>
          <w:ilvl w:val="0"/>
          <w:numId w:val="0"/>
        </w:numPr>
        <w:ind w:left="915"/>
        <w:jc w:val="both"/>
        <w:rPr>
          <w:ins w:id="155" w:author="AD-IT-283" w:date="2023-09-12T17:42:00Z"/>
          <w:b w:val="0"/>
          <w:bCs w:val="0"/>
          <w:lang w:bidi="ar-DZ"/>
          <w:rPrChange w:id="156" w:author="AD-IT-283" w:date="2023-09-12T17:42:00Z">
            <w:rPr>
              <w:ins w:id="157" w:author="AD-IT-283" w:date="2023-09-12T17:42:00Z"/>
              <w:b w:val="0"/>
              <w:bCs w:val="0"/>
              <w:highlight w:val="yellow"/>
              <w:lang w:bidi="ar-DZ"/>
            </w:rPr>
          </w:rPrChange>
        </w:rPr>
        <w:pPrChange w:id="158" w:author="AD-IT-283" w:date="2023-09-12T17:42:00Z">
          <w:pPr>
            <w:pStyle w:val="Heading2"/>
            <w:numPr>
              <w:ilvl w:val="0"/>
              <w:numId w:val="0"/>
            </w:numPr>
            <w:tabs>
              <w:tab w:val="clear" w:pos="576"/>
            </w:tabs>
            <w:ind w:left="0" w:firstLine="0"/>
            <w:jc w:val="both"/>
          </w:pPr>
        </w:pPrChange>
      </w:pPr>
      <w:ins w:id="159" w:author="AD-IT-283" w:date="2023-09-15T11:45:00Z">
        <w:r w:rsidRPr="00D43AC8">
          <w:rPr>
            <w:lang w:bidi="ar-DZ"/>
            <w:rPrChange w:id="160" w:author="AD-IT-283" w:date="2023-09-15T11:46:00Z">
              <w:rPr>
                <w:b w:val="0"/>
                <w:bCs w:val="0"/>
                <w:lang w:bidi="ar-DZ"/>
              </w:rPr>
            </w:rPrChange>
          </w:rPr>
          <w:t>Note2</w:t>
        </w:r>
        <w:r>
          <w:rPr>
            <w:b w:val="0"/>
            <w:bCs w:val="0"/>
            <w:lang w:bidi="ar-DZ"/>
          </w:rPr>
          <w:t xml:space="preserve">: </w:t>
        </w:r>
      </w:ins>
      <w:ins w:id="161" w:author="AD-IT-283" w:date="2023-09-12T17:42:00Z">
        <w:r w:rsidR="00D41442" w:rsidRPr="00D41442">
          <w:rPr>
            <w:b w:val="0"/>
            <w:bCs w:val="0"/>
            <w:lang w:bidi="ar-DZ"/>
            <w:rPrChange w:id="162" w:author="AD-IT-283" w:date="2023-09-12T17:42:00Z">
              <w:rPr>
                <w:b w:val="0"/>
                <w:bCs w:val="0"/>
                <w:highlight w:val="yellow"/>
                <w:lang w:bidi="ar-DZ"/>
              </w:rPr>
            </w:rPrChange>
          </w:rPr>
          <w:t>Th</w:t>
        </w:r>
      </w:ins>
      <w:ins w:id="163" w:author="AD-IT-283" w:date="2023-09-15T11:45:00Z">
        <w:r>
          <w:rPr>
            <w:b w:val="0"/>
            <w:bCs w:val="0"/>
            <w:lang w:bidi="ar-DZ"/>
          </w:rPr>
          <w:t>is</w:t>
        </w:r>
      </w:ins>
      <w:ins w:id="164" w:author="AD-IT-283" w:date="2023-09-12T17:42:00Z">
        <w:r w:rsidR="00D41442" w:rsidRPr="00D41442">
          <w:rPr>
            <w:b w:val="0"/>
            <w:bCs w:val="0"/>
            <w:lang w:bidi="ar-DZ"/>
            <w:rPrChange w:id="165" w:author="AD-IT-283" w:date="2023-09-12T17:42:00Z">
              <w:rPr>
                <w:b w:val="0"/>
                <w:bCs w:val="0"/>
                <w:highlight w:val="yellow"/>
                <w:lang w:bidi="ar-DZ"/>
              </w:rPr>
            </w:rPrChange>
          </w:rPr>
          <w:t xml:space="preserve"> reduction in received and transmitted powers le</w:t>
        </w:r>
      </w:ins>
      <w:ins w:id="166" w:author="AD-IT-283" w:date="2023-09-12T17:43:00Z">
        <w:r w:rsidR="00733D77">
          <w:rPr>
            <w:b w:val="0"/>
            <w:bCs w:val="0"/>
            <w:lang w:bidi="ar-DZ"/>
          </w:rPr>
          <w:t>a</w:t>
        </w:r>
      </w:ins>
      <w:ins w:id="167" w:author="AD-IT-283" w:date="2023-09-12T17:42:00Z">
        <w:r w:rsidR="00D41442" w:rsidRPr="00D41442">
          <w:rPr>
            <w:b w:val="0"/>
            <w:bCs w:val="0"/>
            <w:lang w:bidi="ar-DZ"/>
            <w:rPrChange w:id="168" w:author="AD-IT-283" w:date="2023-09-12T17:42:00Z">
              <w:rPr>
                <w:b w:val="0"/>
                <w:bCs w:val="0"/>
                <w:highlight w:val="yellow"/>
                <w:lang w:bidi="ar-DZ"/>
              </w:rPr>
            </w:rPrChange>
          </w:rPr>
          <w:t>d</w:t>
        </w:r>
      </w:ins>
      <w:ins w:id="169" w:author="AD-IT-283" w:date="2023-09-12T17:43:00Z">
        <w:r w:rsidR="00733D77">
          <w:rPr>
            <w:b w:val="0"/>
            <w:bCs w:val="0"/>
            <w:lang w:bidi="ar-DZ"/>
          </w:rPr>
          <w:t>s</w:t>
        </w:r>
      </w:ins>
      <w:ins w:id="170" w:author="AD-IT-283" w:date="2023-09-13T12:11:00Z">
        <w:r w:rsidR="00FC2AA0">
          <w:rPr>
            <w:b w:val="0"/>
            <w:bCs w:val="0"/>
            <w:lang w:bidi="ar-DZ"/>
          </w:rPr>
          <w:t xml:space="preserve"> to</w:t>
        </w:r>
      </w:ins>
      <w:ins w:id="171" w:author="AD-IT-283" w:date="2023-09-12T17:42:00Z">
        <w:r w:rsidR="00D41442" w:rsidRPr="00D41442">
          <w:rPr>
            <w:b w:val="0"/>
            <w:bCs w:val="0"/>
            <w:lang w:bidi="ar-DZ"/>
            <w:rPrChange w:id="172" w:author="AD-IT-283" w:date="2023-09-12T17:42:00Z">
              <w:rPr>
                <w:b w:val="0"/>
                <w:bCs w:val="0"/>
                <w:highlight w:val="yellow"/>
                <w:lang w:bidi="ar-DZ"/>
              </w:rPr>
            </w:rPrChange>
          </w:rPr>
          <w:t xml:space="preserve"> </w:t>
        </w:r>
      </w:ins>
      <w:ins w:id="173" w:author="AD-IT-283" w:date="2023-09-13T14:52:00Z">
        <w:r w:rsidR="008F29FE">
          <w:rPr>
            <w:b w:val="0"/>
            <w:bCs w:val="0"/>
            <w:lang w:bidi="ar-DZ"/>
          </w:rPr>
          <w:t>reduction</w:t>
        </w:r>
      </w:ins>
      <w:ins w:id="174" w:author="AD-IT-283" w:date="2023-09-12T17:42:00Z">
        <w:r w:rsidR="00D41442" w:rsidRPr="00D41442">
          <w:rPr>
            <w:b w:val="0"/>
            <w:bCs w:val="0"/>
            <w:lang w:bidi="ar-DZ"/>
            <w:rPrChange w:id="175" w:author="AD-IT-283" w:date="2023-09-12T17:42:00Z">
              <w:rPr>
                <w:b w:val="0"/>
                <w:bCs w:val="0"/>
                <w:highlight w:val="yellow"/>
                <w:lang w:bidi="ar-DZ"/>
              </w:rPr>
            </w:rPrChange>
          </w:rPr>
          <w:t xml:space="preserve"> in the maximum achievable distance between the antenna tower and the counterfeit/substandard mobile phones to sustain a connection, particularly for voice calls. </w:t>
        </w:r>
      </w:ins>
    </w:p>
    <w:p w14:paraId="5C524E8F" w14:textId="77777777" w:rsidR="00D41442" w:rsidRPr="0009351D" w:rsidRDefault="00D41442">
      <w:pPr>
        <w:pStyle w:val="ListParagraph"/>
        <w:ind w:left="915"/>
        <w:jc w:val="both"/>
        <w:rPr>
          <w:ins w:id="176" w:author="AD-IT-283" w:date="2023-09-12T17:38:00Z"/>
          <w:b/>
          <w:bCs/>
          <w:lang w:eastAsia="ja-JP" w:bidi="ar-DZ"/>
          <w:rPrChange w:id="177" w:author="AD-IT-283" w:date="2023-09-12T17:38:00Z">
            <w:rPr>
              <w:ins w:id="178" w:author="AD-IT-283" w:date="2023-09-12T17:38:00Z"/>
              <w:rFonts w:cs="Arial"/>
              <w:szCs w:val="26"/>
              <w:lang w:val="en-GB" w:eastAsia="ja-JP" w:bidi="ar-DZ"/>
            </w:rPr>
          </w:rPrChange>
        </w:rPr>
        <w:pPrChange w:id="179" w:author="AD-IT-283" w:date="2023-09-12T17:40:00Z">
          <w:pPr>
            <w:jc w:val="both"/>
          </w:pPr>
        </w:pPrChange>
      </w:pPr>
    </w:p>
    <w:p w14:paraId="66A1B958" w14:textId="2113EAE0" w:rsidR="0009351D" w:rsidRDefault="0009351D">
      <w:pPr>
        <w:pStyle w:val="Heading2"/>
        <w:rPr>
          <w:ins w:id="180" w:author="AD-IT-283" w:date="2023-09-12T17:38:00Z"/>
          <w:lang w:bidi="ar-DZ"/>
        </w:rPr>
        <w:pPrChange w:id="181" w:author="AD-IT-283" w:date="2023-09-12T17:38:00Z">
          <w:pPr>
            <w:jc w:val="both"/>
          </w:pPr>
        </w:pPrChange>
      </w:pPr>
      <w:ins w:id="182" w:author="AD-IT-283" w:date="2023-09-12T17:38:00Z">
        <w:r w:rsidRPr="0009351D">
          <w:rPr>
            <w:lang w:bidi="ar-DZ"/>
            <w:rPrChange w:id="183" w:author="AD-IT-283" w:date="2023-09-12T17:38:00Z">
              <w:rPr>
                <w:highlight w:val="yellow"/>
                <w:lang w:bidi="ar-DZ"/>
              </w:rPr>
            </w:rPrChange>
          </w:rPr>
          <w:t>Security Vulnerability</w:t>
        </w:r>
      </w:ins>
      <w:ins w:id="184" w:author="AD-IT-283" w:date="2023-09-12T18:07:00Z">
        <w:r w:rsidR="00590A99">
          <w:rPr>
            <w:lang w:bidi="ar-DZ"/>
          </w:rPr>
          <w:t>:</w:t>
        </w:r>
      </w:ins>
    </w:p>
    <w:p w14:paraId="687AC9E2" w14:textId="000E5C3D" w:rsidR="00991E1E" w:rsidRPr="00991E1E" w:rsidRDefault="00991E1E" w:rsidP="00991E1E">
      <w:pPr>
        <w:jc w:val="both"/>
        <w:rPr>
          <w:ins w:id="185" w:author="AD-IT-283" w:date="2023-09-12T17:38:00Z"/>
          <w:lang w:val="en-GB" w:eastAsia="ja-JP" w:bidi="ar-DZ"/>
          <w:rPrChange w:id="186" w:author="AD-IT-283" w:date="2023-09-12T17:38:00Z">
            <w:rPr>
              <w:ins w:id="187" w:author="AD-IT-283" w:date="2023-09-12T17:38:00Z"/>
              <w:highlight w:val="yellow"/>
              <w:lang w:val="en-GB" w:eastAsia="ja-JP" w:bidi="ar-DZ"/>
            </w:rPr>
          </w:rPrChange>
        </w:rPr>
      </w:pPr>
      <w:ins w:id="188" w:author="AD-IT-283" w:date="2023-09-12T17:38:00Z">
        <w:r w:rsidRPr="00991E1E">
          <w:rPr>
            <w:lang w:val="en-GB" w:eastAsia="ja-JP" w:bidi="ar-DZ"/>
            <w:rPrChange w:id="189" w:author="AD-IT-283" w:date="2023-09-12T17:38:00Z">
              <w:rPr>
                <w:highlight w:val="yellow"/>
                <w:lang w:val="en-GB" w:eastAsia="ja-JP" w:bidi="ar-DZ"/>
              </w:rPr>
            </w:rPrChange>
          </w:rPr>
          <w:t xml:space="preserve">Counterfeiting mobile devices </w:t>
        </w:r>
      </w:ins>
      <w:ins w:id="190" w:author="AD-IT-283" w:date="2023-09-15T10:17:00Z">
        <w:r w:rsidR="00BA20A7">
          <w:rPr>
            <w:lang w:val="en-GB" w:eastAsia="ja-JP" w:bidi="ar-DZ"/>
          </w:rPr>
          <w:t>may not have</w:t>
        </w:r>
      </w:ins>
      <w:ins w:id="191" w:author="AD-IT-283" w:date="2023-09-12T17:38:00Z">
        <w:r w:rsidRPr="00991E1E">
          <w:rPr>
            <w:lang w:val="en-GB" w:eastAsia="ja-JP" w:bidi="ar-DZ"/>
            <w:rPrChange w:id="192" w:author="AD-IT-283" w:date="2023-09-12T17:38:00Z">
              <w:rPr>
                <w:highlight w:val="yellow"/>
                <w:lang w:val="en-GB" w:eastAsia="ja-JP" w:bidi="ar-DZ"/>
              </w:rPr>
            </w:rPrChange>
          </w:rPr>
          <w:t xml:space="preserve"> proper security features and software updates, making them more susceptible to viruses, malwares, and other security threats. These </w:t>
        </w:r>
      </w:ins>
      <w:ins w:id="193" w:author="AD-IT-283" w:date="2023-09-13T12:13:00Z">
        <w:r w:rsidR="00712849">
          <w:rPr>
            <w:lang w:val="en-GB" w:eastAsia="ja-JP" w:bidi="ar-DZ"/>
          </w:rPr>
          <w:t>devices</w:t>
        </w:r>
      </w:ins>
      <w:ins w:id="194" w:author="AD-IT-283" w:date="2023-09-12T17:38:00Z">
        <w:r w:rsidRPr="00991E1E">
          <w:rPr>
            <w:lang w:val="en-GB" w:eastAsia="ja-JP" w:bidi="ar-DZ"/>
            <w:rPrChange w:id="195" w:author="AD-IT-283" w:date="2023-09-12T17:38:00Z">
              <w:rPr>
                <w:highlight w:val="yellow"/>
                <w:lang w:val="en-GB" w:eastAsia="ja-JP" w:bidi="ar-DZ"/>
              </w:rPr>
            </w:rPrChange>
          </w:rPr>
          <w:t xml:space="preserve"> can significantly impact the networks </w:t>
        </w:r>
      </w:ins>
      <w:ins w:id="196" w:author="AD-IT-283" w:date="2023-09-15T11:50:00Z">
        <w:r w:rsidR="00143A30">
          <w:rPr>
            <w:lang w:val="en-GB" w:eastAsia="ja-JP" w:bidi="ar-DZ"/>
          </w:rPr>
          <w:t xml:space="preserve">performance </w:t>
        </w:r>
      </w:ins>
      <w:ins w:id="197" w:author="AD-IT-283" w:date="2023-09-15T11:51:00Z">
        <w:r w:rsidR="00143A30">
          <w:rPr>
            <w:lang w:val="en-GB" w:eastAsia="ja-JP" w:bidi="ar-DZ"/>
          </w:rPr>
          <w:t>due</w:t>
        </w:r>
      </w:ins>
      <w:ins w:id="198" w:author="AD-IT-283" w:date="2023-09-15T12:10:00Z">
        <w:r w:rsidR="00143A30">
          <w:rPr>
            <w:lang w:val="en-GB" w:eastAsia="ja-JP" w:bidi="ar-DZ"/>
          </w:rPr>
          <w:t xml:space="preserve"> to various</w:t>
        </w:r>
      </w:ins>
      <w:ins w:id="199" w:author="AD-IT-283" w:date="2023-09-12T17:38:00Z">
        <w:r w:rsidRPr="00991E1E">
          <w:rPr>
            <w:lang w:val="en-GB" w:eastAsia="ja-JP" w:bidi="ar-DZ"/>
            <w:rPrChange w:id="200" w:author="AD-IT-283" w:date="2023-09-12T17:38:00Z">
              <w:rPr>
                <w:highlight w:val="yellow"/>
                <w:lang w:val="en-GB" w:eastAsia="ja-JP" w:bidi="ar-DZ"/>
              </w:rPr>
            </w:rPrChange>
          </w:rPr>
          <w:t xml:space="preserve"> attacks and </w:t>
        </w:r>
      </w:ins>
      <w:ins w:id="201" w:author="AD-IT-283" w:date="2023-09-15T12:12:00Z">
        <w:r w:rsidR="008E6ABA">
          <w:rPr>
            <w:lang w:val="en-GB" w:eastAsia="ja-JP" w:bidi="ar-DZ"/>
          </w:rPr>
          <w:t xml:space="preserve">can </w:t>
        </w:r>
      </w:ins>
      <w:ins w:id="202" w:author="AD-IT-283" w:date="2023-09-12T17:38:00Z">
        <w:r w:rsidR="008E6ABA" w:rsidRPr="0070723B">
          <w:rPr>
            <w:lang w:val="en-GB" w:eastAsia="ja-JP" w:bidi="ar-DZ"/>
          </w:rPr>
          <w:t>disrupt</w:t>
        </w:r>
      </w:ins>
      <w:ins w:id="203" w:author="AD-IT-283" w:date="2023-09-15T12:12:00Z">
        <w:r w:rsidR="0070723B">
          <w:rPr>
            <w:lang w:val="en-GB" w:eastAsia="ja-JP" w:bidi="ar-DZ"/>
          </w:rPr>
          <w:t xml:space="preserve"> the</w:t>
        </w:r>
      </w:ins>
      <w:ins w:id="204" w:author="AD-IT-283" w:date="2023-09-12T17:38:00Z">
        <w:r w:rsidRPr="00991E1E">
          <w:rPr>
            <w:lang w:val="en-GB" w:eastAsia="ja-JP" w:bidi="ar-DZ"/>
            <w:rPrChange w:id="205" w:author="AD-IT-283" w:date="2023-09-12T17:38:00Z">
              <w:rPr>
                <w:highlight w:val="yellow"/>
                <w:lang w:val="en-GB" w:eastAsia="ja-JP" w:bidi="ar-DZ"/>
              </w:rPr>
            </w:rPrChange>
          </w:rPr>
          <w:t xml:space="preserve"> service availability to the genuine mobile phone users. </w:t>
        </w:r>
      </w:ins>
    </w:p>
    <w:p w14:paraId="4E3F55E1" w14:textId="77777777" w:rsidR="0009351D" w:rsidRPr="0009351D" w:rsidRDefault="0009351D" w:rsidP="0009351D">
      <w:pPr>
        <w:jc w:val="both"/>
        <w:rPr>
          <w:b/>
          <w:bCs/>
          <w:lang w:eastAsia="ja-JP" w:bidi="ar-DZ"/>
          <w:rPrChange w:id="206" w:author="AD-IT-283" w:date="2023-09-12T17:38:00Z">
            <w:rPr>
              <w:lang w:eastAsia="ja-JP" w:bidi="ar-DZ"/>
            </w:rPr>
          </w:rPrChange>
        </w:rPr>
      </w:pPr>
    </w:p>
    <w:p w14:paraId="3450135E" w14:textId="24D05AE0" w:rsidR="00340A51" w:rsidRDefault="00914F5F" w:rsidP="00477BAA">
      <w:pPr>
        <w:pStyle w:val="Heading1"/>
        <w:rPr>
          <w:lang w:bidi="ar-DZ"/>
        </w:rPr>
      </w:pPr>
      <w:bookmarkStart w:id="207" w:name="_Toc67298955"/>
      <w:r w:rsidRPr="00760EDF">
        <w:rPr>
          <w:lang w:bidi="ar-DZ"/>
        </w:rPr>
        <w:t>Conclusions</w:t>
      </w:r>
      <w:bookmarkEnd w:id="207"/>
    </w:p>
    <w:p w14:paraId="61A940DD" w14:textId="170F5F8F" w:rsidR="003D74BB" w:rsidRDefault="003D74BB" w:rsidP="0098303F">
      <w:pPr>
        <w:spacing w:after="120"/>
        <w:jc w:val="both"/>
        <w:rPr>
          <w:lang w:eastAsia="ja-JP" w:bidi="ar-DZ"/>
        </w:rPr>
      </w:pPr>
      <w:r>
        <w:rPr>
          <w:lang w:eastAsia="ja-JP" w:bidi="ar-DZ"/>
        </w:rPr>
        <w:t xml:space="preserve">There’s evidence </w:t>
      </w:r>
      <w:r w:rsidR="00F54D20">
        <w:rPr>
          <w:lang w:eastAsia="ja-JP" w:bidi="ar-DZ"/>
        </w:rPr>
        <w:t xml:space="preserve">that </w:t>
      </w:r>
      <w:r w:rsidR="00ED6921">
        <w:rPr>
          <w:lang w:eastAsia="ja-JP" w:bidi="ar-DZ"/>
        </w:rPr>
        <w:t xml:space="preserve">the use </w:t>
      </w:r>
      <w:r w:rsidR="00F54D20">
        <w:rPr>
          <w:lang w:eastAsia="ja-JP" w:bidi="ar-DZ"/>
        </w:rPr>
        <w:t>counterfeit</w:t>
      </w:r>
      <w:r w:rsidR="00634559">
        <w:rPr>
          <w:lang w:eastAsia="ja-JP" w:bidi="ar-DZ"/>
        </w:rPr>
        <w:t xml:space="preserve"> devices </w:t>
      </w:r>
      <w:r w:rsidR="00367AD6">
        <w:rPr>
          <w:lang w:eastAsia="ja-JP" w:bidi="ar-DZ"/>
        </w:rPr>
        <w:t xml:space="preserve">lower the overall quality of service (QoS) and causes a negative impact </w:t>
      </w:r>
      <w:r w:rsidR="00ED6921">
        <w:rPr>
          <w:lang w:eastAsia="ja-JP" w:bidi="ar-DZ"/>
        </w:rPr>
        <w:t>on mobile networks</w:t>
      </w:r>
      <w:r w:rsidR="003C3AF8">
        <w:rPr>
          <w:lang w:eastAsia="ja-JP" w:bidi="ar-DZ"/>
        </w:rPr>
        <w:t xml:space="preserve">. In </w:t>
      </w:r>
      <w:r w:rsidR="00684AF1">
        <w:rPr>
          <w:lang w:eastAsia="ja-JP" w:bidi="ar-DZ"/>
        </w:rPr>
        <w:t>the</w:t>
      </w:r>
      <w:r w:rsidR="003C3AF8">
        <w:rPr>
          <w:lang w:eastAsia="ja-JP" w:bidi="ar-DZ"/>
        </w:rPr>
        <w:t xml:space="preserve"> </w:t>
      </w:r>
      <w:r w:rsidR="00C63571">
        <w:rPr>
          <w:lang w:eastAsia="ja-JP" w:bidi="ar-DZ"/>
        </w:rPr>
        <w:t>report</w:t>
      </w:r>
      <w:r w:rsidR="008A4D12">
        <w:rPr>
          <w:lang w:eastAsia="ja-JP" w:bidi="ar-DZ"/>
        </w:rPr>
        <w:t xml:space="preserve"> </w:t>
      </w:r>
      <w:r w:rsidR="002E2274">
        <w:rPr>
          <w:lang w:eastAsia="ja-JP" w:bidi="ar-DZ"/>
        </w:rPr>
        <w:t>[</w:t>
      </w:r>
      <w:r w:rsidR="002E2274">
        <w:t>b-IEEE-Report</w:t>
      </w:r>
      <w:r w:rsidR="002E2274">
        <w:rPr>
          <w:lang w:eastAsia="ja-JP" w:bidi="ar-DZ"/>
        </w:rPr>
        <w:t>]</w:t>
      </w:r>
      <w:r w:rsidR="00E37E07">
        <w:rPr>
          <w:lang w:eastAsia="ja-JP" w:bidi="ar-DZ"/>
        </w:rPr>
        <w:t>, it’s shown results of tests</w:t>
      </w:r>
      <w:r w:rsidR="003E24F9">
        <w:rPr>
          <w:lang w:eastAsia="ja-JP" w:bidi="ar-DZ"/>
        </w:rPr>
        <w:t>, using 3GPP specification</w:t>
      </w:r>
      <w:r w:rsidR="00F571B3">
        <w:rPr>
          <w:lang w:eastAsia="ja-JP" w:bidi="ar-DZ"/>
        </w:rPr>
        <w:t xml:space="preserve"> </w:t>
      </w:r>
      <w:r w:rsidR="003E24F9">
        <w:rPr>
          <w:lang w:eastAsia="ja-JP" w:bidi="ar-DZ"/>
        </w:rPr>
        <w:t>[TS</w:t>
      </w:r>
      <w:r w:rsidR="00C63571">
        <w:rPr>
          <w:lang w:eastAsia="ja-JP" w:bidi="ar-DZ"/>
        </w:rPr>
        <w:t>51.010-1]</w:t>
      </w:r>
      <w:r w:rsidR="003E24F9">
        <w:rPr>
          <w:lang w:eastAsia="ja-JP" w:bidi="ar-DZ"/>
        </w:rPr>
        <w:t>,</w:t>
      </w:r>
      <w:r w:rsidR="00E37E07">
        <w:rPr>
          <w:lang w:eastAsia="ja-JP" w:bidi="ar-DZ"/>
        </w:rPr>
        <w:t xml:space="preserve"> of substan</w:t>
      </w:r>
      <w:r w:rsidR="00D16FF2">
        <w:rPr>
          <w:lang w:eastAsia="ja-JP" w:bidi="ar-DZ"/>
        </w:rPr>
        <w:t>dard and counterfeit phones along with original devices</w:t>
      </w:r>
      <w:r w:rsidR="00C351B6">
        <w:rPr>
          <w:lang w:eastAsia="ja-JP" w:bidi="ar-DZ"/>
        </w:rPr>
        <w:t>.</w:t>
      </w:r>
      <w:r w:rsidR="00AA0309">
        <w:rPr>
          <w:lang w:eastAsia="ja-JP" w:bidi="ar-DZ"/>
        </w:rPr>
        <w:t xml:space="preserve"> </w:t>
      </w:r>
      <w:r w:rsidR="00FD5D6A">
        <w:rPr>
          <w:lang w:eastAsia="ja-JP" w:bidi="ar-DZ"/>
        </w:rPr>
        <w:t xml:space="preserve">The </w:t>
      </w:r>
      <w:r w:rsidR="002E0CE2">
        <w:rPr>
          <w:lang w:eastAsia="ja-JP" w:bidi="ar-DZ"/>
        </w:rPr>
        <w:t>results of the tests provided findings</w:t>
      </w:r>
      <w:r w:rsidR="002C7AB4">
        <w:rPr>
          <w:lang w:eastAsia="ja-JP" w:bidi="ar-DZ"/>
        </w:rPr>
        <w:t xml:space="preserve"> that show that substandard/counterfeit devices present</w:t>
      </w:r>
      <w:r w:rsidR="00EF6912">
        <w:rPr>
          <w:lang w:eastAsia="ja-JP" w:bidi="ar-DZ"/>
        </w:rPr>
        <w:t>ed</w:t>
      </w:r>
      <w:r w:rsidR="00B23248">
        <w:rPr>
          <w:lang w:eastAsia="ja-JP" w:bidi="ar-DZ"/>
        </w:rPr>
        <w:t xml:space="preserve"> a lower sensitivity, </w:t>
      </w:r>
      <w:r w:rsidR="000B277C">
        <w:rPr>
          <w:lang w:eastAsia="ja-JP" w:bidi="ar-DZ"/>
        </w:rPr>
        <w:t>lower transmit power,</w:t>
      </w:r>
      <w:r w:rsidR="001546CD">
        <w:rPr>
          <w:lang w:eastAsia="ja-JP" w:bidi="ar-DZ"/>
        </w:rPr>
        <w:t xml:space="preserve"> higher absolute frequency error </w:t>
      </w:r>
      <w:r w:rsidR="00EF6912">
        <w:rPr>
          <w:lang w:eastAsia="ja-JP" w:bidi="ar-DZ"/>
        </w:rPr>
        <w:t>and longer handover time when compared to original devices.</w:t>
      </w:r>
      <w:r w:rsidR="008423E2">
        <w:rPr>
          <w:lang w:eastAsia="ja-JP" w:bidi="ar-DZ"/>
        </w:rPr>
        <w:t xml:space="preserve"> Those poor </w:t>
      </w:r>
      <w:r w:rsidR="006D5EA7">
        <w:rPr>
          <w:lang w:eastAsia="ja-JP" w:bidi="ar-DZ"/>
        </w:rPr>
        <w:t xml:space="preserve">performance characteristics have several impacts on the mobile network as described in section </w:t>
      </w:r>
      <w:r w:rsidR="006F5853">
        <w:rPr>
          <w:lang w:eastAsia="ja-JP" w:bidi="ar-DZ"/>
        </w:rPr>
        <w:t>6</w:t>
      </w:r>
      <w:r w:rsidR="006D5EA7">
        <w:rPr>
          <w:lang w:eastAsia="ja-JP" w:bidi="ar-DZ"/>
        </w:rPr>
        <w:t>.</w:t>
      </w:r>
    </w:p>
    <w:p w14:paraId="244FB8FA" w14:textId="77777777" w:rsidR="00087B82" w:rsidRDefault="00087B82">
      <w:pPr>
        <w:spacing w:before="0"/>
        <w:rPr>
          <w:rFonts w:eastAsiaTheme="minorHAnsi"/>
          <w:lang w:eastAsia="en-US"/>
        </w:rPr>
      </w:pPr>
      <w:r>
        <w:rPr>
          <w:rFonts w:eastAsiaTheme="minorHAnsi"/>
          <w:lang w:eastAsia="en-US"/>
        </w:rPr>
        <w:br w:type="page"/>
      </w:r>
    </w:p>
    <w:p w14:paraId="217825BD" w14:textId="77777777" w:rsidR="002D41EB" w:rsidRDefault="002D41EB" w:rsidP="000C47AA">
      <w:pPr>
        <w:pStyle w:val="AnnexNotitle"/>
        <w:rPr>
          <w:lang w:bidi="ar-DZ"/>
        </w:rPr>
      </w:pPr>
      <w:r>
        <w:rPr>
          <w:lang w:bidi="ar-DZ"/>
        </w:rPr>
        <w:lastRenderedPageBreak/>
        <w:t>Annex</w:t>
      </w:r>
      <w:r w:rsidR="002B0E11">
        <w:rPr>
          <w:lang w:bidi="ar-DZ"/>
        </w:rPr>
        <w:t xml:space="preserve"> A</w:t>
      </w:r>
    </w:p>
    <w:p w14:paraId="194C921D" w14:textId="77777777" w:rsidR="00087B82" w:rsidRDefault="00087B82" w:rsidP="00087B82">
      <w:pPr>
        <w:jc w:val="center"/>
        <w:rPr>
          <w:b/>
          <w:bCs/>
          <w:sz w:val="28"/>
          <w:szCs w:val="22"/>
          <w:lang w:val="en-GB" w:eastAsia="en-US" w:bidi="ar-DZ"/>
        </w:rPr>
      </w:pPr>
      <w:r w:rsidRPr="00087B82">
        <w:rPr>
          <w:b/>
          <w:bCs/>
          <w:sz w:val="28"/>
          <w:szCs w:val="22"/>
          <w:lang w:val="en-GB" w:eastAsia="en-US" w:bidi="ar-DZ"/>
        </w:rPr>
        <w:t>Country Experiences</w:t>
      </w:r>
    </w:p>
    <w:p w14:paraId="298E1CD5" w14:textId="77777777" w:rsidR="00B349FE" w:rsidRDefault="00B349FE" w:rsidP="00087B82">
      <w:pPr>
        <w:jc w:val="center"/>
        <w:rPr>
          <w:b/>
          <w:bCs/>
          <w:sz w:val="28"/>
          <w:szCs w:val="22"/>
          <w:lang w:val="en-GB" w:eastAsia="en-US" w:bidi="ar-DZ"/>
        </w:rPr>
      </w:pPr>
    </w:p>
    <w:p w14:paraId="4BF4D6FE" w14:textId="77777777" w:rsidR="00B349FE" w:rsidRPr="00AD0FD3" w:rsidRDefault="00B349FE" w:rsidP="00B349FE">
      <w:pPr>
        <w:jc w:val="both"/>
        <w:rPr>
          <w:i/>
          <w:iCs/>
          <w:lang w:val="en-GB" w:eastAsia="ja-JP" w:bidi="ar-DZ"/>
        </w:rPr>
      </w:pPr>
      <w:r w:rsidRPr="00AD0FD3">
        <w:rPr>
          <w:i/>
          <w:iCs/>
          <w:highlight w:val="yellow"/>
          <w:lang w:val="en-GB" w:eastAsia="ja-JP" w:bidi="ar-DZ"/>
        </w:rPr>
        <w:t xml:space="preserve">[Editor’s Note: The experience should be focused on the QoS/QoE impact, for how to remove the CF devices we have the </w:t>
      </w:r>
      <w:r w:rsidR="003B7794" w:rsidRPr="00AD0FD3">
        <w:rPr>
          <w:i/>
          <w:iCs/>
          <w:highlight w:val="yellow"/>
        </w:rPr>
        <w:t>Q.Sup.CFS-Use-Cases</w:t>
      </w:r>
      <w:r w:rsidRPr="00AD0FD3">
        <w:rPr>
          <w:i/>
          <w:iCs/>
          <w:highlight w:val="yellow"/>
          <w:lang w:val="en-GB" w:eastAsia="ja-JP" w:bidi="ar-DZ"/>
        </w:rPr>
        <w:t>].</w:t>
      </w:r>
    </w:p>
    <w:p w14:paraId="1D3C0ABA" w14:textId="0D882576" w:rsidR="00087B82" w:rsidRPr="00751F7A" w:rsidRDefault="00087B82" w:rsidP="0098303F">
      <w:pPr>
        <w:pStyle w:val="Heading1"/>
        <w:numPr>
          <w:ilvl w:val="0"/>
          <w:numId w:val="4"/>
        </w:numPr>
        <w:tabs>
          <w:tab w:val="clear" w:pos="4685"/>
        </w:tabs>
        <w:ind w:left="450"/>
        <w:rPr>
          <w:lang w:bidi="ar-DZ"/>
        </w:rPr>
      </w:pPr>
      <w:bookmarkStart w:id="208" w:name="_Toc67298956"/>
      <w:r w:rsidRPr="00751F7A">
        <w:rPr>
          <w:lang w:bidi="ar-DZ"/>
        </w:rPr>
        <w:t>Nigeria experience on the impact of counterfeiting on quality of service</w:t>
      </w:r>
      <w:bookmarkEnd w:id="208"/>
    </w:p>
    <w:p w14:paraId="23745245" w14:textId="77777777" w:rsidR="00087B82" w:rsidRDefault="00087B82" w:rsidP="00087B82">
      <w:pPr>
        <w:ind w:firstLine="432"/>
        <w:jc w:val="both"/>
        <w:rPr>
          <w:lang w:val="en-GB" w:eastAsia="ja-JP" w:bidi="ar-DZ"/>
        </w:rPr>
      </w:pPr>
      <w:r w:rsidRPr="00751F7A">
        <w:rPr>
          <w:lang w:val="en-GB" w:eastAsia="ja-JP" w:bidi="ar-DZ"/>
        </w:rPr>
        <w:t xml:space="preserve">A general survey conducted by one of Nigeria’s industry working groups showed that the majority of the operators in the telecommunication industry </w:t>
      </w:r>
      <w:r w:rsidR="005D1BCA">
        <w:rPr>
          <w:lang w:val="en-GB" w:eastAsia="ja-JP" w:bidi="ar-DZ"/>
        </w:rPr>
        <w:t xml:space="preserve">showed from their answers to survey questions </w:t>
      </w:r>
      <w:r w:rsidRPr="00751F7A">
        <w:rPr>
          <w:lang w:val="en-GB" w:eastAsia="ja-JP" w:bidi="ar-DZ"/>
        </w:rPr>
        <w:t>that counterfeit devices are impacting negatively on the quality of service, and</w:t>
      </w:r>
      <w:r>
        <w:rPr>
          <w:lang w:val="en-GB" w:eastAsia="ja-JP" w:bidi="ar-DZ"/>
        </w:rPr>
        <w:t xml:space="preserve"> that it is necessary t</w:t>
      </w:r>
      <w:r w:rsidRPr="00751F7A">
        <w:rPr>
          <w:lang w:val="en-GB" w:eastAsia="ja-JP" w:bidi="ar-DZ"/>
        </w:rPr>
        <w:t>o</w:t>
      </w:r>
      <w:r>
        <w:rPr>
          <w:lang w:val="en-GB" w:eastAsia="ja-JP" w:bidi="ar-DZ"/>
        </w:rPr>
        <w:t xml:space="preserve"> </w:t>
      </w:r>
      <w:r w:rsidRPr="00751F7A">
        <w:rPr>
          <w:lang w:val="en-GB" w:eastAsia="ja-JP" w:bidi="ar-DZ"/>
        </w:rPr>
        <w:t>control the influx of counterfeit mobile devices into the country in order to curb the negative effects such devices are having on the quality of service and quality of experience of the consumers and subscribers. This cannot be generalized until other regions or countries also share their own experiences so that this can be juxtaposed and benchmarked to have common recommendations.</w:t>
      </w:r>
    </w:p>
    <w:p w14:paraId="4084EC98" w14:textId="77777777" w:rsidR="00087B82" w:rsidRPr="00751F7A" w:rsidRDefault="00087B82" w:rsidP="00650B63">
      <w:pPr>
        <w:pStyle w:val="Heading2"/>
        <w:numPr>
          <w:ilvl w:val="1"/>
          <w:numId w:val="4"/>
        </w:numPr>
        <w:jc w:val="both"/>
        <w:rPr>
          <w:lang w:bidi="ar-DZ"/>
        </w:rPr>
      </w:pPr>
      <w:bookmarkStart w:id="209" w:name="_Toc67298957"/>
      <w:r w:rsidRPr="00751F7A">
        <w:rPr>
          <w:lang w:bidi="ar-DZ"/>
        </w:rPr>
        <w:t>Overview of the situation</w:t>
      </w:r>
      <w:bookmarkEnd w:id="209"/>
    </w:p>
    <w:p w14:paraId="467560A7" w14:textId="5EFCD54C" w:rsidR="00087B82" w:rsidRPr="00751F7A" w:rsidRDefault="00087B82" w:rsidP="00087B82">
      <w:pPr>
        <w:ind w:firstLine="567"/>
        <w:jc w:val="both"/>
        <w:rPr>
          <w:lang w:val="en-GB" w:eastAsia="ja-JP" w:bidi="ar-DZ"/>
        </w:rPr>
      </w:pPr>
      <w:r w:rsidRPr="00751F7A">
        <w:rPr>
          <w:lang w:val="en-GB" w:eastAsia="ja-JP" w:bidi="ar-DZ"/>
        </w:rPr>
        <w:t>From the Nigerian experience, which showed that technical problems affecting QoS can be caused by counterfeit terminals, mobile telephone operators which has been brought to the attention of the Nigerian Communications Commission during a couple of Industry Working Group meetings  in the year 2019.</w:t>
      </w:r>
    </w:p>
    <w:p w14:paraId="2009D3EA" w14:textId="77777777" w:rsidR="00087B82" w:rsidRDefault="00087B82" w:rsidP="00087B82">
      <w:pPr>
        <w:ind w:firstLine="567"/>
        <w:jc w:val="both"/>
        <w:rPr>
          <w:lang w:val="en-GB" w:eastAsia="ja-JP" w:bidi="ar-DZ"/>
        </w:rPr>
      </w:pPr>
      <w:r w:rsidRPr="00751F7A">
        <w:rPr>
          <w:lang w:val="en-GB" w:eastAsia="ja-JP" w:bidi="ar-DZ"/>
        </w:rPr>
        <w:t xml:space="preserve">It is, thus, clear that the use of such terminals in networks has a negative impact on QoS parameters and it is important that influx of counterfeit devices should be minimized. </w:t>
      </w:r>
    </w:p>
    <w:p w14:paraId="34138B67" w14:textId="4D26BDD3" w:rsidR="00255DDE" w:rsidRPr="00751F7A" w:rsidRDefault="00255DDE" w:rsidP="00255DDE">
      <w:pPr>
        <w:pStyle w:val="Heading2"/>
        <w:numPr>
          <w:ilvl w:val="1"/>
          <w:numId w:val="4"/>
        </w:numPr>
        <w:jc w:val="both"/>
        <w:rPr>
          <w:lang w:bidi="ar-DZ"/>
        </w:rPr>
      </w:pPr>
      <w:bookmarkStart w:id="210" w:name="_Toc67298958"/>
      <w:r>
        <w:rPr>
          <w:lang w:bidi="ar-DZ"/>
        </w:rPr>
        <w:t>Data on the impact of CF on QoE/QoS on Nigeria</w:t>
      </w:r>
      <w:bookmarkEnd w:id="210"/>
    </w:p>
    <w:p w14:paraId="6CD7CEA0" w14:textId="77777777" w:rsidR="00255DDE" w:rsidRPr="00B30D1C" w:rsidRDefault="00255DDE" w:rsidP="00087B82">
      <w:pPr>
        <w:ind w:firstLine="567"/>
        <w:jc w:val="both"/>
        <w:rPr>
          <w:i/>
          <w:iCs/>
          <w:lang w:val="en-GB" w:eastAsia="ja-JP" w:bidi="ar-DZ"/>
        </w:rPr>
      </w:pPr>
      <w:r w:rsidRPr="00B30D1C">
        <w:rPr>
          <w:i/>
          <w:iCs/>
          <w:highlight w:val="yellow"/>
          <w:lang w:val="en-GB" w:eastAsia="ja-JP" w:bidi="ar-DZ"/>
        </w:rPr>
        <w:t>[Editors Note: include the information on this topic]</w:t>
      </w:r>
    </w:p>
    <w:p w14:paraId="48FF46D6" w14:textId="101FCCD2" w:rsidR="00087B82" w:rsidRPr="00087B82" w:rsidRDefault="00087B82" w:rsidP="00650B63">
      <w:pPr>
        <w:pStyle w:val="Heading2"/>
        <w:numPr>
          <w:ilvl w:val="1"/>
          <w:numId w:val="4"/>
        </w:numPr>
        <w:jc w:val="both"/>
        <w:rPr>
          <w:lang w:bidi="ar-DZ"/>
        </w:rPr>
      </w:pPr>
      <w:bookmarkStart w:id="211" w:name="_Toc67298960"/>
      <w:r w:rsidRPr="00087B82">
        <w:rPr>
          <w:lang w:bidi="ar-DZ"/>
        </w:rPr>
        <w:t>Conclusion</w:t>
      </w:r>
      <w:bookmarkEnd w:id="211"/>
    </w:p>
    <w:p w14:paraId="044D595C" w14:textId="77777777" w:rsidR="00F130CE" w:rsidRPr="00B30D1C" w:rsidRDefault="00F130CE" w:rsidP="00087B82">
      <w:pPr>
        <w:ind w:firstLine="567"/>
        <w:jc w:val="both"/>
        <w:rPr>
          <w:i/>
          <w:iCs/>
          <w:lang w:val="en-GB" w:eastAsia="ja-JP" w:bidi="ar-DZ"/>
        </w:rPr>
      </w:pPr>
      <w:r w:rsidRPr="00B30D1C">
        <w:rPr>
          <w:i/>
          <w:iCs/>
          <w:highlight w:val="yellow"/>
          <w:lang w:val="en-GB" w:eastAsia="ja-JP" w:bidi="ar-DZ"/>
        </w:rPr>
        <w:t>[Editors Note: Conclusion should focus on the impact of QoE/QoS]</w:t>
      </w:r>
    </w:p>
    <w:p w14:paraId="2669DB31" w14:textId="77777777" w:rsidR="00087B82" w:rsidRPr="00087B82" w:rsidRDefault="00087B82" w:rsidP="00087B82">
      <w:pPr>
        <w:ind w:firstLine="567"/>
        <w:jc w:val="both"/>
        <w:rPr>
          <w:lang w:val="en-GB" w:eastAsia="ja-JP" w:bidi="ar-DZ"/>
        </w:rPr>
      </w:pPr>
      <w:r w:rsidRPr="00087B82">
        <w:rPr>
          <w:lang w:val="en-GB" w:eastAsia="ja-JP" w:bidi="ar-DZ"/>
        </w:rPr>
        <w:t>Stricter enforcement of IP laws is essential to curb the growing threat that counterfeiting and piracy pose to society. A first step towards effective actions consists of achieving a clear understanding of the scale of the problem.</w:t>
      </w:r>
    </w:p>
    <w:p w14:paraId="460AA631" w14:textId="77777777" w:rsidR="00087B82" w:rsidRPr="00087B82" w:rsidRDefault="00087B82" w:rsidP="00087B82">
      <w:pPr>
        <w:ind w:firstLine="567"/>
        <w:jc w:val="both"/>
        <w:rPr>
          <w:lang w:val="en-GB" w:eastAsia="ja-JP" w:bidi="ar-DZ"/>
        </w:rPr>
      </w:pPr>
      <w:r w:rsidRPr="00087B82">
        <w:rPr>
          <w:lang w:val="en-GB" w:eastAsia="ja-JP" w:bidi="ar-DZ"/>
        </w:rPr>
        <w:t>It is important to engage directly with national consumer protection agencies, international organizations and the private sector to promote effective anti-counterfeiting strategies.</w:t>
      </w:r>
    </w:p>
    <w:p w14:paraId="219672E7" w14:textId="77777777" w:rsidR="00087B82" w:rsidRPr="00087B82" w:rsidRDefault="00087B82" w:rsidP="00087B82">
      <w:pPr>
        <w:ind w:firstLine="567"/>
        <w:jc w:val="both"/>
        <w:rPr>
          <w:lang w:val="en-GB" w:eastAsia="ja-JP" w:bidi="ar-DZ"/>
        </w:rPr>
      </w:pPr>
      <w:r w:rsidRPr="00087B82">
        <w:rPr>
          <w:lang w:val="en-GB" w:eastAsia="ja-JP" w:bidi="ar-DZ"/>
        </w:rPr>
        <w:t>Campaigns such as FAKES COST MORE – IMPACT ON INDIDUAL AND NATIONAL ECONOMY could be promulgated in different countries to fight counterfeiting.</w:t>
      </w:r>
    </w:p>
    <w:p w14:paraId="23C2DE3D" w14:textId="77777777" w:rsidR="00087B82" w:rsidRDefault="00087B82" w:rsidP="00087B82">
      <w:pPr>
        <w:ind w:firstLine="567"/>
        <w:jc w:val="both"/>
        <w:rPr>
          <w:lang w:val="en-GB" w:eastAsia="ja-JP" w:bidi="ar-DZ"/>
        </w:rPr>
      </w:pPr>
      <w:r w:rsidRPr="00087B82">
        <w:rPr>
          <w:lang w:val="en-GB" w:eastAsia="ja-JP" w:bidi="ar-DZ"/>
        </w:rPr>
        <w:t>This contribution shows the mandatory need for regulators to accurately identify the counterfeit devices on the national network and to manage the network until all counterfeit devices are abolished. This can be done through the deployment of an accurate system backed up by the necessary regulation.</w:t>
      </w:r>
    </w:p>
    <w:p w14:paraId="4CFC21BD" w14:textId="77777777" w:rsidR="000C47AA" w:rsidRDefault="000C47AA">
      <w:pPr>
        <w:spacing w:before="0"/>
        <w:rPr>
          <w:lang w:val="en-GB" w:eastAsia="en-US" w:bidi="ar-DZ"/>
        </w:rPr>
      </w:pPr>
      <w:r>
        <w:rPr>
          <w:lang w:val="en-GB" w:eastAsia="en-US" w:bidi="ar-DZ"/>
        </w:rPr>
        <w:br w:type="page"/>
      </w:r>
    </w:p>
    <w:p w14:paraId="1923C3B5" w14:textId="5EA0A163" w:rsidR="00C51EB7" w:rsidRDefault="00C51EB7" w:rsidP="00C51EB7">
      <w:pPr>
        <w:pStyle w:val="Heading1"/>
        <w:numPr>
          <w:ilvl w:val="0"/>
          <w:numId w:val="0"/>
        </w:numPr>
        <w:ind w:left="432"/>
        <w:jc w:val="center"/>
        <w:rPr>
          <w:lang w:val="en-US"/>
        </w:rPr>
      </w:pPr>
      <w:bookmarkStart w:id="212" w:name="_Toc57822987"/>
      <w:r w:rsidRPr="00936B4D">
        <w:rPr>
          <w:lang w:val="en-US"/>
        </w:rPr>
        <w:lastRenderedPageBreak/>
        <w:t>Bibliography</w:t>
      </w:r>
      <w:bookmarkEnd w:id="212"/>
    </w:p>
    <w:p w14:paraId="0C17AAD5" w14:textId="77777777" w:rsidR="00C51EB7" w:rsidRPr="005950F7" w:rsidRDefault="00C51EB7" w:rsidP="00C51EB7"/>
    <w:p w14:paraId="03016A13" w14:textId="6AA22D2E" w:rsidR="00C51EB7" w:rsidRDefault="002800C0" w:rsidP="00C51EB7">
      <w:pPr>
        <w:spacing w:before="240" w:line="360" w:lineRule="auto"/>
      </w:pPr>
      <w:r>
        <w:rPr>
          <w:lang w:eastAsia="ja-JP" w:bidi="ar-DZ"/>
        </w:rPr>
        <w:t>[b-MWF-</w:t>
      </w:r>
      <w:r w:rsidR="00D6355A">
        <w:rPr>
          <w:lang w:eastAsia="ja-JP" w:bidi="ar-DZ"/>
        </w:rPr>
        <w:t>Publication</w:t>
      </w:r>
      <w:r w:rsidR="00C51EB7">
        <w:t>]</w:t>
      </w:r>
      <w:r w:rsidR="000933EE">
        <w:t xml:space="preserve"> </w:t>
      </w:r>
      <w:hyperlink r:id="rId20" w:history="1">
        <w:r w:rsidR="000933EE" w:rsidRPr="000933EE">
          <w:rPr>
            <w:rStyle w:val="Hyperlink"/>
          </w:rPr>
          <w:t>Counterfeit/substandard mobile phones - a resource guide for governments Framework for solutions to combat counterfeit</w:t>
        </w:r>
      </w:hyperlink>
      <w:r w:rsidR="00CC40D0">
        <w:t>.</w:t>
      </w:r>
      <w:r w:rsidR="006670E6">
        <w:t xml:space="preserve"> (</w:t>
      </w:r>
      <w:hyperlink r:id="rId21" w:history="1">
        <w:r w:rsidR="00CA4181" w:rsidRPr="00457023">
          <w:rPr>
            <w:rStyle w:val="Hyperlink"/>
          </w:rPr>
          <w:t>https://spotafakephone.com/docs/eng/MMF_CounterfeitPhones_EN.pdf</w:t>
        </w:r>
      </w:hyperlink>
      <w:r w:rsidR="00F9340D">
        <w:t>)</w:t>
      </w:r>
    </w:p>
    <w:p w14:paraId="0A704F73" w14:textId="41D9E364" w:rsidR="00CA4181" w:rsidRDefault="00CA4181" w:rsidP="00C51EB7">
      <w:pPr>
        <w:spacing w:before="240" w:line="360" w:lineRule="auto"/>
        <w:rPr>
          <w:ins w:id="213" w:author="AD-IT-283" w:date="2023-09-13T12:35:00Z"/>
        </w:rPr>
      </w:pPr>
      <w:r>
        <w:t>[</w:t>
      </w:r>
      <w:r w:rsidR="00D6355A">
        <w:t>b-IEEE-</w:t>
      </w:r>
      <w:r w:rsidR="00C63571">
        <w:t>Report</w:t>
      </w:r>
      <w:r w:rsidR="000933EE">
        <w:t xml:space="preserve">] </w:t>
      </w:r>
      <w:r w:rsidR="005314C1">
        <w:tab/>
      </w:r>
      <w:r w:rsidR="005314C1">
        <w:tab/>
      </w:r>
      <w:r w:rsidR="000933EE" w:rsidRPr="000933EE">
        <w:t>Substandard cell phones: impact on network quality and a new method to identify an unlicensed IMEI in the network</w:t>
      </w:r>
      <w:r w:rsidR="000933EE">
        <w:t xml:space="preserve"> (</w:t>
      </w:r>
      <w:ins w:id="214" w:author="AD-IT-283" w:date="2023-09-13T12:35:00Z">
        <w:r w:rsidR="00E80020">
          <w:fldChar w:fldCharType="begin"/>
        </w:r>
        <w:r w:rsidR="00E80020">
          <w:instrText xml:space="preserve"> HYPERLINK "</w:instrText>
        </w:r>
      </w:ins>
      <w:r w:rsidR="00E80020" w:rsidRPr="00DE2C09">
        <w:instrText>https://ieeexplore.ieee.org/document/6766091</w:instrText>
      </w:r>
      <w:ins w:id="215" w:author="AD-IT-283" w:date="2023-09-13T12:35:00Z">
        <w:r w:rsidR="00E80020">
          <w:instrText xml:space="preserve">" </w:instrText>
        </w:r>
        <w:r w:rsidR="00E80020">
          <w:fldChar w:fldCharType="separate"/>
        </w:r>
      </w:ins>
      <w:r w:rsidR="00E80020" w:rsidRPr="003D6BFA">
        <w:rPr>
          <w:rStyle w:val="Hyperlink"/>
        </w:rPr>
        <w:t>https://ieeexplore.ieee.org/document/6766091</w:t>
      </w:r>
      <w:ins w:id="216" w:author="AD-IT-283" w:date="2023-09-13T12:35:00Z">
        <w:r w:rsidR="00E80020">
          <w:fldChar w:fldCharType="end"/>
        </w:r>
      </w:ins>
      <w:r w:rsidR="00DE2C09">
        <w:t>)</w:t>
      </w:r>
    </w:p>
    <w:p w14:paraId="5EF5429A" w14:textId="77777777" w:rsidR="00E80020" w:rsidRPr="008801AE" w:rsidRDefault="000C6C90" w:rsidP="00E80020">
      <w:pPr>
        <w:spacing w:before="240" w:line="360" w:lineRule="auto"/>
        <w:rPr>
          <w:ins w:id="217" w:author="AD-IT-283" w:date="2023-09-13T12:35:00Z"/>
          <w:color w:val="92D050"/>
        </w:rPr>
      </w:pPr>
      <w:customXmlInsRangeStart w:id="218" w:author="AD-IT-283" w:date="2023-09-13T12:35:00Z"/>
      <w:sdt>
        <w:sdtPr>
          <w:tag w:val="goog_rdk_516"/>
          <w:id w:val="-1384634525"/>
        </w:sdtPr>
        <w:sdtEndPr/>
        <w:sdtContent>
          <w:customXmlInsRangeEnd w:id="218"/>
          <w:ins w:id="219" w:author="AD-IT-283" w:date="2023-09-13T12:35:00Z">
            <w:r w:rsidR="00E80020" w:rsidRPr="008801AE">
              <w:rPr>
                <w:color w:val="92D050"/>
              </w:rPr>
              <w:t>[</w:t>
            </w:r>
            <w:r w:rsidR="00E80020" w:rsidRPr="000C7388">
              <w:rPr>
                <w:color w:val="92D050"/>
              </w:rPr>
              <w:t>b-IEEE-Report</w:t>
            </w:r>
          </w:ins>
          <w:customXmlInsRangeStart w:id="220" w:author="AD-IT-283" w:date="2023-09-13T12:35:00Z"/>
        </w:sdtContent>
      </w:sdt>
      <w:customXmlInsRangeEnd w:id="220"/>
      <w:ins w:id="221" w:author="AD-IT-283" w:date="2023-09-13T12:35:00Z">
        <w:r w:rsidR="00E80020" w:rsidRPr="008801AE">
          <w:rPr>
            <w:color w:val="92D050"/>
          </w:rPr>
          <w:t>2</w:t>
        </w:r>
      </w:ins>
      <w:customXmlInsRangeStart w:id="222" w:author="AD-IT-283" w:date="2023-09-13T12:35:00Z"/>
      <w:sdt>
        <w:sdtPr>
          <w:tag w:val="goog_rdk_517"/>
          <w:id w:val="1057904099"/>
        </w:sdtPr>
        <w:sdtEndPr/>
        <w:sdtContent>
          <w:customXmlInsRangeEnd w:id="222"/>
          <w:ins w:id="223" w:author="AD-IT-283" w:date="2023-09-13T12:35:00Z">
            <w:r w:rsidR="00E80020" w:rsidRPr="000C7388">
              <w:rPr>
                <w:color w:val="92D050"/>
              </w:rPr>
              <w:t>]</w:t>
            </w:r>
            <w:r w:rsidR="00E80020" w:rsidRPr="000C7388">
              <w:rPr>
                <w:color w:val="92D050"/>
              </w:rPr>
              <w:tab/>
            </w:r>
          </w:ins>
          <w:customXmlInsRangeStart w:id="224" w:author="AD-IT-283" w:date="2023-09-13T12:35:00Z"/>
        </w:sdtContent>
      </w:sdt>
      <w:customXmlInsRangeEnd w:id="224"/>
      <w:customXmlInsRangeStart w:id="225" w:author="AD-IT-283" w:date="2023-09-13T12:35:00Z"/>
      <w:sdt>
        <w:sdtPr>
          <w:tag w:val="goog_rdk_518"/>
          <w:id w:val="918838958"/>
        </w:sdtPr>
        <w:sdtEndPr/>
        <w:sdtContent>
          <w:customXmlInsRangeEnd w:id="225"/>
          <w:ins w:id="226" w:author="AD-IT-283" w:date="2023-09-13T12:35:00Z">
            <w:r w:rsidR="00E80020" w:rsidRPr="008801AE">
              <w:rPr>
                <w:color w:val="92D050"/>
              </w:rPr>
              <w:t>Policy Framework and Recommendations to Minimize the Usage of Stolen and Counterfeit or Substandard Mobile Communication Devices</w:t>
            </w:r>
          </w:ins>
          <w:customXmlInsRangeStart w:id="227" w:author="AD-IT-283" w:date="2023-09-13T12:35:00Z"/>
        </w:sdtContent>
      </w:sdt>
      <w:customXmlInsRangeEnd w:id="227"/>
      <w:customXmlInsRangeStart w:id="228" w:author="AD-IT-283" w:date="2023-09-13T12:35:00Z"/>
      <w:sdt>
        <w:sdtPr>
          <w:tag w:val="goog_rdk_519"/>
          <w:id w:val="323786488"/>
          <w:showingPlcHdr/>
        </w:sdtPr>
        <w:sdtEndPr/>
        <w:sdtContent>
          <w:customXmlInsRangeEnd w:id="228"/>
          <w:ins w:id="229" w:author="AD-IT-283" w:date="2023-09-13T12:35:00Z">
            <w:r w:rsidR="00E80020">
              <w:t xml:space="preserve">     </w:t>
            </w:r>
          </w:ins>
          <w:customXmlInsRangeStart w:id="230" w:author="AD-IT-283" w:date="2023-09-13T12:35:00Z"/>
        </w:sdtContent>
      </w:sdt>
      <w:customXmlInsRangeEnd w:id="230"/>
    </w:p>
    <w:customXmlInsRangeStart w:id="231" w:author="AD-IT-283" w:date="2023-09-13T12:35:00Z"/>
    <w:sdt>
      <w:sdtPr>
        <w:tag w:val="goog_rdk_511"/>
        <w:id w:val="1600518633"/>
      </w:sdtPr>
      <w:sdtEndPr/>
      <w:sdtContent>
        <w:customXmlInsRangeEnd w:id="231"/>
        <w:p w14:paraId="22AA28DB" w14:textId="77777777" w:rsidR="00E80020" w:rsidRDefault="00E80020" w:rsidP="00E80020">
          <w:pPr>
            <w:spacing w:before="240" w:line="360" w:lineRule="auto"/>
            <w:rPr>
              <w:ins w:id="232" w:author="AD-IT-283" w:date="2023-09-13T12:35:00Z"/>
            </w:rPr>
          </w:pPr>
          <w:ins w:id="233" w:author="AD-IT-283" w:date="2023-09-13T12:35:00Z">
            <w:r>
              <w:t xml:space="preserve">[b-GSMarena] </w:t>
            </w:r>
          </w:ins>
          <w:customXmlInsRangeStart w:id="234" w:author="AD-IT-283" w:date="2023-09-13T12:35:00Z"/>
          <w:sdt>
            <w:sdtPr>
              <w:tag w:val="goog_rdk_510"/>
              <w:id w:val="-573051869"/>
            </w:sdtPr>
            <w:sdtEndPr/>
            <w:sdtContent>
              <w:customXmlInsRangeEnd w:id="234"/>
              <w:ins w:id="235" w:author="AD-IT-283" w:date="2023-09-13T12:35:00Z">
                <w:r w:rsidRPr="000113F2">
                  <w:fldChar w:fldCharType="begin"/>
                </w:r>
                <w:r w:rsidRPr="000113F2">
                  <w:instrText>HYPERLINK "https://www.gsmarena.com/glossary.php3?term=network-coverage#:~:text=The%20geographical%20area%20covered%20by,Network%20capacity"</w:instrText>
                </w:r>
                <w:r w:rsidRPr="000113F2">
                  <w:fldChar w:fldCharType="separate"/>
                </w:r>
                <w:r w:rsidRPr="008801AE">
                  <w:rPr>
                    <w:color w:val="0000FF"/>
                    <w:u w:val="single"/>
                  </w:rPr>
                  <w:t>https://www.gsmarena.com/glossary.php3?term=network-coverage#:~:text=The%20geographical%20area%20covered%20by,Network%20capacity</w:t>
                </w:r>
                <w:r w:rsidRPr="000113F2">
                  <w:fldChar w:fldCharType="end"/>
                </w:r>
              </w:ins>
              <w:customXmlInsRangeStart w:id="236" w:author="AD-IT-283" w:date="2023-09-13T12:35:00Z"/>
            </w:sdtContent>
          </w:sdt>
          <w:customXmlInsRangeEnd w:id="236"/>
        </w:p>
        <w:customXmlInsRangeStart w:id="237" w:author="AD-IT-283" w:date="2023-09-13T12:35:00Z"/>
      </w:sdtContent>
    </w:sdt>
    <w:customXmlInsRangeEnd w:id="237"/>
    <w:p w14:paraId="214431F8" w14:textId="7CB685F2" w:rsidR="00E80020" w:rsidRDefault="00212693" w:rsidP="00C51EB7">
      <w:pPr>
        <w:spacing w:before="240" w:line="360" w:lineRule="auto"/>
        <w:rPr>
          <w:ins w:id="238" w:author="AD-IT-283" w:date="2023-09-13T17:10:00Z"/>
        </w:rPr>
      </w:pPr>
      <w:ins w:id="239" w:author="Arjun Singh" w:date="2023-09-14T22:21:00Z">
        <w:r>
          <w:rPr>
            <w:color w:val="0000FF"/>
            <w:u w:val="single"/>
          </w:rPr>
          <w:t xml:space="preserve">[b-TelecomReview] </w:t>
        </w:r>
      </w:ins>
      <w:r>
        <w:rPr>
          <w:color w:val="0000FF"/>
          <w:u w:val="single"/>
        </w:rPr>
        <w:fldChar w:fldCharType="begin"/>
      </w:r>
      <w:r>
        <w:rPr>
          <w:color w:val="0000FF"/>
          <w:u w:val="single"/>
        </w:rPr>
        <w:instrText>HYPERLINK "</w:instrText>
      </w:r>
      <w:ins w:id="240" w:author="AD-IT-283" w:date="2023-09-13T17:08:00Z">
        <w:r w:rsidRPr="00212693">
          <w:rPr>
            <w:color w:val="0000FF"/>
            <w:u w:val="single"/>
          </w:rPr>
          <w:instrText>https://www.telecomreview.com/articles/reports-and-coverage/4865-telecommunication-security-ddos-attacks</w:instrText>
        </w:r>
      </w:ins>
      <w:r>
        <w:rPr>
          <w:color w:val="0000FF"/>
          <w:u w:val="single"/>
        </w:rPr>
        <w:instrText>"</w:instrText>
      </w:r>
      <w:r>
        <w:rPr>
          <w:color w:val="0000FF"/>
          <w:u w:val="single"/>
        </w:rPr>
        <w:fldChar w:fldCharType="separate"/>
      </w:r>
      <w:ins w:id="241" w:author="AD-IT-283" w:date="2023-09-13T17:08:00Z">
        <w:r w:rsidRPr="00A3246A">
          <w:rPr>
            <w:rStyle w:val="Hyperlink"/>
          </w:rPr>
          <w:t>https://www.telecomreview.com/articles/reports-and-coverage/4865-telecommunication-security-ddos-attacks</w:t>
        </w:r>
      </w:ins>
      <w:r>
        <w:rPr>
          <w:color w:val="0000FF"/>
          <w:u w:val="single"/>
        </w:rPr>
        <w:fldChar w:fldCharType="end"/>
      </w:r>
    </w:p>
    <w:p w14:paraId="504C6C8B" w14:textId="6225BFED" w:rsidR="00D47F10" w:rsidRPr="0098303F" w:rsidRDefault="00212693" w:rsidP="00C51EB7">
      <w:pPr>
        <w:spacing w:before="240" w:line="360" w:lineRule="auto"/>
        <w:rPr>
          <w:lang w:val="en-GB"/>
        </w:rPr>
      </w:pPr>
      <w:ins w:id="242" w:author="Arjun Singh" w:date="2023-09-14T22:21:00Z">
        <w:r>
          <w:rPr>
            <w:lang w:val="en-GB"/>
          </w:rPr>
          <w:t>[b-</w:t>
        </w:r>
      </w:ins>
      <w:ins w:id="243" w:author="Arjun Singh" w:date="2023-09-14T22:22:00Z">
        <w:r>
          <w:rPr>
            <w:lang w:val="en-GB"/>
          </w:rPr>
          <w:t>twobirds.com</w:t>
        </w:r>
      </w:ins>
      <w:ins w:id="244" w:author="Arjun Singh" w:date="2023-09-14T22:21:00Z">
        <w:r>
          <w:rPr>
            <w:lang w:val="en-GB"/>
          </w:rPr>
          <w:t>]</w:t>
        </w:r>
      </w:ins>
      <w:ins w:id="245" w:author="Arjun Singh" w:date="2023-09-14T22:22:00Z">
        <w:r>
          <w:rPr>
            <w:lang w:val="en-GB"/>
          </w:rPr>
          <w:t xml:space="preserve"> </w:t>
        </w:r>
      </w:ins>
      <w:ins w:id="246" w:author="AD-IT-283" w:date="2023-09-13T17:10:00Z">
        <w:r w:rsidR="00D47F10" w:rsidRPr="00D47F10">
          <w:rPr>
            <w:lang w:val="en-GB"/>
          </w:rPr>
          <w:t>https://www.twobirds.com/insights/2019/uae/counterfeit-mobile-devices-more-than-just-a-security-risk</w:t>
        </w:r>
      </w:ins>
    </w:p>
    <w:p w14:paraId="63D655BA" w14:textId="77777777" w:rsidR="00DC6B6A" w:rsidRPr="00C51EB7" w:rsidRDefault="00DC6B6A" w:rsidP="00307A45">
      <w:pPr>
        <w:spacing w:after="120"/>
        <w:jc w:val="center"/>
        <w:rPr>
          <w:lang w:bidi="ar-DZ"/>
        </w:rPr>
      </w:pPr>
    </w:p>
    <w:p w14:paraId="5B7FFEAD" w14:textId="34600CC3" w:rsidR="002D41EB" w:rsidRPr="002D41EB" w:rsidRDefault="00307A45" w:rsidP="00307A45">
      <w:pPr>
        <w:spacing w:after="120"/>
        <w:jc w:val="center"/>
        <w:rPr>
          <w:lang w:val="en-GB" w:bidi="ar-DZ"/>
        </w:rPr>
      </w:pPr>
      <w:r>
        <w:rPr>
          <w:lang w:val="en-GB" w:bidi="ar-DZ"/>
        </w:rPr>
        <w:t>______________</w:t>
      </w:r>
    </w:p>
    <w:sectPr w:rsidR="002D41EB" w:rsidRPr="002D41EB" w:rsidSect="00293C42">
      <w:headerReference w:type="default" r:id="rId22"/>
      <w:footerReference w:type="default" r:id="rId23"/>
      <w:headerReference w:type="first" r:id="rId24"/>
      <w:footerReference w:type="first" r:id="rId25"/>
      <w:pgSz w:w="11907" w:h="16840" w:code="9"/>
      <w:pgMar w:top="1210" w:right="1134" w:bottom="1079" w:left="1134" w:header="510" w:footer="567" w:gutter="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94" w:author="Rafael Andrade Reis de Araujo" w:date="2022-06-02T11:36:00Z" w:initials="RARdA">
    <w:p w14:paraId="34EECDED" w14:textId="65631292" w:rsidR="000A2B47" w:rsidRDefault="000A2B47">
      <w:pPr>
        <w:pStyle w:val="CommentText"/>
      </w:pPr>
      <w:r>
        <w:rPr>
          <w:rStyle w:val="CommentReference"/>
        </w:rPr>
        <w:annotationRef/>
      </w:r>
      <w:r>
        <w:t xml:space="preserve">If the original provider of the images </w:t>
      </w:r>
      <w:r w:rsidR="009D349D">
        <w:t>can’t update them, should consider remove them</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4EECDE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6431F4B" w16cex:dateUtc="2022-06-02T14: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4EECDED" w16cid:durableId="26431F4B"/>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65EE59" w14:textId="77777777" w:rsidR="000C6C90" w:rsidRDefault="000C6C90">
      <w:r>
        <w:separator/>
      </w:r>
    </w:p>
  </w:endnote>
  <w:endnote w:type="continuationSeparator" w:id="0">
    <w:p w14:paraId="70601607" w14:textId="77777777" w:rsidR="000C6C90" w:rsidRDefault="000C6C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ヒラギノ角ゴ Pro W3">
    <w:altName w:val="MS Gothic"/>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951356" w14:textId="77777777" w:rsidR="00307A45" w:rsidRPr="00FB78EE" w:rsidRDefault="00307A45" w:rsidP="00FB78E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C722CC" w14:textId="3F688417" w:rsidR="00E02690" w:rsidRPr="00FB78EE" w:rsidRDefault="00E02690" w:rsidP="00FB78E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3676D7" w14:textId="77777777" w:rsidR="000C6C90" w:rsidRDefault="000C6C90">
      <w:r>
        <w:separator/>
      </w:r>
    </w:p>
  </w:footnote>
  <w:footnote w:type="continuationSeparator" w:id="0">
    <w:p w14:paraId="573EF0DD" w14:textId="77777777" w:rsidR="000C6C90" w:rsidRDefault="000C6C9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47362897"/>
      <w:docPartObj>
        <w:docPartGallery w:val="Page Numbers (Top of Page)"/>
        <w:docPartUnique/>
      </w:docPartObj>
    </w:sdtPr>
    <w:sdtEndPr>
      <w:rPr>
        <w:noProof/>
        <w:sz w:val="18"/>
        <w:szCs w:val="18"/>
      </w:rPr>
    </w:sdtEndPr>
    <w:sdtContent>
      <w:p w14:paraId="09522C9F" w14:textId="4BD97E25" w:rsidR="00307A45" w:rsidRPr="007E6BF3" w:rsidRDefault="00307A45" w:rsidP="00FB78EE">
        <w:pPr>
          <w:pStyle w:val="Header"/>
          <w:spacing w:before="0" w:after="240"/>
          <w:jc w:val="center"/>
          <w:rPr>
            <w:sz w:val="18"/>
          </w:rPr>
        </w:pPr>
        <w:r w:rsidRPr="00307A45">
          <w:rPr>
            <w:sz w:val="18"/>
            <w:szCs w:val="18"/>
          </w:rPr>
          <w:t xml:space="preserve">- </w:t>
        </w:r>
        <w:r w:rsidRPr="00307A45">
          <w:rPr>
            <w:sz w:val="18"/>
            <w:szCs w:val="18"/>
          </w:rPr>
          <w:fldChar w:fldCharType="begin"/>
        </w:r>
        <w:r w:rsidRPr="00307A45">
          <w:rPr>
            <w:sz w:val="18"/>
            <w:szCs w:val="18"/>
          </w:rPr>
          <w:instrText xml:space="preserve"> PAGE   \* MERGEFORMAT </w:instrText>
        </w:r>
        <w:r w:rsidRPr="00307A45">
          <w:rPr>
            <w:sz w:val="18"/>
            <w:szCs w:val="18"/>
          </w:rPr>
          <w:fldChar w:fldCharType="separate"/>
        </w:r>
        <w:r w:rsidR="00FB33B8">
          <w:rPr>
            <w:noProof/>
            <w:sz w:val="18"/>
            <w:szCs w:val="18"/>
          </w:rPr>
          <w:t>3</w:t>
        </w:r>
        <w:r w:rsidRPr="00307A45">
          <w:rPr>
            <w:noProof/>
            <w:sz w:val="18"/>
            <w:szCs w:val="18"/>
          </w:rPr>
          <w:fldChar w:fldCharType="end"/>
        </w:r>
        <w:r w:rsidRPr="00307A45">
          <w:rPr>
            <w:noProof/>
            <w:sz w:val="18"/>
            <w:szCs w:val="18"/>
          </w:rPr>
          <w:t xml:space="preserve"> -</w:t>
        </w:r>
        <w:r w:rsidR="00FB78EE">
          <w:rPr>
            <w:noProof/>
            <w:sz w:val="18"/>
            <w:szCs w:val="18"/>
          </w:rPr>
          <w:br/>
        </w:r>
        <w:r w:rsidR="00EE6410" w:rsidRPr="00EE6410">
          <w:rPr>
            <w:noProof/>
            <w:sz w:val="18"/>
            <w:szCs w:val="18"/>
          </w:rPr>
          <w:t>SG11-</w:t>
        </w:r>
        <w:r w:rsidR="00087A7A">
          <w:rPr>
            <w:noProof/>
            <w:sz w:val="18"/>
            <w:szCs w:val="18"/>
          </w:rPr>
          <w:t>XX</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91125984"/>
      <w:docPartObj>
        <w:docPartGallery w:val="Page Numbers (Top of Page)"/>
        <w:docPartUnique/>
      </w:docPartObj>
    </w:sdtPr>
    <w:sdtEndPr>
      <w:rPr>
        <w:noProof/>
        <w:sz w:val="18"/>
        <w:szCs w:val="18"/>
      </w:rPr>
    </w:sdtEndPr>
    <w:sdtContent>
      <w:p w14:paraId="11385287" w14:textId="24BC4166" w:rsidR="00307A45" w:rsidRPr="00307A45" w:rsidRDefault="00307A45" w:rsidP="00307A45">
        <w:pPr>
          <w:pStyle w:val="Header"/>
          <w:spacing w:before="0" w:after="240"/>
          <w:jc w:val="center"/>
          <w:rPr>
            <w:sz w:val="18"/>
            <w:szCs w:val="18"/>
          </w:rPr>
        </w:pPr>
        <w:r w:rsidRPr="00307A45">
          <w:rPr>
            <w:sz w:val="18"/>
            <w:szCs w:val="18"/>
          </w:rPr>
          <w:t xml:space="preserve">- </w:t>
        </w:r>
        <w:r w:rsidRPr="00307A45">
          <w:rPr>
            <w:sz w:val="18"/>
            <w:szCs w:val="18"/>
          </w:rPr>
          <w:fldChar w:fldCharType="begin"/>
        </w:r>
        <w:r w:rsidRPr="00307A45">
          <w:rPr>
            <w:sz w:val="18"/>
            <w:szCs w:val="18"/>
          </w:rPr>
          <w:instrText xml:space="preserve"> PAGE   \* MERGEFORMAT </w:instrText>
        </w:r>
        <w:r w:rsidRPr="00307A45">
          <w:rPr>
            <w:sz w:val="18"/>
            <w:szCs w:val="18"/>
          </w:rPr>
          <w:fldChar w:fldCharType="separate"/>
        </w:r>
        <w:r w:rsidR="00FB33B8">
          <w:rPr>
            <w:noProof/>
            <w:sz w:val="18"/>
            <w:szCs w:val="18"/>
          </w:rPr>
          <w:t>11</w:t>
        </w:r>
        <w:r w:rsidRPr="00307A45">
          <w:rPr>
            <w:noProof/>
            <w:sz w:val="18"/>
            <w:szCs w:val="18"/>
          </w:rPr>
          <w:fldChar w:fldCharType="end"/>
        </w:r>
        <w:r w:rsidRPr="00307A45">
          <w:rPr>
            <w:noProof/>
            <w:sz w:val="18"/>
            <w:szCs w:val="18"/>
          </w:rPr>
          <w:t xml:space="preserve"> -</w:t>
        </w:r>
        <w:r w:rsidRPr="00307A45">
          <w:rPr>
            <w:sz w:val="18"/>
            <w:szCs w:val="18"/>
          </w:rPr>
          <w:br/>
        </w:r>
        <w:r w:rsidR="00EE6410" w:rsidRPr="00EE6410">
          <w:rPr>
            <w:noProof/>
            <w:sz w:val="18"/>
            <w:szCs w:val="18"/>
          </w:rPr>
          <w:t>SG11-</w:t>
        </w:r>
        <w:r w:rsidR="00087A7A">
          <w:rPr>
            <w:noProof/>
            <w:sz w:val="18"/>
            <w:szCs w:val="18"/>
          </w:rPr>
          <w:t>XX</w: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48BF91" w14:textId="49CC2276" w:rsidR="00293C42" w:rsidRPr="003C5876" w:rsidRDefault="00293C42" w:rsidP="003C5876">
    <w:pPr>
      <w:pStyle w:val="Header"/>
      <w:spacing w:before="0" w:after="240"/>
      <w:jc w:val="center"/>
      <w:rPr>
        <w:sz w:val="18"/>
        <w:szCs w:val="18"/>
      </w:rPr>
    </w:pPr>
    <w:r w:rsidRPr="00293C42">
      <w:rPr>
        <w:sz w:val="18"/>
        <w:szCs w:val="18"/>
      </w:rPr>
      <w:t xml:space="preserve">- </w:t>
    </w:r>
    <w:sdt>
      <w:sdtPr>
        <w:rPr>
          <w:sz w:val="18"/>
          <w:szCs w:val="18"/>
        </w:rPr>
        <w:id w:val="-336539295"/>
        <w:docPartObj>
          <w:docPartGallery w:val="Page Numbers (Top of Page)"/>
          <w:docPartUnique/>
        </w:docPartObj>
      </w:sdtPr>
      <w:sdtEndPr>
        <w:rPr>
          <w:noProof/>
        </w:rPr>
      </w:sdtEndPr>
      <w:sdtContent>
        <w:r w:rsidRPr="00293C42">
          <w:rPr>
            <w:sz w:val="18"/>
            <w:szCs w:val="18"/>
          </w:rPr>
          <w:fldChar w:fldCharType="begin"/>
        </w:r>
        <w:r w:rsidRPr="00293C42">
          <w:rPr>
            <w:sz w:val="18"/>
            <w:szCs w:val="18"/>
          </w:rPr>
          <w:instrText xml:space="preserve"> PAGE   \* MERGEFORMAT </w:instrText>
        </w:r>
        <w:r w:rsidRPr="00293C42">
          <w:rPr>
            <w:sz w:val="18"/>
            <w:szCs w:val="18"/>
          </w:rPr>
          <w:fldChar w:fldCharType="separate"/>
        </w:r>
        <w:r w:rsidR="00FB33B8">
          <w:rPr>
            <w:noProof/>
            <w:sz w:val="18"/>
            <w:szCs w:val="18"/>
          </w:rPr>
          <w:t>4</w:t>
        </w:r>
        <w:r w:rsidRPr="00293C42">
          <w:rPr>
            <w:noProof/>
            <w:sz w:val="18"/>
            <w:szCs w:val="18"/>
          </w:rPr>
          <w:fldChar w:fldCharType="end"/>
        </w:r>
        <w:r w:rsidRPr="00293C42">
          <w:rPr>
            <w:noProof/>
            <w:sz w:val="18"/>
            <w:szCs w:val="18"/>
          </w:rPr>
          <w:t xml:space="preserve"> -</w:t>
        </w:r>
        <w:r w:rsidRPr="00293C42">
          <w:rPr>
            <w:noProof/>
            <w:sz w:val="18"/>
            <w:szCs w:val="18"/>
          </w:rPr>
          <w:br/>
        </w:r>
        <w:r w:rsidR="00087A7A">
          <w:rPr>
            <w:noProof/>
            <w:sz w:val="18"/>
            <w:szCs w:val="18"/>
          </w:rPr>
          <w:t>SG11-XX</w:t>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9864D3F2"/>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086A6D1B"/>
    <w:multiLevelType w:val="hybridMultilevel"/>
    <w:tmpl w:val="E6222442"/>
    <w:lvl w:ilvl="0" w:tplc="04090001">
      <w:start w:val="1"/>
      <w:numFmt w:val="bullet"/>
      <w:lvlText w:val=""/>
      <w:lvlJc w:val="left"/>
      <w:pPr>
        <w:ind w:left="1347" w:hanging="360"/>
      </w:pPr>
      <w:rPr>
        <w:rFonts w:ascii="Symbol" w:hAnsi="Symbol" w:hint="default"/>
      </w:rPr>
    </w:lvl>
    <w:lvl w:ilvl="1" w:tplc="04090003" w:tentative="1">
      <w:start w:val="1"/>
      <w:numFmt w:val="bullet"/>
      <w:lvlText w:val="o"/>
      <w:lvlJc w:val="left"/>
      <w:pPr>
        <w:ind w:left="2067" w:hanging="360"/>
      </w:pPr>
      <w:rPr>
        <w:rFonts w:ascii="Courier New" w:hAnsi="Courier New" w:cs="Courier New" w:hint="default"/>
      </w:rPr>
    </w:lvl>
    <w:lvl w:ilvl="2" w:tplc="04090005" w:tentative="1">
      <w:start w:val="1"/>
      <w:numFmt w:val="bullet"/>
      <w:lvlText w:val=""/>
      <w:lvlJc w:val="left"/>
      <w:pPr>
        <w:ind w:left="2787" w:hanging="360"/>
      </w:pPr>
      <w:rPr>
        <w:rFonts w:ascii="Wingdings" w:hAnsi="Wingdings" w:hint="default"/>
      </w:rPr>
    </w:lvl>
    <w:lvl w:ilvl="3" w:tplc="04090001" w:tentative="1">
      <w:start w:val="1"/>
      <w:numFmt w:val="bullet"/>
      <w:lvlText w:val=""/>
      <w:lvlJc w:val="left"/>
      <w:pPr>
        <w:ind w:left="3507" w:hanging="360"/>
      </w:pPr>
      <w:rPr>
        <w:rFonts w:ascii="Symbol" w:hAnsi="Symbol" w:hint="default"/>
      </w:rPr>
    </w:lvl>
    <w:lvl w:ilvl="4" w:tplc="04090003" w:tentative="1">
      <w:start w:val="1"/>
      <w:numFmt w:val="bullet"/>
      <w:lvlText w:val="o"/>
      <w:lvlJc w:val="left"/>
      <w:pPr>
        <w:ind w:left="4227" w:hanging="360"/>
      </w:pPr>
      <w:rPr>
        <w:rFonts w:ascii="Courier New" w:hAnsi="Courier New" w:cs="Courier New" w:hint="default"/>
      </w:rPr>
    </w:lvl>
    <w:lvl w:ilvl="5" w:tplc="04090005" w:tentative="1">
      <w:start w:val="1"/>
      <w:numFmt w:val="bullet"/>
      <w:lvlText w:val=""/>
      <w:lvlJc w:val="left"/>
      <w:pPr>
        <w:ind w:left="4947" w:hanging="360"/>
      </w:pPr>
      <w:rPr>
        <w:rFonts w:ascii="Wingdings" w:hAnsi="Wingdings" w:hint="default"/>
      </w:rPr>
    </w:lvl>
    <w:lvl w:ilvl="6" w:tplc="04090001" w:tentative="1">
      <w:start w:val="1"/>
      <w:numFmt w:val="bullet"/>
      <w:lvlText w:val=""/>
      <w:lvlJc w:val="left"/>
      <w:pPr>
        <w:ind w:left="5667" w:hanging="360"/>
      </w:pPr>
      <w:rPr>
        <w:rFonts w:ascii="Symbol" w:hAnsi="Symbol" w:hint="default"/>
      </w:rPr>
    </w:lvl>
    <w:lvl w:ilvl="7" w:tplc="04090003" w:tentative="1">
      <w:start w:val="1"/>
      <w:numFmt w:val="bullet"/>
      <w:lvlText w:val="o"/>
      <w:lvlJc w:val="left"/>
      <w:pPr>
        <w:ind w:left="6387" w:hanging="360"/>
      </w:pPr>
      <w:rPr>
        <w:rFonts w:ascii="Courier New" w:hAnsi="Courier New" w:cs="Courier New" w:hint="default"/>
      </w:rPr>
    </w:lvl>
    <w:lvl w:ilvl="8" w:tplc="04090005" w:tentative="1">
      <w:start w:val="1"/>
      <w:numFmt w:val="bullet"/>
      <w:lvlText w:val=""/>
      <w:lvlJc w:val="left"/>
      <w:pPr>
        <w:ind w:left="7107" w:hanging="360"/>
      </w:pPr>
      <w:rPr>
        <w:rFonts w:ascii="Wingdings" w:hAnsi="Wingdings" w:hint="default"/>
      </w:rPr>
    </w:lvl>
  </w:abstractNum>
  <w:abstractNum w:abstractNumId="2" w15:restartNumberingAfterBreak="0">
    <w:nsid w:val="18774457"/>
    <w:multiLevelType w:val="hybridMultilevel"/>
    <w:tmpl w:val="16260DCE"/>
    <w:lvl w:ilvl="0" w:tplc="5F1C4A46">
      <w:start w:val="1"/>
      <w:numFmt w:val="decimal"/>
      <w:lvlText w:val="[%1]"/>
      <w:lvlJc w:val="left"/>
      <w:pPr>
        <w:tabs>
          <w:tab w:val="num" w:pos="576"/>
        </w:tabs>
        <w:ind w:left="576"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C354544"/>
    <w:multiLevelType w:val="hybridMultilevel"/>
    <w:tmpl w:val="03AC410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1CF34EB6"/>
    <w:multiLevelType w:val="hybridMultilevel"/>
    <w:tmpl w:val="D06A0FC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F8631AD"/>
    <w:multiLevelType w:val="hybridMultilevel"/>
    <w:tmpl w:val="A6B60D94"/>
    <w:lvl w:ilvl="0" w:tplc="CE482756">
      <w:start w:val="1"/>
      <w:numFmt w:val="lowerLetter"/>
      <w:lvlText w:val="%1."/>
      <w:lvlJc w:val="left"/>
      <w:pPr>
        <w:ind w:left="720" w:hanging="360"/>
      </w:pPr>
      <w:rPr>
        <w:rFonts w:ascii="Times New Roman" w:eastAsia="MS Mincho" w:hAnsi="Times New Roman" w:cs="Times New Roman"/>
      </w:rPr>
    </w:lvl>
    <w:lvl w:ilvl="1" w:tplc="04090001">
      <w:start w:val="1"/>
      <w:numFmt w:val="bullet"/>
      <w:lvlText w:val=""/>
      <w:lvlJc w:val="left"/>
      <w:pPr>
        <w:ind w:left="1440" w:hanging="360"/>
      </w:pPr>
      <w:rPr>
        <w:rFonts w:ascii="Symbol" w:hAnsi="Symbol" w:hint="default"/>
      </w:rPr>
    </w:lvl>
    <w:lvl w:ilvl="2" w:tplc="01A21D6C">
      <w:start w:val="1"/>
      <w:numFmt w:val="decimal"/>
      <w:lvlText w:val="%3."/>
      <w:lvlJc w:val="left"/>
      <w:pPr>
        <w:ind w:left="2345" w:hanging="360"/>
      </w:pPr>
      <w:rPr>
        <w:rFonts w:hint="default"/>
      </w:rPr>
    </w:lvl>
    <w:lvl w:ilvl="3" w:tplc="04090001">
      <w:start w:val="1"/>
      <w:numFmt w:val="bullet"/>
      <w:lvlText w:val=""/>
      <w:lvlJc w:val="left"/>
      <w:pPr>
        <w:ind w:left="2880" w:hanging="360"/>
      </w:pPr>
      <w:rPr>
        <w:rFonts w:ascii="Symbol" w:hAnsi="Symbol" w:hint="default"/>
      </w:rPr>
    </w:lvl>
    <w:lvl w:ilvl="4" w:tplc="04090001">
      <w:start w:val="1"/>
      <w:numFmt w:val="bullet"/>
      <w:lvlText w:val=""/>
      <w:lvlJc w:val="left"/>
      <w:pPr>
        <w:ind w:left="3600" w:hanging="360"/>
      </w:pPr>
      <w:rPr>
        <w:rFonts w:ascii="Symbol" w:hAnsi="Symbol" w:hint="default"/>
      </w:rPr>
    </w:lvl>
    <w:lvl w:ilvl="5" w:tplc="0409001B">
      <w:start w:val="1"/>
      <w:numFmt w:val="lowerRoman"/>
      <w:lvlText w:val="%6."/>
      <w:lvlJc w:val="right"/>
      <w:pPr>
        <w:ind w:left="4320" w:hanging="180"/>
      </w:pPr>
    </w:lvl>
    <w:lvl w:ilvl="6" w:tplc="56C40F0C">
      <w:start w:val="7"/>
      <w:numFmt w:val="bullet"/>
      <w:lvlText w:val="-"/>
      <w:lvlJc w:val="left"/>
      <w:pPr>
        <w:ind w:left="5040" w:hanging="360"/>
      </w:pPr>
      <w:rPr>
        <w:rFonts w:ascii="Times New Roman" w:eastAsia="MS Mincho" w:hAnsi="Times New Roman" w:cs="Times New Roman" w:hint="default"/>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E25D20"/>
    <w:multiLevelType w:val="hybridMultilevel"/>
    <w:tmpl w:val="BE38DF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AA53CED"/>
    <w:multiLevelType w:val="hybridMultilevel"/>
    <w:tmpl w:val="464C5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013ABE"/>
    <w:multiLevelType w:val="multilevel"/>
    <w:tmpl w:val="238294EE"/>
    <w:lvl w:ilvl="0">
      <w:start w:val="1"/>
      <w:numFmt w:val="decimal"/>
      <w:pStyle w:val="Heading1"/>
      <w:lvlText w:val="%1"/>
      <w:lvlJc w:val="left"/>
      <w:pPr>
        <w:tabs>
          <w:tab w:val="num" w:pos="4685"/>
        </w:tabs>
        <w:ind w:left="4685" w:hanging="432"/>
      </w:pPr>
      <w:rPr>
        <w:rFonts w:hint="default"/>
        <w:b/>
        <w:bCs w:val="0"/>
      </w:rPr>
    </w:lvl>
    <w:lvl w:ilvl="1">
      <w:start w:val="1"/>
      <w:numFmt w:val="decimal"/>
      <w:pStyle w:val="Heading2"/>
      <w:lvlText w:val="%1.%2"/>
      <w:lvlJc w:val="left"/>
      <w:pPr>
        <w:tabs>
          <w:tab w:val="num" w:pos="576"/>
        </w:tabs>
        <w:ind w:left="576" w:hanging="576"/>
      </w:pPr>
      <w:rPr>
        <w:rFonts w:hint="default"/>
        <w:b/>
        <w:bCs w:val="0"/>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9" w15:restartNumberingAfterBreak="0">
    <w:nsid w:val="70246FFF"/>
    <w:multiLevelType w:val="hybridMultilevel"/>
    <w:tmpl w:val="E6608676"/>
    <w:lvl w:ilvl="0" w:tplc="13A02EA6">
      <w:start w:val="1"/>
      <w:numFmt w:val="lowerLetter"/>
      <w:lvlText w:val="%1)"/>
      <w:lvlJc w:val="left"/>
      <w:pPr>
        <w:ind w:left="915" w:hanging="360"/>
      </w:pPr>
      <w:rPr>
        <w:rFonts w:hint="default"/>
      </w:rPr>
    </w:lvl>
    <w:lvl w:ilvl="1" w:tplc="40090019" w:tentative="1">
      <w:start w:val="1"/>
      <w:numFmt w:val="lowerLetter"/>
      <w:lvlText w:val="%2."/>
      <w:lvlJc w:val="left"/>
      <w:pPr>
        <w:ind w:left="1635" w:hanging="360"/>
      </w:pPr>
    </w:lvl>
    <w:lvl w:ilvl="2" w:tplc="4009001B" w:tentative="1">
      <w:start w:val="1"/>
      <w:numFmt w:val="lowerRoman"/>
      <w:lvlText w:val="%3."/>
      <w:lvlJc w:val="right"/>
      <w:pPr>
        <w:ind w:left="2355" w:hanging="180"/>
      </w:pPr>
    </w:lvl>
    <w:lvl w:ilvl="3" w:tplc="4009000F" w:tentative="1">
      <w:start w:val="1"/>
      <w:numFmt w:val="decimal"/>
      <w:lvlText w:val="%4."/>
      <w:lvlJc w:val="left"/>
      <w:pPr>
        <w:ind w:left="3075" w:hanging="360"/>
      </w:pPr>
    </w:lvl>
    <w:lvl w:ilvl="4" w:tplc="40090019" w:tentative="1">
      <w:start w:val="1"/>
      <w:numFmt w:val="lowerLetter"/>
      <w:lvlText w:val="%5."/>
      <w:lvlJc w:val="left"/>
      <w:pPr>
        <w:ind w:left="3795" w:hanging="360"/>
      </w:pPr>
    </w:lvl>
    <w:lvl w:ilvl="5" w:tplc="4009001B" w:tentative="1">
      <w:start w:val="1"/>
      <w:numFmt w:val="lowerRoman"/>
      <w:lvlText w:val="%6."/>
      <w:lvlJc w:val="right"/>
      <w:pPr>
        <w:ind w:left="4515" w:hanging="180"/>
      </w:pPr>
    </w:lvl>
    <w:lvl w:ilvl="6" w:tplc="4009000F" w:tentative="1">
      <w:start w:val="1"/>
      <w:numFmt w:val="decimal"/>
      <w:lvlText w:val="%7."/>
      <w:lvlJc w:val="left"/>
      <w:pPr>
        <w:ind w:left="5235" w:hanging="360"/>
      </w:pPr>
    </w:lvl>
    <w:lvl w:ilvl="7" w:tplc="40090019" w:tentative="1">
      <w:start w:val="1"/>
      <w:numFmt w:val="lowerLetter"/>
      <w:lvlText w:val="%8."/>
      <w:lvlJc w:val="left"/>
      <w:pPr>
        <w:ind w:left="5955" w:hanging="360"/>
      </w:pPr>
    </w:lvl>
    <w:lvl w:ilvl="8" w:tplc="4009001B" w:tentative="1">
      <w:start w:val="1"/>
      <w:numFmt w:val="lowerRoman"/>
      <w:lvlText w:val="%9."/>
      <w:lvlJc w:val="right"/>
      <w:pPr>
        <w:ind w:left="6675" w:hanging="180"/>
      </w:pPr>
    </w:lvl>
  </w:abstractNum>
  <w:abstractNum w:abstractNumId="10" w15:restartNumberingAfterBreak="0">
    <w:nsid w:val="7F953E4C"/>
    <w:multiLevelType w:val="hybridMultilevel"/>
    <w:tmpl w:val="4EE40FB0"/>
    <w:lvl w:ilvl="0" w:tplc="04090001">
      <w:start w:val="1"/>
      <w:numFmt w:val="bullet"/>
      <w:lvlText w:val=""/>
      <w:lvlJc w:val="left"/>
      <w:pPr>
        <w:ind w:left="3060" w:hanging="360"/>
      </w:pPr>
      <w:rPr>
        <w:rFonts w:ascii="Symbol" w:hAnsi="Symbol"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num w:numId="1">
    <w:abstractNumId w:val="2"/>
  </w:num>
  <w:num w:numId="2">
    <w:abstractNumId w:val="8"/>
  </w:num>
  <w:num w:numId="3">
    <w:abstractNumId w:val="5"/>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num>
  <w:num w:numId="6">
    <w:abstractNumId w:val="1"/>
  </w:num>
  <w:num w:numId="7">
    <w:abstractNumId w:val="3"/>
  </w:num>
  <w:num w:numId="8">
    <w:abstractNumId w:val="6"/>
  </w:num>
  <w:num w:numId="9">
    <w:abstractNumId w:val="0"/>
  </w:num>
  <w:num w:numId="10">
    <w:abstractNumId w:val="8"/>
  </w:num>
  <w:num w:numId="11">
    <w:abstractNumId w:val="8"/>
  </w:num>
  <w:num w:numId="12">
    <w:abstractNumId w:val="8"/>
  </w:num>
  <w:num w:numId="13">
    <w:abstractNumId w:val="8"/>
  </w:num>
  <w:num w:numId="14">
    <w:abstractNumId w:val="8"/>
  </w:num>
  <w:num w:numId="15">
    <w:abstractNumId w:val="7"/>
  </w:num>
  <w:num w:numId="16">
    <w:abstractNumId w:val="8"/>
  </w:num>
  <w:num w:numId="17">
    <w:abstractNumId w:val="4"/>
  </w:num>
  <w:num w:numId="18">
    <w:abstractNumId w:val="8"/>
  </w:num>
  <w:num w:numId="19">
    <w:abstractNumId w:val="9"/>
  </w:num>
  <w:numIdMacAtCleanup w:val="4"/>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D-IT-283">
    <w15:presenceInfo w15:providerId="None" w15:userId="AD-IT-283"/>
  </w15:person>
  <w15:person w15:author="biren@cdot.in">
    <w15:presenceInfo w15:providerId="Windows Live" w15:userId="7b05c9105d3a9b67"/>
  </w15:person>
  <w15:person w15:author="Rafael Andrade Reis de Araujo">
    <w15:presenceInfo w15:providerId="None" w15:userId="Rafael Andrade Reis de Araujo"/>
  </w15:person>
  <w15:person w15:author="Arjun Singh">
    <w15:presenceInfo w15:providerId="Windows Live" w15:userId="363c693c7eeb5a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562"/>
  <w:hyphenationZone w:val="425"/>
  <w:drawingGridHorizontalSpacing w:val="120"/>
  <w:displayHorizontalDrawingGridEvery w:val="2"/>
  <w:noPunctuationKerning/>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35CB"/>
    <w:rsid w:val="0000128D"/>
    <w:rsid w:val="00003CAA"/>
    <w:rsid w:val="00003F6F"/>
    <w:rsid w:val="00004A38"/>
    <w:rsid w:val="00004CAA"/>
    <w:rsid w:val="00006FD8"/>
    <w:rsid w:val="00013CC8"/>
    <w:rsid w:val="00014443"/>
    <w:rsid w:val="000249BC"/>
    <w:rsid w:val="000305B9"/>
    <w:rsid w:val="00030A20"/>
    <w:rsid w:val="0003282B"/>
    <w:rsid w:val="00041201"/>
    <w:rsid w:val="000431A9"/>
    <w:rsid w:val="0005099D"/>
    <w:rsid w:val="00051DDD"/>
    <w:rsid w:val="00056339"/>
    <w:rsid w:val="00067382"/>
    <w:rsid w:val="00072216"/>
    <w:rsid w:val="00080A70"/>
    <w:rsid w:val="00084162"/>
    <w:rsid w:val="00085FC9"/>
    <w:rsid w:val="00087100"/>
    <w:rsid w:val="00087A7A"/>
    <w:rsid w:val="00087B82"/>
    <w:rsid w:val="000912E3"/>
    <w:rsid w:val="000933EE"/>
    <w:rsid w:val="0009351D"/>
    <w:rsid w:val="00093F30"/>
    <w:rsid w:val="00095A51"/>
    <w:rsid w:val="000A1877"/>
    <w:rsid w:val="000A2B47"/>
    <w:rsid w:val="000A79CD"/>
    <w:rsid w:val="000B277C"/>
    <w:rsid w:val="000B48B5"/>
    <w:rsid w:val="000C274B"/>
    <w:rsid w:val="000C47AA"/>
    <w:rsid w:val="000C6C90"/>
    <w:rsid w:val="000D4C7E"/>
    <w:rsid w:val="000E4A82"/>
    <w:rsid w:val="000F2988"/>
    <w:rsid w:val="000F5F0D"/>
    <w:rsid w:val="000F6616"/>
    <w:rsid w:val="001010EC"/>
    <w:rsid w:val="00106CA8"/>
    <w:rsid w:val="001135A5"/>
    <w:rsid w:val="0011666D"/>
    <w:rsid w:val="00127CDE"/>
    <w:rsid w:val="00131061"/>
    <w:rsid w:val="00133E4A"/>
    <w:rsid w:val="00143A30"/>
    <w:rsid w:val="00146A98"/>
    <w:rsid w:val="0015024E"/>
    <w:rsid w:val="00152C27"/>
    <w:rsid w:val="001546CD"/>
    <w:rsid w:val="00160921"/>
    <w:rsid w:val="00171AA7"/>
    <w:rsid w:val="0017300D"/>
    <w:rsid w:val="00173ED2"/>
    <w:rsid w:val="0017616D"/>
    <w:rsid w:val="00176C93"/>
    <w:rsid w:val="001819F5"/>
    <w:rsid w:val="001846C3"/>
    <w:rsid w:val="00185710"/>
    <w:rsid w:val="00190A2B"/>
    <w:rsid w:val="00191DC4"/>
    <w:rsid w:val="00194D55"/>
    <w:rsid w:val="001A6C2A"/>
    <w:rsid w:val="001C1902"/>
    <w:rsid w:val="001C29E1"/>
    <w:rsid w:val="001D01D2"/>
    <w:rsid w:val="001D27E9"/>
    <w:rsid w:val="001E0A1C"/>
    <w:rsid w:val="001E2A34"/>
    <w:rsid w:val="001E33C2"/>
    <w:rsid w:val="001E4653"/>
    <w:rsid w:val="001E6291"/>
    <w:rsid w:val="001E788E"/>
    <w:rsid w:val="00205A83"/>
    <w:rsid w:val="00210E0F"/>
    <w:rsid w:val="00212693"/>
    <w:rsid w:val="0021403D"/>
    <w:rsid w:val="00214269"/>
    <w:rsid w:val="00216074"/>
    <w:rsid w:val="00217E22"/>
    <w:rsid w:val="002240A7"/>
    <w:rsid w:val="0022491B"/>
    <w:rsid w:val="00225D2F"/>
    <w:rsid w:val="00227EBF"/>
    <w:rsid w:val="00237376"/>
    <w:rsid w:val="002378FD"/>
    <w:rsid w:val="002506D1"/>
    <w:rsid w:val="002531F2"/>
    <w:rsid w:val="00255DDE"/>
    <w:rsid w:val="00256035"/>
    <w:rsid w:val="00256486"/>
    <w:rsid w:val="002573B4"/>
    <w:rsid w:val="00265106"/>
    <w:rsid w:val="00267B7B"/>
    <w:rsid w:val="002800C0"/>
    <w:rsid w:val="00281B5B"/>
    <w:rsid w:val="00282C8A"/>
    <w:rsid w:val="0029185B"/>
    <w:rsid w:val="00291E3C"/>
    <w:rsid w:val="00293C42"/>
    <w:rsid w:val="002A45A6"/>
    <w:rsid w:val="002A60A5"/>
    <w:rsid w:val="002B0E11"/>
    <w:rsid w:val="002C1A6F"/>
    <w:rsid w:val="002C67BB"/>
    <w:rsid w:val="002C7AB4"/>
    <w:rsid w:val="002D0C38"/>
    <w:rsid w:val="002D41EB"/>
    <w:rsid w:val="002D6480"/>
    <w:rsid w:val="002D6D91"/>
    <w:rsid w:val="002E08B3"/>
    <w:rsid w:val="002E0CE2"/>
    <w:rsid w:val="002E2274"/>
    <w:rsid w:val="002E5615"/>
    <w:rsid w:val="002E7373"/>
    <w:rsid w:val="0030222D"/>
    <w:rsid w:val="00304D28"/>
    <w:rsid w:val="003076FB"/>
    <w:rsid w:val="00307A45"/>
    <w:rsid w:val="0031321D"/>
    <w:rsid w:val="003159B7"/>
    <w:rsid w:val="00320C88"/>
    <w:rsid w:val="003233ED"/>
    <w:rsid w:val="00325830"/>
    <w:rsid w:val="003315DE"/>
    <w:rsid w:val="00340A51"/>
    <w:rsid w:val="00345029"/>
    <w:rsid w:val="00355736"/>
    <w:rsid w:val="00360DD8"/>
    <w:rsid w:val="0036131B"/>
    <w:rsid w:val="003618BD"/>
    <w:rsid w:val="00361FA2"/>
    <w:rsid w:val="003646E9"/>
    <w:rsid w:val="00367AD6"/>
    <w:rsid w:val="0037059B"/>
    <w:rsid w:val="00370F07"/>
    <w:rsid w:val="00371A12"/>
    <w:rsid w:val="00377BB1"/>
    <w:rsid w:val="00380907"/>
    <w:rsid w:val="00384A71"/>
    <w:rsid w:val="003859FC"/>
    <w:rsid w:val="003878EF"/>
    <w:rsid w:val="003A4716"/>
    <w:rsid w:val="003A5C1D"/>
    <w:rsid w:val="003A7491"/>
    <w:rsid w:val="003B01D1"/>
    <w:rsid w:val="003B4BB3"/>
    <w:rsid w:val="003B5AE3"/>
    <w:rsid w:val="003B5C40"/>
    <w:rsid w:val="003B7794"/>
    <w:rsid w:val="003C3AF8"/>
    <w:rsid w:val="003C5876"/>
    <w:rsid w:val="003C5C09"/>
    <w:rsid w:val="003D37AD"/>
    <w:rsid w:val="003D3A37"/>
    <w:rsid w:val="003D6ABF"/>
    <w:rsid w:val="003D74BB"/>
    <w:rsid w:val="003E24F9"/>
    <w:rsid w:val="003E45D9"/>
    <w:rsid w:val="003E4AF9"/>
    <w:rsid w:val="003E52C2"/>
    <w:rsid w:val="003E6C0F"/>
    <w:rsid w:val="003F03EC"/>
    <w:rsid w:val="003F0802"/>
    <w:rsid w:val="003F1952"/>
    <w:rsid w:val="003F22F0"/>
    <w:rsid w:val="003F39BA"/>
    <w:rsid w:val="003F6DD7"/>
    <w:rsid w:val="0040627C"/>
    <w:rsid w:val="00412492"/>
    <w:rsid w:val="00416552"/>
    <w:rsid w:val="004315D2"/>
    <w:rsid w:val="004413E9"/>
    <w:rsid w:val="00450F6D"/>
    <w:rsid w:val="00451B01"/>
    <w:rsid w:val="004572D2"/>
    <w:rsid w:val="00460F65"/>
    <w:rsid w:val="004624F1"/>
    <w:rsid w:val="0046332A"/>
    <w:rsid w:val="00465389"/>
    <w:rsid w:val="00467172"/>
    <w:rsid w:val="00467B14"/>
    <w:rsid w:val="00471FF7"/>
    <w:rsid w:val="0047662A"/>
    <w:rsid w:val="00477ADB"/>
    <w:rsid w:val="00477BAA"/>
    <w:rsid w:val="00481DD5"/>
    <w:rsid w:val="00481E9B"/>
    <w:rsid w:val="004854DA"/>
    <w:rsid w:val="00485C8B"/>
    <w:rsid w:val="00490832"/>
    <w:rsid w:val="00492BA3"/>
    <w:rsid w:val="00496E7B"/>
    <w:rsid w:val="00497A71"/>
    <w:rsid w:val="004A6BE4"/>
    <w:rsid w:val="004B3815"/>
    <w:rsid w:val="004B39E2"/>
    <w:rsid w:val="004C062A"/>
    <w:rsid w:val="004C2674"/>
    <w:rsid w:val="004C46CD"/>
    <w:rsid w:val="004C4F28"/>
    <w:rsid w:val="004C55B4"/>
    <w:rsid w:val="004C677F"/>
    <w:rsid w:val="004D0A58"/>
    <w:rsid w:val="004D66CF"/>
    <w:rsid w:val="004E66B3"/>
    <w:rsid w:val="004E72B9"/>
    <w:rsid w:val="004E757E"/>
    <w:rsid w:val="004E7D97"/>
    <w:rsid w:val="004F6BC3"/>
    <w:rsid w:val="00501B49"/>
    <w:rsid w:val="005077F6"/>
    <w:rsid w:val="00511359"/>
    <w:rsid w:val="005314C1"/>
    <w:rsid w:val="00564693"/>
    <w:rsid w:val="00571657"/>
    <w:rsid w:val="00582777"/>
    <w:rsid w:val="00583781"/>
    <w:rsid w:val="00584896"/>
    <w:rsid w:val="00584D0A"/>
    <w:rsid w:val="00590A99"/>
    <w:rsid w:val="0059486D"/>
    <w:rsid w:val="005A19E0"/>
    <w:rsid w:val="005B10C4"/>
    <w:rsid w:val="005C0C28"/>
    <w:rsid w:val="005C1CC4"/>
    <w:rsid w:val="005C3E19"/>
    <w:rsid w:val="005C712C"/>
    <w:rsid w:val="005D0521"/>
    <w:rsid w:val="005D1BCA"/>
    <w:rsid w:val="005D4B73"/>
    <w:rsid w:val="005D4B9E"/>
    <w:rsid w:val="005E3639"/>
    <w:rsid w:val="005F491C"/>
    <w:rsid w:val="005F4DBB"/>
    <w:rsid w:val="005F5D5B"/>
    <w:rsid w:val="0060241A"/>
    <w:rsid w:val="00614441"/>
    <w:rsid w:val="00616CC9"/>
    <w:rsid w:val="0062116C"/>
    <w:rsid w:val="0062273C"/>
    <w:rsid w:val="00622795"/>
    <w:rsid w:val="0062634F"/>
    <w:rsid w:val="00631D4D"/>
    <w:rsid w:val="00633928"/>
    <w:rsid w:val="00634559"/>
    <w:rsid w:val="00635E91"/>
    <w:rsid w:val="00637E48"/>
    <w:rsid w:val="00640A27"/>
    <w:rsid w:val="00643E96"/>
    <w:rsid w:val="0064792C"/>
    <w:rsid w:val="00650B63"/>
    <w:rsid w:val="0065494B"/>
    <w:rsid w:val="00665686"/>
    <w:rsid w:val="00665E46"/>
    <w:rsid w:val="006663DC"/>
    <w:rsid w:val="006670E6"/>
    <w:rsid w:val="006727AE"/>
    <w:rsid w:val="0067399C"/>
    <w:rsid w:val="00675621"/>
    <w:rsid w:val="0068013C"/>
    <w:rsid w:val="00682E0A"/>
    <w:rsid w:val="00683797"/>
    <w:rsid w:val="00684AF1"/>
    <w:rsid w:val="006935CA"/>
    <w:rsid w:val="006A003D"/>
    <w:rsid w:val="006A146E"/>
    <w:rsid w:val="006B40ED"/>
    <w:rsid w:val="006B5539"/>
    <w:rsid w:val="006C2224"/>
    <w:rsid w:val="006D5EA7"/>
    <w:rsid w:val="006D7DAA"/>
    <w:rsid w:val="006E189D"/>
    <w:rsid w:val="006E4036"/>
    <w:rsid w:val="006E55DD"/>
    <w:rsid w:val="006F104F"/>
    <w:rsid w:val="006F5853"/>
    <w:rsid w:val="006F6E7B"/>
    <w:rsid w:val="007066AF"/>
    <w:rsid w:val="0070723B"/>
    <w:rsid w:val="00712849"/>
    <w:rsid w:val="007134EE"/>
    <w:rsid w:val="0072408E"/>
    <w:rsid w:val="0073161B"/>
    <w:rsid w:val="00733D77"/>
    <w:rsid w:val="00735216"/>
    <w:rsid w:val="00737170"/>
    <w:rsid w:val="00741C03"/>
    <w:rsid w:val="007442DB"/>
    <w:rsid w:val="0074521B"/>
    <w:rsid w:val="00747B8E"/>
    <w:rsid w:val="00751F7A"/>
    <w:rsid w:val="00756B8C"/>
    <w:rsid w:val="00760EDF"/>
    <w:rsid w:val="00761319"/>
    <w:rsid w:val="0076144E"/>
    <w:rsid w:val="00772655"/>
    <w:rsid w:val="00772EAA"/>
    <w:rsid w:val="0078076B"/>
    <w:rsid w:val="00785779"/>
    <w:rsid w:val="0078796F"/>
    <w:rsid w:val="007A3ECE"/>
    <w:rsid w:val="007A46DC"/>
    <w:rsid w:val="007A7363"/>
    <w:rsid w:val="007C3A4A"/>
    <w:rsid w:val="007C5B7D"/>
    <w:rsid w:val="007D25F8"/>
    <w:rsid w:val="007E3F31"/>
    <w:rsid w:val="007E5F23"/>
    <w:rsid w:val="007E6BF3"/>
    <w:rsid w:val="007F0303"/>
    <w:rsid w:val="007F0F04"/>
    <w:rsid w:val="007F2D54"/>
    <w:rsid w:val="007F417E"/>
    <w:rsid w:val="00802B60"/>
    <w:rsid w:val="00803DC2"/>
    <w:rsid w:val="00807AE8"/>
    <w:rsid w:val="008110D9"/>
    <w:rsid w:val="0082342D"/>
    <w:rsid w:val="0083023F"/>
    <w:rsid w:val="00836C5E"/>
    <w:rsid w:val="0084023B"/>
    <w:rsid w:val="008423E2"/>
    <w:rsid w:val="0084311E"/>
    <w:rsid w:val="00844076"/>
    <w:rsid w:val="00844F16"/>
    <w:rsid w:val="00851DD9"/>
    <w:rsid w:val="0086638B"/>
    <w:rsid w:val="008676DC"/>
    <w:rsid w:val="00885EF0"/>
    <w:rsid w:val="00886852"/>
    <w:rsid w:val="0088752E"/>
    <w:rsid w:val="008A4D12"/>
    <w:rsid w:val="008A693C"/>
    <w:rsid w:val="008A7F7E"/>
    <w:rsid w:val="008B001E"/>
    <w:rsid w:val="008B0393"/>
    <w:rsid w:val="008B210C"/>
    <w:rsid w:val="008B2CBA"/>
    <w:rsid w:val="008B3E67"/>
    <w:rsid w:val="008B6AF9"/>
    <w:rsid w:val="008C1358"/>
    <w:rsid w:val="008C2F1C"/>
    <w:rsid w:val="008C6477"/>
    <w:rsid w:val="008D24BE"/>
    <w:rsid w:val="008D6189"/>
    <w:rsid w:val="008E6ABA"/>
    <w:rsid w:val="008E6D55"/>
    <w:rsid w:val="008E6EF3"/>
    <w:rsid w:val="008F29FE"/>
    <w:rsid w:val="008F52E3"/>
    <w:rsid w:val="0090684D"/>
    <w:rsid w:val="00907B6B"/>
    <w:rsid w:val="00911869"/>
    <w:rsid w:val="00914F5F"/>
    <w:rsid w:val="009249BF"/>
    <w:rsid w:val="00925EB1"/>
    <w:rsid w:val="0093025F"/>
    <w:rsid w:val="0093209A"/>
    <w:rsid w:val="00934437"/>
    <w:rsid w:val="00934A5D"/>
    <w:rsid w:val="0094229F"/>
    <w:rsid w:val="009448DE"/>
    <w:rsid w:val="00945656"/>
    <w:rsid w:val="00946EB9"/>
    <w:rsid w:val="00950914"/>
    <w:rsid w:val="0095330F"/>
    <w:rsid w:val="00953A1A"/>
    <w:rsid w:val="00956689"/>
    <w:rsid w:val="009568E0"/>
    <w:rsid w:val="00960647"/>
    <w:rsid w:val="00962424"/>
    <w:rsid w:val="00962725"/>
    <w:rsid w:val="00962CB2"/>
    <w:rsid w:val="009635CB"/>
    <w:rsid w:val="00963EEF"/>
    <w:rsid w:val="00965D73"/>
    <w:rsid w:val="00966E20"/>
    <w:rsid w:val="009738BF"/>
    <w:rsid w:val="00976437"/>
    <w:rsid w:val="00976C25"/>
    <w:rsid w:val="00981C2C"/>
    <w:rsid w:val="00981D9A"/>
    <w:rsid w:val="0098303F"/>
    <w:rsid w:val="00991E1E"/>
    <w:rsid w:val="00993B4C"/>
    <w:rsid w:val="009A4898"/>
    <w:rsid w:val="009A4F98"/>
    <w:rsid w:val="009C01D1"/>
    <w:rsid w:val="009C46D8"/>
    <w:rsid w:val="009C7D83"/>
    <w:rsid w:val="009D26EB"/>
    <w:rsid w:val="009D349D"/>
    <w:rsid w:val="009D72CE"/>
    <w:rsid w:val="009E3751"/>
    <w:rsid w:val="009E7627"/>
    <w:rsid w:val="009F1DEA"/>
    <w:rsid w:val="00A01151"/>
    <w:rsid w:val="00A0153B"/>
    <w:rsid w:val="00A01C5E"/>
    <w:rsid w:val="00A1083F"/>
    <w:rsid w:val="00A10872"/>
    <w:rsid w:val="00A11C6C"/>
    <w:rsid w:val="00A12873"/>
    <w:rsid w:val="00A13475"/>
    <w:rsid w:val="00A16B19"/>
    <w:rsid w:val="00A26768"/>
    <w:rsid w:val="00A32E9C"/>
    <w:rsid w:val="00A36E26"/>
    <w:rsid w:val="00A47EA9"/>
    <w:rsid w:val="00A52166"/>
    <w:rsid w:val="00A52D01"/>
    <w:rsid w:val="00A635C8"/>
    <w:rsid w:val="00A730AD"/>
    <w:rsid w:val="00A75E89"/>
    <w:rsid w:val="00A777A1"/>
    <w:rsid w:val="00A7792D"/>
    <w:rsid w:val="00A804CF"/>
    <w:rsid w:val="00A90B48"/>
    <w:rsid w:val="00A93B35"/>
    <w:rsid w:val="00A94C6E"/>
    <w:rsid w:val="00A96DA3"/>
    <w:rsid w:val="00AA0309"/>
    <w:rsid w:val="00AA4465"/>
    <w:rsid w:val="00AA4884"/>
    <w:rsid w:val="00AA4B3D"/>
    <w:rsid w:val="00AC0001"/>
    <w:rsid w:val="00AC078A"/>
    <w:rsid w:val="00AC5A19"/>
    <w:rsid w:val="00AC7EAF"/>
    <w:rsid w:val="00AD0EF5"/>
    <w:rsid w:val="00AD0FD3"/>
    <w:rsid w:val="00AE1835"/>
    <w:rsid w:val="00AE44DA"/>
    <w:rsid w:val="00AF0294"/>
    <w:rsid w:val="00AF0764"/>
    <w:rsid w:val="00AF1EEA"/>
    <w:rsid w:val="00AF3A7B"/>
    <w:rsid w:val="00AF58E3"/>
    <w:rsid w:val="00B0207F"/>
    <w:rsid w:val="00B145E6"/>
    <w:rsid w:val="00B15D39"/>
    <w:rsid w:val="00B16293"/>
    <w:rsid w:val="00B16550"/>
    <w:rsid w:val="00B22DA4"/>
    <w:rsid w:val="00B23248"/>
    <w:rsid w:val="00B26EA5"/>
    <w:rsid w:val="00B30D1C"/>
    <w:rsid w:val="00B319B8"/>
    <w:rsid w:val="00B349FE"/>
    <w:rsid w:val="00B40225"/>
    <w:rsid w:val="00B455FC"/>
    <w:rsid w:val="00B51CCD"/>
    <w:rsid w:val="00B53393"/>
    <w:rsid w:val="00B62394"/>
    <w:rsid w:val="00B6296C"/>
    <w:rsid w:val="00B639E4"/>
    <w:rsid w:val="00B7439A"/>
    <w:rsid w:val="00B76AC1"/>
    <w:rsid w:val="00B80162"/>
    <w:rsid w:val="00B83E0F"/>
    <w:rsid w:val="00B84662"/>
    <w:rsid w:val="00B847E7"/>
    <w:rsid w:val="00B84AF1"/>
    <w:rsid w:val="00B87323"/>
    <w:rsid w:val="00B93849"/>
    <w:rsid w:val="00BA20A7"/>
    <w:rsid w:val="00BB7441"/>
    <w:rsid w:val="00BB7EED"/>
    <w:rsid w:val="00BC5277"/>
    <w:rsid w:val="00BC5B18"/>
    <w:rsid w:val="00BD38E0"/>
    <w:rsid w:val="00BD5BA1"/>
    <w:rsid w:val="00BD6371"/>
    <w:rsid w:val="00BE1E02"/>
    <w:rsid w:val="00BF6782"/>
    <w:rsid w:val="00C030A0"/>
    <w:rsid w:val="00C066A8"/>
    <w:rsid w:val="00C07AD5"/>
    <w:rsid w:val="00C1062C"/>
    <w:rsid w:val="00C13291"/>
    <w:rsid w:val="00C165F0"/>
    <w:rsid w:val="00C16704"/>
    <w:rsid w:val="00C20438"/>
    <w:rsid w:val="00C20E34"/>
    <w:rsid w:val="00C26533"/>
    <w:rsid w:val="00C351B6"/>
    <w:rsid w:val="00C36BE3"/>
    <w:rsid w:val="00C41DAB"/>
    <w:rsid w:val="00C42501"/>
    <w:rsid w:val="00C47BB8"/>
    <w:rsid w:val="00C51EB7"/>
    <w:rsid w:val="00C55031"/>
    <w:rsid w:val="00C614A1"/>
    <w:rsid w:val="00C63571"/>
    <w:rsid w:val="00C6493E"/>
    <w:rsid w:val="00C74BCF"/>
    <w:rsid w:val="00C80C5B"/>
    <w:rsid w:val="00C85759"/>
    <w:rsid w:val="00C92A14"/>
    <w:rsid w:val="00C932B1"/>
    <w:rsid w:val="00CA3F8B"/>
    <w:rsid w:val="00CA4181"/>
    <w:rsid w:val="00CA6A4B"/>
    <w:rsid w:val="00CA7366"/>
    <w:rsid w:val="00CA7EB6"/>
    <w:rsid w:val="00CB0C14"/>
    <w:rsid w:val="00CB512A"/>
    <w:rsid w:val="00CB5C74"/>
    <w:rsid w:val="00CC40D0"/>
    <w:rsid w:val="00CC6202"/>
    <w:rsid w:val="00CC68DC"/>
    <w:rsid w:val="00CE189D"/>
    <w:rsid w:val="00CE698D"/>
    <w:rsid w:val="00CF16AD"/>
    <w:rsid w:val="00D016FD"/>
    <w:rsid w:val="00D04746"/>
    <w:rsid w:val="00D11844"/>
    <w:rsid w:val="00D121D0"/>
    <w:rsid w:val="00D15A04"/>
    <w:rsid w:val="00D16FF2"/>
    <w:rsid w:val="00D175F8"/>
    <w:rsid w:val="00D22280"/>
    <w:rsid w:val="00D27874"/>
    <w:rsid w:val="00D41442"/>
    <w:rsid w:val="00D432A9"/>
    <w:rsid w:val="00D43AC8"/>
    <w:rsid w:val="00D43EC1"/>
    <w:rsid w:val="00D46926"/>
    <w:rsid w:val="00D47F10"/>
    <w:rsid w:val="00D509D0"/>
    <w:rsid w:val="00D60385"/>
    <w:rsid w:val="00D6355A"/>
    <w:rsid w:val="00D74036"/>
    <w:rsid w:val="00D75B63"/>
    <w:rsid w:val="00D80651"/>
    <w:rsid w:val="00D9069A"/>
    <w:rsid w:val="00DA60B7"/>
    <w:rsid w:val="00DB0401"/>
    <w:rsid w:val="00DC3A41"/>
    <w:rsid w:val="00DC6B6A"/>
    <w:rsid w:val="00DD5502"/>
    <w:rsid w:val="00DE11FD"/>
    <w:rsid w:val="00DE2C09"/>
    <w:rsid w:val="00DE3DEC"/>
    <w:rsid w:val="00DE6BCF"/>
    <w:rsid w:val="00DE7DC2"/>
    <w:rsid w:val="00DF41E8"/>
    <w:rsid w:val="00E02690"/>
    <w:rsid w:val="00E0342F"/>
    <w:rsid w:val="00E03A6B"/>
    <w:rsid w:val="00E11F8E"/>
    <w:rsid w:val="00E131D6"/>
    <w:rsid w:val="00E31CCD"/>
    <w:rsid w:val="00E33EB7"/>
    <w:rsid w:val="00E37E07"/>
    <w:rsid w:val="00E41D57"/>
    <w:rsid w:val="00E46AC6"/>
    <w:rsid w:val="00E53B0F"/>
    <w:rsid w:val="00E6323F"/>
    <w:rsid w:val="00E70D23"/>
    <w:rsid w:val="00E80020"/>
    <w:rsid w:val="00E8610C"/>
    <w:rsid w:val="00E86CF8"/>
    <w:rsid w:val="00E86E9E"/>
    <w:rsid w:val="00E900F2"/>
    <w:rsid w:val="00E9300A"/>
    <w:rsid w:val="00E94516"/>
    <w:rsid w:val="00E96100"/>
    <w:rsid w:val="00E96619"/>
    <w:rsid w:val="00EA02B4"/>
    <w:rsid w:val="00EA1363"/>
    <w:rsid w:val="00EA203D"/>
    <w:rsid w:val="00EB1D71"/>
    <w:rsid w:val="00EB698A"/>
    <w:rsid w:val="00EC2700"/>
    <w:rsid w:val="00EC4BE8"/>
    <w:rsid w:val="00ED2F49"/>
    <w:rsid w:val="00ED5873"/>
    <w:rsid w:val="00ED6921"/>
    <w:rsid w:val="00ED7032"/>
    <w:rsid w:val="00EE52B4"/>
    <w:rsid w:val="00EE6410"/>
    <w:rsid w:val="00EF4660"/>
    <w:rsid w:val="00EF6912"/>
    <w:rsid w:val="00F014D0"/>
    <w:rsid w:val="00F01E3F"/>
    <w:rsid w:val="00F040F0"/>
    <w:rsid w:val="00F05ED5"/>
    <w:rsid w:val="00F07D06"/>
    <w:rsid w:val="00F115DA"/>
    <w:rsid w:val="00F130CE"/>
    <w:rsid w:val="00F131D4"/>
    <w:rsid w:val="00F14A92"/>
    <w:rsid w:val="00F16609"/>
    <w:rsid w:val="00F17CDC"/>
    <w:rsid w:val="00F27600"/>
    <w:rsid w:val="00F300C2"/>
    <w:rsid w:val="00F349B6"/>
    <w:rsid w:val="00F35FE4"/>
    <w:rsid w:val="00F4391E"/>
    <w:rsid w:val="00F54D20"/>
    <w:rsid w:val="00F571B3"/>
    <w:rsid w:val="00F60C0B"/>
    <w:rsid w:val="00F6194F"/>
    <w:rsid w:val="00F62345"/>
    <w:rsid w:val="00F64442"/>
    <w:rsid w:val="00F65375"/>
    <w:rsid w:val="00F66695"/>
    <w:rsid w:val="00F70D60"/>
    <w:rsid w:val="00F812A7"/>
    <w:rsid w:val="00F83B0C"/>
    <w:rsid w:val="00F9340D"/>
    <w:rsid w:val="00FA0911"/>
    <w:rsid w:val="00FA63CC"/>
    <w:rsid w:val="00FB15E5"/>
    <w:rsid w:val="00FB1628"/>
    <w:rsid w:val="00FB33B8"/>
    <w:rsid w:val="00FB5196"/>
    <w:rsid w:val="00FB5756"/>
    <w:rsid w:val="00FB78EE"/>
    <w:rsid w:val="00FC08C1"/>
    <w:rsid w:val="00FC1669"/>
    <w:rsid w:val="00FC16EA"/>
    <w:rsid w:val="00FC25F7"/>
    <w:rsid w:val="00FC2A3E"/>
    <w:rsid w:val="00FC2AA0"/>
    <w:rsid w:val="00FC2C92"/>
    <w:rsid w:val="00FC331F"/>
    <w:rsid w:val="00FC4CA8"/>
    <w:rsid w:val="00FC51E5"/>
    <w:rsid w:val="00FD181F"/>
    <w:rsid w:val="00FD2E91"/>
    <w:rsid w:val="00FD3087"/>
    <w:rsid w:val="00FD5D6A"/>
    <w:rsid w:val="00FD7800"/>
    <w:rsid w:val="00FE079E"/>
    <w:rsid w:val="00FE4362"/>
    <w:rsid w:val="00FE5C10"/>
    <w:rsid w:val="00FF204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5A19A15E"/>
  <w15:docId w15:val="{8263C57A-415E-4538-8C9E-D3A9148CB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S Mincho"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6D09"/>
    <w:pPr>
      <w:spacing w:before="120"/>
    </w:pPr>
    <w:rPr>
      <w:sz w:val="24"/>
    </w:rPr>
  </w:style>
  <w:style w:type="paragraph" w:styleId="Heading1">
    <w:name w:val="heading 1"/>
    <w:basedOn w:val="Normal"/>
    <w:next w:val="Normal"/>
    <w:link w:val="Heading1Char"/>
    <w:rsid w:val="00F14A92"/>
    <w:pPr>
      <w:keepNext/>
      <w:numPr>
        <w:numId w:val="2"/>
      </w:numPr>
      <w:tabs>
        <w:tab w:val="clear" w:pos="4685"/>
        <w:tab w:val="num" w:pos="432"/>
      </w:tabs>
      <w:spacing w:before="240" w:after="60"/>
      <w:ind w:left="432"/>
      <w:outlineLvl w:val="0"/>
    </w:pPr>
    <w:rPr>
      <w:rFonts w:cs="Arial"/>
      <w:b/>
      <w:bCs/>
      <w:kern w:val="32"/>
      <w:szCs w:val="32"/>
      <w:lang w:val="en-GB" w:eastAsia="ja-JP"/>
    </w:rPr>
  </w:style>
  <w:style w:type="paragraph" w:styleId="Heading2">
    <w:name w:val="heading 2"/>
    <w:basedOn w:val="Normal"/>
    <w:next w:val="Normal"/>
    <w:rsid w:val="00F14A92"/>
    <w:pPr>
      <w:keepNext/>
      <w:numPr>
        <w:ilvl w:val="1"/>
        <w:numId w:val="2"/>
      </w:numPr>
      <w:spacing w:before="240" w:after="60"/>
      <w:outlineLvl w:val="1"/>
    </w:pPr>
    <w:rPr>
      <w:rFonts w:cs="Arial"/>
      <w:b/>
      <w:bCs/>
      <w:iCs/>
      <w:szCs w:val="28"/>
      <w:lang w:val="en-GB" w:eastAsia="ja-JP"/>
    </w:rPr>
  </w:style>
  <w:style w:type="paragraph" w:styleId="Heading3">
    <w:name w:val="heading 3"/>
    <w:basedOn w:val="Normal"/>
    <w:next w:val="Normal"/>
    <w:rsid w:val="00F14A92"/>
    <w:pPr>
      <w:keepNext/>
      <w:numPr>
        <w:ilvl w:val="2"/>
        <w:numId w:val="2"/>
      </w:numPr>
      <w:spacing w:before="240" w:after="60"/>
      <w:outlineLvl w:val="2"/>
    </w:pPr>
    <w:rPr>
      <w:rFonts w:cs="Arial"/>
      <w:b/>
      <w:bCs/>
      <w:szCs w:val="26"/>
      <w:lang w:val="en-GB" w:eastAsia="ja-JP"/>
    </w:rPr>
  </w:style>
  <w:style w:type="paragraph" w:styleId="Heading4">
    <w:name w:val="heading 4"/>
    <w:basedOn w:val="Normal"/>
    <w:next w:val="Normal"/>
    <w:qFormat/>
    <w:rsid w:val="00F14A92"/>
    <w:pPr>
      <w:keepNext/>
      <w:numPr>
        <w:ilvl w:val="3"/>
        <w:numId w:val="2"/>
      </w:numPr>
      <w:spacing w:before="240" w:after="60"/>
      <w:outlineLvl w:val="3"/>
    </w:pPr>
    <w:rPr>
      <w:b/>
      <w:bCs/>
      <w:szCs w:val="28"/>
      <w:lang w:val="en-GB" w:eastAsia="ja-JP"/>
    </w:rPr>
  </w:style>
  <w:style w:type="paragraph" w:styleId="Heading5">
    <w:name w:val="heading 5"/>
    <w:basedOn w:val="Normal"/>
    <w:next w:val="Normal"/>
    <w:qFormat/>
    <w:rsid w:val="00F14A92"/>
    <w:pPr>
      <w:numPr>
        <w:ilvl w:val="4"/>
        <w:numId w:val="2"/>
      </w:numPr>
      <w:spacing w:before="240" w:after="60"/>
      <w:outlineLvl w:val="4"/>
    </w:pPr>
    <w:rPr>
      <w:b/>
      <w:bCs/>
      <w:i/>
      <w:iCs/>
      <w:szCs w:val="26"/>
      <w:lang w:val="en-GB" w:eastAsia="ja-JP"/>
    </w:rPr>
  </w:style>
  <w:style w:type="paragraph" w:styleId="Heading6">
    <w:name w:val="heading 6"/>
    <w:basedOn w:val="Normal"/>
    <w:next w:val="Normal"/>
    <w:rsid w:val="00F14A92"/>
    <w:pPr>
      <w:numPr>
        <w:ilvl w:val="5"/>
        <w:numId w:val="2"/>
      </w:numPr>
      <w:spacing w:before="240" w:after="60"/>
      <w:outlineLvl w:val="5"/>
    </w:pPr>
    <w:rPr>
      <w:b/>
      <w:bCs/>
      <w:szCs w:val="22"/>
      <w:lang w:val="en-GB" w:eastAsia="ja-JP"/>
    </w:rPr>
  </w:style>
  <w:style w:type="paragraph" w:styleId="Heading7">
    <w:name w:val="heading 7"/>
    <w:basedOn w:val="Normal"/>
    <w:next w:val="Normal"/>
    <w:rsid w:val="00F14A92"/>
    <w:pPr>
      <w:numPr>
        <w:ilvl w:val="6"/>
        <w:numId w:val="2"/>
      </w:numPr>
      <w:spacing w:before="240" w:after="60"/>
      <w:outlineLvl w:val="6"/>
    </w:pPr>
    <w:rPr>
      <w:szCs w:val="24"/>
      <w:lang w:val="en-GB" w:eastAsia="ja-JP"/>
    </w:rPr>
  </w:style>
  <w:style w:type="paragraph" w:styleId="Heading8">
    <w:name w:val="heading 8"/>
    <w:basedOn w:val="Normal"/>
    <w:next w:val="Normal"/>
    <w:rsid w:val="00F14A92"/>
    <w:pPr>
      <w:numPr>
        <w:ilvl w:val="7"/>
        <w:numId w:val="2"/>
      </w:numPr>
      <w:spacing w:before="240" w:after="60"/>
      <w:outlineLvl w:val="7"/>
    </w:pPr>
    <w:rPr>
      <w:i/>
      <w:iCs/>
      <w:szCs w:val="24"/>
      <w:lang w:val="en-GB" w:eastAsia="ja-JP"/>
    </w:rPr>
  </w:style>
  <w:style w:type="paragraph" w:styleId="Heading9">
    <w:name w:val="heading 9"/>
    <w:basedOn w:val="Normal"/>
    <w:next w:val="Normal"/>
    <w:rsid w:val="00F14A92"/>
    <w:pPr>
      <w:numPr>
        <w:ilvl w:val="8"/>
        <w:numId w:val="2"/>
      </w:numPr>
      <w:spacing w:before="240" w:after="60"/>
      <w:outlineLvl w:val="8"/>
    </w:pPr>
    <w:rPr>
      <w:rFonts w:cs="Arial"/>
      <w:szCs w:val="22"/>
      <w:lang w:val="en-GB"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customStyle="1" w:styleId="ASN1">
    <w:name w:val="ASN.1"/>
    <w:rsid w:val="00873B88"/>
    <w:pPr>
      <w:tabs>
        <w:tab w:val="left" w:pos="567"/>
        <w:tab w:val="left" w:pos="1134"/>
        <w:tab w:val="left" w:pos="1701"/>
        <w:tab w:val="left" w:pos="2268"/>
        <w:tab w:val="left" w:pos="2835"/>
        <w:tab w:val="left" w:pos="3402"/>
        <w:tab w:val="left" w:pos="3969"/>
        <w:tab w:val="left" w:pos="4536"/>
        <w:tab w:val="left" w:pos="5103"/>
        <w:tab w:val="left" w:pos="5670"/>
      </w:tabs>
    </w:pPr>
    <w:rPr>
      <w:rFonts w:ascii="Courier New" w:eastAsia="Times New Roman" w:hAnsi="Courier New"/>
      <w:b/>
      <w:noProof/>
      <w:lang w:val="en-GB" w:eastAsia="en-US"/>
    </w:rPr>
  </w:style>
  <w:style w:type="table" w:styleId="TableGrid">
    <w:name w:val="Table Grid"/>
    <w:basedOn w:val="TableNormal"/>
    <w:rsid w:val="00A0117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95595B"/>
    <w:pPr>
      <w:spacing w:after="120"/>
    </w:pPr>
    <w:rPr>
      <w:b/>
      <w:bCs/>
      <w:caps/>
      <w:sz w:val="20"/>
      <w:szCs w:val="24"/>
    </w:rPr>
  </w:style>
  <w:style w:type="paragraph" w:styleId="TOC2">
    <w:name w:val="toc 2"/>
    <w:basedOn w:val="Normal"/>
    <w:next w:val="Normal"/>
    <w:autoRedefine/>
    <w:uiPriority w:val="39"/>
    <w:rsid w:val="00A0117B"/>
    <w:pPr>
      <w:spacing w:before="0"/>
      <w:ind w:left="240"/>
    </w:pPr>
    <w:rPr>
      <w:smallCaps/>
      <w:sz w:val="20"/>
      <w:szCs w:val="24"/>
    </w:rPr>
  </w:style>
  <w:style w:type="paragraph" w:styleId="TOC3">
    <w:name w:val="toc 3"/>
    <w:basedOn w:val="Normal"/>
    <w:next w:val="Normal"/>
    <w:autoRedefine/>
    <w:uiPriority w:val="39"/>
    <w:rsid w:val="00A0117B"/>
    <w:pPr>
      <w:spacing w:before="0"/>
      <w:ind w:left="480"/>
    </w:pPr>
    <w:rPr>
      <w:i/>
      <w:iCs/>
      <w:sz w:val="20"/>
      <w:szCs w:val="24"/>
    </w:rPr>
  </w:style>
  <w:style w:type="character" w:styleId="Hyperlink">
    <w:name w:val="Hyperlink"/>
    <w:aliases w:val="CEO_Hyperlink,超级链接,超?级链,Style 58,超????,하이퍼링크2,超链接1,超??级链Ú,fL????,fL?级,超??级链,하이퍼링크21,超?级链ïÈ,õ±?级链,õ±链ïÈ1,õ±???"/>
    <w:qFormat/>
    <w:rsid w:val="00A0117B"/>
    <w:rPr>
      <w:color w:val="0000FF"/>
      <w:u w:val="single"/>
    </w:rPr>
  </w:style>
  <w:style w:type="paragraph" w:styleId="CommentText">
    <w:name w:val="annotation text"/>
    <w:basedOn w:val="Normal"/>
    <w:semiHidden/>
    <w:rsid w:val="00A0117B"/>
    <w:rPr>
      <w:rFonts w:eastAsia="Times New Roman"/>
      <w:sz w:val="20"/>
      <w:lang w:eastAsia="en-US"/>
    </w:rPr>
  </w:style>
  <w:style w:type="character" w:styleId="FollowedHyperlink">
    <w:name w:val="FollowedHyperlink"/>
    <w:rsid w:val="00A0117B"/>
    <w:rPr>
      <w:color w:val="800080"/>
      <w:u w:val="single"/>
    </w:rPr>
  </w:style>
  <w:style w:type="paragraph" w:customStyle="1" w:styleId="Figurelegend">
    <w:name w:val="Figure_legend"/>
    <w:basedOn w:val="Normal"/>
    <w:rsid w:val="00F27B26"/>
    <w:pPr>
      <w:keepNext/>
      <w:keepLines/>
      <w:overflowPunct w:val="0"/>
      <w:autoSpaceDE w:val="0"/>
      <w:autoSpaceDN w:val="0"/>
      <w:adjustRightInd w:val="0"/>
      <w:spacing w:before="20" w:after="20"/>
    </w:pPr>
    <w:rPr>
      <w:rFonts w:eastAsia="Times New Roman"/>
      <w:sz w:val="18"/>
      <w:lang w:val="en-GB" w:eastAsia="en-US"/>
    </w:rPr>
  </w:style>
  <w:style w:type="paragraph" w:customStyle="1" w:styleId="Normalaftertitle">
    <w:name w:val="Normal after title"/>
    <w:basedOn w:val="Normal"/>
    <w:next w:val="Normal"/>
    <w:rsid w:val="00166D09"/>
    <w:pPr>
      <w:tabs>
        <w:tab w:val="left" w:pos="794"/>
        <w:tab w:val="left" w:pos="1191"/>
        <w:tab w:val="left" w:pos="1588"/>
        <w:tab w:val="left" w:pos="1985"/>
      </w:tabs>
      <w:spacing w:before="320"/>
    </w:pPr>
    <w:rPr>
      <w:rFonts w:eastAsia="SimSun"/>
      <w:lang w:val="en-GB" w:eastAsia="en-US"/>
    </w:rPr>
  </w:style>
  <w:style w:type="character" w:styleId="CommentReference">
    <w:name w:val="annotation reference"/>
    <w:semiHidden/>
    <w:rsid w:val="00166D09"/>
    <w:rPr>
      <w:sz w:val="16"/>
    </w:rPr>
  </w:style>
  <w:style w:type="paragraph" w:customStyle="1" w:styleId="Normalaftertitle0">
    <w:name w:val="Normal_after_title"/>
    <w:basedOn w:val="Normal"/>
    <w:next w:val="Normal"/>
    <w:rsid w:val="00166D09"/>
    <w:pPr>
      <w:tabs>
        <w:tab w:val="left" w:pos="794"/>
        <w:tab w:val="left" w:pos="1191"/>
        <w:tab w:val="left" w:pos="1588"/>
        <w:tab w:val="left" w:pos="1985"/>
      </w:tabs>
      <w:overflowPunct w:val="0"/>
      <w:autoSpaceDE w:val="0"/>
      <w:autoSpaceDN w:val="0"/>
      <w:adjustRightInd w:val="0"/>
      <w:spacing w:before="360"/>
      <w:textAlignment w:val="baseline"/>
    </w:pPr>
    <w:rPr>
      <w:rFonts w:eastAsia="SimSun"/>
      <w:lang w:val="en-GB" w:eastAsia="en-US"/>
    </w:rPr>
  </w:style>
  <w:style w:type="paragraph" w:customStyle="1" w:styleId="Rectitle">
    <w:name w:val="Rec_title"/>
    <w:basedOn w:val="Normal"/>
    <w:next w:val="Normalaftertitle0"/>
    <w:rsid w:val="00166D09"/>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rFonts w:eastAsia="SimSun"/>
      <w:b/>
      <w:sz w:val="28"/>
      <w:lang w:val="en-GB" w:eastAsia="en-US"/>
    </w:rPr>
  </w:style>
  <w:style w:type="paragraph" w:customStyle="1" w:styleId="RecNo">
    <w:name w:val="Rec_No"/>
    <w:basedOn w:val="Normal"/>
    <w:next w:val="Normal"/>
    <w:rsid w:val="00166D09"/>
    <w:pPr>
      <w:keepNext/>
      <w:keepLines/>
      <w:tabs>
        <w:tab w:val="left" w:pos="794"/>
        <w:tab w:val="left" w:pos="1191"/>
        <w:tab w:val="left" w:pos="1588"/>
        <w:tab w:val="left" w:pos="1985"/>
      </w:tabs>
      <w:overflowPunct w:val="0"/>
      <w:autoSpaceDE w:val="0"/>
      <w:autoSpaceDN w:val="0"/>
      <w:adjustRightInd w:val="0"/>
      <w:textAlignment w:val="baseline"/>
    </w:pPr>
    <w:rPr>
      <w:rFonts w:eastAsia="Times New Roman"/>
      <w:b/>
      <w:sz w:val="28"/>
      <w:lang w:val="en-GB" w:eastAsia="en-US"/>
    </w:rPr>
  </w:style>
  <w:style w:type="paragraph" w:styleId="TOC4">
    <w:name w:val="toc 4"/>
    <w:basedOn w:val="Normal"/>
    <w:next w:val="Normal"/>
    <w:autoRedefine/>
    <w:semiHidden/>
    <w:rsid w:val="00166D09"/>
    <w:pPr>
      <w:spacing w:before="0"/>
      <w:ind w:left="720"/>
    </w:pPr>
    <w:rPr>
      <w:sz w:val="18"/>
      <w:szCs w:val="21"/>
    </w:rPr>
  </w:style>
  <w:style w:type="paragraph" w:styleId="TOC5">
    <w:name w:val="toc 5"/>
    <w:basedOn w:val="Normal"/>
    <w:next w:val="Normal"/>
    <w:autoRedefine/>
    <w:semiHidden/>
    <w:rsid w:val="00166D09"/>
    <w:pPr>
      <w:spacing w:before="0"/>
      <w:ind w:left="960"/>
    </w:pPr>
    <w:rPr>
      <w:sz w:val="18"/>
      <w:szCs w:val="21"/>
    </w:rPr>
  </w:style>
  <w:style w:type="paragraph" w:styleId="TOC6">
    <w:name w:val="toc 6"/>
    <w:basedOn w:val="Normal"/>
    <w:next w:val="Normal"/>
    <w:autoRedefine/>
    <w:semiHidden/>
    <w:rsid w:val="00166D09"/>
    <w:pPr>
      <w:spacing w:before="0"/>
      <w:ind w:left="1200"/>
    </w:pPr>
    <w:rPr>
      <w:sz w:val="18"/>
      <w:szCs w:val="21"/>
    </w:rPr>
  </w:style>
  <w:style w:type="paragraph" w:styleId="TOC7">
    <w:name w:val="toc 7"/>
    <w:basedOn w:val="Normal"/>
    <w:next w:val="Normal"/>
    <w:autoRedefine/>
    <w:semiHidden/>
    <w:rsid w:val="00166D09"/>
    <w:pPr>
      <w:spacing w:before="0"/>
      <w:ind w:left="1440"/>
    </w:pPr>
    <w:rPr>
      <w:sz w:val="18"/>
      <w:szCs w:val="21"/>
    </w:rPr>
  </w:style>
  <w:style w:type="paragraph" w:styleId="TOC8">
    <w:name w:val="toc 8"/>
    <w:basedOn w:val="Normal"/>
    <w:next w:val="Normal"/>
    <w:autoRedefine/>
    <w:semiHidden/>
    <w:rsid w:val="00166D09"/>
    <w:pPr>
      <w:spacing w:before="0"/>
      <w:ind w:left="1680"/>
    </w:pPr>
    <w:rPr>
      <w:sz w:val="18"/>
      <w:szCs w:val="21"/>
    </w:rPr>
  </w:style>
  <w:style w:type="paragraph" w:styleId="TOC9">
    <w:name w:val="toc 9"/>
    <w:basedOn w:val="Normal"/>
    <w:next w:val="Normal"/>
    <w:autoRedefine/>
    <w:semiHidden/>
    <w:rsid w:val="00166D09"/>
    <w:pPr>
      <w:spacing w:before="0"/>
      <w:ind w:left="1920"/>
    </w:pPr>
    <w:rPr>
      <w:sz w:val="18"/>
      <w:szCs w:val="21"/>
    </w:rPr>
  </w:style>
  <w:style w:type="paragraph" w:customStyle="1" w:styleId="FigureNotitle">
    <w:name w:val="Figure_No &amp; title"/>
    <w:basedOn w:val="Normal"/>
    <w:next w:val="Normal"/>
    <w:qFormat/>
    <w:rsid w:val="00EF3284"/>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b/>
      <w:lang w:val="en-GB" w:eastAsia="en-US"/>
    </w:rPr>
  </w:style>
  <w:style w:type="paragraph" w:styleId="BalloonText">
    <w:name w:val="Balloon Text"/>
    <w:basedOn w:val="Normal"/>
    <w:semiHidden/>
    <w:rsid w:val="00FE7DA8"/>
    <w:rPr>
      <w:rFonts w:ascii="ヒラギノ角ゴ Pro W3" w:eastAsia="ヒラギノ角ゴ Pro W3"/>
      <w:sz w:val="18"/>
      <w:szCs w:val="18"/>
    </w:rPr>
  </w:style>
  <w:style w:type="paragraph" w:styleId="CommentSubject">
    <w:name w:val="annotation subject"/>
    <w:basedOn w:val="CommentText"/>
    <w:next w:val="CommentText"/>
    <w:semiHidden/>
    <w:rsid w:val="00003CAA"/>
    <w:rPr>
      <w:rFonts w:eastAsia="MS Mincho"/>
      <w:b/>
      <w:bCs/>
      <w:lang w:eastAsia="zh-CN"/>
    </w:rPr>
  </w:style>
  <w:style w:type="paragraph" w:customStyle="1" w:styleId="TableNotitle">
    <w:name w:val="Table_No &amp; title"/>
    <w:basedOn w:val="Normal"/>
    <w:next w:val="Normal"/>
    <w:qFormat/>
    <w:rsid w:val="00C42501"/>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rFonts w:eastAsia="Times New Roman"/>
      <w:b/>
      <w:lang w:val="en-GB" w:eastAsia="en-US"/>
    </w:rPr>
  </w:style>
  <w:style w:type="paragraph" w:customStyle="1" w:styleId="Equation">
    <w:name w:val="Equation"/>
    <w:basedOn w:val="Normal"/>
    <w:rsid w:val="00C42501"/>
    <w:pPr>
      <w:tabs>
        <w:tab w:val="left" w:pos="794"/>
        <w:tab w:val="center" w:pos="4820"/>
        <w:tab w:val="right" w:pos="9639"/>
      </w:tabs>
      <w:overflowPunct w:val="0"/>
      <w:autoSpaceDE w:val="0"/>
      <w:autoSpaceDN w:val="0"/>
      <w:adjustRightInd w:val="0"/>
      <w:textAlignment w:val="baseline"/>
    </w:pPr>
    <w:rPr>
      <w:rFonts w:eastAsia="Times New Roman"/>
      <w:lang w:val="en-GB" w:eastAsia="en-US"/>
    </w:rPr>
  </w:style>
  <w:style w:type="paragraph" w:customStyle="1" w:styleId="Headingb">
    <w:name w:val="Heading_b"/>
    <w:basedOn w:val="Normal"/>
    <w:next w:val="Normal"/>
    <w:qFormat/>
    <w:rsid w:val="00F14A92"/>
    <w:pPr>
      <w:keepNext/>
      <w:tabs>
        <w:tab w:val="left" w:pos="794"/>
        <w:tab w:val="left" w:pos="1191"/>
        <w:tab w:val="left" w:pos="1588"/>
        <w:tab w:val="left" w:pos="1985"/>
      </w:tabs>
      <w:overflowPunct w:val="0"/>
      <w:autoSpaceDE w:val="0"/>
      <w:autoSpaceDN w:val="0"/>
      <w:adjustRightInd w:val="0"/>
      <w:spacing w:before="160"/>
      <w:textAlignment w:val="baseline"/>
    </w:pPr>
    <w:rPr>
      <w:b/>
      <w:lang w:val="en-GB" w:eastAsia="ja-JP"/>
    </w:rPr>
  </w:style>
  <w:style w:type="paragraph" w:customStyle="1" w:styleId="AnnexNotitle">
    <w:name w:val="Annex_No &amp; title"/>
    <w:basedOn w:val="Normal"/>
    <w:next w:val="Normal"/>
    <w:rsid w:val="0029185B"/>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lang w:val="en-GB" w:eastAsia="en-US"/>
    </w:rPr>
  </w:style>
  <w:style w:type="paragraph" w:customStyle="1" w:styleId="AppendixNotitle">
    <w:name w:val="Appendix_No &amp; title"/>
    <w:basedOn w:val="AnnexNotitle"/>
    <w:next w:val="Normal"/>
    <w:rsid w:val="0029185B"/>
  </w:style>
  <w:style w:type="paragraph" w:styleId="TableofFigures">
    <w:name w:val="table of figures"/>
    <w:basedOn w:val="Normal"/>
    <w:next w:val="Normal"/>
    <w:uiPriority w:val="99"/>
    <w:rsid w:val="00F14A92"/>
    <w:pPr>
      <w:tabs>
        <w:tab w:val="right" w:leader="dot" w:pos="9639"/>
      </w:tabs>
      <w:overflowPunct w:val="0"/>
      <w:autoSpaceDE w:val="0"/>
      <w:autoSpaceDN w:val="0"/>
      <w:adjustRightInd w:val="0"/>
      <w:textAlignment w:val="baseline"/>
    </w:pPr>
    <w:rPr>
      <w:smallCaps/>
      <w:sz w:val="20"/>
      <w:szCs w:val="24"/>
      <w:lang w:val="en-GB" w:eastAsia="en-US"/>
    </w:rPr>
  </w:style>
  <w:style w:type="paragraph" w:customStyle="1" w:styleId="Heading1Centered">
    <w:name w:val="Heading 1 Centered"/>
    <w:basedOn w:val="Heading1"/>
    <w:rsid w:val="00F14A92"/>
    <w:pPr>
      <w:keepLines/>
      <w:numPr>
        <w:numId w:val="0"/>
      </w:numPr>
      <w:tabs>
        <w:tab w:val="left" w:pos="794"/>
        <w:tab w:val="left" w:pos="1191"/>
        <w:tab w:val="left" w:pos="1588"/>
        <w:tab w:val="left" w:pos="1985"/>
      </w:tabs>
      <w:overflowPunct w:val="0"/>
      <w:autoSpaceDE w:val="0"/>
      <w:autoSpaceDN w:val="0"/>
      <w:adjustRightInd w:val="0"/>
      <w:spacing w:before="360" w:after="0"/>
      <w:jc w:val="center"/>
      <w:textAlignment w:val="baseline"/>
    </w:pPr>
    <w:rPr>
      <w:rFonts w:cs="Times New Roman"/>
      <w:kern w:val="0"/>
      <w:szCs w:val="20"/>
      <w:lang w:eastAsia="en-US"/>
    </w:rPr>
  </w:style>
  <w:style w:type="paragraph" w:customStyle="1" w:styleId="Headingi">
    <w:name w:val="Heading_i"/>
    <w:basedOn w:val="Normal"/>
    <w:next w:val="Normal"/>
    <w:rsid w:val="00F14A92"/>
    <w:pPr>
      <w:keepNext/>
      <w:tabs>
        <w:tab w:val="left" w:pos="794"/>
        <w:tab w:val="left" w:pos="1191"/>
        <w:tab w:val="left" w:pos="1588"/>
        <w:tab w:val="left" w:pos="1985"/>
      </w:tabs>
      <w:overflowPunct w:val="0"/>
      <w:autoSpaceDE w:val="0"/>
      <w:autoSpaceDN w:val="0"/>
      <w:adjustRightInd w:val="0"/>
      <w:spacing w:before="160"/>
      <w:textAlignment w:val="baseline"/>
    </w:pPr>
    <w:rPr>
      <w:i/>
      <w:lang w:val="en-GB" w:eastAsia="ja-JP"/>
    </w:rPr>
  </w:style>
  <w:style w:type="paragraph" w:customStyle="1" w:styleId="Headingib">
    <w:name w:val="Heading_ib"/>
    <w:basedOn w:val="Headingi"/>
    <w:qFormat/>
    <w:rsid w:val="00F14A92"/>
    <w:rPr>
      <w:b/>
      <w:bCs/>
    </w:rPr>
  </w:style>
  <w:style w:type="paragraph" w:customStyle="1" w:styleId="Tablehead">
    <w:name w:val="Table_head"/>
    <w:basedOn w:val="Normal"/>
    <w:next w:val="Normal"/>
    <w:rsid w:val="00F14A92"/>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lang w:val="en-GB" w:eastAsia="en-US"/>
    </w:rPr>
  </w:style>
  <w:style w:type="paragraph" w:customStyle="1" w:styleId="Tabletext">
    <w:name w:val="Table_text"/>
    <w:basedOn w:val="Normal"/>
    <w:rsid w:val="00F14A92"/>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lang w:val="en-GB" w:eastAsia="en-US"/>
    </w:rPr>
  </w:style>
  <w:style w:type="paragraph" w:customStyle="1" w:styleId="Figure">
    <w:name w:val="Figure"/>
    <w:basedOn w:val="Normal"/>
    <w:next w:val="Normal"/>
    <w:rsid w:val="00F14A92"/>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lang w:val="en-GB" w:eastAsia="en-US"/>
    </w:rPr>
  </w:style>
  <w:style w:type="paragraph" w:customStyle="1" w:styleId="toc0">
    <w:name w:val="toc 0"/>
    <w:basedOn w:val="Normal"/>
    <w:next w:val="TOC1"/>
    <w:rsid w:val="00F05ED5"/>
    <w:pPr>
      <w:tabs>
        <w:tab w:val="right" w:pos="9639"/>
      </w:tabs>
      <w:overflowPunct w:val="0"/>
      <w:autoSpaceDE w:val="0"/>
      <w:autoSpaceDN w:val="0"/>
      <w:adjustRightInd w:val="0"/>
      <w:jc w:val="right"/>
      <w:textAlignment w:val="baseline"/>
    </w:pPr>
    <w:rPr>
      <w:rFonts w:eastAsia="Times New Roman"/>
      <w:b/>
      <w:lang w:val="en-GB" w:eastAsia="en-US"/>
    </w:rPr>
  </w:style>
  <w:style w:type="paragraph" w:styleId="List2">
    <w:name w:val="List 2"/>
    <w:basedOn w:val="Normal"/>
    <w:rsid w:val="0060241A"/>
    <w:pPr>
      <w:tabs>
        <w:tab w:val="left" w:pos="794"/>
        <w:tab w:val="left" w:pos="1191"/>
        <w:tab w:val="left" w:pos="1588"/>
        <w:tab w:val="left" w:pos="1985"/>
      </w:tabs>
      <w:overflowPunct w:val="0"/>
      <w:autoSpaceDE w:val="0"/>
      <w:autoSpaceDN w:val="0"/>
      <w:adjustRightInd w:val="0"/>
      <w:ind w:left="566" w:hanging="283"/>
      <w:textAlignment w:val="baseline"/>
    </w:pPr>
    <w:rPr>
      <w:rFonts w:eastAsia="Times New Roman"/>
      <w:szCs w:val="24"/>
      <w:lang w:val="en-GB" w:eastAsia="en-US"/>
    </w:rPr>
  </w:style>
  <w:style w:type="paragraph" w:styleId="List3">
    <w:name w:val="List 3"/>
    <w:basedOn w:val="Normal"/>
    <w:rsid w:val="0060241A"/>
    <w:pPr>
      <w:tabs>
        <w:tab w:val="left" w:pos="794"/>
        <w:tab w:val="left" w:pos="1191"/>
        <w:tab w:val="left" w:pos="1588"/>
        <w:tab w:val="left" w:pos="1985"/>
      </w:tabs>
      <w:overflowPunct w:val="0"/>
      <w:autoSpaceDE w:val="0"/>
      <w:autoSpaceDN w:val="0"/>
      <w:adjustRightInd w:val="0"/>
      <w:ind w:left="849" w:hanging="283"/>
      <w:textAlignment w:val="baseline"/>
    </w:pPr>
    <w:rPr>
      <w:rFonts w:eastAsia="Times New Roman"/>
      <w:szCs w:val="24"/>
      <w:lang w:val="en-GB" w:eastAsia="en-US"/>
    </w:rPr>
  </w:style>
  <w:style w:type="paragraph" w:styleId="List4">
    <w:name w:val="List 4"/>
    <w:basedOn w:val="Normal"/>
    <w:rsid w:val="0060241A"/>
    <w:pPr>
      <w:tabs>
        <w:tab w:val="left" w:pos="794"/>
        <w:tab w:val="left" w:pos="1191"/>
        <w:tab w:val="left" w:pos="1588"/>
        <w:tab w:val="left" w:pos="1985"/>
      </w:tabs>
      <w:overflowPunct w:val="0"/>
      <w:autoSpaceDE w:val="0"/>
      <w:autoSpaceDN w:val="0"/>
      <w:adjustRightInd w:val="0"/>
      <w:ind w:left="1132" w:hanging="283"/>
      <w:textAlignment w:val="baseline"/>
    </w:pPr>
    <w:rPr>
      <w:rFonts w:eastAsia="Times New Roman"/>
      <w:szCs w:val="24"/>
      <w:lang w:val="en-GB" w:eastAsia="en-US"/>
    </w:rPr>
  </w:style>
  <w:style w:type="paragraph" w:styleId="List5">
    <w:name w:val="List 5"/>
    <w:basedOn w:val="Normal"/>
    <w:rsid w:val="0060241A"/>
    <w:pPr>
      <w:tabs>
        <w:tab w:val="left" w:pos="794"/>
        <w:tab w:val="left" w:pos="1191"/>
        <w:tab w:val="left" w:pos="1588"/>
        <w:tab w:val="left" w:pos="1985"/>
      </w:tabs>
      <w:overflowPunct w:val="0"/>
      <w:autoSpaceDE w:val="0"/>
      <w:autoSpaceDN w:val="0"/>
      <w:adjustRightInd w:val="0"/>
      <w:ind w:left="1415" w:hanging="283"/>
      <w:textAlignment w:val="baseline"/>
    </w:pPr>
    <w:rPr>
      <w:rFonts w:eastAsia="Times New Roman"/>
      <w:szCs w:val="24"/>
      <w:lang w:val="en-GB" w:eastAsia="en-US"/>
    </w:rPr>
  </w:style>
  <w:style w:type="paragraph" w:styleId="Caption">
    <w:name w:val="caption"/>
    <w:basedOn w:val="Normal"/>
    <w:next w:val="Normal"/>
    <w:rsid w:val="0060241A"/>
    <w:pPr>
      <w:spacing w:after="120"/>
      <w:jc w:val="center"/>
    </w:pPr>
    <w:rPr>
      <w:rFonts w:eastAsia="Times New Roman"/>
      <w:b/>
      <w:bCs/>
      <w:szCs w:val="24"/>
      <w:lang w:val="en-GB" w:eastAsia="en-US"/>
    </w:rPr>
  </w:style>
  <w:style w:type="paragraph" w:customStyle="1" w:styleId="Tablelegend">
    <w:name w:val="Table_legend"/>
    <w:basedOn w:val="Normal"/>
    <w:rsid w:val="0060241A"/>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lang w:val="en-GB" w:eastAsia="en-US"/>
    </w:rPr>
  </w:style>
  <w:style w:type="paragraph" w:styleId="TOCHeading">
    <w:name w:val="TOC Heading"/>
    <w:basedOn w:val="Heading1"/>
    <w:next w:val="Normal"/>
    <w:uiPriority w:val="39"/>
    <w:semiHidden/>
    <w:unhideWhenUsed/>
    <w:qFormat/>
    <w:rsid w:val="0060241A"/>
    <w:pPr>
      <w:keepLines/>
      <w:numPr>
        <w:numId w:val="0"/>
      </w:numPr>
      <w:spacing w:before="480" w:after="0" w:line="276" w:lineRule="auto"/>
      <w:outlineLvl w:val="9"/>
    </w:pPr>
    <w:rPr>
      <w:rFonts w:ascii="Cambria" w:eastAsia="SimSun" w:hAnsi="Cambria" w:cs="Times New Roman"/>
      <w:color w:val="365F91"/>
      <w:kern w:val="0"/>
      <w:sz w:val="28"/>
      <w:szCs w:val="28"/>
      <w:lang w:val="en-US" w:eastAsia="en-US"/>
    </w:rPr>
  </w:style>
  <w:style w:type="character" w:customStyle="1" w:styleId="Heading1Char">
    <w:name w:val="Heading 1 Char"/>
    <w:link w:val="Heading1"/>
    <w:rsid w:val="009635CB"/>
    <w:rPr>
      <w:rFonts w:cs="Arial"/>
      <w:b/>
      <w:bCs/>
      <w:kern w:val="32"/>
      <w:sz w:val="24"/>
      <w:szCs w:val="32"/>
      <w:lang w:val="en-GB" w:eastAsia="ja-JP"/>
    </w:rPr>
  </w:style>
  <w:style w:type="paragraph" w:styleId="Revision">
    <w:name w:val="Revision"/>
    <w:hidden/>
    <w:uiPriority w:val="99"/>
    <w:semiHidden/>
    <w:rsid w:val="009635CB"/>
    <w:rPr>
      <w:sz w:val="24"/>
    </w:rPr>
  </w:style>
  <w:style w:type="character" w:styleId="Emphasis">
    <w:name w:val="Emphasis"/>
    <w:rsid w:val="009635CB"/>
    <w:rPr>
      <w:i/>
      <w:iCs/>
    </w:rPr>
  </w:style>
  <w:style w:type="character" w:styleId="Strong">
    <w:name w:val="Strong"/>
    <w:rsid w:val="009635CB"/>
    <w:rPr>
      <w:b/>
      <w:bCs/>
    </w:rPr>
  </w:style>
  <w:style w:type="paragraph" w:styleId="Quote">
    <w:name w:val="Quote"/>
    <w:basedOn w:val="Normal"/>
    <w:next w:val="Normal"/>
    <w:link w:val="QuoteChar"/>
    <w:uiPriority w:val="29"/>
    <w:rsid w:val="009635CB"/>
    <w:pPr>
      <w:spacing w:before="200" w:after="160"/>
      <w:ind w:left="864" w:right="864"/>
      <w:jc w:val="center"/>
    </w:pPr>
    <w:rPr>
      <w:i/>
      <w:iCs/>
      <w:color w:val="404040"/>
    </w:rPr>
  </w:style>
  <w:style w:type="character" w:customStyle="1" w:styleId="QuoteChar">
    <w:name w:val="Quote Char"/>
    <w:link w:val="Quote"/>
    <w:uiPriority w:val="29"/>
    <w:rsid w:val="009635CB"/>
    <w:rPr>
      <w:i/>
      <w:iCs/>
      <w:color w:val="404040"/>
      <w:sz w:val="24"/>
    </w:rPr>
  </w:style>
  <w:style w:type="paragraph" w:styleId="FootnoteText">
    <w:name w:val="footnote text"/>
    <w:basedOn w:val="Normal"/>
    <w:link w:val="FootnoteTextChar"/>
    <w:uiPriority w:val="99"/>
    <w:semiHidden/>
    <w:unhideWhenUsed/>
    <w:rsid w:val="00B83E0F"/>
    <w:pPr>
      <w:spacing w:before="0"/>
    </w:pPr>
    <w:rPr>
      <w:rFonts w:eastAsiaTheme="minorEastAsia"/>
      <w:sz w:val="20"/>
      <w:lang w:val="en-GB" w:eastAsia="ja-JP"/>
    </w:rPr>
  </w:style>
  <w:style w:type="character" w:customStyle="1" w:styleId="FootnoteTextChar">
    <w:name w:val="Footnote Text Char"/>
    <w:basedOn w:val="DefaultParagraphFont"/>
    <w:link w:val="FootnoteText"/>
    <w:uiPriority w:val="99"/>
    <w:semiHidden/>
    <w:rsid w:val="00B83E0F"/>
    <w:rPr>
      <w:rFonts w:eastAsiaTheme="minorEastAsia"/>
      <w:lang w:val="en-GB" w:eastAsia="ja-JP"/>
    </w:rPr>
  </w:style>
  <w:style w:type="character" w:styleId="FootnoteReference">
    <w:name w:val="footnote reference"/>
    <w:basedOn w:val="DefaultParagraphFont"/>
    <w:uiPriority w:val="99"/>
    <w:semiHidden/>
    <w:unhideWhenUsed/>
    <w:rsid w:val="00B83E0F"/>
    <w:rPr>
      <w:vertAlign w:val="superscript"/>
    </w:rPr>
  </w:style>
  <w:style w:type="paragraph" w:styleId="ListParagraph">
    <w:name w:val="List Paragraph"/>
    <w:basedOn w:val="Normal"/>
    <w:uiPriority w:val="34"/>
    <w:qFormat/>
    <w:rsid w:val="00751F7A"/>
    <w:pPr>
      <w:ind w:left="720"/>
      <w:contextualSpacing/>
    </w:pPr>
  </w:style>
  <w:style w:type="character" w:customStyle="1" w:styleId="DocnumberChar">
    <w:name w:val="Docnumber Char"/>
    <w:link w:val="Docnumber"/>
    <w:locked/>
    <w:rsid w:val="00925EB1"/>
    <w:rPr>
      <w:rFonts w:eastAsia="SimSun"/>
      <w:b/>
      <w:sz w:val="32"/>
      <w:lang w:val="en-GB" w:eastAsia="en-US"/>
    </w:rPr>
  </w:style>
  <w:style w:type="paragraph" w:customStyle="1" w:styleId="Docnumber">
    <w:name w:val="Docnumber"/>
    <w:basedOn w:val="Normal"/>
    <w:link w:val="DocnumberChar"/>
    <w:rsid w:val="00925EB1"/>
    <w:pPr>
      <w:tabs>
        <w:tab w:val="left" w:pos="794"/>
        <w:tab w:val="left" w:pos="1191"/>
        <w:tab w:val="left" w:pos="1588"/>
        <w:tab w:val="left" w:pos="1985"/>
      </w:tabs>
      <w:overflowPunct w:val="0"/>
      <w:autoSpaceDE w:val="0"/>
      <w:autoSpaceDN w:val="0"/>
      <w:adjustRightInd w:val="0"/>
      <w:jc w:val="right"/>
    </w:pPr>
    <w:rPr>
      <w:rFonts w:eastAsia="SimSun"/>
      <w:b/>
      <w:sz w:val="32"/>
      <w:lang w:val="en-GB" w:eastAsia="en-US"/>
    </w:rPr>
  </w:style>
  <w:style w:type="character" w:styleId="PlaceholderText">
    <w:name w:val="Placeholder Text"/>
    <w:basedOn w:val="DefaultParagraphFont"/>
    <w:uiPriority w:val="99"/>
    <w:semiHidden/>
    <w:rsid w:val="00925EB1"/>
    <w:rPr>
      <w:rFonts w:ascii="Times New Roman" w:hAnsi="Times New Roman" w:cs="Times New Roman" w:hint="default"/>
      <w:color w:val="808080"/>
    </w:rPr>
  </w:style>
  <w:style w:type="character" w:customStyle="1" w:styleId="UnresolvedMention1">
    <w:name w:val="Unresolved Mention1"/>
    <w:basedOn w:val="DefaultParagraphFont"/>
    <w:uiPriority w:val="99"/>
    <w:semiHidden/>
    <w:unhideWhenUsed/>
    <w:rsid w:val="00307A45"/>
    <w:rPr>
      <w:color w:val="605E5C"/>
      <w:shd w:val="clear" w:color="auto" w:fill="E1DFDD"/>
    </w:rPr>
  </w:style>
  <w:style w:type="character" w:customStyle="1" w:styleId="HeaderChar">
    <w:name w:val="Header Char"/>
    <w:basedOn w:val="DefaultParagraphFont"/>
    <w:link w:val="Header"/>
    <w:rsid w:val="00307A45"/>
    <w:rPr>
      <w:sz w:val="24"/>
    </w:rPr>
  </w:style>
  <w:style w:type="paragraph" w:customStyle="1" w:styleId="Reftext">
    <w:name w:val="Ref_text"/>
    <w:basedOn w:val="Normal"/>
    <w:rsid w:val="00637E48"/>
    <w:pPr>
      <w:overflowPunct w:val="0"/>
      <w:autoSpaceDE w:val="0"/>
      <w:autoSpaceDN w:val="0"/>
      <w:adjustRightInd w:val="0"/>
      <w:ind w:left="2268" w:hanging="2268"/>
      <w:textAlignment w:val="baseline"/>
    </w:pPr>
    <w:rPr>
      <w:rFonts w:eastAsia="Times New Roman"/>
      <w:lang w:val="en-GB" w:eastAsia="en-US"/>
    </w:rPr>
  </w:style>
  <w:style w:type="character" w:customStyle="1" w:styleId="UnresolvedMention2">
    <w:name w:val="Unresolved Mention2"/>
    <w:basedOn w:val="DefaultParagraphFont"/>
    <w:uiPriority w:val="99"/>
    <w:semiHidden/>
    <w:unhideWhenUsed/>
    <w:rsid w:val="00CC40D0"/>
    <w:rPr>
      <w:color w:val="605E5C"/>
      <w:shd w:val="clear" w:color="auto" w:fill="E1DFDD"/>
    </w:rPr>
  </w:style>
  <w:style w:type="character" w:customStyle="1" w:styleId="FooterChar">
    <w:name w:val="Footer Char"/>
    <w:basedOn w:val="DefaultParagraphFont"/>
    <w:link w:val="Footer"/>
    <w:uiPriority w:val="99"/>
    <w:rsid w:val="00B0207F"/>
    <w:rPr>
      <w:sz w:val="24"/>
    </w:rPr>
  </w:style>
  <w:style w:type="character" w:customStyle="1" w:styleId="s16">
    <w:name w:val="s16"/>
    <w:basedOn w:val="DefaultParagraphFont"/>
    <w:rsid w:val="00E03A6B"/>
  </w:style>
  <w:style w:type="paragraph" w:customStyle="1" w:styleId="Default">
    <w:name w:val="Default"/>
    <w:rsid w:val="009F1DEA"/>
    <w:pPr>
      <w:autoSpaceDE w:val="0"/>
      <w:autoSpaceDN w:val="0"/>
      <w:adjustRightInd w:val="0"/>
    </w:pPr>
    <w:rPr>
      <w:color w:val="000000"/>
      <w:sz w:val="24"/>
      <w:szCs w:val="24"/>
      <w:lang w:val="en-IN" w:bidi="hi-IN"/>
    </w:rPr>
  </w:style>
  <w:style w:type="character" w:customStyle="1" w:styleId="UnresolvedMention">
    <w:name w:val="Unresolved Mention"/>
    <w:basedOn w:val="DefaultParagraphFont"/>
    <w:uiPriority w:val="99"/>
    <w:semiHidden/>
    <w:unhideWhenUsed/>
    <w:rsid w:val="00225D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563788">
      <w:bodyDiv w:val="1"/>
      <w:marLeft w:val="0"/>
      <w:marRight w:val="0"/>
      <w:marTop w:val="0"/>
      <w:marBottom w:val="0"/>
      <w:divBdr>
        <w:top w:val="none" w:sz="0" w:space="0" w:color="auto"/>
        <w:left w:val="none" w:sz="0" w:space="0" w:color="auto"/>
        <w:bottom w:val="none" w:sz="0" w:space="0" w:color="auto"/>
        <w:right w:val="none" w:sz="0" w:space="0" w:color="auto"/>
      </w:divBdr>
    </w:div>
    <w:div w:id="642974498">
      <w:bodyDiv w:val="1"/>
      <w:marLeft w:val="0"/>
      <w:marRight w:val="0"/>
      <w:marTop w:val="0"/>
      <w:marBottom w:val="0"/>
      <w:divBdr>
        <w:top w:val="none" w:sz="0" w:space="0" w:color="auto"/>
        <w:left w:val="none" w:sz="0" w:space="0" w:color="auto"/>
        <w:bottom w:val="none" w:sz="0" w:space="0" w:color="auto"/>
        <w:right w:val="none" w:sz="0" w:space="0" w:color="auto"/>
      </w:divBdr>
    </w:div>
    <w:div w:id="931669480">
      <w:bodyDiv w:val="1"/>
      <w:marLeft w:val="0"/>
      <w:marRight w:val="0"/>
      <w:marTop w:val="0"/>
      <w:marBottom w:val="0"/>
      <w:divBdr>
        <w:top w:val="none" w:sz="0" w:space="0" w:color="auto"/>
        <w:left w:val="none" w:sz="0" w:space="0" w:color="auto"/>
        <w:bottom w:val="none" w:sz="0" w:space="0" w:color="auto"/>
        <w:right w:val="none" w:sz="0" w:space="0" w:color="auto"/>
      </w:divBdr>
    </w:div>
    <w:div w:id="958604828">
      <w:bodyDiv w:val="1"/>
      <w:marLeft w:val="0"/>
      <w:marRight w:val="0"/>
      <w:marTop w:val="0"/>
      <w:marBottom w:val="0"/>
      <w:divBdr>
        <w:top w:val="none" w:sz="0" w:space="0" w:color="auto"/>
        <w:left w:val="none" w:sz="0" w:space="0" w:color="auto"/>
        <w:bottom w:val="none" w:sz="0" w:space="0" w:color="auto"/>
        <w:right w:val="none" w:sz="0" w:space="0" w:color="auto"/>
      </w:divBdr>
    </w:div>
    <w:div w:id="968558151">
      <w:bodyDiv w:val="1"/>
      <w:marLeft w:val="0"/>
      <w:marRight w:val="0"/>
      <w:marTop w:val="0"/>
      <w:marBottom w:val="0"/>
      <w:divBdr>
        <w:top w:val="none" w:sz="0" w:space="0" w:color="auto"/>
        <w:left w:val="none" w:sz="0" w:space="0" w:color="auto"/>
        <w:bottom w:val="none" w:sz="0" w:space="0" w:color="auto"/>
        <w:right w:val="none" w:sz="0" w:space="0" w:color="auto"/>
      </w:divBdr>
    </w:div>
    <w:div w:id="1465344314">
      <w:bodyDiv w:val="1"/>
      <w:marLeft w:val="0"/>
      <w:marRight w:val="0"/>
      <w:marTop w:val="0"/>
      <w:marBottom w:val="0"/>
      <w:divBdr>
        <w:top w:val="none" w:sz="0" w:space="0" w:color="auto"/>
        <w:left w:val="none" w:sz="0" w:space="0" w:color="auto"/>
        <w:bottom w:val="none" w:sz="0" w:space="0" w:color="auto"/>
        <w:right w:val="none" w:sz="0" w:space="0" w:color="auto"/>
      </w:divBdr>
    </w:div>
    <w:div w:id="1782794784">
      <w:bodyDiv w:val="1"/>
      <w:marLeft w:val="0"/>
      <w:marRight w:val="0"/>
      <w:marTop w:val="0"/>
      <w:marBottom w:val="0"/>
      <w:divBdr>
        <w:top w:val="none" w:sz="0" w:space="0" w:color="auto"/>
        <w:left w:val="none" w:sz="0" w:space="0" w:color="auto"/>
        <w:bottom w:val="none" w:sz="0" w:space="0" w:color="auto"/>
        <w:right w:val="none" w:sz="0" w:space="0" w:color="auto"/>
      </w:divBdr>
    </w:div>
    <w:div w:id="1885556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comments" Target="comments.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spotafakephone.com/docs/eng/MMF_CounterfeitPhones_EN.pdf" TargetMode="External"/><Relationship Id="rId7" Type="http://schemas.openxmlformats.org/officeDocument/2006/relationships/settings" Target="settings.xml"/><Relationship Id="rId12" Type="http://schemas.openxmlformats.org/officeDocument/2006/relationships/hyperlink" Target="mailto:arjun.singh93@gov.in" TargetMode="External"/><Relationship Id="rId17" Type="http://schemas.openxmlformats.org/officeDocument/2006/relationships/image" Target="media/image5.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file:///C:\Users\limac\Downloads\Counterfeit\substandard%20mobile%20phones%20-%20a%20resource%20guide%20for%20governments%20Framework%20for%20solutions%20to%20combat%20counterfeit"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1.xml"/><Relationship Id="rId28" Type="http://schemas.openxmlformats.org/officeDocument/2006/relationships/glossaryDocument" Target="glossary/document.xml"/><Relationship Id="rId10" Type="http://schemas.openxmlformats.org/officeDocument/2006/relationships/endnotes" Target="endnotes.xml"/><Relationship Id="rId19" Type="http://schemas.microsoft.com/office/2011/relationships/commentsExtended" Target="commentsExtended.xml"/><Relationship Id="rId31"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eader" Target="header2.xml"/><Relationship Id="rId27" Type="http://schemas.microsoft.com/office/2011/relationships/people" Target="people.xml"/><Relationship Id="rId30"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D0F651F62102F4FB2D77BBEB1CB8798"/>
        <w:category>
          <w:name w:val="General"/>
          <w:gallery w:val="placeholder"/>
        </w:category>
        <w:types>
          <w:type w:val="bbPlcHdr"/>
        </w:types>
        <w:behaviors>
          <w:behavior w:val="content"/>
        </w:behaviors>
        <w:guid w:val="{F1D5BAE4-63B0-0D4C-890B-145BDB625598}"/>
      </w:docPartPr>
      <w:docPartBody>
        <w:p w:rsidR="003D5827" w:rsidRDefault="006E5A37" w:rsidP="006E5A37">
          <w:pPr>
            <w:pStyle w:val="2D0F651F62102F4FB2D77BBEB1CB8798"/>
          </w:pPr>
          <w:r>
            <w:rPr>
              <w:rStyle w:val="PlaceholderText"/>
            </w:rPr>
            <w:t>[DocumentSource]</w:t>
          </w:r>
        </w:p>
      </w:docPartBody>
    </w:docPart>
    <w:docPart>
      <w:docPartPr>
        <w:name w:val="74F3CD806EE3A440BF453BF61FB36363"/>
        <w:category>
          <w:name w:val="General"/>
          <w:gallery w:val="placeholder"/>
        </w:category>
        <w:types>
          <w:type w:val="bbPlcHdr"/>
        </w:types>
        <w:behaviors>
          <w:behavior w:val="content"/>
        </w:behaviors>
        <w:guid w:val="{35C85AA7-D2A9-4046-8E7D-85EFDDEA8B37}"/>
      </w:docPartPr>
      <w:docPartBody>
        <w:p w:rsidR="003D5827" w:rsidRDefault="006E5A37" w:rsidP="006E5A37">
          <w:pPr>
            <w:pStyle w:val="74F3CD806EE3A440BF453BF61FB36363"/>
          </w:pPr>
          <w:r>
            <w:rPr>
              <w:rStyle w:val="PlaceholderText"/>
            </w:rPr>
            <w:t>[Title]</w:t>
          </w:r>
        </w:p>
      </w:docPartBody>
    </w:docPart>
    <w:docPart>
      <w:docPartPr>
        <w:name w:val="98B04512A5F7CC4EB8CC17A51A1CA0DF"/>
        <w:category>
          <w:name w:val="General"/>
          <w:gallery w:val="placeholder"/>
        </w:category>
        <w:types>
          <w:type w:val="bbPlcHdr"/>
        </w:types>
        <w:behaviors>
          <w:behavior w:val="content"/>
        </w:behaviors>
        <w:guid w:val="{3D3A63D0-C5FE-3744-99B9-0E7E490D0B1A}"/>
      </w:docPartPr>
      <w:docPartBody>
        <w:p w:rsidR="003D5827" w:rsidRDefault="006E5A37" w:rsidP="006E5A37">
          <w:pPr>
            <w:pStyle w:val="98B04512A5F7CC4EB8CC17A51A1CA0DF"/>
          </w:pPr>
          <w:r w:rsidRPr="00543D41">
            <w:rPr>
              <w:rStyle w:val="PlaceholderText"/>
              <w:highlight w:val="yellow"/>
            </w:rPr>
            <w:t>Insert abstract under 200 words. See Rec.A.2, clause I.1.12 for guidance.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ヒラギノ角ゴ Pro W3">
    <w:altName w:val="MS Gothic"/>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Mangal">
    <w:altName w:val="Liberation Mono"/>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5521"/>
    <w:rsid w:val="000643AB"/>
    <w:rsid w:val="00073F01"/>
    <w:rsid w:val="000F54AC"/>
    <w:rsid w:val="0011021A"/>
    <w:rsid w:val="001260FC"/>
    <w:rsid w:val="00196102"/>
    <w:rsid w:val="001D26C3"/>
    <w:rsid w:val="00207DA5"/>
    <w:rsid w:val="002302DE"/>
    <w:rsid w:val="00274ABA"/>
    <w:rsid w:val="002A0E8B"/>
    <w:rsid w:val="003045D2"/>
    <w:rsid w:val="003A7057"/>
    <w:rsid w:val="003D08D2"/>
    <w:rsid w:val="003D5827"/>
    <w:rsid w:val="00465F8D"/>
    <w:rsid w:val="004A55A9"/>
    <w:rsid w:val="005A3EE3"/>
    <w:rsid w:val="005E5521"/>
    <w:rsid w:val="005F117A"/>
    <w:rsid w:val="005F4460"/>
    <w:rsid w:val="00682AF7"/>
    <w:rsid w:val="006C3FEC"/>
    <w:rsid w:val="006E5A37"/>
    <w:rsid w:val="0070510A"/>
    <w:rsid w:val="00734D0E"/>
    <w:rsid w:val="00946D1E"/>
    <w:rsid w:val="00995B9D"/>
    <w:rsid w:val="009C10BC"/>
    <w:rsid w:val="009D68B1"/>
    <w:rsid w:val="00A117C7"/>
    <w:rsid w:val="00AA55CD"/>
    <w:rsid w:val="00B30FE4"/>
    <w:rsid w:val="00BE6673"/>
    <w:rsid w:val="00C3106C"/>
    <w:rsid w:val="00DC619E"/>
    <w:rsid w:val="00E6744A"/>
    <w:rsid w:val="00F565D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D26C3"/>
  </w:style>
  <w:style w:type="paragraph" w:customStyle="1" w:styleId="2D0F651F62102F4FB2D77BBEB1CB8798">
    <w:name w:val="2D0F651F62102F4FB2D77BBEB1CB8798"/>
    <w:rsid w:val="006E5A37"/>
    <w:pPr>
      <w:spacing w:after="0" w:line="240" w:lineRule="auto"/>
    </w:pPr>
    <w:rPr>
      <w:sz w:val="24"/>
      <w:szCs w:val="24"/>
    </w:rPr>
  </w:style>
  <w:style w:type="paragraph" w:customStyle="1" w:styleId="74F3CD806EE3A440BF453BF61FB36363">
    <w:name w:val="74F3CD806EE3A440BF453BF61FB36363"/>
    <w:rsid w:val="006E5A37"/>
    <w:pPr>
      <w:spacing w:after="0" w:line="240" w:lineRule="auto"/>
    </w:pPr>
    <w:rPr>
      <w:sz w:val="24"/>
      <w:szCs w:val="24"/>
    </w:rPr>
  </w:style>
  <w:style w:type="paragraph" w:customStyle="1" w:styleId="98B04512A5F7CC4EB8CC17A51A1CA0DF">
    <w:name w:val="98B04512A5F7CC4EB8CC17A51A1CA0DF"/>
    <w:rsid w:val="006E5A37"/>
    <w:pPr>
      <w:spacing w:after="0" w:line="240"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4B5938D773D3A4395C019AD5B578696" ma:contentTypeVersion="12" ma:contentTypeDescription="Create a new document." ma:contentTypeScope="" ma:versionID="cdc2fabf578d2af7040d6074d5859d91">
  <xsd:schema xmlns:xsd="http://www.w3.org/2001/XMLSchema" xmlns:xs="http://www.w3.org/2001/XMLSchema" xmlns:p="http://schemas.microsoft.com/office/2006/metadata/properties" xmlns:ns2="9f3ac614-4c91-4b8f-aaf6-36d24099a022" xmlns:ns3="ff821e2e-f9bb-4d8e-b560-bb17213875cd" targetNamespace="http://schemas.microsoft.com/office/2006/metadata/properties" ma:root="true" ma:fieldsID="867a454928e35f417abe2b4877f7dd1e" ns2:_="" ns3:_="">
    <xsd:import namespace="9f3ac614-4c91-4b8f-aaf6-36d24099a022"/>
    <xsd:import namespace="ff821e2e-f9bb-4d8e-b560-bb17213875c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3ac614-4c91-4b8f-aaf6-36d24099a0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f821e2e-f9bb-4d8e-b560-bb17213875c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21E2B6-F73A-4F77-A433-10E0079BA3E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140BC77-3A95-4C68-866E-D914643252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3ac614-4c91-4b8f-aaf6-36d24099a022"/>
    <ds:schemaRef ds:uri="ff821e2e-f9bb-4d8e-b560-bb17213875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C5A9728-E211-4A3B-BCEF-901E9E60B34A}">
  <ds:schemaRefs>
    <ds:schemaRef ds:uri="http://schemas.microsoft.com/sharepoint/v3/contenttype/forms"/>
  </ds:schemaRefs>
</ds:datastoreItem>
</file>

<file path=customXml/itemProps4.xml><?xml version="1.0" encoding="utf-8"?>
<ds:datastoreItem xmlns:ds="http://schemas.openxmlformats.org/officeDocument/2006/customXml" ds:itemID="{76652744-E615-47DC-9856-E55906656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468</TotalTime>
  <Pages>11</Pages>
  <Words>3463</Words>
  <Characters>19740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Proposal for advancement in the baseline text of draft new Technical Report TR-CF-QoS “Impact of Counterfeit Mobile devices on Quality of Service”.</vt:lpstr>
    </vt:vector>
  </TitlesOfParts>
  <Manager>ITU-T</Manager>
  <Company>International Telecommunication Union (ITU)</Company>
  <LinksUpToDate>false</LinksUpToDate>
  <CharactersWithSpaces>23157</CharactersWithSpaces>
  <SharedDoc>false</SharedDoc>
  <HLinks>
    <vt:vector size="114" baseType="variant">
      <vt:variant>
        <vt:i4>1703985</vt:i4>
      </vt:variant>
      <vt:variant>
        <vt:i4>116</vt:i4>
      </vt:variant>
      <vt:variant>
        <vt:i4>0</vt:i4>
      </vt:variant>
      <vt:variant>
        <vt:i4>5</vt:i4>
      </vt:variant>
      <vt:variant>
        <vt:lpwstr/>
      </vt:variant>
      <vt:variant>
        <vt:lpwstr>_Toc286246115</vt:lpwstr>
      </vt:variant>
      <vt:variant>
        <vt:i4>1769521</vt:i4>
      </vt:variant>
      <vt:variant>
        <vt:i4>107</vt:i4>
      </vt:variant>
      <vt:variant>
        <vt:i4>0</vt:i4>
      </vt:variant>
      <vt:variant>
        <vt:i4>5</vt:i4>
      </vt:variant>
      <vt:variant>
        <vt:lpwstr/>
      </vt:variant>
      <vt:variant>
        <vt:lpwstr>_Toc286246107</vt:lpwstr>
      </vt:variant>
      <vt:variant>
        <vt:i4>1179697</vt:i4>
      </vt:variant>
      <vt:variant>
        <vt:i4>98</vt:i4>
      </vt:variant>
      <vt:variant>
        <vt:i4>0</vt:i4>
      </vt:variant>
      <vt:variant>
        <vt:i4>5</vt:i4>
      </vt:variant>
      <vt:variant>
        <vt:lpwstr/>
      </vt:variant>
      <vt:variant>
        <vt:lpwstr>_Toc156801694</vt:lpwstr>
      </vt:variant>
      <vt:variant>
        <vt:i4>1179697</vt:i4>
      </vt:variant>
      <vt:variant>
        <vt:i4>92</vt:i4>
      </vt:variant>
      <vt:variant>
        <vt:i4>0</vt:i4>
      </vt:variant>
      <vt:variant>
        <vt:i4>5</vt:i4>
      </vt:variant>
      <vt:variant>
        <vt:lpwstr/>
      </vt:variant>
      <vt:variant>
        <vt:lpwstr>_Toc156801693</vt:lpwstr>
      </vt:variant>
      <vt:variant>
        <vt:i4>1179697</vt:i4>
      </vt:variant>
      <vt:variant>
        <vt:i4>86</vt:i4>
      </vt:variant>
      <vt:variant>
        <vt:i4>0</vt:i4>
      </vt:variant>
      <vt:variant>
        <vt:i4>5</vt:i4>
      </vt:variant>
      <vt:variant>
        <vt:lpwstr/>
      </vt:variant>
      <vt:variant>
        <vt:lpwstr>_Toc156801692</vt:lpwstr>
      </vt:variant>
      <vt:variant>
        <vt:i4>1179697</vt:i4>
      </vt:variant>
      <vt:variant>
        <vt:i4>80</vt:i4>
      </vt:variant>
      <vt:variant>
        <vt:i4>0</vt:i4>
      </vt:variant>
      <vt:variant>
        <vt:i4>5</vt:i4>
      </vt:variant>
      <vt:variant>
        <vt:lpwstr/>
      </vt:variant>
      <vt:variant>
        <vt:lpwstr>_Toc156801691</vt:lpwstr>
      </vt:variant>
      <vt:variant>
        <vt:i4>1179697</vt:i4>
      </vt:variant>
      <vt:variant>
        <vt:i4>74</vt:i4>
      </vt:variant>
      <vt:variant>
        <vt:i4>0</vt:i4>
      </vt:variant>
      <vt:variant>
        <vt:i4>5</vt:i4>
      </vt:variant>
      <vt:variant>
        <vt:lpwstr/>
      </vt:variant>
      <vt:variant>
        <vt:lpwstr>_Toc156801690</vt:lpwstr>
      </vt:variant>
      <vt:variant>
        <vt:i4>1245233</vt:i4>
      </vt:variant>
      <vt:variant>
        <vt:i4>68</vt:i4>
      </vt:variant>
      <vt:variant>
        <vt:i4>0</vt:i4>
      </vt:variant>
      <vt:variant>
        <vt:i4>5</vt:i4>
      </vt:variant>
      <vt:variant>
        <vt:lpwstr/>
      </vt:variant>
      <vt:variant>
        <vt:lpwstr>_Toc156801689</vt:lpwstr>
      </vt:variant>
      <vt:variant>
        <vt:i4>1245233</vt:i4>
      </vt:variant>
      <vt:variant>
        <vt:i4>62</vt:i4>
      </vt:variant>
      <vt:variant>
        <vt:i4>0</vt:i4>
      </vt:variant>
      <vt:variant>
        <vt:i4>5</vt:i4>
      </vt:variant>
      <vt:variant>
        <vt:lpwstr/>
      </vt:variant>
      <vt:variant>
        <vt:lpwstr>_Toc156801688</vt:lpwstr>
      </vt:variant>
      <vt:variant>
        <vt:i4>1245233</vt:i4>
      </vt:variant>
      <vt:variant>
        <vt:i4>56</vt:i4>
      </vt:variant>
      <vt:variant>
        <vt:i4>0</vt:i4>
      </vt:variant>
      <vt:variant>
        <vt:i4>5</vt:i4>
      </vt:variant>
      <vt:variant>
        <vt:lpwstr/>
      </vt:variant>
      <vt:variant>
        <vt:lpwstr>_Toc156801687</vt:lpwstr>
      </vt:variant>
      <vt:variant>
        <vt:i4>1245233</vt:i4>
      </vt:variant>
      <vt:variant>
        <vt:i4>50</vt:i4>
      </vt:variant>
      <vt:variant>
        <vt:i4>0</vt:i4>
      </vt:variant>
      <vt:variant>
        <vt:i4>5</vt:i4>
      </vt:variant>
      <vt:variant>
        <vt:lpwstr/>
      </vt:variant>
      <vt:variant>
        <vt:lpwstr>_Toc156801686</vt:lpwstr>
      </vt:variant>
      <vt:variant>
        <vt:i4>1245233</vt:i4>
      </vt:variant>
      <vt:variant>
        <vt:i4>44</vt:i4>
      </vt:variant>
      <vt:variant>
        <vt:i4>0</vt:i4>
      </vt:variant>
      <vt:variant>
        <vt:i4>5</vt:i4>
      </vt:variant>
      <vt:variant>
        <vt:lpwstr/>
      </vt:variant>
      <vt:variant>
        <vt:lpwstr>_Toc156801685</vt:lpwstr>
      </vt:variant>
      <vt:variant>
        <vt:i4>1245233</vt:i4>
      </vt:variant>
      <vt:variant>
        <vt:i4>38</vt:i4>
      </vt:variant>
      <vt:variant>
        <vt:i4>0</vt:i4>
      </vt:variant>
      <vt:variant>
        <vt:i4>5</vt:i4>
      </vt:variant>
      <vt:variant>
        <vt:lpwstr/>
      </vt:variant>
      <vt:variant>
        <vt:lpwstr>_Toc156801684</vt:lpwstr>
      </vt:variant>
      <vt:variant>
        <vt:i4>1245233</vt:i4>
      </vt:variant>
      <vt:variant>
        <vt:i4>32</vt:i4>
      </vt:variant>
      <vt:variant>
        <vt:i4>0</vt:i4>
      </vt:variant>
      <vt:variant>
        <vt:i4>5</vt:i4>
      </vt:variant>
      <vt:variant>
        <vt:lpwstr/>
      </vt:variant>
      <vt:variant>
        <vt:lpwstr>_Toc156801683</vt:lpwstr>
      </vt:variant>
      <vt:variant>
        <vt:i4>1245233</vt:i4>
      </vt:variant>
      <vt:variant>
        <vt:i4>26</vt:i4>
      </vt:variant>
      <vt:variant>
        <vt:i4>0</vt:i4>
      </vt:variant>
      <vt:variant>
        <vt:i4>5</vt:i4>
      </vt:variant>
      <vt:variant>
        <vt:lpwstr/>
      </vt:variant>
      <vt:variant>
        <vt:lpwstr>_Toc156801682</vt:lpwstr>
      </vt:variant>
      <vt:variant>
        <vt:i4>1245233</vt:i4>
      </vt:variant>
      <vt:variant>
        <vt:i4>20</vt:i4>
      </vt:variant>
      <vt:variant>
        <vt:i4>0</vt:i4>
      </vt:variant>
      <vt:variant>
        <vt:i4>5</vt:i4>
      </vt:variant>
      <vt:variant>
        <vt:lpwstr/>
      </vt:variant>
      <vt:variant>
        <vt:lpwstr>_Toc156801681</vt:lpwstr>
      </vt:variant>
      <vt:variant>
        <vt:i4>1245233</vt:i4>
      </vt:variant>
      <vt:variant>
        <vt:i4>14</vt:i4>
      </vt:variant>
      <vt:variant>
        <vt:i4>0</vt:i4>
      </vt:variant>
      <vt:variant>
        <vt:i4>5</vt:i4>
      </vt:variant>
      <vt:variant>
        <vt:lpwstr/>
      </vt:variant>
      <vt:variant>
        <vt:lpwstr>_Toc156801680</vt:lpwstr>
      </vt:variant>
      <vt:variant>
        <vt:i4>1835057</vt:i4>
      </vt:variant>
      <vt:variant>
        <vt:i4>8</vt:i4>
      </vt:variant>
      <vt:variant>
        <vt:i4>0</vt:i4>
      </vt:variant>
      <vt:variant>
        <vt:i4>5</vt:i4>
      </vt:variant>
      <vt:variant>
        <vt:lpwstr/>
      </vt:variant>
      <vt:variant>
        <vt:lpwstr>_Toc156801679</vt:lpwstr>
      </vt:variant>
      <vt:variant>
        <vt:i4>1835057</vt:i4>
      </vt:variant>
      <vt:variant>
        <vt:i4>2</vt:i4>
      </vt:variant>
      <vt:variant>
        <vt:i4>0</vt:i4>
      </vt:variant>
      <vt:variant>
        <vt:i4>5</vt:i4>
      </vt:variant>
      <vt:variant>
        <vt:lpwstr/>
      </vt:variant>
      <vt:variant>
        <vt:lpwstr>_Toc156801678</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for advancement in the baseline text of draft new Technical Report TR-CF-QoS “Impact of Counterfeit Mobile devices on Quality of Service”.</dc:title>
  <dc:creator>Brazil</dc:creator>
  <cp:keywords>Counterfeit, QoS, QoE, Impacts.</cp:keywords>
  <dc:description>SG11-C67-R1  For: Geneva, 6-15 July 2022_x000d_Document date: _x000d_Saved by ITU51014337 at 15:14:18 on 23.06.2022</dc:description>
  <cp:lastModifiedBy>AD-IT-283</cp:lastModifiedBy>
  <cp:revision>502</cp:revision>
  <cp:lastPrinted>2023-09-15T07:22:00Z</cp:lastPrinted>
  <dcterms:created xsi:type="dcterms:W3CDTF">2022-07-11T08:40:00Z</dcterms:created>
  <dcterms:modified xsi:type="dcterms:W3CDTF">2023-09-15T07:23:00Z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SG11-C67-R1</vt:lpwstr>
  </property>
  <property fmtid="{D5CDD505-2E9C-101B-9397-08002B2CF9AE}" pid="3" name="Docdate">
    <vt:lpwstr/>
  </property>
  <property fmtid="{D5CDD505-2E9C-101B-9397-08002B2CF9AE}" pid="4" name="Docorlang">
    <vt:lpwstr/>
  </property>
  <property fmtid="{D5CDD505-2E9C-101B-9397-08002B2CF9AE}" pid="5" name="Docbluepink">
    <vt:lpwstr>15/11</vt:lpwstr>
  </property>
  <property fmtid="{D5CDD505-2E9C-101B-9397-08002B2CF9AE}" pid="6" name="Docdest">
    <vt:lpwstr>Geneva, 6-15 July 2022</vt:lpwstr>
  </property>
  <property fmtid="{D5CDD505-2E9C-101B-9397-08002B2CF9AE}" pid="7" name="Docauthor">
    <vt:lpwstr>Brazil</vt:lpwstr>
  </property>
  <property fmtid="{D5CDD505-2E9C-101B-9397-08002B2CF9AE}" pid="8" name="ContentTypeId">
    <vt:lpwstr>0x01010074B5938D773D3A4395C019AD5B578696</vt:lpwstr>
  </property>
  <property fmtid="{D5CDD505-2E9C-101B-9397-08002B2CF9AE}" pid="9" name="SourceC">
    <vt:lpwstr/>
  </property>
  <property fmtid="{D5CDD505-2E9C-101B-9397-08002B2CF9AE}" pid="10" name="Questions">
    <vt:lpwstr>841;#Q15/11|23abfa04-7d9d-4809-956f-38dcb2e5c947</vt:lpwstr>
  </property>
</Properties>
</file>