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85" w:type="dxa"/>
        <w:tblLayout w:type="fixed"/>
        <w:tblCellMar>
          <w:left w:w="57" w:type="dxa"/>
          <w:right w:w="57" w:type="dxa"/>
        </w:tblCellMar>
        <w:tblLook w:val="0000" w:firstRow="0" w:lastRow="0" w:firstColumn="0" w:lastColumn="0" w:noHBand="0" w:noVBand="0"/>
      </w:tblPr>
      <w:tblGrid>
        <w:gridCol w:w="1276"/>
        <w:gridCol w:w="426"/>
        <w:gridCol w:w="3625"/>
        <w:gridCol w:w="4596"/>
      </w:tblGrid>
      <w:tr w:rsidR="00F8332B" w:rsidRPr="00F8332B" w14:paraId="2D63F7B7" w14:textId="77777777" w:rsidTr="00F8332B">
        <w:trPr>
          <w:cantSplit/>
        </w:trPr>
        <w:tc>
          <w:tcPr>
            <w:tcW w:w="1276" w:type="dxa"/>
            <w:vMerge w:val="restart"/>
          </w:tcPr>
          <w:p w14:paraId="4FF03B6C" w14:textId="77777777" w:rsidR="00F8332B" w:rsidRPr="00F8332B" w:rsidRDefault="00F8332B" w:rsidP="00F8332B">
            <w:pPr>
              <w:spacing w:before="120"/>
              <w:rPr>
                <w:sz w:val="20"/>
                <w:szCs w:val="20"/>
              </w:rPr>
            </w:pPr>
            <w:bookmarkStart w:id="0" w:name="dtableau"/>
            <w:bookmarkStart w:id="1" w:name="dnum" w:colFirst="2" w:colLast="2"/>
            <w:r w:rsidRPr="00F8332B">
              <w:rPr>
                <w:noProof/>
              </w:rPr>
              <w:drawing>
                <wp:inline distT="0" distB="0" distL="0" distR="0" wp14:anchorId="1E4229C6" wp14:editId="6B4960A7">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2"/>
            <w:vMerge w:val="restart"/>
          </w:tcPr>
          <w:p w14:paraId="4E2482F0" w14:textId="77777777" w:rsidR="00F8332B" w:rsidRPr="00F8332B" w:rsidRDefault="00F8332B" w:rsidP="00F8332B">
            <w:pPr>
              <w:spacing w:before="120"/>
              <w:rPr>
                <w:sz w:val="16"/>
                <w:szCs w:val="16"/>
              </w:rPr>
            </w:pPr>
            <w:r w:rsidRPr="00F8332B">
              <w:rPr>
                <w:sz w:val="16"/>
                <w:szCs w:val="16"/>
              </w:rPr>
              <w:t>INTERNATIONAL TELECOMMUNICATION UNION</w:t>
            </w:r>
          </w:p>
          <w:p w14:paraId="69C00FD2" w14:textId="77777777" w:rsidR="00F8332B" w:rsidRPr="00F8332B" w:rsidRDefault="00F8332B" w:rsidP="00F8332B">
            <w:pPr>
              <w:spacing w:before="120"/>
              <w:rPr>
                <w:b/>
                <w:bCs/>
                <w:sz w:val="26"/>
                <w:szCs w:val="26"/>
              </w:rPr>
            </w:pPr>
            <w:r w:rsidRPr="00F8332B">
              <w:rPr>
                <w:b/>
                <w:bCs/>
                <w:sz w:val="26"/>
                <w:szCs w:val="26"/>
              </w:rPr>
              <w:t>TELECOMMUNICATION</w:t>
            </w:r>
            <w:r w:rsidRPr="00F8332B">
              <w:rPr>
                <w:b/>
                <w:bCs/>
                <w:sz w:val="26"/>
                <w:szCs w:val="26"/>
              </w:rPr>
              <w:br/>
              <w:t>STANDARDIZATION SECTOR</w:t>
            </w:r>
          </w:p>
          <w:p w14:paraId="082BD4F1" w14:textId="77777777" w:rsidR="00F8332B" w:rsidRPr="00F8332B" w:rsidRDefault="00F8332B" w:rsidP="00F8332B">
            <w:pPr>
              <w:spacing w:before="120"/>
              <w:rPr>
                <w:sz w:val="20"/>
                <w:szCs w:val="20"/>
              </w:rPr>
            </w:pPr>
            <w:r w:rsidRPr="00F8332B">
              <w:rPr>
                <w:sz w:val="20"/>
                <w:szCs w:val="20"/>
              </w:rPr>
              <w:t xml:space="preserve">STUDY PERIOD </w:t>
            </w:r>
            <w:bookmarkStart w:id="2" w:name="dstudyperiod"/>
            <w:r w:rsidRPr="00F8332B">
              <w:rPr>
                <w:sz w:val="20"/>
              </w:rPr>
              <w:t>2022</w:t>
            </w:r>
            <w:r w:rsidRPr="00F8332B">
              <w:rPr>
                <w:sz w:val="20"/>
                <w:szCs w:val="20"/>
              </w:rPr>
              <w:t>-</w:t>
            </w:r>
            <w:r w:rsidRPr="00F8332B">
              <w:rPr>
                <w:sz w:val="20"/>
              </w:rPr>
              <w:t>2024</w:t>
            </w:r>
            <w:bookmarkEnd w:id="2"/>
          </w:p>
        </w:tc>
        <w:tc>
          <w:tcPr>
            <w:tcW w:w="4596" w:type="dxa"/>
            <w:vAlign w:val="center"/>
          </w:tcPr>
          <w:p w14:paraId="1494D960" w14:textId="0FEF306B" w:rsidR="00F8332B" w:rsidRPr="00F8332B" w:rsidRDefault="00F8332B" w:rsidP="00F8332B">
            <w:pPr>
              <w:pStyle w:val="Docnumber"/>
              <w:rPr>
                <w:sz w:val="32"/>
              </w:rPr>
            </w:pPr>
            <w:r>
              <w:rPr>
                <w:sz w:val="32"/>
              </w:rPr>
              <w:t>SG2–C051</w:t>
            </w:r>
          </w:p>
        </w:tc>
      </w:tr>
      <w:tr w:rsidR="00F8332B" w:rsidRPr="00F8332B" w14:paraId="308938CD" w14:textId="77777777" w:rsidTr="00F8332B">
        <w:trPr>
          <w:cantSplit/>
        </w:trPr>
        <w:tc>
          <w:tcPr>
            <w:tcW w:w="1276" w:type="dxa"/>
            <w:vMerge/>
          </w:tcPr>
          <w:p w14:paraId="6F22F807" w14:textId="77777777" w:rsidR="00F8332B" w:rsidRPr="00F8332B" w:rsidRDefault="00F8332B" w:rsidP="00F8332B">
            <w:pPr>
              <w:spacing w:before="120"/>
              <w:rPr>
                <w:smallCaps/>
                <w:sz w:val="20"/>
              </w:rPr>
            </w:pPr>
            <w:bookmarkStart w:id="3" w:name="dsg" w:colFirst="2" w:colLast="2"/>
            <w:bookmarkEnd w:id="1"/>
          </w:p>
        </w:tc>
        <w:tc>
          <w:tcPr>
            <w:tcW w:w="4051" w:type="dxa"/>
            <w:gridSpan w:val="2"/>
            <w:vMerge/>
          </w:tcPr>
          <w:p w14:paraId="2B920880" w14:textId="77777777" w:rsidR="00F8332B" w:rsidRPr="00F8332B" w:rsidRDefault="00F8332B" w:rsidP="00F8332B">
            <w:pPr>
              <w:spacing w:before="120"/>
              <w:rPr>
                <w:smallCaps/>
                <w:sz w:val="20"/>
              </w:rPr>
            </w:pPr>
          </w:p>
        </w:tc>
        <w:tc>
          <w:tcPr>
            <w:tcW w:w="4596" w:type="dxa"/>
          </w:tcPr>
          <w:p w14:paraId="1C5CD5F7" w14:textId="5E62D0C0" w:rsidR="00F8332B" w:rsidRPr="00F8332B" w:rsidRDefault="00F8332B" w:rsidP="00F8332B">
            <w:pPr>
              <w:spacing w:before="120"/>
              <w:jc w:val="right"/>
              <w:rPr>
                <w:b/>
                <w:bCs/>
                <w:smallCaps/>
                <w:sz w:val="28"/>
                <w:szCs w:val="28"/>
              </w:rPr>
            </w:pPr>
            <w:r>
              <w:rPr>
                <w:b/>
                <w:bCs/>
                <w:smallCaps/>
                <w:sz w:val="28"/>
                <w:szCs w:val="28"/>
              </w:rPr>
              <w:t>STUDY GROUP 2</w:t>
            </w:r>
          </w:p>
        </w:tc>
      </w:tr>
      <w:bookmarkEnd w:id="3"/>
      <w:tr w:rsidR="00F8332B" w:rsidRPr="00F8332B" w14:paraId="456C5A7B" w14:textId="77777777" w:rsidTr="00F8332B">
        <w:trPr>
          <w:cantSplit/>
        </w:trPr>
        <w:tc>
          <w:tcPr>
            <w:tcW w:w="1276" w:type="dxa"/>
            <w:vMerge/>
            <w:tcBorders>
              <w:bottom w:val="single" w:sz="12" w:space="0" w:color="auto"/>
            </w:tcBorders>
          </w:tcPr>
          <w:p w14:paraId="1B54E2AC" w14:textId="77777777" w:rsidR="00F8332B" w:rsidRPr="00F8332B" w:rsidRDefault="00F8332B" w:rsidP="00F8332B">
            <w:pPr>
              <w:spacing w:before="120"/>
              <w:rPr>
                <w:b/>
                <w:bCs/>
                <w:sz w:val="26"/>
              </w:rPr>
            </w:pPr>
          </w:p>
        </w:tc>
        <w:tc>
          <w:tcPr>
            <w:tcW w:w="4051" w:type="dxa"/>
            <w:gridSpan w:val="2"/>
            <w:vMerge/>
            <w:tcBorders>
              <w:bottom w:val="single" w:sz="12" w:space="0" w:color="auto"/>
            </w:tcBorders>
          </w:tcPr>
          <w:p w14:paraId="22889DED" w14:textId="77777777" w:rsidR="00F8332B" w:rsidRPr="00F8332B" w:rsidRDefault="00F8332B" w:rsidP="00F8332B">
            <w:pPr>
              <w:spacing w:before="120"/>
              <w:rPr>
                <w:b/>
                <w:bCs/>
                <w:sz w:val="26"/>
              </w:rPr>
            </w:pPr>
          </w:p>
        </w:tc>
        <w:tc>
          <w:tcPr>
            <w:tcW w:w="4596" w:type="dxa"/>
            <w:tcBorders>
              <w:bottom w:val="single" w:sz="12" w:space="0" w:color="auto"/>
            </w:tcBorders>
            <w:vAlign w:val="center"/>
          </w:tcPr>
          <w:p w14:paraId="6E1F64D6" w14:textId="77777777" w:rsidR="00F8332B" w:rsidRPr="00F8332B" w:rsidRDefault="00F8332B" w:rsidP="00F8332B">
            <w:pPr>
              <w:spacing w:before="120"/>
              <w:jc w:val="right"/>
              <w:rPr>
                <w:b/>
                <w:bCs/>
                <w:sz w:val="28"/>
                <w:szCs w:val="28"/>
              </w:rPr>
            </w:pPr>
            <w:r w:rsidRPr="00F8332B">
              <w:rPr>
                <w:b/>
                <w:bCs/>
                <w:sz w:val="28"/>
                <w:szCs w:val="28"/>
              </w:rPr>
              <w:t>Original: English</w:t>
            </w:r>
          </w:p>
        </w:tc>
      </w:tr>
      <w:tr w:rsidR="00F8332B" w:rsidRPr="00F8332B" w14:paraId="628FD037" w14:textId="77777777" w:rsidTr="00F8332B">
        <w:trPr>
          <w:cantSplit/>
        </w:trPr>
        <w:tc>
          <w:tcPr>
            <w:tcW w:w="1702" w:type="dxa"/>
            <w:gridSpan w:val="2"/>
          </w:tcPr>
          <w:p w14:paraId="68D7FA85" w14:textId="77777777" w:rsidR="00F8332B" w:rsidRPr="00F8332B" w:rsidRDefault="00F8332B" w:rsidP="00F8332B">
            <w:pPr>
              <w:spacing w:before="120"/>
              <w:rPr>
                <w:b/>
                <w:bCs/>
              </w:rPr>
            </w:pPr>
            <w:bookmarkStart w:id="4" w:name="dbluepink" w:colFirst="1" w:colLast="1"/>
            <w:bookmarkStart w:id="5" w:name="dmeeting" w:colFirst="2" w:colLast="2"/>
            <w:r w:rsidRPr="00F8332B">
              <w:rPr>
                <w:b/>
                <w:bCs/>
              </w:rPr>
              <w:t>Question(s):</w:t>
            </w:r>
          </w:p>
        </w:tc>
        <w:tc>
          <w:tcPr>
            <w:tcW w:w="3625" w:type="dxa"/>
          </w:tcPr>
          <w:p w14:paraId="40B2B85A" w14:textId="6621241A" w:rsidR="00F8332B" w:rsidRPr="00F8332B" w:rsidRDefault="00F8332B" w:rsidP="00F8332B">
            <w:pPr>
              <w:spacing w:before="120"/>
            </w:pPr>
            <w:r w:rsidRPr="00F8332B">
              <w:t>3/2</w:t>
            </w:r>
          </w:p>
        </w:tc>
        <w:tc>
          <w:tcPr>
            <w:tcW w:w="4596" w:type="dxa"/>
          </w:tcPr>
          <w:p w14:paraId="23572E16" w14:textId="2072F23B" w:rsidR="00F8332B" w:rsidRPr="00F8332B" w:rsidRDefault="00F8332B" w:rsidP="00F8332B">
            <w:pPr>
              <w:spacing w:before="120"/>
              <w:jc w:val="right"/>
            </w:pPr>
            <w:r w:rsidRPr="00F8332B">
              <w:t>Geneva, 16-20 May 2022</w:t>
            </w:r>
          </w:p>
        </w:tc>
      </w:tr>
      <w:tr w:rsidR="00F8332B" w:rsidRPr="00F8332B" w14:paraId="565D4B0F" w14:textId="77777777" w:rsidTr="00F8332B">
        <w:trPr>
          <w:cantSplit/>
        </w:trPr>
        <w:tc>
          <w:tcPr>
            <w:tcW w:w="9923" w:type="dxa"/>
            <w:gridSpan w:val="4"/>
          </w:tcPr>
          <w:p w14:paraId="4233C019" w14:textId="10C4C7EC" w:rsidR="00F8332B" w:rsidRPr="00F8332B" w:rsidRDefault="00F8332B" w:rsidP="00F8332B">
            <w:pPr>
              <w:spacing w:before="120"/>
              <w:jc w:val="center"/>
              <w:rPr>
                <w:b/>
                <w:bCs/>
              </w:rPr>
            </w:pPr>
            <w:bookmarkStart w:id="6" w:name="ddoctype"/>
            <w:bookmarkEnd w:id="4"/>
            <w:bookmarkEnd w:id="5"/>
            <w:r w:rsidRPr="00F8332B">
              <w:rPr>
                <w:b/>
                <w:bCs/>
              </w:rPr>
              <w:t>CONTRIBUTION</w:t>
            </w:r>
          </w:p>
        </w:tc>
      </w:tr>
      <w:tr w:rsidR="00F8332B" w:rsidRPr="00F8332B" w14:paraId="6BD662B2" w14:textId="77777777" w:rsidTr="00F8332B">
        <w:trPr>
          <w:cantSplit/>
        </w:trPr>
        <w:tc>
          <w:tcPr>
            <w:tcW w:w="1702" w:type="dxa"/>
            <w:gridSpan w:val="2"/>
          </w:tcPr>
          <w:p w14:paraId="54155F55" w14:textId="77777777" w:rsidR="00F8332B" w:rsidRPr="00F8332B" w:rsidRDefault="00F8332B" w:rsidP="00F8332B">
            <w:pPr>
              <w:spacing w:before="120"/>
              <w:rPr>
                <w:b/>
                <w:bCs/>
              </w:rPr>
            </w:pPr>
            <w:bookmarkStart w:id="7" w:name="dsource" w:colFirst="1" w:colLast="1"/>
            <w:bookmarkEnd w:id="6"/>
            <w:r w:rsidRPr="00F8332B">
              <w:rPr>
                <w:b/>
                <w:bCs/>
              </w:rPr>
              <w:t>Source:</w:t>
            </w:r>
          </w:p>
        </w:tc>
        <w:tc>
          <w:tcPr>
            <w:tcW w:w="8221" w:type="dxa"/>
            <w:gridSpan w:val="2"/>
          </w:tcPr>
          <w:p w14:paraId="52F71466" w14:textId="74C393C7" w:rsidR="00F8332B" w:rsidRPr="00F8332B" w:rsidRDefault="00F8332B" w:rsidP="00F8332B">
            <w:pPr>
              <w:spacing w:before="120"/>
            </w:pPr>
            <w:r w:rsidRPr="00F8332B">
              <w:t>Ministry of Communications, India</w:t>
            </w:r>
          </w:p>
        </w:tc>
      </w:tr>
      <w:tr w:rsidR="00F8332B" w:rsidRPr="00F8332B" w14:paraId="43D35A76" w14:textId="77777777" w:rsidTr="00F8332B">
        <w:trPr>
          <w:cantSplit/>
        </w:trPr>
        <w:tc>
          <w:tcPr>
            <w:tcW w:w="1702" w:type="dxa"/>
            <w:gridSpan w:val="2"/>
            <w:tcBorders>
              <w:bottom w:val="single" w:sz="8" w:space="0" w:color="auto"/>
            </w:tcBorders>
          </w:tcPr>
          <w:p w14:paraId="1A95381C" w14:textId="77777777" w:rsidR="00F8332B" w:rsidRPr="00F8332B" w:rsidRDefault="00F8332B" w:rsidP="00F8332B">
            <w:pPr>
              <w:spacing w:before="120"/>
              <w:rPr>
                <w:b/>
                <w:bCs/>
              </w:rPr>
            </w:pPr>
            <w:bookmarkStart w:id="8" w:name="dtitle1" w:colFirst="1" w:colLast="1"/>
            <w:bookmarkEnd w:id="7"/>
            <w:r w:rsidRPr="00F8332B">
              <w:rPr>
                <w:b/>
                <w:bCs/>
              </w:rPr>
              <w:t>Title:</w:t>
            </w:r>
          </w:p>
        </w:tc>
        <w:tc>
          <w:tcPr>
            <w:tcW w:w="8221" w:type="dxa"/>
            <w:gridSpan w:val="2"/>
            <w:tcBorders>
              <w:bottom w:val="single" w:sz="8" w:space="0" w:color="auto"/>
            </w:tcBorders>
          </w:tcPr>
          <w:p w14:paraId="69963DF2" w14:textId="0DAD8174" w:rsidR="00F8332B" w:rsidRPr="00F8332B" w:rsidRDefault="00F8332B" w:rsidP="00F8332B">
            <w:pPr>
              <w:spacing w:before="120"/>
            </w:pPr>
            <w:r>
              <w:t xml:space="preserve">Proposed revised baseline text for </w:t>
            </w:r>
            <w:r w:rsidRPr="00F8332B">
              <w:t>TR.PCM</w:t>
            </w:r>
            <w:r>
              <w:rPr>
                <w:lang w:val="en-GB"/>
              </w:rPr>
              <w:t>:</w:t>
            </w:r>
            <w:r w:rsidRPr="00F8332B">
              <w:t xml:space="preserve"> </w:t>
            </w:r>
            <w:r>
              <w:t>"</w:t>
            </w:r>
            <w:r w:rsidRPr="00F8332B">
              <w:t>Permitted call masking</w:t>
            </w:r>
            <w:r>
              <w:t>"</w:t>
            </w:r>
          </w:p>
        </w:tc>
      </w:tr>
    </w:tbl>
    <w:tbl>
      <w:tblPr>
        <w:tblStyle w:val="a"/>
        <w:tblW w:w="988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702"/>
        <w:gridCol w:w="3856"/>
        <w:gridCol w:w="4329"/>
      </w:tblGrid>
      <w:tr w:rsidR="00AF5DB3" w:rsidRPr="00F8332B" w14:paraId="5896A8A6" w14:textId="77777777" w:rsidTr="00F8332B">
        <w:trPr>
          <w:trHeight w:val="1025"/>
          <w:jc w:val="center"/>
        </w:trPr>
        <w:tc>
          <w:tcPr>
            <w:tcW w:w="1702"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bookmarkEnd w:id="0"/>
          <w:bookmarkEnd w:id="8"/>
          <w:p w14:paraId="60917843" w14:textId="77777777" w:rsidR="00AF5DB3" w:rsidRDefault="00400D59" w:rsidP="00F8332B">
            <w:pPr>
              <w:pStyle w:val="Normal1"/>
              <w:spacing w:before="120"/>
            </w:pPr>
            <w:r>
              <w:rPr>
                <w:b/>
                <w:color w:val="000000"/>
              </w:rPr>
              <w:t>Contact</w:t>
            </w:r>
          </w:p>
        </w:tc>
        <w:tc>
          <w:tcPr>
            <w:tcW w:w="3856"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47BF86D2" w14:textId="77777777" w:rsidR="00AF5DB3" w:rsidRDefault="00400D59" w:rsidP="00F8332B">
            <w:pPr>
              <w:pStyle w:val="Normal1"/>
              <w:spacing w:before="120"/>
            </w:pPr>
            <w:r>
              <w:rPr>
                <w:color w:val="000000"/>
              </w:rPr>
              <w:t>Tejpal Singh, Director</w:t>
            </w:r>
          </w:p>
          <w:p w14:paraId="19A3F005" w14:textId="77777777" w:rsidR="00AF5DB3" w:rsidRDefault="00400D59" w:rsidP="00F8332B">
            <w:pPr>
              <w:pStyle w:val="Normal1"/>
            </w:pPr>
            <w:r>
              <w:rPr>
                <w:color w:val="000000"/>
              </w:rPr>
              <w:t>Dept. of Telecom, Ministry of Communication, India</w:t>
            </w:r>
          </w:p>
        </w:tc>
        <w:tc>
          <w:tcPr>
            <w:tcW w:w="4329"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413BBF77" w14:textId="5215AF0D" w:rsidR="00AF5DB3" w:rsidRPr="00F8332B" w:rsidRDefault="00400D59" w:rsidP="00F8332B">
            <w:pPr>
              <w:pStyle w:val="Normal1"/>
              <w:spacing w:before="120"/>
              <w:rPr>
                <w:color w:val="000000"/>
                <w:lang w:val="fr-CH"/>
              </w:rPr>
            </w:pPr>
            <w:r w:rsidRPr="00F8332B">
              <w:rPr>
                <w:color w:val="000000"/>
                <w:lang w:val="fr-CH"/>
              </w:rPr>
              <w:t xml:space="preserve">Tel: </w:t>
            </w:r>
            <w:r w:rsidR="00F8332B">
              <w:rPr>
                <w:color w:val="000000"/>
                <w:lang w:val="fr-CH"/>
              </w:rPr>
              <w:tab/>
            </w:r>
            <w:r w:rsidRPr="00F8332B">
              <w:rPr>
                <w:color w:val="000000"/>
                <w:lang w:val="fr-CH"/>
              </w:rPr>
              <w:t>+91-9818885790</w:t>
            </w:r>
          </w:p>
          <w:p w14:paraId="2C2D154B" w14:textId="77777777" w:rsidR="00AF5DB3" w:rsidRPr="00F8332B" w:rsidRDefault="00400D59" w:rsidP="00F8332B">
            <w:pPr>
              <w:pStyle w:val="Normal1"/>
              <w:spacing w:before="120"/>
              <w:rPr>
                <w:lang w:val="fr-CH"/>
              </w:rPr>
            </w:pPr>
            <w:r w:rsidRPr="00F8332B">
              <w:rPr>
                <w:color w:val="000000"/>
                <w:lang w:val="fr-CH"/>
              </w:rPr>
              <w:t xml:space="preserve">E-mail:  </w:t>
            </w:r>
            <w:hyperlink r:id="rId8">
              <w:r w:rsidRPr="00F8332B">
                <w:rPr>
                  <w:color w:val="0000FF"/>
                  <w:u w:val="single"/>
                  <w:lang w:val="fr-CH"/>
                </w:rPr>
                <w:t>tejpal.singh70@gov.in</w:t>
              </w:r>
            </w:hyperlink>
          </w:p>
        </w:tc>
      </w:tr>
      <w:tr w:rsidR="00AF5DB3" w:rsidRPr="00F8332B" w14:paraId="68DB2272" w14:textId="77777777" w:rsidTr="00F8332B">
        <w:trPr>
          <w:trHeight w:val="1025"/>
          <w:jc w:val="center"/>
        </w:trPr>
        <w:tc>
          <w:tcPr>
            <w:tcW w:w="1702"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26D0D04F" w14:textId="77777777" w:rsidR="00AF5DB3" w:rsidRDefault="00400D59" w:rsidP="00F8332B">
            <w:pPr>
              <w:pStyle w:val="Normal1"/>
              <w:spacing w:before="120"/>
              <w:rPr>
                <w:b/>
                <w:color w:val="000000"/>
              </w:rPr>
            </w:pPr>
            <w:r>
              <w:rPr>
                <w:b/>
                <w:color w:val="000000"/>
              </w:rPr>
              <w:t>Contact</w:t>
            </w:r>
          </w:p>
        </w:tc>
        <w:tc>
          <w:tcPr>
            <w:tcW w:w="3856"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33D41EAC" w14:textId="77777777" w:rsidR="00AF5DB3" w:rsidRDefault="00400D59" w:rsidP="00F8332B">
            <w:pPr>
              <w:pStyle w:val="Normal1"/>
              <w:spacing w:before="120"/>
              <w:rPr>
                <w:color w:val="000000"/>
              </w:rPr>
            </w:pPr>
            <w:r>
              <w:rPr>
                <w:color w:val="000000"/>
              </w:rPr>
              <w:t>Mrs. Preetika Singh, ADG</w:t>
            </w:r>
          </w:p>
          <w:p w14:paraId="6BA97A42" w14:textId="77777777" w:rsidR="00AF5DB3" w:rsidRDefault="00400D59" w:rsidP="00F8332B">
            <w:pPr>
              <w:pStyle w:val="Normal1"/>
              <w:rPr>
                <w:color w:val="000000"/>
              </w:rPr>
            </w:pPr>
            <w:r>
              <w:rPr>
                <w:color w:val="000000"/>
              </w:rPr>
              <w:t>Dept. of Telecom, Ministry of Communication, India</w:t>
            </w:r>
          </w:p>
        </w:tc>
        <w:tc>
          <w:tcPr>
            <w:tcW w:w="4329"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5FC424A5" w14:textId="72818CCA" w:rsidR="00AF5DB3" w:rsidRPr="00F8332B" w:rsidRDefault="00400D59" w:rsidP="00F8332B">
            <w:pPr>
              <w:pStyle w:val="Normal1"/>
              <w:spacing w:before="120"/>
              <w:rPr>
                <w:color w:val="000000"/>
                <w:lang w:val="fr-CH"/>
              </w:rPr>
            </w:pPr>
            <w:r>
              <w:rPr>
                <w:color w:val="000000"/>
              </w:rPr>
              <w:t xml:space="preserve">Tel: </w:t>
            </w:r>
            <w:r w:rsidR="00F8332B">
              <w:rPr>
                <w:color w:val="000000"/>
              </w:rPr>
              <w:tab/>
            </w:r>
            <w:r w:rsidRPr="00F8332B">
              <w:rPr>
                <w:color w:val="000000"/>
                <w:lang w:val="fr-CH"/>
              </w:rPr>
              <w:t>+91-9868137608</w:t>
            </w:r>
          </w:p>
          <w:p w14:paraId="02BEB2B9" w14:textId="7CDBAAA1" w:rsidR="00F8332B" w:rsidRPr="00F8332B" w:rsidRDefault="00400D59" w:rsidP="00F8332B">
            <w:pPr>
              <w:pStyle w:val="Normal1"/>
              <w:spacing w:before="120"/>
              <w:rPr>
                <w:color w:val="000000"/>
                <w:lang w:val="fr-CH"/>
              </w:rPr>
            </w:pPr>
            <w:r w:rsidRPr="00F8332B">
              <w:rPr>
                <w:color w:val="000000"/>
                <w:lang w:val="fr-CH"/>
              </w:rPr>
              <w:t>E-mail:</w:t>
            </w:r>
            <w:r w:rsidR="00F8332B" w:rsidRPr="00F8332B">
              <w:rPr>
                <w:color w:val="000000"/>
                <w:lang w:val="fr-CH"/>
              </w:rPr>
              <w:t xml:space="preserve"> </w:t>
            </w:r>
            <w:hyperlink r:id="rId9" w:history="1">
              <w:r w:rsidR="00F8332B" w:rsidRPr="00E20AB8">
                <w:rPr>
                  <w:rStyle w:val="Hyperlink"/>
                  <w:lang w:val="fr-CH"/>
                </w:rPr>
                <w:t>preetika.singh87@gov.in</w:t>
              </w:r>
            </w:hyperlink>
          </w:p>
        </w:tc>
      </w:tr>
    </w:tbl>
    <w:p w14:paraId="39C554F2" w14:textId="77777777" w:rsidR="00AF5DB3" w:rsidRPr="00F8332B" w:rsidRDefault="00AF5DB3" w:rsidP="00F8332B">
      <w:pPr>
        <w:pStyle w:val="Normal1"/>
        <w:widowControl w:val="0"/>
        <w:pBdr>
          <w:top w:val="nil"/>
          <w:left w:val="nil"/>
          <w:bottom w:val="nil"/>
          <w:right w:val="nil"/>
          <w:between w:val="nil"/>
        </w:pBdr>
        <w:spacing w:before="120"/>
        <w:jc w:val="center"/>
        <w:rPr>
          <w:color w:val="000000"/>
          <w:lang w:val="fr-CH"/>
        </w:rPr>
      </w:pPr>
    </w:p>
    <w:tbl>
      <w:tblPr>
        <w:tblStyle w:val="a0"/>
        <w:tblW w:w="9778" w:type="dxa"/>
        <w:jc w:val="center"/>
        <w:tblLayout w:type="fixed"/>
        <w:tblLook w:val="0400" w:firstRow="0" w:lastRow="0" w:firstColumn="0" w:lastColumn="0" w:noHBand="0" w:noVBand="1"/>
      </w:tblPr>
      <w:tblGrid>
        <w:gridCol w:w="1556"/>
        <w:gridCol w:w="8222"/>
      </w:tblGrid>
      <w:tr w:rsidR="00AF5DB3" w14:paraId="37EEBDDB" w14:textId="77777777" w:rsidTr="00F8332B">
        <w:trPr>
          <w:trHeight w:val="857"/>
          <w:jc w:val="center"/>
        </w:trPr>
        <w:tc>
          <w:tcPr>
            <w:tcW w:w="1556" w:type="dxa"/>
            <w:shd w:val="clear" w:color="auto" w:fill="auto"/>
            <w:tcMar>
              <w:top w:w="80" w:type="dxa"/>
              <w:left w:w="80" w:type="dxa"/>
              <w:bottom w:w="80" w:type="dxa"/>
              <w:right w:w="80" w:type="dxa"/>
            </w:tcMar>
          </w:tcPr>
          <w:p w14:paraId="0A05AFA8" w14:textId="77777777" w:rsidR="00AF5DB3" w:rsidRDefault="00400D59" w:rsidP="00F8332B">
            <w:pPr>
              <w:pStyle w:val="Normal1"/>
              <w:pBdr>
                <w:top w:val="nil"/>
                <w:left w:val="nil"/>
                <w:bottom w:val="nil"/>
                <w:right w:val="nil"/>
                <w:between w:val="nil"/>
              </w:pBdr>
              <w:spacing w:before="120"/>
              <w:rPr>
                <w:color w:val="000000"/>
              </w:rPr>
            </w:pPr>
            <w:bookmarkStart w:id="9" w:name="gjdgxs" w:colFirst="0" w:colLast="0"/>
            <w:bookmarkEnd w:id="9"/>
            <w:r>
              <w:rPr>
                <w:b/>
                <w:color w:val="000000"/>
              </w:rPr>
              <w:t>Abstract:</w:t>
            </w:r>
          </w:p>
        </w:tc>
        <w:tc>
          <w:tcPr>
            <w:tcW w:w="8222" w:type="dxa"/>
            <w:shd w:val="clear" w:color="auto" w:fill="auto"/>
            <w:tcMar>
              <w:top w:w="80" w:type="dxa"/>
              <w:left w:w="80" w:type="dxa"/>
              <w:bottom w:w="80" w:type="dxa"/>
              <w:right w:w="80" w:type="dxa"/>
            </w:tcMar>
          </w:tcPr>
          <w:p w14:paraId="17306DBE" w14:textId="77777777" w:rsidR="00AF5DB3" w:rsidRDefault="00400D59" w:rsidP="00F8332B">
            <w:pPr>
              <w:pStyle w:val="Normal1"/>
              <w:pBdr>
                <w:top w:val="nil"/>
                <w:left w:val="nil"/>
                <w:bottom w:val="nil"/>
                <w:right w:val="nil"/>
                <w:between w:val="nil"/>
              </w:pBdr>
              <w:spacing w:before="120"/>
              <w:rPr>
                <w:color w:val="000000"/>
              </w:rPr>
            </w:pPr>
            <w:r>
              <w:rPr>
                <w:color w:val="000000"/>
              </w:rPr>
              <w:t>This contribution proposes modifications to the draft new ITU-T Technical Report TR.PCM “Permitted call masking” baseline text C361/WP1.</w:t>
            </w:r>
          </w:p>
        </w:tc>
      </w:tr>
    </w:tbl>
    <w:p w14:paraId="5CF65E5D" w14:textId="77777777" w:rsidR="00AF5DB3" w:rsidRDefault="00AF5DB3">
      <w:pPr>
        <w:pStyle w:val="Normal1"/>
        <w:widowControl w:val="0"/>
        <w:pBdr>
          <w:top w:val="nil"/>
          <w:left w:val="nil"/>
          <w:bottom w:val="nil"/>
          <w:right w:val="nil"/>
          <w:between w:val="nil"/>
        </w:pBdr>
        <w:spacing w:before="120"/>
        <w:rPr>
          <w:color w:val="000000"/>
        </w:rPr>
      </w:pPr>
    </w:p>
    <w:p w14:paraId="728EED86" w14:textId="77777777" w:rsidR="00AF5DB3" w:rsidRDefault="00400D59">
      <w:pPr>
        <w:pStyle w:val="Normal1"/>
        <w:keepNext/>
        <w:keepLines/>
        <w:numPr>
          <w:ilvl w:val="0"/>
          <w:numId w:val="3"/>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Introduction</w:t>
      </w:r>
    </w:p>
    <w:p w14:paraId="703B226A" w14:textId="77777777" w:rsidR="00AF5DB3" w:rsidRDefault="00400D59">
      <w:pPr>
        <w:pStyle w:val="Normal1"/>
        <w:widowControl w:val="0"/>
        <w:pBdr>
          <w:top w:val="nil"/>
          <w:left w:val="nil"/>
          <w:bottom w:val="nil"/>
          <w:right w:val="nil"/>
          <w:between w:val="nil"/>
        </w:pBdr>
        <w:spacing w:before="120"/>
        <w:rPr>
          <w:color w:val="000000"/>
        </w:rPr>
      </w:pPr>
      <w:r>
        <w:rPr>
          <w:color w:val="000000"/>
        </w:rPr>
        <w:t>Proposal for new ITU-T Technical Report TR.PCM “Permitted call masking” was approved in the ITU-T SG2 meeting from 08</w:t>
      </w:r>
      <w:r>
        <w:rPr>
          <w:color w:val="000000"/>
          <w:vertAlign w:val="superscript"/>
        </w:rPr>
        <w:t>th</w:t>
      </w:r>
      <w:r>
        <w:rPr>
          <w:color w:val="000000"/>
        </w:rPr>
        <w:t>-19</w:t>
      </w:r>
      <w:r>
        <w:rPr>
          <w:color w:val="000000"/>
          <w:vertAlign w:val="superscript"/>
        </w:rPr>
        <w:t>th</w:t>
      </w:r>
      <w:r>
        <w:rPr>
          <w:color w:val="000000"/>
        </w:rPr>
        <w:t xml:space="preserve"> November 2021 as given in SG2-TD032R3/PLEN with the A.13 justification in SG2-TD091R1/PLEN. The baseline text is as per SG2-C361/WP1.</w:t>
      </w:r>
    </w:p>
    <w:p w14:paraId="27A43CB6" w14:textId="77777777" w:rsidR="00AF5DB3" w:rsidRDefault="00400D59">
      <w:pPr>
        <w:pStyle w:val="Normal1"/>
        <w:keepNext/>
        <w:keepLines/>
        <w:numPr>
          <w:ilvl w:val="0"/>
          <w:numId w:val="3"/>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Proposal</w:t>
      </w:r>
    </w:p>
    <w:p w14:paraId="62B9E3DD" w14:textId="77777777" w:rsidR="00AF5DB3" w:rsidRDefault="00400D59">
      <w:pPr>
        <w:pStyle w:val="Normal1"/>
        <w:widowControl w:val="0"/>
        <w:pBdr>
          <w:top w:val="nil"/>
          <w:left w:val="nil"/>
          <w:bottom w:val="nil"/>
          <w:right w:val="nil"/>
          <w:between w:val="nil"/>
        </w:pBdr>
        <w:spacing w:before="120"/>
        <w:rPr>
          <w:color w:val="000000"/>
        </w:rPr>
      </w:pPr>
      <w:r>
        <w:rPr>
          <w:color w:val="000000"/>
        </w:rPr>
        <w:t>This contribution proposes modifications/ updates to the baseline text. The updated draft work item TR.PCM in track change mode is annexed (</w:t>
      </w:r>
      <w:r>
        <w:rPr>
          <w:b/>
          <w:color w:val="000000"/>
        </w:rPr>
        <w:t>Annexure-I)</w:t>
      </w:r>
      <w:r>
        <w:rPr>
          <w:color w:val="000000"/>
        </w:rPr>
        <w:t xml:space="preserve"> for consideration.</w:t>
      </w:r>
    </w:p>
    <w:p w14:paraId="106775A5" w14:textId="77777777" w:rsidR="00AF5DB3" w:rsidRDefault="00400D59">
      <w:pPr>
        <w:pStyle w:val="Normal1"/>
        <w:rPr>
          <w:color w:val="000000"/>
        </w:rPr>
      </w:pPr>
      <w:r>
        <w:br w:type="page"/>
      </w:r>
    </w:p>
    <w:p w14:paraId="6C19050B" w14:textId="77777777" w:rsidR="00AF5DB3" w:rsidRDefault="00400D59">
      <w:pPr>
        <w:pStyle w:val="Normal1"/>
        <w:jc w:val="center"/>
        <w:rPr>
          <w:b/>
        </w:rPr>
      </w:pPr>
      <w:r>
        <w:rPr>
          <w:b/>
        </w:rPr>
        <w:lastRenderedPageBreak/>
        <w:t>Annexure-I</w:t>
      </w:r>
    </w:p>
    <w:p w14:paraId="16E3697D" w14:textId="77777777" w:rsidR="00AF5DB3" w:rsidRDefault="00AF5DB3">
      <w:pPr>
        <w:pStyle w:val="Normal1"/>
        <w:jc w:val="center"/>
        <w:rPr>
          <w:b/>
          <w:color w:val="000000"/>
          <w:sz w:val="28"/>
          <w:szCs w:val="28"/>
        </w:rPr>
      </w:pPr>
    </w:p>
    <w:p w14:paraId="2D52A8DE" w14:textId="77777777" w:rsidR="00AF5DB3" w:rsidRDefault="00400D59">
      <w:pPr>
        <w:pStyle w:val="Normal1"/>
        <w:widowControl w:val="0"/>
        <w:pBdr>
          <w:top w:val="nil"/>
          <w:left w:val="nil"/>
          <w:bottom w:val="nil"/>
          <w:right w:val="nil"/>
          <w:between w:val="nil"/>
        </w:pBdr>
        <w:spacing w:before="120"/>
        <w:rPr>
          <w:color w:val="000000"/>
        </w:rPr>
      </w:pPr>
      <w:r>
        <w:rPr>
          <w:b/>
          <w:color w:val="000000"/>
          <w:sz w:val="28"/>
          <w:szCs w:val="28"/>
        </w:rPr>
        <w:t>Draft New ITU-T Technical Report TR.PCM “Permitted call masking”</w:t>
      </w:r>
    </w:p>
    <w:p w14:paraId="572518ED" w14:textId="77777777" w:rsidR="00AF5DB3" w:rsidRDefault="00400D59">
      <w:pPr>
        <w:pStyle w:val="Normal1"/>
        <w:keepNext/>
        <w:keepLines/>
        <w:numPr>
          <w:ilvl w:val="0"/>
          <w:numId w:val="4"/>
        </w:numPr>
        <w:pBdr>
          <w:top w:val="nil"/>
          <w:left w:val="nil"/>
          <w:bottom w:val="nil"/>
          <w:right w:val="nil"/>
          <w:between w:val="nil"/>
        </w:pBdr>
        <w:spacing w:before="240" w:after="240"/>
        <w:rPr>
          <w:color w:val="000000"/>
        </w:rPr>
      </w:pPr>
      <w:del w:id="10" w:author="Tejpal Singh" w:date="2022-04-16T11:45:00Z">
        <w:r>
          <w:rPr>
            <w:b/>
            <w:color w:val="000000"/>
          </w:rPr>
          <w:delText>Overview</w:delText>
        </w:r>
      </w:del>
      <w:ins w:id="11" w:author="Tejpal Singh" w:date="2022-04-16T11:45:00Z">
        <w:r>
          <w:rPr>
            <w:b/>
            <w:color w:val="000000"/>
          </w:rPr>
          <w:t xml:space="preserve"> Introduction</w:t>
        </w:r>
      </w:ins>
    </w:p>
    <w:p w14:paraId="453A127D" w14:textId="77777777" w:rsidR="00AF5DB3" w:rsidRDefault="00400D59">
      <w:pPr>
        <w:pStyle w:val="Normal1"/>
        <w:pBdr>
          <w:top w:val="nil"/>
          <w:left w:val="nil"/>
          <w:bottom w:val="nil"/>
          <w:right w:val="nil"/>
          <w:between w:val="nil"/>
        </w:pBdr>
        <w:spacing w:before="240" w:after="240"/>
        <w:jc w:val="both"/>
        <w:rPr>
          <w:del w:id="12" w:author="Tejpal Singh" w:date="2022-04-16T18:40:00Z"/>
          <w:rFonts w:ascii="Calibri" w:eastAsia="Calibri" w:hAnsi="Calibri" w:cs="Calibri"/>
          <w:color w:val="000000"/>
        </w:rPr>
      </w:pPr>
      <w:ins w:id="13" w:author="Tejpal Singh" w:date="2022-04-16T18:36:00Z">
        <w:r>
          <w:rPr>
            <w:color w:val="000000"/>
          </w:rPr>
          <w:t xml:space="preserve">Generally actual PSTN/PLMN numbers are used by different service providers or service aggregators while contacting their customers and partners. However, the use  </w:t>
        </w:r>
      </w:ins>
      <w:del w:id="14" w:author="Tejpal Singh" w:date="2022-04-16T18:36:00Z">
        <w:r>
          <w:rPr>
            <w:rFonts w:ascii="Calibri" w:eastAsia="Calibri" w:hAnsi="Calibri" w:cs="Calibri"/>
            <w:color w:val="000000"/>
          </w:rPr>
          <w:delText xml:space="preserve">Mobile application </w:delText>
        </w:r>
      </w:del>
      <w:ins w:id="15" w:author="Tejpal Singh" w:date="2022-04-16T18:37:00Z">
        <w:r>
          <w:rPr>
            <w:rFonts w:ascii="Calibri" w:eastAsia="Calibri" w:hAnsi="Calibri" w:cs="Calibri"/>
            <w:color w:val="000000"/>
          </w:rPr>
          <w:t xml:space="preserve">of publicly assigned numbers may result in misuse like customer harassment or frauds when different intermediaries or partners are involved in delivery of service to end customer.  </w:t>
        </w:r>
      </w:ins>
      <w:del w:id="16" w:author="Tejpal Singh" w:date="2022-04-16T18:37:00Z">
        <w:r>
          <w:rPr>
            <w:rFonts w:ascii="Calibri" w:eastAsia="Calibri" w:hAnsi="Calibri" w:cs="Calibri"/>
            <w:color w:val="000000"/>
          </w:rPr>
          <w:delText xml:space="preserve">usually, uses real numbers while calling their customers and the number of the customer may face a fraud calls since it is published for everyone. </w:delText>
        </w:r>
      </w:del>
      <w:ins w:id="17" w:author="Tejpal Singh" w:date="2022-04-16T18:40:00Z">
        <w:r>
          <w:rPr>
            <w:rFonts w:ascii="Calibri" w:eastAsia="Calibri" w:hAnsi="Calibri" w:cs="Calibri"/>
            <w:color w:val="000000"/>
          </w:rPr>
          <w:t xml:space="preserve">  For example,  taxi service aggregators like UBER or food delivery service providers use services of intermediaries like taxi drivers and food delivery agents. However, if the actual number of the customer is passed on to intermediaries by such aggregators service, the end user may run the risk of frauds and blackmail. Further, privacy issues may also arise in such service delivery business models. Therefore, to overcome this problem and to protect customer privacy, service aggregators have devised a mechanism to mask the CLI  or customers as well as their partners by simple mechanism of one-to-one call patching or call conferencing. The call flow in this scenario is described below.</w:t>
        </w:r>
      </w:ins>
    </w:p>
    <w:p w14:paraId="5FE42FCF" w14:textId="77777777" w:rsidR="00AF5DB3" w:rsidRDefault="00400D59">
      <w:pPr>
        <w:pStyle w:val="Normal1"/>
        <w:pBdr>
          <w:top w:val="nil"/>
          <w:left w:val="nil"/>
          <w:bottom w:val="nil"/>
          <w:right w:val="nil"/>
          <w:between w:val="nil"/>
        </w:pBdr>
        <w:spacing w:before="240" w:after="240"/>
        <w:jc w:val="both"/>
        <w:rPr>
          <w:rFonts w:ascii="Carlito" w:eastAsia="Carlito" w:hAnsi="Carlito" w:cs="Carlito"/>
          <w:b/>
          <w:color w:val="000000"/>
        </w:rPr>
      </w:pPr>
      <w:del w:id="18" w:author="Tejpal Singh" w:date="2022-04-16T18:40:00Z">
        <w:r>
          <w:rPr>
            <w:rFonts w:ascii="Carlito" w:eastAsia="Carlito" w:hAnsi="Carlito" w:cs="Carlito"/>
            <w:b/>
            <w:color w:val="000000"/>
          </w:rPr>
          <w:delText xml:space="preserve">One of the existing solution that has been used by one of mobile operators in Egypt while calling the customer from mobile application like Uber is as follows: </w:delText>
        </w:r>
      </w:del>
    </w:p>
    <w:p w14:paraId="500AEF57" w14:textId="77777777" w:rsidR="00AF5DB3" w:rsidRDefault="00400D59">
      <w:pPr>
        <w:pStyle w:val="Normal1"/>
        <w:numPr>
          <w:ilvl w:val="0"/>
          <w:numId w:val="1"/>
        </w:numPr>
        <w:pBdr>
          <w:top w:val="nil"/>
          <w:left w:val="nil"/>
          <w:bottom w:val="nil"/>
          <w:right w:val="nil"/>
          <w:between w:val="nil"/>
        </w:pBdr>
        <w:spacing w:before="240" w:after="240"/>
        <w:jc w:val="both"/>
        <w:rPr>
          <w:color w:val="000000"/>
        </w:rPr>
      </w:pPr>
      <w:r>
        <w:rPr>
          <w:rFonts w:ascii="Calibri" w:eastAsia="Calibri" w:hAnsi="Calibri" w:cs="Calibri"/>
          <w:color w:val="000000"/>
        </w:rPr>
        <w:t>Mobile</w:t>
      </w:r>
      <w:ins w:id="19" w:author="Tejpal Singh" w:date="2022-04-16T11:53:00Z">
        <w:r>
          <w:rPr>
            <w:rFonts w:ascii="Calibri" w:eastAsia="Calibri" w:hAnsi="Calibri" w:cs="Calibri"/>
            <w:color w:val="000000"/>
          </w:rPr>
          <w:t>/PSTN network</w:t>
        </w:r>
      </w:ins>
      <w:r>
        <w:rPr>
          <w:rFonts w:ascii="Calibri" w:eastAsia="Calibri" w:hAnsi="Calibri" w:cs="Calibri"/>
          <w:color w:val="000000"/>
        </w:rPr>
        <w:t xml:space="preserve"> operator assigns a pool of</w:t>
      </w:r>
      <w:del w:id="20" w:author="Tejpal Singh" w:date="2022-04-16T11:54:00Z">
        <w:r>
          <w:rPr>
            <w:rFonts w:ascii="Calibri" w:eastAsia="Calibri" w:hAnsi="Calibri" w:cs="Calibri"/>
            <w:color w:val="000000"/>
          </w:rPr>
          <w:delText xml:space="preserve"> virtual</w:delText>
        </w:r>
      </w:del>
      <w:r>
        <w:rPr>
          <w:rFonts w:ascii="Calibri" w:eastAsia="Calibri" w:hAnsi="Calibri" w:cs="Calibri"/>
          <w:color w:val="000000"/>
        </w:rPr>
        <w:t xml:space="preserve"> numbers to the </w:t>
      </w:r>
      <w:ins w:id="21" w:author="Tejpal Singh" w:date="2022-04-16T11:54:00Z">
        <w:r>
          <w:rPr>
            <w:rFonts w:ascii="Calibri" w:eastAsia="Calibri" w:hAnsi="Calibri" w:cs="Calibri"/>
            <w:color w:val="000000"/>
          </w:rPr>
          <w:t>conferencing</w:t>
        </w:r>
      </w:ins>
      <w:del w:id="22" w:author="Tejpal Singh" w:date="2022-04-16T11:54:00Z">
        <w:r>
          <w:rPr>
            <w:rFonts w:ascii="Calibri" w:eastAsia="Calibri" w:hAnsi="Calibri" w:cs="Calibri"/>
            <w:color w:val="000000"/>
          </w:rPr>
          <w:delText>mobile</w:delText>
        </w:r>
      </w:del>
      <w:r>
        <w:rPr>
          <w:rFonts w:ascii="Calibri" w:eastAsia="Calibri" w:hAnsi="Calibri" w:cs="Calibri"/>
          <w:color w:val="000000"/>
        </w:rPr>
        <w:t xml:space="preserve"> application</w:t>
      </w:r>
      <w:ins w:id="23" w:author="Tejpal Singh" w:date="2022-04-16T18:43:00Z">
        <w:r>
          <w:rPr>
            <w:rFonts w:ascii="Calibri" w:eastAsia="Calibri" w:hAnsi="Calibri" w:cs="Calibri"/>
            <w:color w:val="000000"/>
          </w:rPr>
          <w:t xml:space="preserve"> as per national numbering plan</w:t>
        </w:r>
      </w:ins>
      <w:r>
        <w:rPr>
          <w:rFonts w:ascii="Calibri" w:eastAsia="Calibri" w:hAnsi="Calibri" w:cs="Calibri"/>
          <w:color w:val="000000"/>
        </w:rPr>
        <w:t xml:space="preserve">. </w:t>
      </w:r>
    </w:p>
    <w:p w14:paraId="4E8CBFF6" w14:textId="77777777" w:rsidR="00AF5DB3" w:rsidRDefault="00400D59">
      <w:pPr>
        <w:pStyle w:val="Normal1"/>
        <w:numPr>
          <w:ilvl w:val="0"/>
          <w:numId w:val="1"/>
        </w:numPr>
        <w:pBdr>
          <w:top w:val="nil"/>
          <w:left w:val="nil"/>
          <w:bottom w:val="nil"/>
          <w:right w:val="nil"/>
          <w:between w:val="nil"/>
        </w:pBdr>
        <w:spacing w:before="240" w:after="240"/>
        <w:jc w:val="both"/>
        <w:rPr>
          <w:color w:val="000000"/>
        </w:rPr>
      </w:pPr>
      <w:r>
        <w:rPr>
          <w:rFonts w:ascii="Calibri" w:eastAsia="Calibri" w:hAnsi="Calibri" w:cs="Calibri"/>
          <w:color w:val="000000"/>
        </w:rPr>
        <w:t>When</w:t>
      </w:r>
      <w:del w:id="24" w:author="Tejpal Singh" w:date="2022-04-16T18:41:00Z">
        <w:r>
          <w:rPr>
            <w:rFonts w:ascii="Calibri" w:eastAsia="Calibri" w:hAnsi="Calibri" w:cs="Calibri"/>
            <w:color w:val="000000"/>
          </w:rPr>
          <w:delText xml:space="preserve"> calling the</w:delText>
        </w:r>
      </w:del>
      <w:r>
        <w:rPr>
          <w:rFonts w:ascii="Calibri" w:eastAsia="Calibri" w:hAnsi="Calibri" w:cs="Calibri"/>
          <w:color w:val="000000"/>
        </w:rPr>
        <w:t xml:space="preserve"> customer</w:t>
      </w:r>
      <w:ins w:id="25" w:author="Tejpal Singh" w:date="2022-04-16T11:55:00Z">
        <w:r>
          <w:rPr>
            <w:rFonts w:ascii="Calibri" w:eastAsia="Calibri" w:hAnsi="Calibri" w:cs="Calibri"/>
            <w:color w:val="000000"/>
          </w:rPr>
          <w:t xml:space="preserve"> initiate call to contact the driver</w:t>
        </w:r>
      </w:ins>
      <w:r>
        <w:rPr>
          <w:rFonts w:ascii="Calibri" w:eastAsia="Calibri" w:hAnsi="Calibri" w:cs="Calibri"/>
          <w:color w:val="000000"/>
        </w:rPr>
        <w:t xml:space="preserve">, </w:t>
      </w:r>
      <w:ins w:id="26" w:author="Tejpal Singh" w:date="2022-04-16T18:42:00Z">
        <w:r>
          <w:rPr>
            <w:rFonts w:ascii="Calibri" w:eastAsia="Calibri" w:hAnsi="Calibri" w:cs="Calibri"/>
            <w:color w:val="000000"/>
          </w:rPr>
          <w:t xml:space="preserve">it lands at aggregator communication application. During the call setup, the application hold this call and immediately initiate a second call to assigned driver’s actual number fetched from database and patch the customer to driver’s actual number. The driver gets CLI of any of the pool number assigned to the aggregator by network operator. Thus, </w:t>
        </w:r>
      </w:ins>
      <w:r>
        <w:rPr>
          <w:rFonts w:ascii="Calibri" w:eastAsia="Calibri" w:hAnsi="Calibri" w:cs="Calibri"/>
          <w:color w:val="000000"/>
        </w:rPr>
        <w:t xml:space="preserve">the original </w:t>
      </w:r>
      <w:ins w:id="27" w:author="Tejpal Singh" w:date="2022-04-16T11:58:00Z">
        <w:r>
          <w:rPr>
            <w:rFonts w:ascii="Calibri" w:eastAsia="Calibri" w:hAnsi="Calibri" w:cs="Calibri"/>
            <w:color w:val="000000"/>
          </w:rPr>
          <w:t xml:space="preserve">or actual </w:t>
        </w:r>
      </w:ins>
      <w:r>
        <w:rPr>
          <w:rFonts w:ascii="Calibri" w:eastAsia="Calibri" w:hAnsi="Calibri" w:cs="Calibri"/>
          <w:color w:val="000000"/>
        </w:rPr>
        <w:t xml:space="preserve">number </w:t>
      </w:r>
      <w:ins w:id="28" w:author="Tejpal Singh" w:date="2022-04-16T11:59:00Z">
        <w:r>
          <w:rPr>
            <w:rFonts w:ascii="Calibri" w:eastAsia="Calibri" w:hAnsi="Calibri" w:cs="Calibri"/>
            <w:color w:val="000000"/>
          </w:rPr>
          <w:t>of the customer is</w:t>
        </w:r>
      </w:ins>
      <w:del w:id="29" w:author="Tejpal Singh" w:date="2022-04-16T11:59:00Z">
        <w:r>
          <w:rPr>
            <w:rFonts w:ascii="Calibri" w:eastAsia="Calibri" w:hAnsi="Calibri" w:cs="Calibri"/>
            <w:color w:val="000000"/>
          </w:rPr>
          <w:delText>will be</w:delText>
        </w:r>
      </w:del>
      <w:r>
        <w:rPr>
          <w:rFonts w:ascii="Calibri" w:eastAsia="Calibri" w:hAnsi="Calibri" w:cs="Calibri"/>
          <w:color w:val="000000"/>
        </w:rPr>
        <w:t xml:space="preserve"> masked and the number that will appear on the </w:t>
      </w:r>
      <w:ins w:id="30" w:author="Tejpal Singh" w:date="2022-04-16T11:59:00Z">
        <w:r>
          <w:rPr>
            <w:rFonts w:ascii="Calibri" w:eastAsia="Calibri" w:hAnsi="Calibri" w:cs="Calibri"/>
            <w:color w:val="000000"/>
          </w:rPr>
          <w:t xml:space="preserve">intermediary’s </w:t>
        </w:r>
      </w:ins>
      <w:del w:id="31" w:author="Tejpal Singh" w:date="2022-04-16T11:59:00Z">
        <w:r>
          <w:rPr>
            <w:rFonts w:ascii="Calibri" w:eastAsia="Calibri" w:hAnsi="Calibri" w:cs="Calibri"/>
            <w:color w:val="000000"/>
          </w:rPr>
          <w:delText>user</w:delText>
        </w:r>
      </w:del>
      <w:r>
        <w:rPr>
          <w:rFonts w:ascii="Calibri" w:eastAsia="Calibri" w:hAnsi="Calibri" w:cs="Calibri"/>
          <w:color w:val="000000"/>
        </w:rPr>
        <w:t xml:space="preserve"> phone will be one of the number which is in the assigned pool.</w:t>
      </w:r>
    </w:p>
    <w:p w14:paraId="08AD14AA" w14:textId="77777777" w:rsidR="00AF5DB3" w:rsidRDefault="00400D59">
      <w:pPr>
        <w:pStyle w:val="Normal1"/>
        <w:pBdr>
          <w:top w:val="nil"/>
          <w:left w:val="nil"/>
          <w:bottom w:val="nil"/>
          <w:right w:val="nil"/>
          <w:between w:val="nil"/>
        </w:pBdr>
        <w:spacing w:before="240" w:after="240"/>
        <w:jc w:val="both"/>
        <w:rPr>
          <w:rFonts w:ascii="Calibri" w:eastAsia="Calibri" w:hAnsi="Calibri" w:cs="Calibri"/>
          <w:color w:val="000000"/>
        </w:rPr>
      </w:pPr>
      <w:del w:id="32" w:author="Tejpal Singh" w:date="2022-04-16T12:00:00Z">
        <w:r>
          <w:rPr>
            <w:rFonts w:ascii="Calibri" w:eastAsia="Calibri" w:hAnsi="Calibri" w:cs="Calibri"/>
            <w:color w:val="000000"/>
          </w:rPr>
          <w:delText>The number of the user will also be masked and appear to the mobile application as one of the numbers in the assigned pool.</w:delText>
        </w:r>
      </w:del>
    </w:p>
    <w:p w14:paraId="72FE7E7E" w14:textId="77777777" w:rsidR="00AF5DB3" w:rsidRDefault="00400D59">
      <w:pPr>
        <w:pStyle w:val="Normal1"/>
        <w:numPr>
          <w:ilvl w:val="0"/>
          <w:numId w:val="1"/>
        </w:numPr>
        <w:pBdr>
          <w:top w:val="nil"/>
          <w:left w:val="nil"/>
          <w:bottom w:val="nil"/>
          <w:right w:val="nil"/>
          <w:between w:val="nil"/>
        </w:pBdr>
        <w:spacing w:before="240" w:after="240"/>
        <w:jc w:val="both"/>
        <w:rPr>
          <w:color w:val="000000"/>
        </w:rPr>
      </w:pPr>
      <w:r>
        <w:rPr>
          <w:rFonts w:ascii="Calibri" w:eastAsia="Calibri" w:hAnsi="Calibri" w:cs="Calibri"/>
          <w:color w:val="000000"/>
        </w:rPr>
        <w:t xml:space="preserve">Once the trip ends, the application will reuse the numbers again for new </w:t>
      </w:r>
      <w:ins w:id="33" w:author="Tejpal Singh" w:date="2022-04-16T18:44:00Z">
        <w:r>
          <w:rPr>
            <w:rFonts w:ascii="Calibri" w:eastAsia="Calibri" w:hAnsi="Calibri" w:cs="Calibri"/>
            <w:color w:val="000000"/>
          </w:rPr>
          <w:t>driver</w:t>
        </w:r>
      </w:ins>
      <w:del w:id="34" w:author="Tejpal Singh" w:date="2022-04-16T18:44:00Z">
        <w:r>
          <w:rPr>
            <w:rFonts w:ascii="Calibri" w:eastAsia="Calibri" w:hAnsi="Calibri" w:cs="Calibri"/>
            <w:color w:val="000000"/>
          </w:rPr>
          <w:delText>user</w:delText>
        </w:r>
      </w:del>
      <w:ins w:id="35" w:author="Tejpal Singh" w:date="2022-04-16T18:44:00Z">
        <w:r>
          <w:rPr>
            <w:rFonts w:ascii="Calibri" w:eastAsia="Calibri" w:hAnsi="Calibri" w:cs="Calibri"/>
            <w:color w:val="000000"/>
          </w:rPr>
          <w:t>for</w:t>
        </w:r>
      </w:ins>
      <w:del w:id="36" w:author="Tejpal Singh" w:date="2022-04-16T18:44:00Z">
        <w:r>
          <w:rPr>
            <w:rFonts w:ascii="Calibri" w:eastAsia="Calibri" w:hAnsi="Calibri" w:cs="Calibri"/>
            <w:color w:val="000000"/>
          </w:rPr>
          <w:delText>and</w:delText>
        </w:r>
      </w:del>
      <w:r>
        <w:rPr>
          <w:rFonts w:ascii="Calibri" w:eastAsia="Calibri" w:hAnsi="Calibri" w:cs="Calibri"/>
          <w:color w:val="000000"/>
        </w:rPr>
        <w:t xml:space="preserve"> new trip.</w:t>
      </w:r>
      <w:ins w:id="37" w:author="Tejpal Singh" w:date="2022-04-16T18:48:00Z">
        <w:r>
          <w:rPr>
            <w:rFonts w:ascii="Calibri" w:eastAsia="Calibri" w:hAnsi="Calibri" w:cs="Calibri"/>
            <w:color w:val="000000"/>
          </w:rPr>
          <w:t xml:space="preserve"> The mapping of driver’s or customer’s number to pair of  pooled number is maintained only for the duration of trip or till service delivery.</w:t>
        </w:r>
      </w:ins>
    </w:p>
    <w:p w14:paraId="2847A594" w14:textId="77777777" w:rsidR="00AF5DB3" w:rsidRDefault="00400D59">
      <w:pPr>
        <w:pStyle w:val="Normal1"/>
        <w:numPr>
          <w:ilvl w:val="0"/>
          <w:numId w:val="1"/>
        </w:numPr>
        <w:pBdr>
          <w:top w:val="nil"/>
          <w:left w:val="nil"/>
          <w:bottom w:val="nil"/>
          <w:right w:val="nil"/>
          <w:between w:val="nil"/>
        </w:pBdr>
        <w:spacing w:before="240" w:after="240"/>
        <w:jc w:val="both"/>
        <w:rPr>
          <w:color w:val="000000"/>
        </w:rPr>
      </w:pPr>
      <w:ins w:id="38" w:author="Tejpal Singh" w:date="2022-04-16T18:48:00Z">
        <w:r>
          <w:rPr>
            <w:rFonts w:ascii="Calibri" w:eastAsia="Calibri" w:hAnsi="Calibri" w:cs="Calibri"/>
            <w:color w:val="000000"/>
          </w:rPr>
          <w:t>Same mechanism is followed when the driver want to contact the customer. Actual number of driver is masked in this case and customer will get the CLI any of spare pooled number allocated for service duration.</w:t>
        </w:r>
      </w:ins>
    </w:p>
    <w:p w14:paraId="5FA7F7B4" w14:textId="77777777" w:rsidR="00AF5DB3" w:rsidRDefault="00AF5DB3">
      <w:pPr>
        <w:pStyle w:val="Normal1"/>
        <w:pBdr>
          <w:top w:val="nil"/>
          <w:left w:val="nil"/>
          <w:bottom w:val="nil"/>
          <w:right w:val="nil"/>
          <w:between w:val="nil"/>
        </w:pBdr>
        <w:spacing w:before="240" w:after="240"/>
        <w:jc w:val="both"/>
        <w:rPr>
          <w:rFonts w:ascii="Carlito" w:eastAsia="Carlito" w:hAnsi="Carlito" w:cs="Carlito"/>
          <w:b/>
          <w:color w:val="000000"/>
        </w:rPr>
      </w:pPr>
    </w:p>
    <w:p w14:paraId="49D6A588" w14:textId="77777777" w:rsidR="00AF5DB3" w:rsidRDefault="00400D59">
      <w:pPr>
        <w:pStyle w:val="Normal1"/>
        <w:pBdr>
          <w:top w:val="nil"/>
          <w:left w:val="nil"/>
          <w:bottom w:val="nil"/>
          <w:right w:val="nil"/>
          <w:between w:val="nil"/>
        </w:pBdr>
        <w:spacing w:before="240" w:after="240"/>
        <w:jc w:val="both"/>
        <w:rPr>
          <w:rFonts w:ascii="Calibri" w:eastAsia="Calibri" w:hAnsi="Calibri" w:cs="Calibri"/>
          <w:color w:val="000000"/>
        </w:rPr>
      </w:pPr>
      <w:ins w:id="39" w:author="Tejpal Singh" w:date="2022-04-16T18:52:00Z">
        <w:r>
          <w:rPr>
            <w:rFonts w:ascii="Calibri" w:eastAsia="Calibri" w:hAnsi="Calibri" w:cs="Calibri"/>
            <w:color w:val="000000"/>
          </w:rPr>
          <w:lastRenderedPageBreak/>
          <w:t>These pooled numbers are sometime referred as ‘virtual number’ as they change dynamically or attached dynamically. However, these are actual PSTN/PLMN numbers assigned as per national numbering plan. These type of applications are hosted in cloud in most of the cases.</w:t>
        </w:r>
      </w:ins>
    </w:p>
    <w:p w14:paraId="4A9936E3" w14:textId="77777777" w:rsidR="00AF5DB3" w:rsidRDefault="00400D59">
      <w:pPr>
        <w:pStyle w:val="Normal1"/>
        <w:numPr>
          <w:ilvl w:val="0"/>
          <w:numId w:val="2"/>
        </w:numPr>
        <w:pBdr>
          <w:top w:val="nil"/>
          <w:left w:val="nil"/>
          <w:bottom w:val="nil"/>
          <w:right w:val="nil"/>
          <w:between w:val="nil"/>
        </w:pBdr>
        <w:spacing w:before="240" w:after="240"/>
        <w:rPr>
          <w:rFonts w:ascii="Carlito" w:eastAsia="Carlito" w:hAnsi="Carlito" w:cs="Carlito"/>
          <w:color w:val="000000"/>
        </w:rPr>
      </w:pPr>
      <w:r>
        <w:rPr>
          <w:rFonts w:ascii="Carlito" w:eastAsia="Carlito" w:hAnsi="Carlito" w:cs="Carlito"/>
          <w:b/>
          <w:color w:val="000000"/>
        </w:rPr>
        <w:t>Impact</w:t>
      </w:r>
    </w:p>
    <w:p w14:paraId="72DB6C31" w14:textId="77777777" w:rsidR="00AF5DB3" w:rsidRDefault="00400D59">
      <w:pPr>
        <w:pStyle w:val="Normal1"/>
        <w:pBdr>
          <w:top w:val="nil"/>
          <w:left w:val="nil"/>
          <w:bottom w:val="nil"/>
          <w:right w:val="nil"/>
          <w:between w:val="nil"/>
        </w:pBdr>
        <w:spacing w:before="240" w:after="240"/>
        <w:jc w:val="both"/>
        <w:rPr>
          <w:rFonts w:ascii="Calibri" w:eastAsia="Calibri" w:hAnsi="Calibri" w:cs="Calibri"/>
          <w:color w:val="000000"/>
        </w:rPr>
      </w:pPr>
      <w:r>
        <w:rPr>
          <w:rFonts w:ascii="Calibri" w:eastAsia="Calibri" w:hAnsi="Calibri" w:cs="Calibri"/>
          <w:color w:val="000000"/>
        </w:rPr>
        <w:t xml:space="preserve">The impact of this method </w:t>
      </w:r>
      <w:ins w:id="40" w:author="Tejpal Singh" w:date="2022-04-16T12:03:00Z">
        <w:r>
          <w:rPr>
            <w:rFonts w:ascii="Calibri" w:eastAsia="Calibri" w:hAnsi="Calibri" w:cs="Calibri"/>
            <w:color w:val="000000"/>
          </w:rPr>
          <w:t xml:space="preserve">of communication by service aggregators or service providers </w:t>
        </w:r>
      </w:ins>
      <w:del w:id="41" w:author="Tejpal Singh" w:date="2022-04-16T12:03:00Z">
        <w:r>
          <w:rPr>
            <w:rFonts w:ascii="Calibri" w:eastAsia="Calibri" w:hAnsi="Calibri" w:cs="Calibri"/>
            <w:color w:val="000000"/>
          </w:rPr>
          <w:delText xml:space="preserve">will </w:delText>
        </w:r>
      </w:del>
      <w:r>
        <w:rPr>
          <w:rFonts w:ascii="Calibri" w:eastAsia="Calibri" w:hAnsi="Calibri" w:cs="Calibri"/>
          <w:color w:val="000000"/>
        </w:rPr>
        <w:t>decrease</w:t>
      </w:r>
      <w:ins w:id="42" w:author="Tejpal Singh" w:date="2022-04-16T18:50:00Z">
        <w:r>
          <w:rPr>
            <w:rFonts w:ascii="Calibri" w:eastAsia="Calibri" w:hAnsi="Calibri" w:cs="Calibri"/>
            <w:color w:val="000000"/>
          </w:rPr>
          <w:t xml:space="preserve">s the possibility </w:t>
        </w:r>
      </w:ins>
      <w:del w:id="43" w:author="Tejpal Singh" w:date="2022-04-16T18:50:00Z">
        <w:r>
          <w:rPr>
            <w:rFonts w:ascii="Calibri" w:eastAsia="Calibri" w:hAnsi="Calibri" w:cs="Calibri"/>
            <w:color w:val="000000"/>
          </w:rPr>
          <w:delText>the number of</w:delText>
        </w:r>
      </w:del>
      <w:r>
        <w:rPr>
          <w:rFonts w:ascii="Calibri" w:eastAsia="Calibri" w:hAnsi="Calibri" w:cs="Calibri"/>
          <w:color w:val="000000"/>
        </w:rPr>
        <w:t xml:space="preserve"> fraud calls that</w:t>
      </w:r>
      <w:del w:id="44" w:author="Tejpal Singh" w:date="2022-04-16T12:05:00Z">
        <w:r>
          <w:rPr>
            <w:rFonts w:ascii="Calibri" w:eastAsia="Calibri" w:hAnsi="Calibri" w:cs="Calibri"/>
            <w:color w:val="000000"/>
          </w:rPr>
          <w:delText xml:space="preserve"> may the</w:delText>
        </w:r>
      </w:del>
      <w:r>
        <w:rPr>
          <w:rFonts w:ascii="Calibri" w:eastAsia="Calibri" w:hAnsi="Calibri" w:cs="Calibri"/>
          <w:color w:val="000000"/>
        </w:rPr>
        <w:t xml:space="preserve"> user </w:t>
      </w:r>
      <w:ins w:id="45" w:author="Tejpal Singh" w:date="2022-04-16T12:05:00Z">
        <w:r>
          <w:rPr>
            <w:rFonts w:ascii="Calibri" w:eastAsia="Calibri" w:hAnsi="Calibri" w:cs="Calibri"/>
            <w:color w:val="000000"/>
          </w:rPr>
          <w:t xml:space="preserve">may </w:t>
        </w:r>
      </w:ins>
      <w:r>
        <w:rPr>
          <w:rFonts w:ascii="Calibri" w:eastAsia="Calibri" w:hAnsi="Calibri" w:cs="Calibri"/>
          <w:color w:val="000000"/>
        </w:rPr>
        <w:t>receive</w:t>
      </w:r>
      <w:ins w:id="46" w:author="Tejpal Singh" w:date="2022-04-16T12:05:00Z">
        <w:r>
          <w:rPr>
            <w:rFonts w:ascii="Calibri" w:eastAsia="Calibri" w:hAnsi="Calibri" w:cs="Calibri"/>
            <w:color w:val="000000"/>
          </w:rPr>
          <w:t xml:space="preserve">  due to use of various services in day to day life</w:t>
        </w:r>
      </w:ins>
      <w:r>
        <w:rPr>
          <w:rFonts w:ascii="Calibri" w:eastAsia="Calibri" w:hAnsi="Calibri" w:cs="Calibri"/>
          <w:color w:val="000000"/>
        </w:rPr>
        <w:t>.</w:t>
      </w:r>
      <w:ins w:id="47" w:author="Tejpal Singh" w:date="2022-04-16T18:51:00Z">
        <w:r>
          <w:rPr>
            <w:rFonts w:ascii="Calibri" w:eastAsia="Calibri" w:hAnsi="Calibri" w:cs="Calibri"/>
            <w:color w:val="000000"/>
          </w:rPr>
          <w:t xml:space="preserve"> This approach is also a step toward guarding the privacy of service providers and service consumers while safeguarding business interest.</w:t>
        </w:r>
      </w:ins>
    </w:p>
    <w:p w14:paraId="66D289D0" w14:textId="77777777" w:rsidR="00AF5DB3" w:rsidRDefault="00400D59">
      <w:pPr>
        <w:pStyle w:val="Normal1"/>
        <w:pBdr>
          <w:top w:val="nil"/>
          <w:left w:val="nil"/>
          <w:bottom w:val="nil"/>
          <w:right w:val="nil"/>
          <w:between w:val="nil"/>
        </w:pBdr>
        <w:spacing w:before="240" w:after="240"/>
        <w:jc w:val="both"/>
        <w:rPr>
          <w:del w:id="48" w:author="Tejpal Singh" w:date="2022-04-16T18:25:00Z"/>
          <w:rFonts w:ascii="Carlito" w:eastAsia="Carlito" w:hAnsi="Carlito" w:cs="Carlito"/>
          <w:b/>
          <w:color w:val="000000"/>
        </w:rPr>
      </w:pPr>
      <w:ins w:id="49" w:author="Tejpal Singh" w:date="2022-04-16T18:17:00Z">
        <w:r>
          <w:rPr>
            <w:rFonts w:ascii="Calibri" w:eastAsia="Calibri" w:hAnsi="Calibri" w:cs="Calibri"/>
            <w:color w:val="000000"/>
          </w:rPr>
          <w:t>However, to meet the requirements of Law Enforcement Agencies, regulators may mandate such service providers to keep log of CLI masking</w:t>
        </w:r>
      </w:ins>
      <w:del w:id="50" w:author="Tejpal Singh" w:date="2022-04-16T18:17:00Z">
        <w:r>
          <w:rPr>
            <w:rFonts w:ascii="Calibri" w:eastAsia="Calibri" w:hAnsi="Calibri" w:cs="Calibri"/>
            <w:color w:val="000000"/>
          </w:rPr>
          <w:delText xml:space="preserve">For </w:delText>
        </w:r>
      </w:del>
      <w:ins w:id="51" w:author="Tejpal Singh" w:date="2022-04-16T18:17:00Z">
        <w:r>
          <w:rPr>
            <w:rFonts w:ascii="Calibri" w:eastAsia="Calibri" w:hAnsi="Calibri" w:cs="Calibri"/>
            <w:color w:val="000000"/>
          </w:rPr>
          <w:t xml:space="preserve">  while using </w:t>
        </w:r>
      </w:ins>
      <w:del w:id="52" w:author="Tejpal Singh" w:date="2022-04-16T18:17:00Z">
        <w:r>
          <w:rPr>
            <w:rFonts w:ascii="Calibri" w:eastAsia="Calibri" w:hAnsi="Calibri" w:cs="Calibri"/>
            <w:color w:val="000000"/>
          </w:rPr>
          <w:delText>cross net numbers</w:delText>
        </w:r>
      </w:del>
      <w:ins w:id="53" w:author="Tejpal Singh" w:date="2022-04-16T18:17:00Z">
        <w:r>
          <w:rPr>
            <w:rFonts w:ascii="Calibri" w:eastAsia="Calibri" w:hAnsi="Calibri" w:cs="Calibri"/>
            <w:color w:val="000000"/>
          </w:rPr>
          <w:t>PSTN/PLMN numbering resources</w:t>
        </w:r>
      </w:ins>
      <w:del w:id="54" w:author="Tejpal Singh" w:date="2022-04-16T18:17:00Z">
        <w:r>
          <w:rPr>
            <w:rFonts w:ascii="Calibri" w:eastAsia="Calibri" w:hAnsi="Calibri" w:cs="Calibri"/>
            <w:color w:val="000000"/>
          </w:rPr>
          <w:delText xml:space="preserve">, </w:delText>
        </w:r>
      </w:del>
      <w:ins w:id="55" w:author="Tejpal Singh" w:date="2022-04-16T18:25:00Z">
        <w:r>
          <w:rPr>
            <w:rFonts w:ascii="Calibri" w:eastAsia="Calibri" w:hAnsi="Calibri" w:cs="Calibri"/>
            <w:color w:val="000000"/>
          </w:rPr>
          <w:t>.</w:t>
        </w:r>
      </w:ins>
      <w:del w:id="56" w:author="Tejpal Singh" w:date="2022-04-16T18:25:00Z">
        <w:r>
          <w:rPr>
            <w:rFonts w:ascii="Calibri" w:eastAsia="Calibri" w:hAnsi="Calibri" w:cs="Calibri"/>
            <w:color w:val="000000"/>
          </w:rPr>
          <w:delText>if the security agents want to know the ownership of the number they may be failed.</w:delText>
        </w:r>
      </w:del>
    </w:p>
    <w:p w14:paraId="35FDCDB3" w14:textId="77777777" w:rsidR="00AF5DB3" w:rsidRDefault="00AF5DB3">
      <w:pPr>
        <w:pStyle w:val="Normal1"/>
        <w:pBdr>
          <w:top w:val="nil"/>
          <w:left w:val="nil"/>
          <w:bottom w:val="nil"/>
          <w:right w:val="nil"/>
          <w:between w:val="nil"/>
        </w:pBdr>
        <w:spacing w:before="240" w:after="240"/>
        <w:rPr>
          <w:rFonts w:ascii="Calibri" w:eastAsia="Calibri" w:hAnsi="Calibri" w:cs="Calibri"/>
          <w:color w:val="000000"/>
        </w:rPr>
      </w:pPr>
    </w:p>
    <w:p w14:paraId="64C91D66" w14:textId="77777777" w:rsidR="00AF5DB3" w:rsidRDefault="00400D59">
      <w:pPr>
        <w:pStyle w:val="Normal1"/>
        <w:numPr>
          <w:ilvl w:val="0"/>
          <w:numId w:val="2"/>
        </w:numPr>
        <w:pBdr>
          <w:top w:val="nil"/>
          <w:left w:val="nil"/>
          <w:bottom w:val="nil"/>
          <w:right w:val="nil"/>
          <w:between w:val="nil"/>
        </w:pBdr>
        <w:spacing w:before="240" w:after="240"/>
        <w:rPr>
          <w:rFonts w:ascii="Carlito" w:eastAsia="Carlito" w:hAnsi="Carlito" w:cs="Carlito"/>
          <w:color w:val="000000"/>
        </w:rPr>
      </w:pPr>
      <w:r>
        <w:rPr>
          <w:rFonts w:ascii="Carlito" w:eastAsia="Carlito" w:hAnsi="Carlito" w:cs="Carlito"/>
          <w:b/>
          <w:color w:val="000000"/>
        </w:rPr>
        <w:t xml:space="preserve">Conclusion </w:t>
      </w:r>
    </w:p>
    <w:p w14:paraId="1279B5F0" w14:textId="77777777" w:rsidR="00AF5DB3" w:rsidRDefault="00400D59">
      <w:pPr>
        <w:pStyle w:val="Normal1"/>
        <w:pBdr>
          <w:top w:val="nil"/>
          <w:left w:val="nil"/>
          <w:bottom w:val="nil"/>
          <w:right w:val="nil"/>
          <w:between w:val="nil"/>
        </w:pBdr>
        <w:spacing w:before="240" w:after="240"/>
        <w:jc w:val="both"/>
        <w:rPr>
          <w:ins w:id="57" w:author="ADG" w:date="2022-04-28T13:14:00Z"/>
          <w:rFonts w:ascii="Carlito" w:eastAsia="Carlito" w:hAnsi="Carlito" w:cs="Carlito"/>
          <w:b/>
          <w:color w:val="000000"/>
        </w:rPr>
      </w:pPr>
      <w:ins w:id="58" w:author="ADG" w:date="2022-04-28T13:06:00Z">
        <w:r>
          <w:rPr>
            <w:color w:val="000000"/>
          </w:rPr>
          <w:t xml:space="preserve">Editors note: </w:t>
        </w:r>
      </w:ins>
      <w:r>
        <w:rPr>
          <w:rFonts w:ascii="Carlito" w:eastAsia="Carlito" w:hAnsi="Carlito" w:cs="Carlito"/>
          <w:i/>
          <w:color w:val="000000"/>
        </w:rPr>
        <w:t>The aim of this contribution is to invite SG2 to study the technical and security impacts of using call masking for this type of application and also to share member state experience in this matter.</w:t>
      </w:r>
      <w:ins w:id="59" w:author="Tejpal Singh" w:date="2022-04-16T19:01:00Z">
        <w:r>
          <w:rPr>
            <w:rFonts w:ascii="Carlito" w:eastAsia="Carlito" w:hAnsi="Carlito" w:cs="Carlito"/>
            <w:b/>
            <w:color w:val="000000"/>
          </w:rPr>
          <w:t xml:space="preserve"> </w:t>
        </w:r>
      </w:ins>
    </w:p>
    <w:p w14:paraId="62457088" w14:textId="77777777" w:rsidR="00AF5DB3" w:rsidRDefault="00400D59">
      <w:pPr>
        <w:pStyle w:val="Normal1"/>
        <w:pBdr>
          <w:top w:val="nil"/>
          <w:left w:val="nil"/>
          <w:bottom w:val="nil"/>
          <w:right w:val="nil"/>
          <w:between w:val="nil"/>
        </w:pBdr>
        <w:spacing w:before="240" w:after="240"/>
        <w:jc w:val="both"/>
        <w:rPr>
          <w:ins w:id="60" w:author="Tejpal Singh" w:date="2022-04-16T19:01:00Z"/>
          <w:rFonts w:ascii="Calibri" w:eastAsia="Calibri" w:hAnsi="Calibri" w:cs="Calibri"/>
          <w:color w:val="000000"/>
        </w:rPr>
      </w:pPr>
      <w:ins w:id="61" w:author="Tejpal Singh" w:date="2022-04-16T19:01:00Z">
        <w:r>
          <w:rPr>
            <w:rFonts w:ascii="Calibri" w:eastAsia="Calibri" w:hAnsi="Calibri" w:cs="Calibri"/>
            <w:color w:val="000000"/>
          </w:rPr>
          <w:t xml:space="preserve">The use of CLI masking while using PSTN/PLMN resource seems to be inconsistent on face value considering the expectation of presentation of correct CLI. CLI  tampering is considered to be illegal activities by the member states. However, the method employed in this use case scenario is not actually CLI tampering but just a work around to protect the privacy of individuals and possible fraud scenarios while also protecting legitimate business interests.  </w:t>
        </w:r>
      </w:ins>
    </w:p>
    <w:p w14:paraId="1CFB0207" w14:textId="77777777" w:rsidR="00AF5DB3" w:rsidRDefault="00400D59">
      <w:pPr>
        <w:pStyle w:val="Normal1"/>
        <w:pBdr>
          <w:top w:val="nil"/>
          <w:left w:val="nil"/>
          <w:bottom w:val="nil"/>
          <w:right w:val="nil"/>
          <w:between w:val="nil"/>
        </w:pBdr>
        <w:spacing w:before="240" w:after="240"/>
        <w:jc w:val="both"/>
        <w:rPr>
          <w:del w:id="62" w:author="Tejpal Singh" w:date="2022-04-16T19:01:00Z"/>
          <w:rFonts w:ascii="Calibri" w:eastAsia="Calibri" w:hAnsi="Calibri" w:cs="Calibri"/>
          <w:color w:val="000000"/>
        </w:rPr>
      </w:pPr>
      <w:ins w:id="63" w:author="Tejpal Singh" w:date="2022-04-16T19:01:00Z">
        <w:r>
          <w:rPr>
            <w:rFonts w:ascii="Calibri" w:eastAsia="Calibri" w:hAnsi="Calibri" w:cs="Calibri"/>
            <w:color w:val="000000"/>
          </w:rPr>
          <w:t>Therefore, Regulator may consider suitable regulations for use of  this type of communication services while meeting the requirements of LEAs and to prevent possible misuse, if any. These services are being provided as a ‘Communication as Service’ model in India. This service is subscribed by different service aggregators /service providers to communicate their customers at one end and service partners at the other end.</w:t>
        </w:r>
      </w:ins>
    </w:p>
    <w:p w14:paraId="64897A3E" w14:textId="77777777" w:rsidR="00AF5DB3" w:rsidRDefault="00400D59">
      <w:pPr>
        <w:pStyle w:val="Normal1"/>
        <w:pBdr>
          <w:top w:val="nil"/>
          <w:left w:val="nil"/>
          <w:bottom w:val="nil"/>
          <w:right w:val="nil"/>
          <w:between w:val="nil"/>
        </w:pBdr>
        <w:spacing w:before="240" w:after="240"/>
        <w:jc w:val="center"/>
        <w:rPr>
          <w:rFonts w:ascii="Carlito" w:eastAsia="Carlito" w:hAnsi="Carlito" w:cs="Carlito"/>
          <w:b/>
          <w:color w:val="000000"/>
        </w:rPr>
      </w:pPr>
      <w:del w:id="64" w:author="Tejpal Singh" w:date="2022-04-16T19:01:00Z">
        <w:r>
          <w:rPr>
            <w:rFonts w:ascii="Carlito" w:eastAsia="Carlito" w:hAnsi="Carlito" w:cs="Carlito"/>
            <w:b/>
            <w:color w:val="000000"/>
          </w:rPr>
          <w:delText>_______________</w:delText>
        </w:r>
      </w:del>
    </w:p>
    <w:p w14:paraId="0923831B" w14:textId="77777777" w:rsidR="00AF5DB3" w:rsidRDefault="00AF5DB3">
      <w:pPr>
        <w:pStyle w:val="Normal1"/>
        <w:pBdr>
          <w:top w:val="nil"/>
          <w:left w:val="nil"/>
          <w:bottom w:val="nil"/>
          <w:right w:val="nil"/>
          <w:between w:val="nil"/>
        </w:pBdr>
        <w:spacing w:before="240" w:after="240"/>
        <w:rPr>
          <w:rFonts w:ascii="Carlito" w:eastAsia="Carlito" w:hAnsi="Carlito" w:cs="Carlito"/>
          <w:b/>
          <w:color w:val="000000"/>
        </w:rPr>
      </w:pPr>
    </w:p>
    <w:p w14:paraId="32694979" w14:textId="77777777" w:rsidR="00AF5DB3" w:rsidRDefault="00AF5DB3">
      <w:pPr>
        <w:pStyle w:val="Normal1"/>
        <w:pBdr>
          <w:top w:val="nil"/>
          <w:left w:val="nil"/>
          <w:bottom w:val="nil"/>
          <w:right w:val="nil"/>
          <w:between w:val="nil"/>
        </w:pBdr>
        <w:spacing w:before="240" w:after="240"/>
        <w:rPr>
          <w:rFonts w:ascii="Carlito" w:eastAsia="Carlito" w:hAnsi="Carlito" w:cs="Carlito"/>
          <w:b/>
          <w:color w:val="000000"/>
        </w:rPr>
      </w:pPr>
    </w:p>
    <w:p w14:paraId="0C34764F" w14:textId="77777777" w:rsidR="00AF5DB3" w:rsidRDefault="00AF5DB3">
      <w:pPr>
        <w:pStyle w:val="Normal1"/>
        <w:pBdr>
          <w:top w:val="nil"/>
          <w:left w:val="nil"/>
          <w:bottom w:val="nil"/>
          <w:right w:val="nil"/>
          <w:between w:val="nil"/>
        </w:pBdr>
        <w:spacing w:before="240" w:after="240"/>
        <w:rPr>
          <w:rFonts w:ascii="Carlito" w:eastAsia="Carlito" w:hAnsi="Carlito" w:cs="Carlito"/>
          <w:b/>
          <w:color w:val="000000"/>
        </w:rPr>
      </w:pPr>
    </w:p>
    <w:p w14:paraId="53AB75E3" w14:textId="77777777" w:rsidR="00AF5DB3" w:rsidRDefault="00AF5DB3">
      <w:pPr>
        <w:pStyle w:val="Normal1"/>
        <w:pBdr>
          <w:top w:val="nil"/>
          <w:left w:val="nil"/>
          <w:bottom w:val="nil"/>
          <w:right w:val="nil"/>
          <w:between w:val="nil"/>
        </w:pBdr>
        <w:spacing w:before="240" w:after="240"/>
        <w:rPr>
          <w:rFonts w:ascii="Carlito" w:eastAsia="Carlito" w:hAnsi="Carlito" w:cs="Carlito"/>
          <w:b/>
          <w:color w:val="000000"/>
        </w:rPr>
      </w:pPr>
    </w:p>
    <w:p w14:paraId="73D6605A" w14:textId="77777777" w:rsidR="00AF5DB3" w:rsidRDefault="00AF5DB3">
      <w:pPr>
        <w:pStyle w:val="Normal1"/>
        <w:pBdr>
          <w:top w:val="nil"/>
          <w:left w:val="nil"/>
          <w:bottom w:val="nil"/>
          <w:right w:val="nil"/>
          <w:between w:val="nil"/>
        </w:pBdr>
        <w:spacing w:before="240" w:after="240"/>
        <w:rPr>
          <w:color w:val="000000"/>
        </w:rPr>
      </w:pPr>
    </w:p>
    <w:sectPr w:rsidR="00AF5DB3" w:rsidSect="00F8332B">
      <w:headerReference w:type="default" r:id="rId10"/>
      <w:footerReference w:type="default" r:id="rId11"/>
      <w:headerReference w:type="first" r:id="rId12"/>
      <w:footerReference w:type="first" r:id="rId13"/>
      <w:pgSz w:w="11900" w:h="16840"/>
      <w:pgMar w:top="1417" w:right="1134" w:bottom="1417"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EB3FA" w14:textId="77777777" w:rsidR="00400D59" w:rsidRDefault="00400D59" w:rsidP="00AF5DB3">
      <w:r>
        <w:separator/>
      </w:r>
    </w:p>
  </w:endnote>
  <w:endnote w:type="continuationSeparator" w:id="0">
    <w:p w14:paraId="3FE298B2" w14:textId="77777777" w:rsidR="00400D59" w:rsidRDefault="00400D59" w:rsidP="00AF5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Arimo">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rli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A1A71" w14:textId="77777777" w:rsidR="00AF5DB3" w:rsidRDefault="00AF5DB3">
    <w:pPr>
      <w:pStyle w:val="Normal1"/>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B3BA8" w14:textId="77777777" w:rsidR="00AF5DB3" w:rsidRDefault="00AF5DB3">
    <w:pPr>
      <w:pStyle w:val="Normal1"/>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86AF6" w14:textId="77777777" w:rsidR="00400D59" w:rsidRDefault="00400D59" w:rsidP="00AF5DB3">
      <w:r>
        <w:separator/>
      </w:r>
    </w:p>
  </w:footnote>
  <w:footnote w:type="continuationSeparator" w:id="0">
    <w:p w14:paraId="16DD9935" w14:textId="77777777" w:rsidR="00400D59" w:rsidRDefault="00400D59" w:rsidP="00AF5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BD2C8" w14:textId="08A214A2" w:rsidR="00AF5DB3" w:rsidRPr="00F8332B" w:rsidRDefault="00F8332B" w:rsidP="00F8332B">
    <w:pPr>
      <w:pStyle w:val="Header"/>
      <w:jc w:val="center"/>
      <w:rPr>
        <w:sz w:val="18"/>
      </w:rPr>
    </w:pPr>
    <w:r w:rsidRPr="00F8332B">
      <w:rPr>
        <w:sz w:val="18"/>
      </w:rPr>
      <w:t xml:space="preserve">- </w:t>
    </w:r>
    <w:r w:rsidRPr="00F8332B">
      <w:rPr>
        <w:sz w:val="18"/>
      </w:rPr>
      <w:fldChar w:fldCharType="begin"/>
    </w:r>
    <w:r w:rsidRPr="00F8332B">
      <w:rPr>
        <w:sz w:val="18"/>
      </w:rPr>
      <w:instrText xml:space="preserve"> PAGE  \* MERGEFORMAT </w:instrText>
    </w:r>
    <w:r w:rsidRPr="00F8332B">
      <w:rPr>
        <w:sz w:val="18"/>
      </w:rPr>
      <w:fldChar w:fldCharType="separate"/>
    </w:r>
    <w:r w:rsidRPr="00F8332B">
      <w:rPr>
        <w:noProof/>
        <w:sz w:val="18"/>
      </w:rPr>
      <w:t>1</w:t>
    </w:r>
    <w:r w:rsidRPr="00F8332B">
      <w:rPr>
        <w:sz w:val="18"/>
      </w:rPr>
      <w:fldChar w:fldCharType="end"/>
    </w:r>
    <w:r w:rsidRPr="00F8332B">
      <w:rPr>
        <w:sz w:val="18"/>
      </w:rPr>
      <w:t xml:space="preserve"> -</w:t>
    </w:r>
  </w:p>
  <w:p w14:paraId="4CFE2E11" w14:textId="46C22D98" w:rsidR="00F8332B" w:rsidRPr="00F8332B" w:rsidRDefault="00F8332B" w:rsidP="00F8332B">
    <w:pPr>
      <w:pStyle w:val="Header"/>
      <w:spacing w:after="240"/>
      <w:jc w:val="center"/>
      <w:rPr>
        <w:sz w:val="18"/>
      </w:rPr>
    </w:pPr>
    <w:r w:rsidRPr="00F8332B">
      <w:rPr>
        <w:sz w:val="18"/>
      </w:rPr>
      <w:fldChar w:fldCharType="begin"/>
    </w:r>
    <w:r w:rsidRPr="00F8332B">
      <w:rPr>
        <w:sz w:val="18"/>
      </w:rPr>
      <w:instrText xml:space="preserve"> STYLEREF  Docnumber  </w:instrText>
    </w:r>
    <w:r>
      <w:rPr>
        <w:sz w:val="18"/>
      </w:rPr>
      <w:fldChar w:fldCharType="separate"/>
    </w:r>
    <w:r w:rsidR="00734350">
      <w:rPr>
        <w:noProof/>
        <w:sz w:val="18"/>
      </w:rPr>
      <w:t>SG2–C051</w:t>
    </w:r>
    <w:r w:rsidRPr="00F8332B">
      <w:rPr>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47F8F" w14:textId="77777777" w:rsidR="00AF5DB3" w:rsidRDefault="00AF5DB3">
    <w:pPr>
      <w:pStyle w:val="Normal1"/>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37437"/>
    <w:multiLevelType w:val="multilevel"/>
    <w:tmpl w:val="B2FC1F2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391357A6"/>
    <w:multiLevelType w:val="multilevel"/>
    <w:tmpl w:val="6F8A757C"/>
    <w:lvl w:ilvl="0">
      <w:start w:val="2"/>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2160" w:hanging="313"/>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13"/>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13"/>
      </w:pPr>
      <w:rPr>
        <w:b/>
        <w:smallCaps w:val="0"/>
        <w:strike w:val="0"/>
        <w:shd w:val="clear" w:color="auto" w:fill="auto"/>
        <w:vertAlign w:val="baseline"/>
      </w:rPr>
    </w:lvl>
  </w:abstractNum>
  <w:abstractNum w:abstractNumId="2" w15:restartNumberingAfterBreak="0">
    <w:nsid w:val="497F599B"/>
    <w:multiLevelType w:val="multilevel"/>
    <w:tmpl w:val="D64801E2"/>
    <w:lvl w:ilvl="0">
      <w:start w:val="1"/>
      <w:numFmt w:val="upperRoman"/>
      <w:lvlText w:val="%1."/>
      <w:lvlJc w:val="left"/>
      <w:pPr>
        <w:ind w:left="1080" w:hanging="720"/>
      </w:pPr>
      <w:rPr>
        <w:rFonts w:ascii="Times New Roman" w:eastAsia="Times New Roman" w:hAnsi="Times New Roman" w:cs="Times New Roman"/>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17071D"/>
    <w:multiLevelType w:val="multilevel"/>
    <w:tmpl w:val="14A8C834"/>
    <w:lvl w:ilvl="0">
      <w:start w:val="1"/>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num w:numId="1" w16cid:durableId="1889417604">
    <w:abstractNumId w:val="0"/>
  </w:num>
  <w:num w:numId="2" w16cid:durableId="1120877222">
    <w:abstractNumId w:val="1"/>
  </w:num>
  <w:num w:numId="3" w16cid:durableId="778110495">
    <w:abstractNumId w:val="2"/>
  </w:num>
  <w:num w:numId="4" w16cid:durableId="1430547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5DB3"/>
    <w:rsid w:val="000E0F0B"/>
    <w:rsid w:val="00400D59"/>
    <w:rsid w:val="004C4219"/>
    <w:rsid w:val="00734350"/>
    <w:rsid w:val="00AF5DB3"/>
    <w:rsid w:val="00F833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2B28"/>
  <w15:docId w15:val="{86558FE9-EC90-4185-993C-A13DA93F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AF5DB3"/>
    <w:pPr>
      <w:keepNext/>
      <w:keepLines/>
      <w:spacing w:before="480"/>
      <w:outlineLvl w:val="0"/>
    </w:pPr>
    <w:rPr>
      <w:rFonts w:ascii="Helvetica Neue" w:eastAsia="Helvetica Neue" w:hAnsi="Helvetica Neue" w:cs="Helvetica Neue"/>
      <w:b/>
      <w:color w:val="2E75B5"/>
      <w:sz w:val="28"/>
      <w:szCs w:val="28"/>
    </w:rPr>
  </w:style>
  <w:style w:type="paragraph" w:styleId="Heading2">
    <w:name w:val="heading 2"/>
    <w:basedOn w:val="Normal1"/>
    <w:next w:val="Normal1"/>
    <w:rsid w:val="00AF5DB3"/>
    <w:pPr>
      <w:keepNext/>
      <w:keepLines/>
      <w:spacing w:before="360" w:after="80"/>
      <w:outlineLvl w:val="1"/>
    </w:pPr>
    <w:rPr>
      <w:b/>
      <w:sz w:val="36"/>
      <w:szCs w:val="36"/>
    </w:rPr>
  </w:style>
  <w:style w:type="paragraph" w:styleId="Heading3">
    <w:name w:val="heading 3"/>
    <w:basedOn w:val="Normal1"/>
    <w:next w:val="Normal1"/>
    <w:rsid w:val="00AF5DB3"/>
    <w:pPr>
      <w:keepNext/>
      <w:keepLines/>
      <w:spacing w:before="280" w:after="80"/>
      <w:outlineLvl w:val="2"/>
    </w:pPr>
    <w:rPr>
      <w:b/>
      <w:sz w:val="28"/>
      <w:szCs w:val="28"/>
    </w:rPr>
  </w:style>
  <w:style w:type="paragraph" w:styleId="Heading4">
    <w:name w:val="heading 4"/>
    <w:basedOn w:val="Normal1"/>
    <w:next w:val="Normal1"/>
    <w:rsid w:val="00AF5DB3"/>
    <w:pPr>
      <w:keepNext/>
      <w:keepLines/>
      <w:spacing w:before="240" w:after="40"/>
      <w:outlineLvl w:val="3"/>
    </w:pPr>
    <w:rPr>
      <w:b/>
    </w:rPr>
  </w:style>
  <w:style w:type="paragraph" w:styleId="Heading5">
    <w:name w:val="heading 5"/>
    <w:basedOn w:val="Normal1"/>
    <w:next w:val="Normal1"/>
    <w:rsid w:val="00AF5DB3"/>
    <w:pPr>
      <w:keepNext/>
      <w:keepLines/>
      <w:spacing w:before="220" w:after="40"/>
      <w:outlineLvl w:val="4"/>
    </w:pPr>
    <w:rPr>
      <w:b/>
      <w:sz w:val="22"/>
      <w:szCs w:val="22"/>
    </w:rPr>
  </w:style>
  <w:style w:type="paragraph" w:styleId="Heading6">
    <w:name w:val="heading 6"/>
    <w:basedOn w:val="Normal1"/>
    <w:next w:val="Normal1"/>
    <w:rsid w:val="00AF5DB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F5DB3"/>
  </w:style>
  <w:style w:type="paragraph" w:styleId="Title">
    <w:name w:val="Title"/>
    <w:basedOn w:val="Normal1"/>
    <w:next w:val="Normal1"/>
    <w:rsid w:val="00AF5DB3"/>
    <w:pPr>
      <w:keepNext/>
      <w:keepLines/>
      <w:spacing w:before="480" w:after="120"/>
    </w:pPr>
    <w:rPr>
      <w:b/>
      <w:sz w:val="72"/>
      <w:szCs w:val="72"/>
    </w:rPr>
  </w:style>
  <w:style w:type="paragraph" w:styleId="Subtitle">
    <w:name w:val="Subtitle"/>
    <w:basedOn w:val="Normal1"/>
    <w:next w:val="Normal1"/>
    <w:rsid w:val="00AF5DB3"/>
    <w:pPr>
      <w:keepNext/>
      <w:keepLines/>
      <w:spacing w:before="360" w:after="80"/>
    </w:pPr>
    <w:rPr>
      <w:rFonts w:ascii="Georgia" w:eastAsia="Georgia" w:hAnsi="Georgia" w:cs="Georgia"/>
      <w:i/>
      <w:color w:val="666666"/>
      <w:sz w:val="48"/>
      <w:szCs w:val="48"/>
    </w:rPr>
  </w:style>
  <w:style w:type="table" w:customStyle="1" w:styleId="a">
    <w:basedOn w:val="TableNormal"/>
    <w:rsid w:val="00AF5DB3"/>
    <w:tblPr>
      <w:tblStyleRowBandSize w:val="1"/>
      <w:tblStyleColBandSize w:val="1"/>
      <w:tblCellMar>
        <w:left w:w="115" w:type="dxa"/>
        <w:right w:w="115" w:type="dxa"/>
      </w:tblCellMar>
    </w:tblPr>
  </w:style>
  <w:style w:type="table" w:customStyle="1" w:styleId="a0">
    <w:basedOn w:val="TableNormal"/>
    <w:rsid w:val="00AF5DB3"/>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0E0F0B"/>
    <w:rPr>
      <w:rFonts w:ascii="Tahoma" w:hAnsi="Tahoma" w:cs="Tahoma"/>
      <w:sz w:val="16"/>
      <w:szCs w:val="16"/>
    </w:rPr>
  </w:style>
  <w:style w:type="character" w:customStyle="1" w:styleId="BalloonTextChar">
    <w:name w:val="Balloon Text Char"/>
    <w:basedOn w:val="DefaultParagraphFont"/>
    <w:link w:val="BalloonText"/>
    <w:uiPriority w:val="99"/>
    <w:semiHidden/>
    <w:rsid w:val="000E0F0B"/>
    <w:rPr>
      <w:rFonts w:ascii="Tahoma" w:hAnsi="Tahoma" w:cs="Tahoma"/>
      <w:sz w:val="16"/>
      <w:szCs w:val="16"/>
    </w:rPr>
  </w:style>
  <w:style w:type="paragraph" w:styleId="Header">
    <w:name w:val="header"/>
    <w:basedOn w:val="Normal"/>
    <w:link w:val="HeaderChar"/>
    <w:uiPriority w:val="99"/>
    <w:unhideWhenUsed/>
    <w:rsid w:val="000E0F0B"/>
    <w:pPr>
      <w:tabs>
        <w:tab w:val="center" w:pos="4513"/>
        <w:tab w:val="right" w:pos="9026"/>
      </w:tabs>
    </w:pPr>
  </w:style>
  <w:style w:type="character" w:customStyle="1" w:styleId="HeaderChar">
    <w:name w:val="Header Char"/>
    <w:basedOn w:val="DefaultParagraphFont"/>
    <w:link w:val="Header"/>
    <w:uiPriority w:val="99"/>
    <w:rsid w:val="000E0F0B"/>
  </w:style>
  <w:style w:type="paragraph" w:styleId="Footer">
    <w:name w:val="footer"/>
    <w:basedOn w:val="Normal"/>
    <w:link w:val="FooterChar"/>
    <w:uiPriority w:val="99"/>
    <w:unhideWhenUsed/>
    <w:rsid w:val="000E0F0B"/>
    <w:pPr>
      <w:tabs>
        <w:tab w:val="center" w:pos="4513"/>
        <w:tab w:val="right" w:pos="9026"/>
      </w:tabs>
    </w:pPr>
  </w:style>
  <w:style w:type="character" w:customStyle="1" w:styleId="FooterChar">
    <w:name w:val="Footer Char"/>
    <w:basedOn w:val="DefaultParagraphFont"/>
    <w:link w:val="Footer"/>
    <w:uiPriority w:val="99"/>
    <w:rsid w:val="000E0F0B"/>
  </w:style>
  <w:style w:type="paragraph" w:customStyle="1" w:styleId="Docnumber">
    <w:name w:val="Docnumber"/>
    <w:basedOn w:val="Normal"/>
    <w:link w:val="DocnumberChar"/>
    <w:qFormat/>
    <w:rsid w:val="00F8332B"/>
    <w:pPr>
      <w:tabs>
        <w:tab w:val="left" w:pos="794"/>
        <w:tab w:val="left" w:pos="1191"/>
        <w:tab w:val="left" w:pos="1588"/>
        <w:tab w:val="left" w:pos="1985"/>
      </w:tabs>
      <w:overflowPunct w:val="0"/>
      <w:autoSpaceDE w:val="0"/>
      <w:autoSpaceDN w:val="0"/>
      <w:adjustRightInd w:val="0"/>
      <w:spacing w:before="120"/>
      <w:jc w:val="right"/>
      <w:textAlignment w:val="baseline"/>
    </w:pPr>
    <w:rPr>
      <w:b/>
      <w:bCs/>
      <w:sz w:val="40"/>
      <w:szCs w:val="20"/>
      <w:lang w:val="en-GB" w:eastAsia="en-US"/>
    </w:rPr>
  </w:style>
  <w:style w:type="character" w:customStyle="1" w:styleId="DocnumberChar">
    <w:name w:val="Docnumber Char"/>
    <w:basedOn w:val="DefaultParagraphFont"/>
    <w:link w:val="Docnumber"/>
    <w:rsid w:val="00F8332B"/>
    <w:rPr>
      <w:b/>
      <w:bCs/>
      <w:sz w:val="40"/>
      <w:szCs w:val="20"/>
      <w:lang w:val="en-GB" w:eastAsia="en-US"/>
    </w:rPr>
  </w:style>
  <w:style w:type="character" w:styleId="Hyperlink">
    <w:name w:val="Hyperlink"/>
    <w:basedOn w:val="DefaultParagraphFont"/>
    <w:uiPriority w:val="99"/>
    <w:unhideWhenUsed/>
    <w:rsid w:val="00F8332B"/>
    <w:rPr>
      <w:color w:val="0000FF" w:themeColor="hyperlink"/>
      <w:u w:val="single"/>
    </w:rPr>
  </w:style>
  <w:style w:type="character" w:styleId="UnresolvedMention">
    <w:name w:val="Unresolved Mention"/>
    <w:basedOn w:val="DefaultParagraphFont"/>
    <w:uiPriority w:val="99"/>
    <w:semiHidden/>
    <w:unhideWhenUsed/>
    <w:rsid w:val="00F83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tejpal.singh70@gov.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reetika.singh87@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933</Words>
  <Characters>5193</Characters>
  <Application>Microsoft Office Word</Application>
  <DocSecurity>0</DocSecurity>
  <Lines>120</Lines>
  <Paragraphs>52</Paragraphs>
  <ScaleCrop>false</ScaleCrop>
  <Manager>ITU-T</Manager>
  <Company>International Telecommunication Union (ITU)</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ITU-T Technical Report TR.PCM “Permitted call masking”</dc:title>
  <dc:creator>Ministry of Communications, India</dc:creator>
  <dc:description>SG2–C051  For: Geneva, 16-20 May 2022_x000d_Document date: _x000d_Saved by ITU51014924 at 14:46:08 on 29.04.2022</dc:description>
  <cp:lastModifiedBy>TSB (JB)</cp:lastModifiedBy>
  <cp:revision>4</cp:revision>
  <dcterms:created xsi:type="dcterms:W3CDTF">2022-04-29T12:45:00Z</dcterms:created>
  <dcterms:modified xsi:type="dcterms:W3CDTF">2022-04-29T12:57:00Z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SG2–C051</vt:lpwstr>
  </property>
  <property fmtid="{D5CDD505-2E9C-101B-9397-08002B2CF9AE}" pid="3" name="Docdate">
    <vt:lpwstr/>
  </property>
  <property fmtid="{D5CDD505-2E9C-101B-9397-08002B2CF9AE}" pid="4" name="Docorlang">
    <vt:lpwstr/>
  </property>
  <property fmtid="{D5CDD505-2E9C-101B-9397-08002B2CF9AE}" pid="5" name="Docbluepink">
    <vt:lpwstr>3/2</vt:lpwstr>
  </property>
  <property fmtid="{D5CDD505-2E9C-101B-9397-08002B2CF9AE}" pid="6" name="Docdest">
    <vt:lpwstr>Geneva, 16-20 May 2022</vt:lpwstr>
  </property>
  <property fmtid="{D5CDD505-2E9C-101B-9397-08002B2CF9AE}" pid="7" name="Docauthor">
    <vt:lpwstr>Ministry of Communications, India</vt:lpwstr>
  </property>
</Properties>
</file>