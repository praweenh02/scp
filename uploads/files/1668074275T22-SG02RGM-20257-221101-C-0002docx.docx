
<file path=[Content_Types].xml><?xml version="1.0" encoding="utf-8"?>
<Types xmlns="http://schemas.openxmlformats.org/package/2006/content-types">
  <Override PartName="/customXml/itemProps2.xml" ContentType="application/vnd.openxmlformats-officedocument.customXmlProperties+xml"/>
  <Override PartName="/customXml/itemProps3.xml" ContentType="application/vnd.openxmlformats-officedocument.customXmlProperties+xml"/>
  <Override PartName="/word/footnotes.xml" ContentType="application/vnd.openxmlformats-officedocument.wordprocessingml.footnotes+xml"/>
  <Default Extension="png" ContentType="image/png"/>
  <Default Extension="bin" ContentType="application/vnd.openxmlformats-officedocument.oleObject"/>
  <Override PartName="/word/diagrams/quickStyle1.xml" ContentType="application/vnd.openxmlformats-officedocument.drawingml.diagramStyle+xml"/>
  <Override PartName="/word/diagrams/quickStyle2.xml" ContentType="application/vnd.openxmlformats-officedocument.drawingml.diagramStyle+xml"/>
  <Override PartName="/customXml/itemProps1.xml" ContentType="application/vnd.openxmlformats-officedocument.customXmlProperties+xml"/>
  <Override PartName="/word/diagrams/data1.xml" ContentType="application/vnd.openxmlformats-officedocument.drawingml.diagramData+xml"/>
  <Override PartName="/word/diagrams/data2.xml" ContentType="application/vnd.openxmlformats-officedocument.drawingml.diagramData+xml"/>
  <Override PartName="/word/diagrams/colors2.xml" ContentType="application/vnd.openxmlformats-officedocument.drawingml.diagramColors+xml"/>
  <Override PartName="/word/diagrams/colors1.xml" ContentType="application/vnd.openxmlformats-officedocument.drawingml.diagramColors+xml"/>
  <Override PartName="/word/glossary/fontTable.xml" ContentType="application/vnd.openxmlformats-officedocument.wordprocessingml.fontTable+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glossary/document.xml" ContentType="application/vnd.openxmlformats-officedocument.wordprocessingml.document.glossary+xml"/>
  <Override PartName="/docProps/custom.xml" ContentType="application/vnd.openxmlformats-officedocument.custom-properties+xml"/>
  <Override PartName="/word/theme/theme1.xml" ContentType="application/vnd.openxmlformats-officedocument.theme+xml"/>
  <Override PartName="/word/header2.xml" ContentType="application/vnd.openxmlformats-officedocument.wordprocessingml.header+xml"/>
  <Override PartName="/word/fontTable.xml" ContentType="application/vnd.openxmlformats-officedocument.wordprocessingml.fontTable+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webSettings.xml" ContentType="application/vnd.openxmlformats-officedocument.wordprocessingml.webSettings+xml"/>
  <Override PartName="/word/header1.xml" ContentType="application/vnd.openxmlformats-officedocument.wordprocessingml.header+xml"/>
  <Override PartName="/word/diagrams/layout1.xml" ContentType="application/vnd.openxmlformats-officedocument.drawingml.diagramLayout+xml"/>
  <Override PartName="/word/diagrams/layout2.xml" ContentType="application/vnd.openxmlformats-officedocument.drawingml.diagramLayout+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955E5" w:rsidRDefault="00E955E5" w:rsidP="006E1AAC">
      <w:pPr>
        <w:spacing w:line="276" w:lineRule="auto"/>
        <w:jc w:val="both"/>
      </w:pPr>
    </w:p>
    <w:tbl>
      <w:tblPr>
        <w:tblW w:w="9640" w:type="dxa"/>
        <w:jc w:val="center"/>
        <w:tblLayout w:type="fixed"/>
        <w:tblCellMar>
          <w:left w:w="57" w:type="dxa"/>
          <w:right w:w="57" w:type="dxa"/>
        </w:tblCellMar>
        <w:tblLook w:val="0000"/>
      </w:tblPr>
      <w:tblGrid>
        <w:gridCol w:w="1134"/>
        <w:gridCol w:w="284"/>
        <w:gridCol w:w="3685"/>
        <w:gridCol w:w="142"/>
        <w:gridCol w:w="284"/>
        <w:gridCol w:w="4111"/>
      </w:tblGrid>
      <w:tr w:rsidR="00EC5685" w:rsidRPr="0037415F" w:rsidTr="00EC5685">
        <w:trPr>
          <w:cantSplit/>
          <w:jc w:val="center"/>
        </w:trPr>
        <w:tc>
          <w:tcPr>
            <w:tcW w:w="1134" w:type="dxa"/>
            <w:vMerge w:val="restart"/>
            <w:vAlign w:val="center"/>
          </w:tcPr>
          <w:p w:rsidR="00EC5685" w:rsidRPr="007F664D" w:rsidRDefault="00EC5685" w:rsidP="0000493D">
            <w:pPr>
              <w:spacing w:before="0"/>
              <w:jc w:val="center"/>
              <w:rPr>
                <w:sz w:val="20"/>
                <w:szCs w:val="20"/>
              </w:rPr>
            </w:pPr>
            <w:bookmarkStart w:id="0" w:name="dtitle1" w:colFirst="1" w:colLast="1"/>
            <w:r>
              <w:rPr>
                <w:noProof/>
                <w:lang w:val="en-US" w:eastAsia="en-US" w:bidi="hi-IN"/>
              </w:rPr>
              <w:drawing>
                <wp:inline distT="0" distB="0" distL="0" distR="0">
                  <wp:extent cx="647700" cy="704850"/>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647700" cy="704850"/>
                          </a:xfrm>
                          <a:prstGeom prst="rect">
                            <a:avLst/>
                          </a:prstGeom>
                          <a:noFill/>
                          <a:ln>
                            <a:noFill/>
                          </a:ln>
                        </pic:spPr>
                      </pic:pic>
                    </a:graphicData>
                  </a:graphic>
                </wp:inline>
              </w:drawing>
            </w:r>
          </w:p>
        </w:tc>
        <w:tc>
          <w:tcPr>
            <w:tcW w:w="3969" w:type="dxa"/>
            <w:gridSpan w:val="2"/>
            <w:vMerge w:val="restart"/>
          </w:tcPr>
          <w:p w:rsidR="00EC5685" w:rsidRPr="00F70513" w:rsidRDefault="00EC5685" w:rsidP="0000493D">
            <w:pPr>
              <w:rPr>
                <w:sz w:val="16"/>
                <w:szCs w:val="16"/>
              </w:rPr>
            </w:pPr>
            <w:r w:rsidRPr="00F70513">
              <w:rPr>
                <w:sz w:val="16"/>
                <w:szCs w:val="16"/>
              </w:rPr>
              <w:t>INTERNATIONAL TELECOMMUNICATION UNION</w:t>
            </w:r>
          </w:p>
          <w:p w:rsidR="00EC5685" w:rsidRPr="006264C9" w:rsidRDefault="00EC5685" w:rsidP="0000493D">
            <w:pPr>
              <w:rPr>
                <w:b/>
                <w:bCs/>
                <w:sz w:val="26"/>
                <w:szCs w:val="26"/>
              </w:rPr>
            </w:pPr>
            <w:r w:rsidRPr="006264C9">
              <w:rPr>
                <w:b/>
                <w:bCs/>
                <w:sz w:val="26"/>
                <w:szCs w:val="26"/>
              </w:rPr>
              <w:t>TELECOMMUNICATION</w:t>
            </w:r>
            <w:r w:rsidRPr="006264C9">
              <w:rPr>
                <w:b/>
                <w:bCs/>
                <w:sz w:val="26"/>
                <w:szCs w:val="26"/>
              </w:rPr>
              <w:br/>
              <w:t>STANDARDIZATION SECTOR</w:t>
            </w:r>
          </w:p>
          <w:p w:rsidR="00EC5685" w:rsidRPr="007F664D" w:rsidRDefault="00EC5685" w:rsidP="0000493D">
            <w:pPr>
              <w:rPr>
                <w:sz w:val="20"/>
                <w:szCs w:val="20"/>
              </w:rPr>
            </w:pPr>
            <w:r w:rsidRPr="006264C9">
              <w:rPr>
                <w:sz w:val="20"/>
                <w:szCs w:val="20"/>
              </w:rPr>
              <w:t xml:space="preserve">STUDY PERIOD </w:t>
            </w:r>
            <w:r>
              <w:rPr>
                <w:sz w:val="20"/>
                <w:szCs w:val="20"/>
              </w:rPr>
              <w:t>2022-2024</w:t>
            </w:r>
          </w:p>
        </w:tc>
        <w:tc>
          <w:tcPr>
            <w:tcW w:w="4537" w:type="dxa"/>
            <w:gridSpan w:val="3"/>
            <w:vAlign w:val="center"/>
          </w:tcPr>
          <w:p w:rsidR="00EC5685" w:rsidRPr="00314630" w:rsidRDefault="00EC5685" w:rsidP="0000493D">
            <w:pPr>
              <w:pStyle w:val="Docnumber"/>
            </w:pPr>
            <w:sdt>
              <w:sdtPr>
                <w:alias w:val="ShortName"/>
                <w:tag w:val="ShortName"/>
                <w:id w:val="1668290677"/>
                <w:placeholder>
                  <w:docPart w:val="3000296BF61A4B2EA46DF12C4404BA1E"/>
                </w:placeholder>
                <w:showingPlcHdr/>
                <w:dataBinding w:prefixMappings="xmlns:ns0='http://schemas.microsoft.com/office/2006/metadata/properties' xmlns:ns1='http://www.w3.org/2001/XMLSchema-instance' xmlns:ns2='http://schemas.microsoft.com/office/infopath/2007/PartnerControls' xmlns:ns3='3f6fad35-1f81-480e-a4e5-6e5474dcfb96' " w:xpath="/ns0:properties[1]/documentManagement[1]/ns3:ShortName[1]" w:storeItemID="{EF8523CC-DEB2-463D-9A27-DF0B8D2CAEC3}"/>
                <w:text/>
              </w:sdtPr>
              <w:sdtContent>
                <w:r w:rsidRPr="00314630">
                  <w:rPr>
                    <w:rStyle w:val="PlaceholderText"/>
                    <w:bCs/>
                    <w:szCs w:val="32"/>
                  </w:rPr>
                  <w:t>(AUTO)[ShortDocNo]</w:t>
                </w:r>
              </w:sdtContent>
            </w:sdt>
          </w:p>
        </w:tc>
      </w:tr>
      <w:tr w:rsidR="00EC5685" w:rsidRPr="0037415F" w:rsidTr="00EC5685">
        <w:trPr>
          <w:cantSplit/>
          <w:jc w:val="center"/>
        </w:trPr>
        <w:tc>
          <w:tcPr>
            <w:tcW w:w="1134" w:type="dxa"/>
            <w:vMerge/>
          </w:tcPr>
          <w:p w:rsidR="00EC5685" w:rsidRPr="00072A4E" w:rsidRDefault="00EC5685" w:rsidP="0000493D">
            <w:pPr>
              <w:rPr>
                <w:smallCaps/>
                <w:sz w:val="20"/>
              </w:rPr>
            </w:pPr>
          </w:p>
        </w:tc>
        <w:tc>
          <w:tcPr>
            <w:tcW w:w="3969" w:type="dxa"/>
            <w:gridSpan w:val="2"/>
            <w:vMerge/>
          </w:tcPr>
          <w:p w:rsidR="00EC5685" w:rsidRPr="00072A4E" w:rsidRDefault="00EC5685" w:rsidP="0000493D">
            <w:pPr>
              <w:rPr>
                <w:smallCaps/>
                <w:sz w:val="20"/>
              </w:rPr>
            </w:pPr>
          </w:p>
        </w:tc>
        <w:sdt>
          <w:sdtPr>
            <w:alias w:val="SgText"/>
            <w:tag w:val="SgText"/>
            <w:id w:val="-1696836303"/>
            <w:placeholder>
              <w:docPart w:val="BC8230ADB8654132B3592B54FAE07180"/>
            </w:placeholder>
            <w:showingPlcHdr/>
            <w:dataBinding w:prefixMappings="xmlns:ns0='http://schemas.microsoft.com/office/2006/metadata/properties' xmlns:ns1='http://www.w3.org/2001/XMLSchema-instance' xmlns:ns2='http://schemas.microsoft.com/office/infopath/2007/PartnerControls' xmlns:ns3='3f6fad35-1f81-480e-a4e5-6e5474dcfb96' xmlns:ns4='http://schemas.microsoft.com/sharepoint.v3' " w:xpath="/ns0:properties[1]/documentManagement[1]/ns3:SgText[1]" w:storeItemID="{EF8523CC-DEB2-463D-9A27-DF0B8D2CAEC3}"/>
            <w:text/>
          </w:sdtPr>
          <w:sdtContent>
            <w:tc>
              <w:tcPr>
                <w:tcW w:w="4537" w:type="dxa"/>
                <w:gridSpan w:val="3"/>
              </w:tcPr>
              <w:p w:rsidR="00EC5685" w:rsidRPr="00715CA6" w:rsidRDefault="00EC5685" w:rsidP="0000493D">
                <w:pPr>
                  <w:pStyle w:val="TSBHeaderRight14"/>
                </w:pPr>
                <w:r w:rsidRPr="007F1869">
                  <w:rPr>
                    <w:rStyle w:val="PlaceholderText"/>
                    <w:rFonts w:eastAsia="SimSun"/>
                    <w:sz w:val="32"/>
                    <w:szCs w:val="32"/>
                    <w:lang w:eastAsia="en-US"/>
                  </w:rPr>
                  <w:t>(AUTO)[SgText]</w:t>
                </w:r>
              </w:p>
            </w:tc>
          </w:sdtContent>
        </w:sdt>
      </w:tr>
      <w:tr w:rsidR="00EC5685" w:rsidRPr="0037415F" w:rsidTr="00EC5685">
        <w:trPr>
          <w:cantSplit/>
          <w:jc w:val="center"/>
        </w:trPr>
        <w:tc>
          <w:tcPr>
            <w:tcW w:w="1134" w:type="dxa"/>
            <w:vMerge/>
            <w:tcBorders>
              <w:bottom w:val="single" w:sz="12" w:space="0" w:color="auto"/>
            </w:tcBorders>
          </w:tcPr>
          <w:p w:rsidR="00EC5685" w:rsidRPr="0037415F" w:rsidRDefault="00EC5685" w:rsidP="0000493D">
            <w:pPr>
              <w:rPr>
                <w:b/>
                <w:bCs/>
                <w:sz w:val="26"/>
              </w:rPr>
            </w:pPr>
          </w:p>
        </w:tc>
        <w:tc>
          <w:tcPr>
            <w:tcW w:w="3969" w:type="dxa"/>
            <w:gridSpan w:val="2"/>
            <w:vMerge/>
            <w:tcBorders>
              <w:bottom w:val="single" w:sz="12" w:space="0" w:color="auto"/>
            </w:tcBorders>
          </w:tcPr>
          <w:p w:rsidR="00EC5685" w:rsidRPr="0037415F" w:rsidRDefault="00EC5685" w:rsidP="0000493D">
            <w:pPr>
              <w:rPr>
                <w:b/>
                <w:bCs/>
                <w:sz w:val="26"/>
              </w:rPr>
            </w:pPr>
          </w:p>
        </w:tc>
        <w:tc>
          <w:tcPr>
            <w:tcW w:w="4537" w:type="dxa"/>
            <w:gridSpan w:val="3"/>
            <w:tcBorders>
              <w:bottom w:val="single" w:sz="12" w:space="0" w:color="auto"/>
            </w:tcBorders>
            <w:vAlign w:val="center"/>
          </w:tcPr>
          <w:p w:rsidR="00EC5685" w:rsidRPr="00333E15" w:rsidRDefault="00EC5685" w:rsidP="0000493D">
            <w:pPr>
              <w:pStyle w:val="TSBHeaderRight14"/>
              <w:rPr>
                <w:b w:val="0"/>
                <w:bCs w:val="0"/>
              </w:rPr>
            </w:pPr>
            <w:r w:rsidRPr="00333E15">
              <w:t>English only</w:t>
            </w:r>
          </w:p>
        </w:tc>
      </w:tr>
      <w:tr w:rsidR="00EC5685" w:rsidRPr="0037415F" w:rsidTr="00EC5685">
        <w:trPr>
          <w:cantSplit/>
          <w:jc w:val="center"/>
        </w:trPr>
        <w:tc>
          <w:tcPr>
            <w:tcW w:w="1418" w:type="dxa"/>
            <w:gridSpan w:val="2"/>
          </w:tcPr>
          <w:p w:rsidR="00EC5685" w:rsidRPr="0037415F" w:rsidRDefault="00EC5685" w:rsidP="0000493D">
            <w:pPr>
              <w:rPr>
                <w:b/>
                <w:bCs/>
              </w:rPr>
            </w:pPr>
            <w:bookmarkStart w:id="1" w:name="InsertLogo"/>
            <w:bookmarkStart w:id="2" w:name="dbluepink" w:colFirst="1" w:colLast="1"/>
            <w:bookmarkEnd w:id="1"/>
            <w:r w:rsidRPr="0037415F">
              <w:rPr>
                <w:b/>
                <w:bCs/>
              </w:rPr>
              <w:t>Question(s):</w:t>
            </w:r>
          </w:p>
        </w:tc>
        <w:tc>
          <w:tcPr>
            <w:tcW w:w="3827" w:type="dxa"/>
            <w:gridSpan w:val="2"/>
          </w:tcPr>
          <w:p w:rsidR="00EC5685" w:rsidRPr="0037415F" w:rsidRDefault="00EC5685" w:rsidP="0000493D">
            <w:pPr>
              <w:pStyle w:val="TSBHeaderQuestion"/>
            </w:pPr>
            <w:sdt>
              <w:sdtPr>
                <w:alias w:val="QuestionText"/>
                <w:tag w:val="QuestionText"/>
                <w:id w:val="-1712875088"/>
                <w:placeholder>
                  <w:docPart w:val="98140E9238974F0AA192396B84E2FE99"/>
                </w:placeholder>
                <w:showingPlcHdr/>
                <w:dataBinding w:prefixMappings="xmlns:ns0='http://schemas.microsoft.com/office/2006/metadata/properties' xmlns:ns1='http://www.w3.org/2001/XMLSchema-instance' xmlns:ns2='http://schemas.microsoft.com/office/infopath/2007/PartnerControls' xmlns:ns3='3f6fad35-1f81-480e-a4e5-6e5474dcfb96' xmlns:ns4='http://schemas.microsoft.com/sharepoint.v3' " w:xpath="/ns0:properties[1]/documentManagement[1]/ns3:QuestionText[1]" w:storeItemID="{EF8523CC-DEB2-463D-9A27-DF0B8D2CAEC3}"/>
                <w:text/>
              </w:sdtPr>
              <w:sdtContent>
                <w:r w:rsidRPr="00D87B98">
                  <w:rPr>
                    <w:rStyle w:val="PlaceholderText"/>
                  </w:rPr>
                  <w:t>(AUTO)[Q nos separated by commas (e.g 3/13, 5/16)]</w:t>
                </w:r>
              </w:sdtContent>
            </w:sdt>
          </w:p>
        </w:tc>
        <w:tc>
          <w:tcPr>
            <w:tcW w:w="4395" w:type="dxa"/>
            <w:gridSpan w:val="2"/>
          </w:tcPr>
          <w:p w:rsidR="00EC5685" w:rsidRPr="0037415F" w:rsidRDefault="00EC5685" w:rsidP="0000493D">
            <w:pPr>
              <w:pStyle w:val="VenueDate"/>
            </w:pPr>
            <w:sdt>
              <w:sdtPr>
                <w:alias w:val="Place"/>
                <w:tag w:val="Place"/>
                <w:id w:val="1384682072"/>
                <w:placeholder>
                  <w:docPart w:val="A7832EB01B434284AD27645514C1FA21"/>
                </w:placeholder>
                <w:showingPlcHdr/>
                <w:dataBinding w:prefixMappings="xmlns:ns0='http://schemas.microsoft.com/office/2006/metadata/properties' xmlns:ns1='http://www.w3.org/2001/XMLSchema-instance' xmlns:ns2='http://schemas.microsoft.com/office/infopath/2007/PartnerControls' xmlns:ns3='3f6fad35-1f81-480e-a4e5-6e5474dcfb96' xmlns:ns4='http://schemas.microsoft.com/sharepoint.v3' " w:xpath="/ns0:properties[1]/documentManagement[1]/ns3:Place[1]" w:storeItemID="{EF8523CC-DEB2-463D-9A27-DF0B8D2CAEC3}"/>
                <w:text/>
              </w:sdtPr>
              <w:sdtContent>
                <w:r w:rsidRPr="00D87B98">
                  <w:rPr>
                    <w:rStyle w:val="PlaceholderText"/>
                  </w:rPr>
                  <w:t>(AUTO)[Venue]</w:t>
                </w:r>
              </w:sdtContent>
            </w:sdt>
            <w:r>
              <w:t xml:space="preserve">, </w:t>
            </w:r>
            <w:sdt>
              <w:sdtPr>
                <w:alias w:val="When"/>
                <w:tag w:val="When"/>
                <w:id w:val="-1471364994"/>
                <w:placeholder>
                  <w:docPart w:val="C3852EF598AC4B1B9D9D6130345EC476"/>
                </w:placeholder>
                <w:showingPlcHdr/>
                <w:dataBinding w:prefixMappings="xmlns:ns0='http://schemas.microsoft.com/office/2006/metadata/properties' xmlns:ns1='http://www.w3.org/2001/XMLSchema-instance' xmlns:ns2='http://schemas.microsoft.com/office/infopath/2007/PartnerControls' xmlns:ns3='3f6fad35-1f81-480e-a4e5-6e5474dcfb96' xmlns:ns4='http://schemas.microsoft.com/sharepoint.v3' " w:xpath="/ns0:properties[1]/documentManagement[1]/ns3:When[1]" w:storeItemID="{EF8523CC-DEB2-463D-9A27-DF0B8D2CAEC3}"/>
                <w:text/>
              </w:sdtPr>
              <w:sdtContent>
                <w:r w:rsidRPr="00D87B98">
                  <w:rPr>
                    <w:rStyle w:val="PlaceholderText"/>
                  </w:rPr>
                  <w:t>[dd-dd mmm yyyy]</w:t>
                </w:r>
              </w:sdtContent>
            </w:sdt>
          </w:p>
        </w:tc>
      </w:tr>
      <w:bookmarkEnd w:id="2"/>
      <w:tr w:rsidR="00EC5685" w:rsidRPr="0037415F" w:rsidTr="00EC5685">
        <w:trPr>
          <w:cantSplit/>
          <w:jc w:val="center"/>
        </w:trPr>
        <w:tc>
          <w:tcPr>
            <w:tcW w:w="9640" w:type="dxa"/>
            <w:gridSpan w:val="6"/>
          </w:tcPr>
          <w:p w:rsidR="00EC5685" w:rsidRPr="0037415F" w:rsidRDefault="00EC5685" w:rsidP="0000493D">
            <w:pPr>
              <w:jc w:val="center"/>
              <w:rPr>
                <w:b/>
                <w:bCs/>
              </w:rPr>
            </w:pPr>
            <w:r>
              <w:rPr>
                <w:b/>
                <w:bCs/>
              </w:rPr>
              <w:t xml:space="preserve">RAPPORTEUR GROUP MEETING − </w:t>
            </w:r>
            <w:sdt>
              <w:sdtPr>
                <w:rPr>
                  <w:b/>
                  <w:bCs/>
                </w:rPr>
                <w:alias w:val="DocTypeText"/>
                <w:tag w:val="DocTypeText"/>
                <w:id w:val="365648318"/>
                <w:placeholder>
                  <w:docPart w:val="56A8229D23874FC3AE55A0D8DE0CDFA9"/>
                </w:placeholder>
                <w:showingPlcHdr/>
                <w:dataBinding w:prefixMappings="xmlns:ns0='http://schemas.microsoft.com/office/2006/metadata/properties' xmlns:ns1='http://www.w3.org/2001/XMLSchema-instance' xmlns:ns2='http://schemas.microsoft.com/office/infopath/2007/PartnerControls' xmlns:ns3='3f6fad35-1f81-480e-a4e5-6e5474dcfb96' xmlns:ns4='http://schemas.microsoft.com/sharepoint.v3' " w:xpath="/ns0:properties[1]/documentManagement[1]/ns3:DocTypeText[1]" w:storeItemID="{EF8523CC-DEB2-463D-9A27-DF0B8D2CAEC3}"/>
                <w:text/>
              </w:sdtPr>
              <w:sdtContent>
                <w:r w:rsidRPr="009963AC">
                  <w:rPr>
                    <w:rStyle w:val="PlaceholderText"/>
                  </w:rPr>
                  <w:t>(AUTO)[DocTypeText]</w:t>
                </w:r>
              </w:sdtContent>
            </w:sdt>
          </w:p>
        </w:tc>
      </w:tr>
      <w:tr w:rsidR="00EC5685" w:rsidRPr="0037415F" w:rsidTr="00EC5685">
        <w:trPr>
          <w:cantSplit/>
          <w:jc w:val="center"/>
        </w:trPr>
        <w:tc>
          <w:tcPr>
            <w:tcW w:w="1418" w:type="dxa"/>
            <w:gridSpan w:val="2"/>
          </w:tcPr>
          <w:p w:rsidR="00EC5685" w:rsidRPr="0037415F" w:rsidRDefault="00EC5685" w:rsidP="0000493D">
            <w:pPr>
              <w:rPr>
                <w:b/>
                <w:bCs/>
              </w:rPr>
            </w:pPr>
            <w:r>
              <w:rPr>
                <w:b/>
                <w:bCs/>
              </w:rPr>
              <w:t>Source:</w:t>
            </w:r>
          </w:p>
        </w:tc>
        <w:tc>
          <w:tcPr>
            <w:tcW w:w="8222" w:type="dxa"/>
            <w:gridSpan w:val="4"/>
          </w:tcPr>
          <w:p w:rsidR="00EC5685" w:rsidRDefault="00EC5685" w:rsidP="0000493D">
            <w:pPr>
              <w:pStyle w:val="TSBHeaderSource"/>
            </w:pPr>
            <w:sdt>
              <w:sdtPr>
                <w:alias w:val="DocumentSource"/>
                <w:tag w:val="DocumentSource"/>
                <w:id w:val="515811107"/>
                <w:placeholder>
                  <w:docPart w:val="188D1E1863E143E1B2CD85A5445A17B6"/>
                </w:placeholder>
                <w:showingPlcHdr/>
                <w:dataBinding w:prefixMappings="xmlns:ns0='http://schemas.microsoft.com/office/2006/metadata/properties' xmlns:ns1='http://www.w3.org/2001/XMLSchema-instance' xmlns:ns2='http://schemas.microsoft.com/office/infopath/2007/PartnerControls' xmlns:ns3='3f6fad35-1f81-480e-a4e5-6e5474dcfb96' xmlns:ns4='http://schemas.microsoft.com/sharepoint.v3' " w:xpath="/ns0:properties[1]/documentManagement[1]/ns3:DocumentSource[1]" w:storeItemID="{EF8523CC-DEB2-463D-9A27-DF0B8D2CAEC3}"/>
                <w:text/>
              </w:sdtPr>
              <w:sdtContent>
                <w:r w:rsidRPr="00314630">
                  <w:rPr>
                    <w:rStyle w:val="PlaceholderText"/>
                  </w:rPr>
                  <w:t>(AUTO)[Source - Do not touch;select during upload]</w:t>
                </w:r>
              </w:sdtContent>
            </w:sdt>
          </w:p>
        </w:tc>
      </w:tr>
      <w:tr w:rsidR="00EC5685" w:rsidRPr="0037415F" w:rsidTr="00EC5685">
        <w:trPr>
          <w:cantSplit/>
          <w:jc w:val="center"/>
        </w:trPr>
        <w:tc>
          <w:tcPr>
            <w:tcW w:w="1418" w:type="dxa"/>
            <w:gridSpan w:val="2"/>
          </w:tcPr>
          <w:p w:rsidR="00EC5685" w:rsidRPr="0037415F" w:rsidRDefault="00EC5685" w:rsidP="0000493D">
            <w:r w:rsidRPr="0037415F">
              <w:rPr>
                <w:b/>
                <w:bCs/>
              </w:rPr>
              <w:t>Title:</w:t>
            </w:r>
          </w:p>
        </w:tc>
        <w:tc>
          <w:tcPr>
            <w:tcW w:w="8222" w:type="dxa"/>
            <w:gridSpan w:val="4"/>
          </w:tcPr>
          <w:p w:rsidR="00EC5685" w:rsidRPr="0037415F" w:rsidRDefault="00EC5685" w:rsidP="00EC5685">
            <w:pPr>
              <w:pStyle w:val="TSBHeaderTitle"/>
            </w:pPr>
            <w:sdt>
              <w:sdtPr>
                <w:alias w:val="Title"/>
                <w:id w:val="1327473359"/>
                <w:placeholder>
                  <w:docPart w:val="670D551D4EC84715A0996CF02ADF3BA9"/>
                </w:placeholder>
                <w:dataBinding w:prefixMappings="xmlns:ns0='http://purl.org/dc/elements/1.1/' xmlns:ns1='http://schemas.openxmlformats.org/package/2006/metadata/core-properties' " w:xpath="/ns1:coreProperties[1]/ns0:title[1]" w:storeItemID="{6C3C8BC8-F283-45AE-878A-BAB7291924A1}"/>
                <w:text/>
              </w:sdtPr>
              <w:sdtContent>
                <w:r>
                  <w:rPr>
                    <w:lang w:val="en-IN"/>
                  </w:rPr>
                  <w:t>TR. Carrier Switching</w:t>
                </w:r>
              </w:sdtContent>
            </w:sdt>
          </w:p>
        </w:tc>
      </w:tr>
      <w:tr w:rsidR="00EC5685" w:rsidRPr="00EC5685" w:rsidTr="00EC5685">
        <w:trPr>
          <w:cantSplit/>
          <w:jc w:val="center"/>
        </w:trPr>
        <w:tc>
          <w:tcPr>
            <w:tcW w:w="1418" w:type="dxa"/>
            <w:gridSpan w:val="2"/>
            <w:tcBorders>
              <w:top w:val="single" w:sz="6" w:space="0" w:color="auto"/>
              <w:bottom w:val="single" w:sz="6" w:space="0" w:color="auto"/>
            </w:tcBorders>
          </w:tcPr>
          <w:p w:rsidR="00EC5685" w:rsidRPr="00EC5685" w:rsidRDefault="00EC5685" w:rsidP="0000493D">
            <w:pPr>
              <w:rPr>
                <w:b/>
                <w:bCs/>
              </w:rPr>
            </w:pPr>
            <w:r w:rsidRPr="00EC5685">
              <w:rPr>
                <w:b/>
                <w:bCs/>
              </w:rPr>
              <w:t>Contact:</w:t>
            </w:r>
          </w:p>
        </w:tc>
        <w:tc>
          <w:tcPr>
            <w:tcW w:w="4111" w:type="dxa"/>
            <w:gridSpan w:val="3"/>
            <w:tcBorders>
              <w:top w:val="single" w:sz="6" w:space="0" w:color="auto"/>
              <w:bottom w:val="single" w:sz="6" w:space="0" w:color="auto"/>
            </w:tcBorders>
          </w:tcPr>
          <w:p w:rsidR="00EC5685" w:rsidRPr="00EC5685" w:rsidRDefault="00EC5685" w:rsidP="00EC5685">
            <w:sdt>
              <w:sdtPr>
                <w:alias w:val="ContactNameOrgCountry"/>
                <w:tag w:val="ContactNameOrgCountry"/>
                <w:id w:val="-22015140"/>
                <w:placeholder>
                  <w:docPart w:val="CB319DA1E3FC41EF97BF70EF33F66D80"/>
                </w:placeholder>
                <w:text w:multiLine="1"/>
              </w:sdtPr>
              <w:sdtContent>
                <w:r>
                  <w:t xml:space="preserve">Mr. </w:t>
                </w:r>
                <w:r w:rsidRPr="00EC5685">
                  <w:t>Tejpal Singh</w:t>
                </w:r>
                <w:r w:rsidRPr="00EC5685">
                  <w:br/>
                  <w:t>Organization : Ministry of Communications, Department of Telecom</w:t>
                </w:r>
                <w:r w:rsidRPr="00EC5685">
                  <w:br/>
                  <w:t>Country :India</w:t>
                </w:r>
              </w:sdtContent>
            </w:sdt>
          </w:p>
        </w:tc>
        <w:sdt>
          <w:sdtPr>
            <w:alias w:val="ContactTelFaxEmail"/>
            <w:tag w:val="ContactTelFaxEmail"/>
            <w:id w:val="-263381078"/>
            <w:placeholder>
              <w:docPart w:val="8A30679E77D0468087686E3D9A3B7263"/>
            </w:placeholder>
          </w:sdtPr>
          <w:sdtContent>
            <w:tc>
              <w:tcPr>
                <w:tcW w:w="4111" w:type="dxa"/>
                <w:tcBorders>
                  <w:top w:val="single" w:sz="6" w:space="0" w:color="auto"/>
                  <w:bottom w:val="single" w:sz="6" w:space="0" w:color="auto"/>
                </w:tcBorders>
              </w:tcPr>
              <w:p w:rsidR="00EC5685" w:rsidRPr="00EC5685" w:rsidRDefault="00EC5685" w:rsidP="0000493D">
                <w:pPr>
                  <w:tabs>
                    <w:tab w:val="left" w:pos="794"/>
                  </w:tabs>
                </w:pPr>
                <w:r w:rsidRPr="00EC5685">
                  <w:t>Tel:</w:t>
                </w:r>
                <w:r w:rsidRPr="00EC5685">
                  <w:tab/>
                  <w:t>:+919818885790</w:t>
                </w:r>
                <w:r w:rsidRPr="00EC5685">
                  <w:br/>
                  <w:t>E-mail:</w:t>
                </w:r>
                <w:r w:rsidRPr="00EC5685">
                  <w:tab/>
                </w:r>
                <w:r w:rsidRPr="00EC5685">
                  <w:rPr>
                    <w:rStyle w:val="Hyperlink"/>
                    <w:color w:val="auto"/>
                  </w:rPr>
                  <w:t>tejpal.singh70@gov.in</w:t>
                </w:r>
              </w:p>
            </w:tc>
          </w:sdtContent>
        </w:sdt>
      </w:tr>
      <w:tr w:rsidR="00EC5685" w:rsidRPr="00EC5685" w:rsidTr="00EC5685">
        <w:trPr>
          <w:cantSplit/>
          <w:jc w:val="center"/>
        </w:trPr>
        <w:tc>
          <w:tcPr>
            <w:tcW w:w="1418" w:type="dxa"/>
            <w:gridSpan w:val="2"/>
            <w:tcBorders>
              <w:top w:val="single" w:sz="6" w:space="0" w:color="auto"/>
              <w:bottom w:val="single" w:sz="6" w:space="0" w:color="auto"/>
            </w:tcBorders>
          </w:tcPr>
          <w:p w:rsidR="00EC5685" w:rsidRPr="00EC5685" w:rsidRDefault="00EC5685" w:rsidP="0000493D">
            <w:pPr>
              <w:rPr>
                <w:b/>
                <w:bCs/>
              </w:rPr>
            </w:pPr>
            <w:r w:rsidRPr="00EC5685">
              <w:rPr>
                <w:b/>
                <w:bCs/>
              </w:rPr>
              <w:t>Contact:</w:t>
            </w:r>
          </w:p>
        </w:tc>
        <w:tc>
          <w:tcPr>
            <w:tcW w:w="4111" w:type="dxa"/>
            <w:gridSpan w:val="3"/>
            <w:tcBorders>
              <w:top w:val="single" w:sz="6" w:space="0" w:color="auto"/>
              <w:bottom w:val="single" w:sz="6" w:space="0" w:color="auto"/>
            </w:tcBorders>
          </w:tcPr>
          <w:p w:rsidR="00EC5685" w:rsidRPr="00EC5685" w:rsidRDefault="00EC5685" w:rsidP="00EC5685">
            <w:sdt>
              <w:sdtPr>
                <w:alias w:val="ContactNameOrgCountry"/>
                <w:tag w:val="ContactNameOrgCountry"/>
                <w:id w:val="370574230"/>
                <w:placeholder>
                  <w:docPart w:val="3BAF4E25B0DC4E25B8F0B736BAE07ED6"/>
                </w:placeholder>
                <w:text w:multiLine="1"/>
              </w:sdtPr>
              <w:sdtContent>
                <w:r>
                  <w:t xml:space="preserve">Mr. </w:t>
                </w:r>
                <w:r w:rsidRPr="00EC5685">
                  <w:t>Vijay Kumar Roy</w:t>
                </w:r>
                <w:r w:rsidRPr="00EC5685">
                  <w:br/>
                  <w:t>Organization : Ministry of Communications, Department of Telecom</w:t>
                </w:r>
                <w:r w:rsidRPr="00EC5685">
                  <w:br/>
                  <w:t>Country :India</w:t>
                </w:r>
                <w:r w:rsidRPr="00EC5685">
                  <w:br/>
                </w:r>
              </w:sdtContent>
            </w:sdt>
          </w:p>
        </w:tc>
        <w:tc>
          <w:tcPr>
            <w:tcW w:w="4111" w:type="dxa"/>
            <w:tcBorders>
              <w:top w:val="single" w:sz="6" w:space="0" w:color="auto"/>
              <w:bottom w:val="single" w:sz="6" w:space="0" w:color="auto"/>
            </w:tcBorders>
          </w:tcPr>
          <w:p w:rsidR="00EC5685" w:rsidRPr="00EC5685" w:rsidRDefault="00EC5685" w:rsidP="00EC5685">
            <w:pPr>
              <w:tabs>
                <w:tab w:val="left" w:pos="794"/>
              </w:tabs>
            </w:pPr>
            <w:r w:rsidRPr="00EC5685">
              <w:t>Tel:       +917011000101</w:t>
            </w:r>
          </w:p>
          <w:p w:rsidR="00EC5685" w:rsidRPr="00EC5685" w:rsidRDefault="00EC5685" w:rsidP="00EC5685">
            <w:pPr>
              <w:tabs>
                <w:tab w:val="left" w:pos="794"/>
              </w:tabs>
            </w:pPr>
            <w:r w:rsidRPr="00EC5685">
              <w:t>E-mail: vk.roy@gov.in</w:t>
            </w:r>
          </w:p>
        </w:tc>
      </w:tr>
      <w:tr w:rsidR="00EC5685" w:rsidRPr="00EC5685" w:rsidTr="00EC5685">
        <w:trPr>
          <w:cantSplit/>
          <w:jc w:val="center"/>
        </w:trPr>
        <w:tc>
          <w:tcPr>
            <w:tcW w:w="1418" w:type="dxa"/>
            <w:gridSpan w:val="2"/>
            <w:tcBorders>
              <w:top w:val="single" w:sz="6" w:space="0" w:color="auto"/>
              <w:bottom w:val="single" w:sz="6" w:space="0" w:color="auto"/>
            </w:tcBorders>
          </w:tcPr>
          <w:p w:rsidR="00EC5685" w:rsidRPr="00EC5685" w:rsidRDefault="00EC5685" w:rsidP="0000493D">
            <w:pPr>
              <w:rPr>
                <w:b/>
                <w:bCs/>
              </w:rPr>
            </w:pPr>
            <w:r w:rsidRPr="00EC5685">
              <w:rPr>
                <w:b/>
                <w:bCs/>
              </w:rPr>
              <w:t>Contact:</w:t>
            </w:r>
          </w:p>
        </w:tc>
        <w:tc>
          <w:tcPr>
            <w:tcW w:w="4111" w:type="dxa"/>
            <w:gridSpan w:val="3"/>
            <w:tcBorders>
              <w:top w:val="single" w:sz="6" w:space="0" w:color="auto"/>
              <w:bottom w:val="single" w:sz="6" w:space="0" w:color="auto"/>
            </w:tcBorders>
          </w:tcPr>
          <w:p w:rsidR="00EC5685" w:rsidRPr="00EC5685" w:rsidRDefault="00EC5685" w:rsidP="00EC5685">
            <w:sdt>
              <w:sdtPr>
                <w:alias w:val="ContactNameOrgCountry"/>
                <w:tag w:val="ContactNameOrgCountry"/>
                <w:id w:val="334836530"/>
                <w:placeholder>
                  <w:docPart w:val="6E906242487647B695EAED404C126B67"/>
                </w:placeholder>
                <w:text w:multiLine="1"/>
              </w:sdtPr>
              <w:sdtContent>
                <w:r>
                  <w:t>Mrs. Preetika Singh</w:t>
                </w:r>
                <w:r w:rsidRPr="00EC5685">
                  <w:br/>
                  <w:t>Organization : Ministry of Communications, Department of Telecom</w:t>
                </w:r>
                <w:r w:rsidRPr="00EC5685">
                  <w:br/>
                  <w:t>Country :India</w:t>
                </w:r>
                <w:r w:rsidRPr="00EC5685">
                  <w:br/>
                </w:r>
              </w:sdtContent>
            </w:sdt>
          </w:p>
        </w:tc>
        <w:sdt>
          <w:sdtPr>
            <w:alias w:val="ContactTelFaxEmail"/>
            <w:tag w:val="ContactTelFaxEmail"/>
            <w:id w:val="334836531"/>
            <w:placeholder>
              <w:docPart w:val="E1A0EDB0BD094230B23E0D32C0243152"/>
            </w:placeholder>
          </w:sdtPr>
          <w:sdtContent>
            <w:tc>
              <w:tcPr>
                <w:tcW w:w="4111" w:type="dxa"/>
                <w:tcBorders>
                  <w:top w:val="single" w:sz="6" w:space="0" w:color="auto"/>
                  <w:bottom w:val="single" w:sz="6" w:space="0" w:color="auto"/>
                </w:tcBorders>
              </w:tcPr>
              <w:p w:rsidR="00EC5685" w:rsidRPr="00EC5685" w:rsidRDefault="00EC5685" w:rsidP="00EC5685">
                <w:pPr>
                  <w:tabs>
                    <w:tab w:val="left" w:pos="794"/>
                  </w:tabs>
                </w:pPr>
                <w:r w:rsidRPr="00EC5685">
                  <w:t>Tel        +918375988195</w:t>
                </w:r>
              </w:p>
              <w:p w:rsidR="00EC5685" w:rsidRPr="00EC5685" w:rsidRDefault="00EC5685" w:rsidP="00EC5685">
                <w:pPr>
                  <w:tabs>
                    <w:tab w:val="left" w:pos="794"/>
                  </w:tabs>
                </w:pPr>
                <w:r w:rsidRPr="00EC5685">
                  <w:t>E-mail:</w:t>
                </w:r>
                <w:r w:rsidRPr="00EC5685">
                  <w:tab/>
                </w:r>
                <w:r w:rsidRPr="00EC5685">
                  <w:rPr>
                    <w:rStyle w:val="Hyperlink"/>
                    <w:color w:val="auto"/>
                  </w:rPr>
                  <w:t>preetika.singh87@gov.in</w:t>
                </w:r>
              </w:p>
            </w:tc>
          </w:sdtContent>
        </w:sdt>
      </w:tr>
      <w:tr w:rsidR="00EC5685" w:rsidRPr="0037415F" w:rsidTr="00EC5685">
        <w:trPr>
          <w:cantSplit/>
          <w:jc w:val="center"/>
        </w:trPr>
        <w:tc>
          <w:tcPr>
            <w:tcW w:w="1418" w:type="dxa"/>
            <w:gridSpan w:val="2"/>
          </w:tcPr>
          <w:p w:rsidR="00EC5685" w:rsidRPr="008F7104" w:rsidRDefault="00EC5685" w:rsidP="0000493D">
            <w:pPr>
              <w:rPr>
                <w:b/>
                <w:bCs/>
              </w:rPr>
            </w:pPr>
            <w:r w:rsidRPr="008F7104">
              <w:rPr>
                <w:b/>
                <w:bCs/>
              </w:rPr>
              <w:t>Abstract:</w:t>
            </w:r>
          </w:p>
        </w:tc>
        <w:tc>
          <w:tcPr>
            <w:tcW w:w="8221" w:type="dxa"/>
            <w:gridSpan w:val="4"/>
          </w:tcPr>
          <w:p w:rsidR="00EC5685" w:rsidRDefault="00EC5685" w:rsidP="0000493D">
            <w:pPr>
              <w:pStyle w:val="TSBHeaderSummary"/>
            </w:pPr>
            <w:sdt>
              <w:sdtPr>
                <w:alias w:val="Abstract"/>
                <w:tag w:val="Abstract"/>
                <w:id w:val="-939903723"/>
                <w:placeholder>
                  <w:docPart w:val="800CDA47C8A84F0F93E4AA2AC66C2588"/>
                </w:placeholder>
                <w:dataBinding w:prefixMappings="xmlns:ns0='http://schemas.microsoft.com/office/2006/metadata/properties' xmlns:ns1='http://www.w3.org/2001/XMLSchema-instance' xmlns:ns2='http://schemas.microsoft.com/office/infopath/2007/PartnerControls' xmlns:ns3='3f6fad35-1f81-480e-a4e5-6e5474dcfb96' " w:xpath="/ns0:properties[1]/documentManagement[1]/ns3:Abstract[1]" w:storeItemID="{EF8523CC-DEB2-463D-9A27-DF0B8D2CAEC3}"/>
                <w:text w:multiLine="1"/>
              </w:sdtPr>
              <w:sdtContent>
                <w:r>
                  <w:t>This contribution proposes update of different sections of new work item i.e. Technical Report [TR. Carrier Switching] as agreed in the last SG2 Meeting (Geneva, 16-20 May 2022) based on contribution SG2-C048.</w:t>
                </w:r>
              </w:sdtContent>
            </w:sdt>
          </w:p>
        </w:tc>
      </w:tr>
      <w:bookmarkEnd w:id="0"/>
    </w:tbl>
    <w:p w:rsidR="00EC5685" w:rsidRDefault="00EC5685" w:rsidP="00EC5685"/>
    <w:p w:rsidR="00E955E5" w:rsidRDefault="00E955E5" w:rsidP="006E1AAC">
      <w:pPr>
        <w:spacing w:line="276" w:lineRule="auto"/>
        <w:jc w:val="both"/>
      </w:pPr>
    </w:p>
    <w:p w:rsidR="007B4D6B" w:rsidRDefault="007B4D6B" w:rsidP="007B4D6B">
      <w:pPr>
        <w:rPr>
          <w:b/>
          <w:bCs/>
        </w:rPr>
      </w:pPr>
      <w:r>
        <w:rPr>
          <w:b/>
          <w:bCs/>
        </w:rPr>
        <w:t>Introduction</w:t>
      </w:r>
    </w:p>
    <w:p w:rsidR="007B4D6B" w:rsidRDefault="007B4D6B" w:rsidP="007B4D6B">
      <w:pPr>
        <w:spacing w:line="276" w:lineRule="auto"/>
        <w:jc w:val="both"/>
      </w:pPr>
      <w:r>
        <w:t xml:space="preserve">This contribution has the main objective of providing inputs on different sections of technical report [TR. Carrier Switching]. For that purpose, we have analysed different stakeholders </w:t>
      </w:r>
      <w:r>
        <w:rPr>
          <w:rFonts w:eastAsia="SimSun"/>
        </w:rPr>
        <w:t>associated with the use of SIMs and e-SIMs in M2M/IoT,</w:t>
      </w:r>
      <w:r>
        <w:t xml:space="preserve"> relationship</w:t>
      </w:r>
      <w:r>
        <w:rPr>
          <w:rFonts w:eastAsia="SimSun"/>
        </w:rPr>
        <w:t xml:space="preserve"> between stakeholders, identities required including the options to implement carrier switching</w:t>
      </w:r>
    </w:p>
    <w:p w:rsidR="00E955E5" w:rsidRDefault="00E955E5" w:rsidP="006E1AAC">
      <w:pPr>
        <w:spacing w:line="276" w:lineRule="auto"/>
        <w:jc w:val="both"/>
      </w:pPr>
    </w:p>
    <w:p w:rsidR="00E955E5" w:rsidRDefault="00E955E5" w:rsidP="006E1AAC">
      <w:pPr>
        <w:spacing w:line="276" w:lineRule="auto"/>
        <w:jc w:val="both"/>
      </w:pPr>
    </w:p>
    <w:p w:rsidR="00E955E5" w:rsidRDefault="00E955E5" w:rsidP="006E1AAC">
      <w:pPr>
        <w:spacing w:line="276" w:lineRule="auto"/>
        <w:jc w:val="both"/>
      </w:pPr>
    </w:p>
    <w:p w:rsidR="00E955E5" w:rsidRDefault="00E955E5" w:rsidP="006E1AAC">
      <w:pPr>
        <w:spacing w:line="276" w:lineRule="auto"/>
        <w:jc w:val="both"/>
      </w:pPr>
    </w:p>
    <w:p w:rsidR="00E955E5" w:rsidRDefault="00E955E5" w:rsidP="006E1AAC">
      <w:pPr>
        <w:spacing w:line="276" w:lineRule="auto"/>
        <w:jc w:val="both"/>
      </w:pPr>
    </w:p>
    <w:p w:rsidR="00D43806" w:rsidRPr="00A4665F" w:rsidRDefault="00D43806" w:rsidP="00D43806">
      <w:pPr>
        <w:jc w:val="center"/>
        <w:rPr>
          <w:rFonts w:eastAsia="SimSun"/>
        </w:rPr>
      </w:pPr>
      <w:bookmarkStart w:id="3" w:name="_Toc20997675"/>
    </w:p>
    <w:bookmarkEnd w:id="3"/>
    <w:tbl>
      <w:tblPr>
        <w:tblW w:w="9945" w:type="dxa"/>
        <w:tblLayout w:type="fixed"/>
        <w:tblLook w:val="04A0"/>
      </w:tblPr>
      <w:tblGrid>
        <w:gridCol w:w="1418"/>
        <w:gridCol w:w="10"/>
        <w:gridCol w:w="2519"/>
        <w:gridCol w:w="2028"/>
        <w:gridCol w:w="3970"/>
      </w:tblGrid>
      <w:tr w:rsidR="0028268F" w:rsidTr="00F14897">
        <w:trPr>
          <w:trHeight w:hRule="exact" w:val="1418"/>
        </w:trPr>
        <w:tc>
          <w:tcPr>
            <w:tcW w:w="1428" w:type="dxa"/>
            <w:gridSpan w:val="2"/>
          </w:tcPr>
          <w:p w:rsidR="0028268F" w:rsidRDefault="00481A41">
            <w:pPr>
              <w:rPr>
                <w:szCs w:val="20"/>
              </w:rPr>
            </w:pPr>
            <w:del w:id="4" w:author="ADG TS" w:date="2022-05-23T17:13:00Z">
              <w:r w:rsidDel="000C4934">
                <w:br w:type="page"/>
              </w:r>
            </w:del>
          </w:p>
          <w:p w:rsidR="0028268F" w:rsidRDefault="0028268F">
            <w:pPr>
              <w:spacing w:before="0"/>
              <w:rPr>
                <w:b/>
                <w:sz w:val="16"/>
              </w:rPr>
            </w:pPr>
          </w:p>
        </w:tc>
        <w:tc>
          <w:tcPr>
            <w:tcW w:w="8517" w:type="dxa"/>
            <w:gridSpan w:val="3"/>
          </w:tcPr>
          <w:p w:rsidR="0028268F" w:rsidRDefault="0028268F">
            <w:pPr>
              <w:spacing w:before="0"/>
              <w:rPr>
                <w:rFonts w:ascii="Arial" w:hAnsi="Arial" w:cs="Arial"/>
              </w:rPr>
            </w:pPr>
          </w:p>
          <w:p w:rsidR="0028268F" w:rsidRDefault="0028268F">
            <w:pPr>
              <w:spacing w:before="284"/>
              <w:rPr>
                <w:rFonts w:ascii="Arial" w:hAnsi="Arial" w:cs="Arial"/>
                <w:b/>
                <w:bCs/>
                <w:sz w:val="18"/>
              </w:rPr>
            </w:pPr>
            <w:r>
              <w:rPr>
                <w:rFonts w:ascii="Arial" w:hAnsi="Arial" w:cs="Arial"/>
                <w:b/>
                <w:bCs/>
                <w:color w:val="808080"/>
                <w:spacing w:val="100"/>
              </w:rPr>
              <w:t>International Telecommunication Union</w:t>
            </w:r>
          </w:p>
        </w:tc>
      </w:tr>
      <w:tr w:rsidR="0028268F" w:rsidTr="00F14897">
        <w:trPr>
          <w:trHeight w:hRule="exact" w:val="992"/>
        </w:trPr>
        <w:tc>
          <w:tcPr>
            <w:tcW w:w="1428" w:type="dxa"/>
            <w:gridSpan w:val="2"/>
          </w:tcPr>
          <w:p w:rsidR="0028268F" w:rsidRDefault="0028268F">
            <w:pPr>
              <w:spacing w:before="0"/>
            </w:pPr>
          </w:p>
        </w:tc>
        <w:tc>
          <w:tcPr>
            <w:tcW w:w="8517" w:type="dxa"/>
            <w:gridSpan w:val="3"/>
          </w:tcPr>
          <w:p w:rsidR="0028268F" w:rsidRDefault="0028268F"/>
        </w:tc>
      </w:tr>
      <w:tr w:rsidR="0028268F" w:rsidTr="00F14897">
        <w:trPr>
          <w:gridBefore w:val="2"/>
          <w:wBefore w:w="1428" w:type="dxa"/>
        </w:trPr>
        <w:tc>
          <w:tcPr>
            <w:tcW w:w="2519" w:type="dxa"/>
            <w:tcMar>
              <w:top w:w="0" w:type="dxa"/>
              <w:left w:w="85" w:type="dxa"/>
              <w:bottom w:w="0" w:type="dxa"/>
              <w:right w:w="85" w:type="dxa"/>
            </w:tcMar>
            <w:hideMark/>
          </w:tcPr>
          <w:p w:rsidR="0028268F" w:rsidRDefault="0028268F">
            <w:pPr>
              <w:rPr>
                <w:b/>
                <w:sz w:val="18"/>
              </w:rPr>
            </w:pPr>
            <w:bookmarkStart w:id="5" w:name="dnume" w:colFirst="3" w:colLast="3"/>
            <w:r>
              <w:rPr>
                <w:rFonts w:ascii="Arial" w:hAnsi="Arial"/>
                <w:b/>
                <w:spacing w:val="40"/>
                <w:sz w:val="72"/>
              </w:rPr>
              <w:t>ITU-T</w:t>
            </w:r>
          </w:p>
        </w:tc>
        <w:tc>
          <w:tcPr>
            <w:tcW w:w="5998" w:type="dxa"/>
            <w:gridSpan w:val="2"/>
            <w:tcMar>
              <w:top w:w="0" w:type="dxa"/>
              <w:left w:w="85" w:type="dxa"/>
              <w:bottom w:w="0" w:type="dxa"/>
              <w:right w:w="85" w:type="dxa"/>
            </w:tcMar>
            <w:hideMark/>
          </w:tcPr>
          <w:p w:rsidR="0028268F" w:rsidRDefault="0028268F">
            <w:pPr>
              <w:spacing w:before="240"/>
              <w:jc w:val="right"/>
              <w:rPr>
                <w:rFonts w:ascii="Arial" w:hAnsi="Arial" w:cs="Arial"/>
                <w:b/>
                <w:sz w:val="60"/>
              </w:rPr>
            </w:pPr>
            <w:r>
              <w:rPr>
                <w:rFonts w:ascii="Arial" w:hAnsi="Arial"/>
                <w:b/>
                <w:sz w:val="60"/>
              </w:rPr>
              <w:t>Technical Report</w:t>
            </w:r>
          </w:p>
        </w:tc>
      </w:tr>
      <w:tr w:rsidR="0028268F" w:rsidTr="00F14897">
        <w:trPr>
          <w:gridBefore w:val="2"/>
          <w:wBefore w:w="1428" w:type="dxa"/>
          <w:trHeight w:val="974"/>
        </w:trPr>
        <w:tc>
          <w:tcPr>
            <w:tcW w:w="4547" w:type="dxa"/>
            <w:gridSpan w:val="2"/>
            <w:tcMar>
              <w:top w:w="0" w:type="dxa"/>
              <w:left w:w="85" w:type="dxa"/>
              <w:bottom w:w="0" w:type="dxa"/>
              <w:right w:w="85" w:type="dxa"/>
            </w:tcMar>
            <w:hideMark/>
          </w:tcPr>
          <w:p w:rsidR="0028268F" w:rsidRDefault="0028268F">
            <w:pPr>
              <w:rPr>
                <w:b/>
              </w:rPr>
            </w:pPr>
            <w:bookmarkStart w:id="6" w:name="ddatee" w:colFirst="4" w:colLast="4"/>
            <w:bookmarkEnd w:id="5"/>
            <w:r>
              <w:rPr>
                <w:rFonts w:ascii="Arial" w:hAnsi="Arial"/>
              </w:rPr>
              <w:t>TELECOMMUNICATION</w:t>
            </w:r>
            <w:r>
              <w:rPr>
                <w:rFonts w:ascii="Arial" w:hAnsi="Arial"/>
              </w:rPr>
              <w:br/>
              <w:t>STANDARDIZATION  SECTOR</w:t>
            </w:r>
            <w:r>
              <w:rPr>
                <w:rFonts w:ascii="Arial" w:hAnsi="Arial"/>
              </w:rPr>
              <w:br/>
              <w:t>OF  ITU</w:t>
            </w:r>
          </w:p>
        </w:tc>
        <w:tc>
          <w:tcPr>
            <w:tcW w:w="3970" w:type="dxa"/>
            <w:tcMar>
              <w:top w:w="0" w:type="dxa"/>
              <w:left w:w="85" w:type="dxa"/>
              <w:bottom w:w="0" w:type="dxa"/>
              <w:right w:w="85" w:type="dxa"/>
            </w:tcMar>
          </w:tcPr>
          <w:p w:rsidR="0028268F" w:rsidRDefault="0028268F">
            <w:pPr>
              <w:spacing w:before="284"/>
              <w:rPr>
                <w:lang w:val="en-US"/>
              </w:rPr>
            </w:pPr>
          </w:p>
          <w:p w:rsidR="0028268F" w:rsidRDefault="0028268F">
            <w:pPr>
              <w:pStyle w:val="TPapproval"/>
              <w:rPr>
                <w:lang w:val="en-US"/>
              </w:rPr>
            </w:pPr>
            <w:r>
              <w:rPr>
                <w:lang w:val="en-US"/>
              </w:rPr>
              <w:t>(</w:t>
            </w:r>
            <w:r>
              <w:rPr>
                <w:highlight w:val="yellow"/>
                <w:lang w:val="en-US"/>
              </w:rPr>
              <w:t>ddMMMYYYY</w:t>
            </w:r>
            <w:r>
              <w:rPr>
                <w:lang w:val="en-US"/>
              </w:rPr>
              <w:t>)</w:t>
            </w:r>
          </w:p>
        </w:tc>
      </w:tr>
      <w:tr w:rsidR="0028268F" w:rsidTr="00F14897">
        <w:trPr>
          <w:cantSplit/>
          <w:trHeight w:hRule="exact" w:val="3402"/>
        </w:trPr>
        <w:tc>
          <w:tcPr>
            <w:tcW w:w="1418" w:type="dxa"/>
          </w:tcPr>
          <w:p w:rsidR="0028268F" w:rsidRDefault="0028268F">
            <w:pPr>
              <w:tabs>
                <w:tab w:val="right" w:pos="9639"/>
              </w:tabs>
              <w:rPr>
                <w:rFonts w:ascii="Arial" w:hAnsi="Arial"/>
                <w:sz w:val="18"/>
                <w:lang w:val="en-US"/>
              </w:rPr>
            </w:pPr>
            <w:bookmarkStart w:id="7" w:name="dsece" w:colFirst="1" w:colLast="1"/>
            <w:bookmarkEnd w:id="6"/>
          </w:p>
        </w:tc>
        <w:tc>
          <w:tcPr>
            <w:tcW w:w="8527" w:type="dxa"/>
            <w:gridSpan w:val="4"/>
            <w:tcBorders>
              <w:top w:val="nil"/>
              <w:left w:val="nil"/>
              <w:bottom w:val="single" w:sz="12" w:space="0" w:color="auto"/>
              <w:right w:val="nil"/>
            </w:tcBorders>
            <w:vAlign w:val="bottom"/>
          </w:tcPr>
          <w:p w:rsidR="0028268F" w:rsidRDefault="0028268F">
            <w:pPr>
              <w:tabs>
                <w:tab w:val="right" w:pos="9639"/>
              </w:tabs>
              <w:rPr>
                <w:rFonts w:ascii="Arial" w:hAnsi="Arial"/>
                <w:sz w:val="32"/>
              </w:rPr>
            </w:pPr>
          </w:p>
        </w:tc>
      </w:tr>
      <w:tr w:rsidR="0028268F" w:rsidTr="00F14897">
        <w:trPr>
          <w:cantSplit/>
          <w:trHeight w:hRule="exact" w:val="4536"/>
        </w:trPr>
        <w:tc>
          <w:tcPr>
            <w:tcW w:w="1418" w:type="dxa"/>
          </w:tcPr>
          <w:p w:rsidR="0028268F" w:rsidRDefault="0028268F">
            <w:pPr>
              <w:tabs>
                <w:tab w:val="right" w:pos="9639"/>
              </w:tabs>
              <w:rPr>
                <w:rFonts w:ascii="Arial" w:hAnsi="Arial"/>
                <w:sz w:val="18"/>
                <w:lang w:val="en-US"/>
              </w:rPr>
            </w:pPr>
            <w:bookmarkStart w:id="8" w:name="c1tite" w:colFirst="1" w:colLast="1"/>
            <w:bookmarkEnd w:id="7"/>
          </w:p>
        </w:tc>
        <w:tc>
          <w:tcPr>
            <w:tcW w:w="8527" w:type="dxa"/>
            <w:gridSpan w:val="4"/>
            <w:hideMark/>
          </w:tcPr>
          <w:p w:rsidR="0028268F" w:rsidRPr="0028268F" w:rsidRDefault="0028268F">
            <w:pPr>
              <w:pStyle w:val="TRnumber"/>
              <w:rPr>
                <w:szCs w:val="36"/>
                <w:highlight w:val="yellow"/>
                <w:lang w:val="en-US"/>
              </w:rPr>
            </w:pPr>
            <w:bookmarkStart w:id="9" w:name="TPAcro"/>
            <w:r w:rsidRPr="0028268F">
              <w:rPr>
                <w:szCs w:val="36"/>
                <w:highlight w:val="yellow"/>
                <w:lang w:val="en-US"/>
              </w:rPr>
              <w:t>ESTR-</w:t>
            </w:r>
            <w:bookmarkEnd w:id="9"/>
            <w:r w:rsidRPr="0028268F">
              <w:rPr>
                <w:szCs w:val="36"/>
                <w:highlight w:val="yellow"/>
                <w:lang w:val="en-US"/>
              </w:rPr>
              <w:t>B.CS</w:t>
            </w:r>
          </w:p>
          <w:p w:rsidR="0028268F" w:rsidRPr="0028268F" w:rsidRDefault="0028268F" w:rsidP="006979FB">
            <w:pPr>
              <w:tabs>
                <w:tab w:val="right" w:pos="9639"/>
              </w:tabs>
              <w:spacing w:before="0"/>
              <w:rPr>
                <w:rFonts w:ascii="Arial" w:hAnsi="Arial" w:cs="Arial"/>
                <w:b/>
                <w:bCs/>
                <w:sz w:val="36"/>
                <w:szCs w:val="36"/>
              </w:rPr>
            </w:pPr>
            <w:r w:rsidRPr="0028268F">
              <w:rPr>
                <w:rFonts w:ascii="Arial" w:hAnsi="Arial" w:cs="Arial"/>
                <w:b/>
                <w:bCs/>
                <w:sz w:val="36"/>
                <w:szCs w:val="36"/>
              </w:rPr>
              <w:t>Technical report on the carrier switching of SIM and e-</w:t>
            </w:r>
            <w:ins w:id="10" w:author="HP" w:date="2022-07-14T15:07:00Z">
              <w:r w:rsidR="006979FB">
                <w:rPr>
                  <w:rFonts w:ascii="Arial" w:hAnsi="Arial" w:cs="Arial"/>
                  <w:b/>
                  <w:bCs/>
                  <w:sz w:val="36"/>
                  <w:szCs w:val="36"/>
                </w:rPr>
                <w:t>SIM</w:t>
              </w:r>
            </w:ins>
            <w:r w:rsidRPr="0028268F">
              <w:rPr>
                <w:rFonts w:ascii="Arial" w:hAnsi="Arial" w:cs="Arial"/>
                <w:b/>
                <w:bCs/>
                <w:sz w:val="36"/>
                <w:szCs w:val="36"/>
              </w:rPr>
              <w:t>s for enterprises</w:t>
            </w:r>
            <w:r w:rsidRPr="0028268F">
              <w:rPr>
                <w:rFonts w:ascii="Arial" w:hAnsi="Arial" w:cs="Arial"/>
                <w:b/>
                <w:bCs/>
                <w:sz w:val="36"/>
                <w:szCs w:val="36"/>
                <w:highlight w:val="yellow"/>
              </w:rPr>
              <w:t xml:space="preserve"> (x is the closest Series related to this document: F, G, H, I, T, V, etc, ACRONYM is 4 letters reflecting the title or subject matter)</w:t>
            </w:r>
          </w:p>
        </w:tc>
      </w:tr>
      <w:bookmarkEnd w:id="8"/>
      <w:tr w:rsidR="0028268F" w:rsidTr="00F14897">
        <w:trPr>
          <w:cantSplit/>
          <w:trHeight w:hRule="exact" w:val="1418"/>
        </w:trPr>
        <w:tc>
          <w:tcPr>
            <w:tcW w:w="1418" w:type="dxa"/>
          </w:tcPr>
          <w:p w:rsidR="0028268F" w:rsidRDefault="0028268F">
            <w:pPr>
              <w:tabs>
                <w:tab w:val="right" w:pos="9639"/>
              </w:tabs>
              <w:rPr>
                <w:rFonts w:ascii="Arial" w:hAnsi="Arial"/>
                <w:sz w:val="18"/>
                <w:lang w:val="en-US"/>
              </w:rPr>
            </w:pPr>
          </w:p>
        </w:tc>
        <w:tc>
          <w:tcPr>
            <w:tcW w:w="8527" w:type="dxa"/>
            <w:gridSpan w:val="4"/>
            <w:vAlign w:val="bottom"/>
          </w:tcPr>
          <w:p w:rsidR="0028268F" w:rsidRDefault="0028268F">
            <w:pPr>
              <w:tabs>
                <w:tab w:val="right" w:pos="9639"/>
              </w:tabs>
              <w:spacing w:before="60"/>
              <w:jc w:val="right"/>
              <w:rPr>
                <w:rFonts w:ascii="Arial" w:hAnsi="Arial" w:cs="Arial"/>
                <w:sz w:val="32"/>
              </w:rPr>
            </w:pPr>
            <w:bookmarkStart w:id="11" w:name="dnum2e"/>
            <w:bookmarkEnd w:id="11"/>
          </w:p>
        </w:tc>
      </w:tr>
    </w:tbl>
    <w:p w:rsidR="0028268F" w:rsidRDefault="0028268F" w:rsidP="0028268F">
      <w:pPr>
        <w:spacing w:before="0"/>
        <w:sectPr w:rsidR="0028268F" w:rsidSect="00BA06AF">
          <w:headerReference w:type="default" r:id="rId11"/>
          <w:pgSz w:w="11907" w:h="16840"/>
          <w:pgMar w:top="1225" w:right="1281" w:bottom="1440" w:left="1140" w:header="720" w:footer="720" w:gutter="0"/>
          <w:cols w:space="720"/>
          <w:titlePg/>
          <w:docGrid w:linePitch="326"/>
        </w:sectPr>
      </w:pPr>
    </w:p>
    <w:p w:rsidR="0028268F" w:rsidRDefault="0028268F" w:rsidP="0028268F">
      <w:pPr>
        <w:pStyle w:val="Headingb"/>
      </w:pPr>
      <w:bookmarkStart w:id="12" w:name="_Toc44995568"/>
      <w:r>
        <w:lastRenderedPageBreak/>
        <w:t>Summary</w:t>
      </w:r>
    </w:p>
    <w:bookmarkEnd w:id="12"/>
    <w:p w:rsidR="00E71E89" w:rsidRDefault="00E71E89" w:rsidP="00E71E89">
      <w:pPr>
        <w:spacing w:line="276" w:lineRule="auto"/>
        <w:jc w:val="both"/>
        <w:rPr>
          <w:ins w:id="13" w:author="HP" w:date="2022-07-14T15:33:00Z"/>
        </w:rPr>
      </w:pPr>
      <w:ins w:id="14" w:author="HP" w:date="2022-07-14T15:31:00Z">
        <w:r>
          <w:t>Subscriber Identity Module (SIM) and embedded</w:t>
        </w:r>
      </w:ins>
      <w:ins w:id="15" w:author="HP" w:date="2022-09-29T10:01:00Z">
        <w:r w:rsidR="0096160B">
          <w:t xml:space="preserve"> SIM</w:t>
        </w:r>
      </w:ins>
      <w:ins w:id="16" w:author="HP" w:date="2022-07-14T15:31:00Z">
        <w:r>
          <w:t xml:space="preserve"> (e-SIM)  are increasingly being used to support mobile connectivity for M2M/IoT devices at enterprise level such as by car manufacturers, energy suppliers, managed security service providers etc. in order to enhance or add more features and improve customer experience.  Unlike consumer controlled SIM management in </w:t>
        </w:r>
      </w:ins>
      <w:ins w:id="17" w:author="HP" w:date="2022-07-14T15:32:00Z">
        <w:r>
          <w:t xml:space="preserve">traditional </w:t>
        </w:r>
      </w:ins>
      <w:ins w:id="18" w:author="HP" w:date="2022-09-29T10:01:00Z">
        <w:r w:rsidR="0096160B">
          <w:t xml:space="preserve">mobile </w:t>
        </w:r>
      </w:ins>
      <w:ins w:id="19" w:author="HP" w:date="2022-07-14T15:32:00Z">
        <w:r>
          <w:t>ICT</w:t>
        </w:r>
      </w:ins>
      <w:ins w:id="20" w:author="HP" w:date="2022-07-14T15:31:00Z">
        <w:r>
          <w:t xml:space="preserve"> devices, the SIM/eSIMs are embedded in the M2M/IoT devices with least physical access for replacement. Further, eSIM are part of internal circuitry itself and cannot be changed during the device lifecycle. In order to avoid carrier lock-in scenario in M2M/IoT device ecosystem, there is need to evolve the framework for carrier switching as per choice of user enterprise similar to what is available to mobile service users. Carrier switching is also critical for ensuring required QoS especially in cases of upcoming latency sensitive use cases as offered by 5G services.</w:t>
        </w:r>
      </w:ins>
    </w:p>
    <w:p w:rsidR="00603FF9" w:rsidRDefault="00794847" w:rsidP="00E71E89">
      <w:pPr>
        <w:spacing w:line="276" w:lineRule="auto"/>
        <w:jc w:val="both"/>
        <w:rPr>
          <w:ins w:id="21" w:author="HP" w:date="2022-07-14T15:59:00Z"/>
        </w:rPr>
      </w:pPr>
      <w:ins w:id="22" w:author="HP" w:date="2022-07-14T15:33:00Z">
        <w:r>
          <w:t xml:space="preserve">The discussion around enterprises, such as car manufacturers or energy suppliers, utilising SIM and e-SIMs for M2M/IoT communication usually focuses upon the use of the identifiers from an assignment aspect.  The on-going life cycle management, such as enterprises changing the communication provider are yet to evolve fully with increasing adoption of M2M/IoT devices. GSMA </w:t>
        </w:r>
      </w:ins>
      <w:ins w:id="23" w:author="HP" w:date="2022-07-14T15:53:00Z">
        <w:r w:rsidR="00D0682C">
          <w:t>White Paper on</w:t>
        </w:r>
      </w:ins>
      <w:ins w:id="24" w:author="HP" w:date="2022-07-14T15:33:00Z">
        <w:r>
          <w:t xml:space="preserve"> ‘Business Process for Remote SIM Provisioning in M2M’</w:t>
        </w:r>
      </w:ins>
      <w:ins w:id="25" w:author="HP" w:date="2022-07-14T15:54:00Z">
        <w:r w:rsidR="00D0682C">
          <w:t>,</w:t>
        </w:r>
      </w:ins>
      <w:ins w:id="26" w:author="HP" w:date="2022-07-14T15:33:00Z">
        <w:r w:rsidR="00D0682C">
          <w:t xml:space="preserve"> in Official Document CLP.05</w:t>
        </w:r>
      </w:ins>
      <w:ins w:id="27" w:author="HP" w:date="2022-07-14T15:54:00Z">
        <w:r w:rsidR="00D0682C">
          <w:t xml:space="preserve">, </w:t>
        </w:r>
      </w:ins>
      <w:ins w:id="28" w:author="HP" w:date="2022-07-14T15:58:00Z">
        <w:r w:rsidR="00D0682C">
          <w:t xml:space="preserve">provide specimen points for M2M OEMs and Operators providing eUICC-based </w:t>
        </w:r>
        <w:r w:rsidR="00267DFE">
          <w:t>services based in M2M scenarios</w:t>
        </w:r>
      </w:ins>
      <w:ins w:id="29" w:author="HP" w:date="2022-09-29T13:39:00Z">
        <w:r w:rsidR="00267DFE">
          <w:t xml:space="preserve">. This document </w:t>
        </w:r>
      </w:ins>
      <w:ins w:id="30" w:author="HP" w:date="2022-09-29T13:40:00Z">
        <w:r w:rsidR="00267DFE">
          <w:t>cover</w:t>
        </w:r>
      </w:ins>
      <w:ins w:id="31" w:author="HP" w:date="2022-07-14T15:58:00Z">
        <w:r w:rsidR="00D0682C">
          <w:t xml:space="preserve"> the typical business processes required in the delivery of such services, such that all parties can attain a high d</w:t>
        </w:r>
        <w:r w:rsidR="00603FF9">
          <w:t xml:space="preserve">egree of confidence </w:t>
        </w:r>
      </w:ins>
      <w:ins w:id="32" w:author="HP" w:date="2022-09-29T13:40:00Z">
        <w:r w:rsidR="00267DFE">
          <w:t>in the</w:t>
        </w:r>
      </w:ins>
      <w:ins w:id="33" w:author="HP" w:date="2022-07-14T15:58:00Z">
        <w:r w:rsidR="00603FF9">
          <w:t xml:space="preserve"> </w:t>
        </w:r>
      </w:ins>
      <w:ins w:id="34" w:author="HP" w:date="2022-07-14T15:59:00Z">
        <w:r w:rsidR="00603FF9">
          <w:t>bus</w:t>
        </w:r>
        <w:r w:rsidR="00267DFE">
          <w:t>iness processes</w:t>
        </w:r>
        <w:r w:rsidR="00603FF9">
          <w:t>.</w:t>
        </w:r>
      </w:ins>
    </w:p>
    <w:p w:rsidR="00794847" w:rsidRDefault="00603FF9" w:rsidP="00E71E89">
      <w:pPr>
        <w:spacing w:line="276" w:lineRule="auto"/>
        <w:jc w:val="both"/>
        <w:rPr>
          <w:ins w:id="35" w:author="HP" w:date="2022-07-14T15:31:00Z"/>
        </w:rPr>
      </w:pPr>
      <w:ins w:id="36" w:author="HP" w:date="2022-07-14T15:59:00Z">
        <w:r>
          <w:t xml:space="preserve"> </w:t>
        </w:r>
      </w:ins>
      <w:ins w:id="37" w:author="HP" w:date="2022-07-14T15:34:00Z">
        <w:r w:rsidR="00794847">
          <w:t xml:space="preserve">This technical report </w:t>
        </w:r>
      </w:ins>
      <w:ins w:id="38" w:author="HP" w:date="2022-07-14T15:36:00Z">
        <w:r w:rsidR="00794847">
          <w:rPr>
            <w:rFonts w:eastAsia="SimSun"/>
          </w:rPr>
          <w:t>provide guidance to</w:t>
        </w:r>
      </w:ins>
      <w:ins w:id="39" w:author="HP" w:date="2022-07-14T15:37:00Z">
        <w:r w:rsidR="00794847">
          <w:rPr>
            <w:rFonts w:eastAsia="SimSun"/>
          </w:rPr>
          <w:t xml:space="preserve"> M</w:t>
        </w:r>
      </w:ins>
      <w:ins w:id="40" w:author="HP" w:date="2022-07-14T15:38:00Z">
        <w:r w:rsidR="002036AC">
          <w:rPr>
            <w:rFonts w:eastAsia="SimSun"/>
          </w:rPr>
          <w:t xml:space="preserve">obile </w:t>
        </w:r>
      </w:ins>
      <w:ins w:id="41" w:author="HP" w:date="2022-07-14T15:37:00Z">
        <w:r w:rsidR="00794847">
          <w:rPr>
            <w:rFonts w:eastAsia="SimSun"/>
          </w:rPr>
          <w:t>N</w:t>
        </w:r>
      </w:ins>
      <w:ins w:id="42" w:author="HP" w:date="2022-07-14T15:38:00Z">
        <w:r w:rsidR="002036AC">
          <w:rPr>
            <w:rFonts w:eastAsia="SimSun"/>
          </w:rPr>
          <w:t xml:space="preserve">etwork </w:t>
        </w:r>
      </w:ins>
      <w:ins w:id="43" w:author="HP" w:date="2022-07-14T15:37:00Z">
        <w:r w:rsidR="00794847">
          <w:rPr>
            <w:rFonts w:eastAsia="SimSun"/>
          </w:rPr>
          <w:t>O</w:t>
        </w:r>
      </w:ins>
      <w:ins w:id="44" w:author="HP" w:date="2022-07-14T15:38:00Z">
        <w:r w:rsidR="002036AC">
          <w:rPr>
            <w:rFonts w:eastAsia="SimSun"/>
          </w:rPr>
          <w:t>perators(MNO) and</w:t>
        </w:r>
      </w:ins>
      <w:ins w:id="45" w:author="HP" w:date="2022-07-14T15:36:00Z">
        <w:r w:rsidR="002036AC">
          <w:rPr>
            <w:rFonts w:eastAsia="SimSun"/>
          </w:rPr>
          <w:t xml:space="preserve"> </w:t>
        </w:r>
      </w:ins>
      <w:ins w:id="46" w:author="HP" w:date="2022-07-14T15:41:00Z">
        <w:r w:rsidR="002036AC">
          <w:rPr>
            <w:rFonts w:eastAsia="SimSun"/>
          </w:rPr>
          <w:t>N</w:t>
        </w:r>
      </w:ins>
      <w:ins w:id="47" w:author="HP" w:date="2022-07-14T15:36:00Z">
        <w:r w:rsidR="002036AC">
          <w:rPr>
            <w:rFonts w:eastAsia="SimSun"/>
          </w:rPr>
          <w:t xml:space="preserve">ational </w:t>
        </w:r>
      </w:ins>
      <w:ins w:id="48" w:author="HP" w:date="2022-07-14T15:41:00Z">
        <w:r w:rsidR="002036AC">
          <w:rPr>
            <w:rFonts w:eastAsia="SimSun"/>
          </w:rPr>
          <w:t>R</w:t>
        </w:r>
      </w:ins>
      <w:ins w:id="49" w:author="HP" w:date="2022-07-14T15:36:00Z">
        <w:r w:rsidR="00794847">
          <w:rPr>
            <w:rFonts w:eastAsia="SimSun"/>
          </w:rPr>
          <w:t xml:space="preserve">egulators </w:t>
        </w:r>
        <w:r w:rsidR="002036AC">
          <w:rPr>
            <w:rFonts w:eastAsia="SimSun"/>
          </w:rPr>
          <w:t>to evolve</w:t>
        </w:r>
        <w:r w:rsidR="00794847">
          <w:rPr>
            <w:rFonts w:eastAsia="SimSun"/>
          </w:rPr>
          <w:t xml:space="preserve"> operational</w:t>
        </w:r>
      </w:ins>
      <w:ins w:id="50" w:author="HP" w:date="2022-07-14T15:39:00Z">
        <w:r w:rsidR="002036AC">
          <w:rPr>
            <w:rFonts w:eastAsia="SimSun"/>
          </w:rPr>
          <w:t xml:space="preserve"> and regulatory</w:t>
        </w:r>
      </w:ins>
      <w:ins w:id="51" w:author="HP" w:date="2022-07-14T15:36:00Z">
        <w:r w:rsidR="00794847">
          <w:rPr>
            <w:rFonts w:eastAsia="SimSun"/>
          </w:rPr>
          <w:t xml:space="preserve"> framework to implement carrier switching that may require further consideration as national NNAI identifiers are deployed in support of M2M/IoT</w:t>
        </w:r>
      </w:ins>
    </w:p>
    <w:p w:rsidR="0028268F" w:rsidDel="00E71E89" w:rsidRDefault="0028268F" w:rsidP="0028268F">
      <w:pPr>
        <w:rPr>
          <w:del w:id="52" w:author="HP" w:date="2022-07-14T15:31:00Z"/>
          <w:lang w:bidi="ar-DZ"/>
        </w:rPr>
      </w:pPr>
      <w:del w:id="53" w:author="HP" w:date="2022-07-14T15:31:00Z">
        <w:r w:rsidDel="00E71E89">
          <w:rPr>
            <w:lang w:bidi="ar-DZ"/>
          </w:rPr>
          <w:delText xml:space="preserve">This technical report </w:delText>
        </w:r>
        <w:r w:rsidDel="00E71E89">
          <w:rPr>
            <w:highlight w:val="yellow"/>
            <w:lang w:bidi="ar-DZ"/>
          </w:rPr>
          <w:delText>... (complete).</w:delText>
        </w:r>
      </w:del>
    </w:p>
    <w:p w:rsidR="0028268F" w:rsidRDefault="0028268F" w:rsidP="0028268F">
      <w:pPr>
        <w:rPr>
          <w:lang w:bidi="ar-DZ"/>
        </w:rPr>
      </w:pPr>
    </w:p>
    <w:p w:rsidR="0028268F" w:rsidRDefault="0028268F" w:rsidP="0028268F">
      <w:pPr>
        <w:pStyle w:val="Headingb"/>
        <w:rPr>
          <w:highlight w:val="yellow"/>
        </w:rPr>
      </w:pPr>
      <w:r>
        <w:rPr>
          <w:highlight w:val="yellow"/>
        </w:rPr>
        <w:t>Keywords</w:t>
      </w:r>
    </w:p>
    <w:p w:rsidR="0028268F" w:rsidRDefault="0028268F" w:rsidP="0028268F">
      <w:pPr>
        <w:rPr>
          <w:lang w:bidi="ar-DZ"/>
        </w:rPr>
      </w:pPr>
      <w:r>
        <w:rPr>
          <w:highlight w:val="yellow"/>
          <w:lang w:bidi="ar-DZ"/>
        </w:rPr>
        <w:t xml:space="preserve">M2M/IoT, enterprise, consumers, carrier </w:t>
      </w:r>
      <w:del w:id="54" w:author="HP" w:date="2022-07-27T10:25:00Z">
        <w:r w:rsidDel="00697A22">
          <w:rPr>
            <w:highlight w:val="yellow"/>
            <w:lang w:bidi="ar-DZ"/>
          </w:rPr>
          <w:delText>switching[</w:delText>
        </w:r>
      </w:del>
      <w:ins w:id="55" w:author="HP" w:date="2022-07-27T10:25:00Z">
        <w:r w:rsidR="00697A22">
          <w:rPr>
            <w:highlight w:val="yellow"/>
            <w:lang w:bidi="ar-DZ"/>
          </w:rPr>
          <w:t>switching [</w:t>
        </w:r>
      </w:ins>
      <w:r>
        <w:rPr>
          <w:highlight w:val="yellow"/>
          <w:lang w:bidi="ar-DZ"/>
        </w:rPr>
        <w:t>if any provided]</w:t>
      </w:r>
    </w:p>
    <w:p w:rsidR="0028268F" w:rsidRDefault="0028268F" w:rsidP="0028268F">
      <w:pPr>
        <w:rPr>
          <w:lang w:bidi="ar-DZ"/>
        </w:rPr>
      </w:pPr>
    </w:p>
    <w:p w:rsidR="0028268F" w:rsidRDefault="0028268F" w:rsidP="0028268F">
      <w:pPr>
        <w:pStyle w:val="Headingb"/>
      </w:pPr>
      <w:r>
        <w:t>Change Log</w:t>
      </w:r>
    </w:p>
    <w:p w:rsidR="0028268F" w:rsidRDefault="0028268F" w:rsidP="0028268F">
      <w:r>
        <w:t xml:space="preserve">This document contains Version </w:t>
      </w:r>
      <w:r w:rsidR="0022765A">
        <w:t>1</w:t>
      </w:r>
      <w:r>
        <w:t xml:space="preserve"> of the ITU-T Technical Report </w:t>
      </w:r>
      <w:r w:rsidR="00965E18">
        <w:fldChar w:fldCharType="begin"/>
      </w:r>
      <w:r>
        <w:instrText xml:space="preserve"> styleref TRnumber </w:instrText>
      </w:r>
      <w:r w:rsidR="00965E18">
        <w:fldChar w:fldCharType="separate"/>
      </w:r>
      <w:r w:rsidR="00374524">
        <w:rPr>
          <w:noProof/>
        </w:rPr>
        <w:t>ESTR-B.CS</w:t>
      </w:r>
      <w:r w:rsidR="00965E18">
        <w:fldChar w:fldCharType="end"/>
      </w:r>
      <w:r>
        <w:t xml:space="preserve"> on "</w:t>
      </w:r>
      <w:r w:rsidR="00965E18">
        <w:fldChar w:fldCharType="begin"/>
      </w:r>
      <w:r>
        <w:instrText xml:space="preserve"> styleref TRtitle </w:instrText>
      </w:r>
      <w:r w:rsidR="00965E18">
        <w:fldChar w:fldCharType="separate"/>
      </w:r>
      <w:r w:rsidR="00374524">
        <w:rPr>
          <w:b/>
          <w:bCs/>
          <w:noProof/>
          <w:lang w:val="en-US"/>
        </w:rPr>
        <w:t>Error! No text of specified style in document.</w:t>
      </w:r>
      <w:r w:rsidR="00965E18">
        <w:fldChar w:fldCharType="end"/>
      </w:r>
      <w:r>
        <w:t xml:space="preserve">" approved at the ITU-T Study Group </w:t>
      </w:r>
      <w:r>
        <w:rPr>
          <w:highlight w:val="yellow"/>
        </w:rPr>
        <w:t>xx</w:t>
      </w:r>
      <w:r>
        <w:t xml:space="preserve"> meeting held in </w:t>
      </w:r>
      <w:r>
        <w:rPr>
          <w:highlight w:val="yellow"/>
        </w:rPr>
        <w:t>Geneva, dd-dd MMMM YYYY</w:t>
      </w:r>
      <w:r>
        <w:t xml:space="preserve">. </w:t>
      </w:r>
    </w:p>
    <w:p w:rsidR="0028268F" w:rsidRDefault="0028268F" w:rsidP="0028268F">
      <w:r>
        <w:rPr>
          <w:highlight w:val="yellow"/>
        </w:rPr>
        <w:t>[</w:t>
      </w:r>
      <w:r>
        <w:rPr>
          <w:b/>
          <w:bCs/>
          <w:highlight w:val="yellow"/>
        </w:rPr>
        <w:t>If there are earlier versions:</w:t>
      </w:r>
      <w:r>
        <w:rPr>
          <w:highlight w:val="yellow"/>
        </w:rPr>
        <w:t xml:space="preserve"> This version supersedes Version VV, which was approved at the ITU-T Study Group xx meeting held in Geneva, d MMMM YYYY]</w:t>
      </w:r>
    </w:p>
    <w:p w:rsidR="0028268F" w:rsidRDefault="0028268F" w:rsidP="0028268F">
      <w:pPr>
        <w:rPr>
          <w:lang w:val="en-US"/>
        </w:rPr>
      </w:pPr>
    </w:p>
    <w:tbl>
      <w:tblPr>
        <w:tblW w:w="9930" w:type="dxa"/>
        <w:jc w:val="center"/>
        <w:tblLayout w:type="fixed"/>
        <w:tblCellMar>
          <w:left w:w="57" w:type="dxa"/>
          <w:right w:w="57" w:type="dxa"/>
        </w:tblCellMar>
        <w:tblLook w:val="04A0"/>
      </w:tblPr>
      <w:tblGrid>
        <w:gridCol w:w="1618"/>
        <w:gridCol w:w="4397"/>
        <w:gridCol w:w="3915"/>
      </w:tblGrid>
      <w:tr w:rsidR="0028268F" w:rsidTr="0028268F">
        <w:trPr>
          <w:cantSplit/>
          <w:trHeight w:val="204"/>
          <w:jc w:val="center"/>
        </w:trPr>
        <w:tc>
          <w:tcPr>
            <w:tcW w:w="1617" w:type="dxa"/>
            <w:hideMark/>
          </w:tcPr>
          <w:p w:rsidR="0028268F" w:rsidRDefault="0028268F">
            <w:pPr>
              <w:rPr>
                <w:b/>
                <w:bCs/>
              </w:rPr>
            </w:pPr>
            <w:r>
              <w:rPr>
                <w:b/>
                <w:bCs/>
              </w:rPr>
              <w:t>Editor:</w:t>
            </w:r>
          </w:p>
        </w:tc>
        <w:tc>
          <w:tcPr>
            <w:tcW w:w="4394" w:type="dxa"/>
            <w:hideMark/>
          </w:tcPr>
          <w:p w:rsidR="0028268F" w:rsidRDefault="0028268F">
            <w:r>
              <w:rPr>
                <w:highlight w:val="yellow"/>
              </w:rPr>
              <w:t>Name</w:t>
            </w:r>
            <w:r>
              <w:rPr>
                <w:highlight w:val="yellow"/>
                <w:lang w:bidi="he-IL"/>
              </w:rPr>
              <w:br/>
            </w:r>
            <w:r>
              <w:rPr>
                <w:highlight w:val="yellow"/>
              </w:rPr>
              <w:t>Company</w:t>
            </w:r>
            <w:r>
              <w:rPr>
                <w:highlight w:val="yellow"/>
              </w:rPr>
              <w:br/>
              <w:t>Country</w:t>
            </w:r>
          </w:p>
        </w:tc>
        <w:tc>
          <w:tcPr>
            <w:tcW w:w="3912" w:type="dxa"/>
            <w:hideMark/>
          </w:tcPr>
          <w:p w:rsidR="0028268F" w:rsidRDefault="0028268F">
            <w:r>
              <w:t xml:space="preserve">Tel: </w:t>
            </w:r>
            <w:r>
              <w:br/>
              <w:t xml:space="preserve">Email: </w:t>
            </w:r>
          </w:p>
        </w:tc>
      </w:tr>
    </w:tbl>
    <w:p w:rsidR="0028268F" w:rsidRDefault="0028268F" w:rsidP="0028268F">
      <w:pPr>
        <w:rPr>
          <w:szCs w:val="20"/>
          <w:lang w:val="en-US" w:eastAsia="zh-CN"/>
        </w:rPr>
      </w:pPr>
    </w:p>
    <w:p w:rsidR="0028268F" w:rsidRDefault="0028268F" w:rsidP="0028268F">
      <w:pPr>
        <w:jc w:val="center"/>
      </w:pPr>
      <w:r>
        <w:br w:type="page"/>
      </w:r>
    </w:p>
    <w:p w:rsidR="0028268F" w:rsidRDefault="0028268F" w:rsidP="0028268F">
      <w:pPr>
        <w:keepNext/>
        <w:jc w:val="center"/>
        <w:rPr>
          <w:b/>
          <w:bCs/>
        </w:rPr>
      </w:pPr>
      <w:r>
        <w:rPr>
          <w:b/>
          <w:bCs/>
        </w:rPr>
        <w:lastRenderedPageBreak/>
        <w:t>CONTENTS</w:t>
      </w:r>
    </w:p>
    <w:tbl>
      <w:tblPr>
        <w:tblW w:w="9885" w:type="dxa"/>
        <w:tblLayout w:type="fixed"/>
        <w:tblLook w:val="04A0"/>
      </w:tblPr>
      <w:tblGrid>
        <w:gridCol w:w="9885"/>
      </w:tblGrid>
      <w:tr w:rsidR="0028268F" w:rsidTr="0028268F">
        <w:trPr>
          <w:tblHeader/>
        </w:trPr>
        <w:tc>
          <w:tcPr>
            <w:tcW w:w="9889" w:type="dxa"/>
            <w:hideMark/>
          </w:tcPr>
          <w:p w:rsidR="0028268F" w:rsidRDefault="0028268F">
            <w:pPr>
              <w:pStyle w:val="toc0"/>
              <w:rPr>
                <w:lang w:val="en-US"/>
              </w:rPr>
            </w:pPr>
            <w:r>
              <w:rPr>
                <w:lang w:val="en-US"/>
              </w:rPr>
              <w:tab/>
              <w:t>Page</w:t>
            </w:r>
          </w:p>
        </w:tc>
      </w:tr>
      <w:tr w:rsidR="0028268F" w:rsidTr="0028268F">
        <w:tc>
          <w:tcPr>
            <w:tcW w:w="9889" w:type="dxa"/>
          </w:tcPr>
          <w:p w:rsidR="00145EBC" w:rsidRDefault="00965E18">
            <w:pPr>
              <w:pStyle w:val="TOC1"/>
              <w:rPr>
                <w:ins w:id="56" w:author="HP" w:date="2022-08-03T15:07:00Z"/>
                <w:rFonts w:asciiTheme="minorHAnsi" w:eastAsiaTheme="minorEastAsia" w:hAnsiTheme="minorHAnsi" w:cs="Mangal"/>
                <w:lang w:val="en-US" w:bidi="hi-IN"/>
              </w:rPr>
            </w:pPr>
            <w:r w:rsidRPr="00965E18">
              <w:fldChar w:fldCharType="begin"/>
            </w:r>
            <w:r w:rsidR="0028268F">
              <w:instrText xml:space="preserve"> TOC \o "1-3" \h \z \t "Annex_NoTitle,1,Appendix_NoTitle,1,Annex_No &amp; title,1,Appendix_No &amp; title,1" </w:instrText>
            </w:r>
            <w:r w:rsidRPr="00965E18">
              <w:fldChar w:fldCharType="separate"/>
            </w:r>
            <w:ins w:id="57" w:author="HP" w:date="2022-08-03T15:07:00Z">
              <w:r w:rsidRPr="00045A9F">
                <w:rPr>
                  <w:rStyle w:val="Hyperlink"/>
                </w:rPr>
                <w:fldChar w:fldCharType="begin"/>
              </w:r>
              <w:r w:rsidR="00145EBC" w:rsidRPr="00045A9F">
                <w:rPr>
                  <w:rStyle w:val="Hyperlink"/>
                </w:rPr>
                <w:instrText xml:space="preserve"> </w:instrText>
              </w:r>
              <w:r w:rsidR="00145EBC">
                <w:instrText>HYPERLINK \l "_Toc110431665"</w:instrText>
              </w:r>
              <w:r w:rsidR="00145EBC" w:rsidRPr="00045A9F">
                <w:rPr>
                  <w:rStyle w:val="Hyperlink"/>
                </w:rPr>
                <w:instrText xml:space="preserve"> </w:instrText>
              </w:r>
              <w:r w:rsidRPr="00045A9F">
                <w:rPr>
                  <w:rStyle w:val="Hyperlink"/>
                </w:rPr>
                <w:fldChar w:fldCharType="separate"/>
              </w:r>
              <w:r w:rsidR="00145EBC" w:rsidRPr="00045A9F">
                <w:rPr>
                  <w:rStyle w:val="Hyperlink"/>
                  <w:rFonts w:eastAsia="MS Mincho"/>
                  <w:lang w:bidi="ar-DZ"/>
                </w:rPr>
                <w:t>1.</w:t>
              </w:r>
              <w:r w:rsidR="00145EBC">
                <w:rPr>
                  <w:rFonts w:asciiTheme="minorHAnsi" w:eastAsiaTheme="minorEastAsia" w:hAnsiTheme="minorHAnsi" w:cs="Mangal"/>
                  <w:sz w:val="22"/>
                  <w:lang w:val="en-US" w:bidi="hi-IN"/>
                </w:rPr>
                <w:tab/>
              </w:r>
              <w:r w:rsidR="00145EBC" w:rsidRPr="00045A9F">
                <w:rPr>
                  <w:rStyle w:val="Hyperlink"/>
                  <w:rFonts w:eastAsia="MS Mincho"/>
                  <w:lang w:bidi="ar-DZ"/>
                </w:rPr>
                <w:t>Scope</w:t>
              </w:r>
              <w:r w:rsidR="00145EBC">
                <w:rPr>
                  <w:webHidden/>
                </w:rPr>
                <w:tab/>
              </w:r>
              <w:r>
                <w:rPr>
                  <w:webHidden/>
                </w:rPr>
                <w:fldChar w:fldCharType="begin"/>
              </w:r>
              <w:r w:rsidR="00145EBC">
                <w:rPr>
                  <w:webHidden/>
                </w:rPr>
                <w:instrText xml:space="preserve"> PAGEREF _Toc110431665 \h </w:instrText>
              </w:r>
            </w:ins>
            <w:r>
              <w:rPr>
                <w:webHidden/>
              </w:rPr>
            </w:r>
            <w:r>
              <w:rPr>
                <w:webHidden/>
              </w:rPr>
              <w:fldChar w:fldCharType="separate"/>
            </w:r>
            <w:ins w:id="58" w:author="HP" w:date="2022-09-28T10:23:00Z">
              <w:r w:rsidR="00374524">
                <w:rPr>
                  <w:webHidden/>
                </w:rPr>
                <w:t>6</w:t>
              </w:r>
            </w:ins>
            <w:ins w:id="59" w:author="HP" w:date="2022-08-03T15:07:00Z">
              <w:r>
                <w:rPr>
                  <w:webHidden/>
                </w:rPr>
                <w:fldChar w:fldCharType="end"/>
              </w:r>
              <w:r w:rsidRPr="00045A9F">
                <w:rPr>
                  <w:rStyle w:val="Hyperlink"/>
                </w:rPr>
                <w:fldChar w:fldCharType="end"/>
              </w:r>
            </w:ins>
          </w:p>
          <w:p w:rsidR="00145EBC" w:rsidRDefault="00965E18">
            <w:pPr>
              <w:pStyle w:val="TOC1"/>
              <w:rPr>
                <w:ins w:id="60" w:author="HP" w:date="2022-08-03T15:07:00Z"/>
                <w:rFonts w:asciiTheme="minorHAnsi" w:eastAsiaTheme="minorEastAsia" w:hAnsiTheme="minorHAnsi" w:cs="Mangal"/>
                <w:lang w:val="en-US" w:bidi="hi-IN"/>
              </w:rPr>
            </w:pPr>
            <w:ins w:id="61" w:author="HP" w:date="2022-08-03T15:07:00Z">
              <w:r w:rsidRPr="00045A9F">
                <w:rPr>
                  <w:rStyle w:val="Hyperlink"/>
                </w:rPr>
                <w:fldChar w:fldCharType="begin"/>
              </w:r>
              <w:r w:rsidR="00145EBC" w:rsidRPr="00045A9F">
                <w:rPr>
                  <w:rStyle w:val="Hyperlink"/>
                </w:rPr>
                <w:instrText xml:space="preserve"> </w:instrText>
              </w:r>
              <w:r w:rsidR="00145EBC">
                <w:instrText>HYPERLINK \l "_Toc110431668"</w:instrText>
              </w:r>
              <w:r w:rsidR="00145EBC" w:rsidRPr="00045A9F">
                <w:rPr>
                  <w:rStyle w:val="Hyperlink"/>
                </w:rPr>
                <w:instrText xml:space="preserve"> </w:instrText>
              </w:r>
              <w:r w:rsidRPr="00045A9F">
                <w:rPr>
                  <w:rStyle w:val="Hyperlink"/>
                </w:rPr>
                <w:fldChar w:fldCharType="separate"/>
              </w:r>
              <w:r w:rsidR="00145EBC" w:rsidRPr="00045A9F">
                <w:rPr>
                  <w:rStyle w:val="Hyperlink"/>
                  <w:rFonts w:eastAsia="MS Mincho"/>
                  <w:lang w:bidi="ar-DZ"/>
                </w:rPr>
                <w:t>2.</w:t>
              </w:r>
              <w:r w:rsidR="00145EBC">
                <w:rPr>
                  <w:rFonts w:asciiTheme="minorHAnsi" w:eastAsiaTheme="minorEastAsia" w:hAnsiTheme="minorHAnsi" w:cs="Mangal"/>
                  <w:sz w:val="22"/>
                  <w:lang w:val="en-US" w:bidi="hi-IN"/>
                </w:rPr>
                <w:tab/>
              </w:r>
              <w:r w:rsidR="00145EBC" w:rsidRPr="00045A9F">
                <w:rPr>
                  <w:rStyle w:val="Hyperlink"/>
                  <w:rFonts w:eastAsia="MS Mincho"/>
                  <w:lang w:bidi="ar-DZ"/>
                </w:rPr>
                <w:t>References</w:t>
              </w:r>
              <w:r w:rsidR="00145EBC">
                <w:rPr>
                  <w:webHidden/>
                </w:rPr>
                <w:tab/>
              </w:r>
              <w:r>
                <w:rPr>
                  <w:webHidden/>
                </w:rPr>
                <w:fldChar w:fldCharType="begin"/>
              </w:r>
              <w:r w:rsidR="00145EBC">
                <w:rPr>
                  <w:webHidden/>
                </w:rPr>
                <w:instrText xml:space="preserve"> PAGEREF _Toc110431668 \h </w:instrText>
              </w:r>
            </w:ins>
            <w:r>
              <w:rPr>
                <w:webHidden/>
              </w:rPr>
            </w:r>
            <w:r>
              <w:rPr>
                <w:webHidden/>
              </w:rPr>
              <w:fldChar w:fldCharType="separate"/>
            </w:r>
            <w:ins w:id="62" w:author="HP" w:date="2022-09-28T10:23:00Z">
              <w:r w:rsidR="00374524">
                <w:rPr>
                  <w:webHidden/>
                </w:rPr>
                <w:t>6</w:t>
              </w:r>
            </w:ins>
            <w:ins w:id="63" w:author="HP" w:date="2022-08-03T15:07:00Z">
              <w:r>
                <w:rPr>
                  <w:webHidden/>
                </w:rPr>
                <w:fldChar w:fldCharType="end"/>
              </w:r>
              <w:r w:rsidRPr="00045A9F">
                <w:rPr>
                  <w:rStyle w:val="Hyperlink"/>
                </w:rPr>
                <w:fldChar w:fldCharType="end"/>
              </w:r>
            </w:ins>
          </w:p>
          <w:p w:rsidR="00145EBC" w:rsidRDefault="00965E18">
            <w:pPr>
              <w:pStyle w:val="TOC1"/>
              <w:rPr>
                <w:ins w:id="64" w:author="HP" w:date="2022-08-03T15:07:00Z"/>
                <w:rFonts w:asciiTheme="minorHAnsi" w:eastAsiaTheme="minorEastAsia" w:hAnsiTheme="minorHAnsi" w:cs="Mangal"/>
                <w:lang w:val="en-US" w:bidi="hi-IN"/>
              </w:rPr>
            </w:pPr>
            <w:ins w:id="65" w:author="HP" w:date="2022-08-03T15:07:00Z">
              <w:r w:rsidRPr="00045A9F">
                <w:rPr>
                  <w:rStyle w:val="Hyperlink"/>
                </w:rPr>
                <w:fldChar w:fldCharType="begin"/>
              </w:r>
              <w:r w:rsidR="00145EBC" w:rsidRPr="00045A9F">
                <w:rPr>
                  <w:rStyle w:val="Hyperlink"/>
                </w:rPr>
                <w:instrText xml:space="preserve"> </w:instrText>
              </w:r>
              <w:r w:rsidR="00145EBC">
                <w:instrText>HYPERLINK \l "_Toc110431669"</w:instrText>
              </w:r>
              <w:r w:rsidR="00145EBC" w:rsidRPr="00045A9F">
                <w:rPr>
                  <w:rStyle w:val="Hyperlink"/>
                </w:rPr>
                <w:instrText xml:space="preserve"> </w:instrText>
              </w:r>
              <w:r w:rsidRPr="00045A9F">
                <w:rPr>
                  <w:rStyle w:val="Hyperlink"/>
                </w:rPr>
                <w:fldChar w:fldCharType="separate"/>
              </w:r>
              <w:r w:rsidR="00145EBC" w:rsidRPr="00045A9F">
                <w:rPr>
                  <w:rStyle w:val="Hyperlink"/>
                  <w:rFonts w:eastAsia="MS Mincho"/>
                  <w:lang w:bidi="ar-DZ"/>
                </w:rPr>
                <w:t>3.</w:t>
              </w:r>
              <w:r w:rsidR="00145EBC">
                <w:rPr>
                  <w:rFonts w:asciiTheme="minorHAnsi" w:eastAsiaTheme="minorEastAsia" w:hAnsiTheme="minorHAnsi" w:cs="Mangal"/>
                  <w:sz w:val="22"/>
                  <w:lang w:val="en-US" w:bidi="hi-IN"/>
                </w:rPr>
                <w:tab/>
              </w:r>
              <w:r w:rsidR="00145EBC" w:rsidRPr="00045A9F">
                <w:rPr>
                  <w:rStyle w:val="Hyperlink"/>
                  <w:rFonts w:eastAsia="MS Mincho"/>
                  <w:lang w:bidi="ar-DZ"/>
                </w:rPr>
                <w:t>Terms and definitions</w:t>
              </w:r>
              <w:r w:rsidR="00145EBC">
                <w:rPr>
                  <w:webHidden/>
                </w:rPr>
                <w:tab/>
              </w:r>
              <w:r>
                <w:rPr>
                  <w:webHidden/>
                </w:rPr>
                <w:fldChar w:fldCharType="begin"/>
              </w:r>
              <w:r w:rsidR="00145EBC">
                <w:rPr>
                  <w:webHidden/>
                </w:rPr>
                <w:instrText xml:space="preserve"> PAGEREF _Toc110431669 \h </w:instrText>
              </w:r>
            </w:ins>
            <w:r>
              <w:rPr>
                <w:webHidden/>
              </w:rPr>
            </w:r>
            <w:r>
              <w:rPr>
                <w:webHidden/>
              </w:rPr>
              <w:fldChar w:fldCharType="separate"/>
            </w:r>
            <w:ins w:id="66" w:author="HP" w:date="2022-09-28T10:23:00Z">
              <w:r w:rsidR="00374524">
                <w:rPr>
                  <w:webHidden/>
                </w:rPr>
                <w:t>6</w:t>
              </w:r>
            </w:ins>
            <w:ins w:id="67" w:author="HP" w:date="2022-08-03T15:07:00Z">
              <w:r>
                <w:rPr>
                  <w:webHidden/>
                </w:rPr>
                <w:fldChar w:fldCharType="end"/>
              </w:r>
              <w:r w:rsidRPr="00045A9F">
                <w:rPr>
                  <w:rStyle w:val="Hyperlink"/>
                </w:rPr>
                <w:fldChar w:fldCharType="end"/>
              </w:r>
            </w:ins>
          </w:p>
          <w:p w:rsidR="00145EBC" w:rsidRDefault="00965E18">
            <w:pPr>
              <w:pStyle w:val="TOC2"/>
              <w:rPr>
                <w:ins w:id="68" w:author="HP" w:date="2022-08-03T15:07:00Z"/>
                <w:rFonts w:asciiTheme="minorHAnsi" w:eastAsiaTheme="minorEastAsia" w:hAnsiTheme="minorHAnsi" w:cs="Mangal"/>
                <w:lang w:val="en-US" w:bidi="hi-IN"/>
              </w:rPr>
            </w:pPr>
            <w:ins w:id="69" w:author="HP" w:date="2022-08-03T15:07:00Z">
              <w:r w:rsidRPr="00045A9F">
                <w:rPr>
                  <w:rStyle w:val="Hyperlink"/>
                </w:rPr>
                <w:fldChar w:fldCharType="begin"/>
              </w:r>
              <w:r w:rsidR="00145EBC" w:rsidRPr="00045A9F">
                <w:rPr>
                  <w:rStyle w:val="Hyperlink"/>
                </w:rPr>
                <w:instrText xml:space="preserve"> </w:instrText>
              </w:r>
              <w:r w:rsidR="00145EBC">
                <w:instrText>HYPERLINK \l "_Toc110431670"</w:instrText>
              </w:r>
              <w:r w:rsidR="00145EBC" w:rsidRPr="00045A9F">
                <w:rPr>
                  <w:rStyle w:val="Hyperlink"/>
                </w:rPr>
                <w:instrText xml:space="preserve"> </w:instrText>
              </w:r>
              <w:r w:rsidRPr="00045A9F">
                <w:rPr>
                  <w:rStyle w:val="Hyperlink"/>
                </w:rPr>
                <w:fldChar w:fldCharType="separate"/>
              </w:r>
              <w:r w:rsidR="00145EBC" w:rsidRPr="00045A9F">
                <w:rPr>
                  <w:rStyle w:val="Hyperlink"/>
                  <w:rFonts w:eastAsia="MS Mincho"/>
                  <w:lang w:bidi="ar-DZ"/>
                </w:rPr>
                <w:t>Terms defined elsewhere</w:t>
              </w:r>
              <w:r w:rsidR="00145EBC">
                <w:rPr>
                  <w:webHidden/>
                </w:rPr>
                <w:tab/>
              </w:r>
              <w:r>
                <w:rPr>
                  <w:webHidden/>
                </w:rPr>
                <w:fldChar w:fldCharType="begin"/>
              </w:r>
              <w:r w:rsidR="00145EBC">
                <w:rPr>
                  <w:webHidden/>
                </w:rPr>
                <w:instrText xml:space="preserve"> PAGEREF _Toc110431670 \h </w:instrText>
              </w:r>
            </w:ins>
            <w:r>
              <w:rPr>
                <w:webHidden/>
              </w:rPr>
            </w:r>
            <w:r>
              <w:rPr>
                <w:webHidden/>
              </w:rPr>
              <w:fldChar w:fldCharType="separate"/>
            </w:r>
            <w:ins w:id="70" w:author="HP" w:date="2022-09-28T10:23:00Z">
              <w:r w:rsidR="00374524">
                <w:rPr>
                  <w:webHidden/>
                </w:rPr>
                <w:t>6</w:t>
              </w:r>
            </w:ins>
            <w:ins w:id="71" w:author="HP" w:date="2022-08-03T15:07:00Z">
              <w:r>
                <w:rPr>
                  <w:webHidden/>
                </w:rPr>
                <w:fldChar w:fldCharType="end"/>
              </w:r>
              <w:r w:rsidRPr="00045A9F">
                <w:rPr>
                  <w:rStyle w:val="Hyperlink"/>
                </w:rPr>
                <w:fldChar w:fldCharType="end"/>
              </w:r>
            </w:ins>
          </w:p>
          <w:p w:rsidR="00145EBC" w:rsidRDefault="00965E18">
            <w:pPr>
              <w:pStyle w:val="TOC2"/>
              <w:rPr>
                <w:ins w:id="72" w:author="HP" w:date="2022-08-03T15:07:00Z"/>
                <w:rFonts w:asciiTheme="minorHAnsi" w:eastAsiaTheme="minorEastAsia" w:hAnsiTheme="minorHAnsi" w:cs="Mangal"/>
                <w:lang w:val="en-US" w:bidi="hi-IN"/>
              </w:rPr>
            </w:pPr>
            <w:ins w:id="73" w:author="HP" w:date="2022-08-03T15:07:00Z">
              <w:r w:rsidRPr="00045A9F">
                <w:rPr>
                  <w:rStyle w:val="Hyperlink"/>
                </w:rPr>
                <w:fldChar w:fldCharType="begin"/>
              </w:r>
              <w:r w:rsidR="00145EBC" w:rsidRPr="00045A9F">
                <w:rPr>
                  <w:rStyle w:val="Hyperlink"/>
                </w:rPr>
                <w:instrText xml:space="preserve"> </w:instrText>
              </w:r>
              <w:r w:rsidR="00145EBC">
                <w:instrText>HYPERLINK \l "_Toc110431671"</w:instrText>
              </w:r>
              <w:r w:rsidR="00145EBC" w:rsidRPr="00045A9F">
                <w:rPr>
                  <w:rStyle w:val="Hyperlink"/>
                </w:rPr>
                <w:instrText xml:space="preserve"> </w:instrText>
              </w:r>
              <w:r w:rsidRPr="00045A9F">
                <w:rPr>
                  <w:rStyle w:val="Hyperlink"/>
                </w:rPr>
                <w:fldChar w:fldCharType="separate"/>
              </w:r>
              <w:r w:rsidR="00145EBC" w:rsidRPr="00045A9F">
                <w:rPr>
                  <w:rStyle w:val="Hyperlink"/>
                  <w:rFonts w:eastAsia="MS Mincho"/>
                  <w:lang w:bidi="ar-DZ"/>
                </w:rPr>
                <w:t>Terms defined here</w:t>
              </w:r>
              <w:r w:rsidR="00145EBC">
                <w:rPr>
                  <w:webHidden/>
                </w:rPr>
                <w:tab/>
              </w:r>
              <w:r>
                <w:rPr>
                  <w:webHidden/>
                </w:rPr>
                <w:fldChar w:fldCharType="begin"/>
              </w:r>
              <w:r w:rsidR="00145EBC">
                <w:rPr>
                  <w:webHidden/>
                </w:rPr>
                <w:instrText xml:space="preserve"> PAGEREF _Toc110431671 \h </w:instrText>
              </w:r>
            </w:ins>
            <w:r>
              <w:rPr>
                <w:webHidden/>
              </w:rPr>
            </w:r>
            <w:r>
              <w:rPr>
                <w:webHidden/>
              </w:rPr>
              <w:fldChar w:fldCharType="separate"/>
            </w:r>
            <w:ins w:id="74" w:author="HP" w:date="2022-09-28T10:23:00Z">
              <w:r w:rsidR="00374524">
                <w:rPr>
                  <w:webHidden/>
                </w:rPr>
                <w:t>6</w:t>
              </w:r>
            </w:ins>
            <w:ins w:id="75" w:author="HP" w:date="2022-08-03T15:07:00Z">
              <w:r>
                <w:rPr>
                  <w:webHidden/>
                </w:rPr>
                <w:fldChar w:fldCharType="end"/>
              </w:r>
              <w:r w:rsidRPr="00045A9F">
                <w:rPr>
                  <w:rStyle w:val="Hyperlink"/>
                </w:rPr>
                <w:fldChar w:fldCharType="end"/>
              </w:r>
            </w:ins>
          </w:p>
          <w:p w:rsidR="00145EBC" w:rsidRDefault="00965E18">
            <w:pPr>
              <w:pStyle w:val="TOC1"/>
              <w:rPr>
                <w:ins w:id="76" w:author="HP" w:date="2022-08-03T15:07:00Z"/>
                <w:rFonts w:asciiTheme="minorHAnsi" w:eastAsiaTheme="minorEastAsia" w:hAnsiTheme="minorHAnsi" w:cs="Mangal"/>
                <w:lang w:val="en-US" w:bidi="hi-IN"/>
              </w:rPr>
            </w:pPr>
            <w:ins w:id="77" w:author="HP" w:date="2022-08-03T15:07:00Z">
              <w:r w:rsidRPr="00045A9F">
                <w:rPr>
                  <w:rStyle w:val="Hyperlink"/>
                </w:rPr>
                <w:fldChar w:fldCharType="begin"/>
              </w:r>
              <w:r w:rsidR="00145EBC" w:rsidRPr="00045A9F">
                <w:rPr>
                  <w:rStyle w:val="Hyperlink"/>
                </w:rPr>
                <w:instrText xml:space="preserve"> </w:instrText>
              </w:r>
              <w:r w:rsidR="00145EBC">
                <w:instrText>HYPERLINK \l "_Toc110431672"</w:instrText>
              </w:r>
              <w:r w:rsidR="00145EBC" w:rsidRPr="00045A9F">
                <w:rPr>
                  <w:rStyle w:val="Hyperlink"/>
                </w:rPr>
                <w:instrText xml:space="preserve"> </w:instrText>
              </w:r>
              <w:r w:rsidRPr="00045A9F">
                <w:rPr>
                  <w:rStyle w:val="Hyperlink"/>
                </w:rPr>
                <w:fldChar w:fldCharType="separate"/>
              </w:r>
              <w:r w:rsidR="00145EBC" w:rsidRPr="00045A9F">
                <w:rPr>
                  <w:rStyle w:val="Hyperlink"/>
                  <w:rFonts w:eastAsia="MS Mincho"/>
                  <w:lang w:bidi="ar-DZ"/>
                </w:rPr>
                <w:t>4.</w:t>
              </w:r>
              <w:r w:rsidR="00145EBC">
                <w:rPr>
                  <w:rFonts w:asciiTheme="minorHAnsi" w:eastAsiaTheme="minorEastAsia" w:hAnsiTheme="minorHAnsi" w:cs="Mangal"/>
                  <w:sz w:val="22"/>
                  <w:lang w:val="en-US" w:bidi="hi-IN"/>
                </w:rPr>
                <w:tab/>
              </w:r>
              <w:r w:rsidR="00145EBC" w:rsidRPr="00045A9F">
                <w:rPr>
                  <w:rStyle w:val="Hyperlink"/>
                  <w:rFonts w:eastAsia="MS Mincho"/>
                  <w:lang w:bidi="ar-DZ"/>
                </w:rPr>
                <w:t>Abbreviations</w:t>
              </w:r>
              <w:r w:rsidR="00145EBC">
                <w:rPr>
                  <w:webHidden/>
                </w:rPr>
                <w:tab/>
              </w:r>
              <w:r>
                <w:rPr>
                  <w:webHidden/>
                </w:rPr>
                <w:fldChar w:fldCharType="begin"/>
              </w:r>
              <w:r w:rsidR="00145EBC">
                <w:rPr>
                  <w:webHidden/>
                </w:rPr>
                <w:instrText xml:space="preserve"> PAGEREF _Toc110431672 \h </w:instrText>
              </w:r>
            </w:ins>
            <w:r>
              <w:rPr>
                <w:webHidden/>
              </w:rPr>
            </w:r>
            <w:r>
              <w:rPr>
                <w:webHidden/>
              </w:rPr>
              <w:fldChar w:fldCharType="separate"/>
            </w:r>
            <w:ins w:id="78" w:author="HP" w:date="2022-09-28T10:23:00Z">
              <w:r w:rsidR="00374524">
                <w:rPr>
                  <w:webHidden/>
                </w:rPr>
                <w:t>6</w:t>
              </w:r>
            </w:ins>
            <w:ins w:id="79" w:author="HP" w:date="2022-08-03T15:07:00Z">
              <w:r>
                <w:rPr>
                  <w:webHidden/>
                </w:rPr>
                <w:fldChar w:fldCharType="end"/>
              </w:r>
              <w:r w:rsidRPr="00045A9F">
                <w:rPr>
                  <w:rStyle w:val="Hyperlink"/>
                </w:rPr>
                <w:fldChar w:fldCharType="end"/>
              </w:r>
            </w:ins>
          </w:p>
          <w:p w:rsidR="00145EBC" w:rsidRDefault="00965E18">
            <w:pPr>
              <w:pStyle w:val="TOC1"/>
              <w:rPr>
                <w:ins w:id="80" w:author="HP" w:date="2022-08-03T15:07:00Z"/>
                <w:rFonts w:asciiTheme="minorHAnsi" w:eastAsiaTheme="minorEastAsia" w:hAnsiTheme="minorHAnsi" w:cs="Mangal"/>
                <w:lang w:val="en-US" w:bidi="hi-IN"/>
              </w:rPr>
            </w:pPr>
            <w:ins w:id="81" w:author="HP" w:date="2022-08-03T15:07:00Z">
              <w:r w:rsidRPr="00045A9F">
                <w:rPr>
                  <w:rStyle w:val="Hyperlink"/>
                </w:rPr>
                <w:fldChar w:fldCharType="begin"/>
              </w:r>
              <w:r w:rsidR="00145EBC" w:rsidRPr="00045A9F">
                <w:rPr>
                  <w:rStyle w:val="Hyperlink"/>
                </w:rPr>
                <w:instrText xml:space="preserve"> </w:instrText>
              </w:r>
              <w:r w:rsidR="00145EBC">
                <w:instrText>HYPERLINK \l "_Toc110431697"</w:instrText>
              </w:r>
              <w:r w:rsidR="00145EBC" w:rsidRPr="00045A9F">
                <w:rPr>
                  <w:rStyle w:val="Hyperlink"/>
                </w:rPr>
                <w:instrText xml:space="preserve"> </w:instrText>
              </w:r>
              <w:r w:rsidRPr="00045A9F">
                <w:rPr>
                  <w:rStyle w:val="Hyperlink"/>
                </w:rPr>
                <w:fldChar w:fldCharType="separate"/>
              </w:r>
              <w:r w:rsidR="00145EBC" w:rsidRPr="00045A9F">
                <w:rPr>
                  <w:rStyle w:val="Hyperlink"/>
                  <w:rFonts w:eastAsia="MS Mincho"/>
                  <w:lang w:bidi="ar-DZ"/>
                </w:rPr>
                <w:t>5.</w:t>
              </w:r>
              <w:r w:rsidR="00145EBC">
                <w:rPr>
                  <w:rFonts w:asciiTheme="minorHAnsi" w:eastAsiaTheme="minorEastAsia" w:hAnsiTheme="minorHAnsi" w:cs="Mangal"/>
                  <w:sz w:val="22"/>
                  <w:lang w:val="en-US" w:bidi="hi-IN"/>
                </w:rPr>
                <w:tab/>
              </w:r>
              <w:r w:rsidR="00145EBC" w:rsidRPr="00045A9F">
                <w:rPr>
                  <w:rStyle w:val="Hyperlink"/>
                  <w:rFonts w:eastAsia="MS Mincho"/>
                  <w:lang w:bidi="ar-DZ"/>
                </w:rPr>
                <w:t>Introduction</w:t>
              </w:r>
              <w:r w:rsidR="00145EBC">
                <w:rPr>
                  <w:webHidden/>
                </w:rPr>
                <w:tab/>
              </w:r>
              <w:r>
                <w:rPr>
                  <w:webHidden/>
                </w:rPr>
                <w:fldChar w:fldCharType="begin"/>
              </w:r>
              <w:r w:rsidR="00145EBC">
                <w:rPr>
                  <w:webHidden/>
                </w:rPr>
                <w:instrText xml:space="preserve"> PAGEREF _Toc110431697 \h </w:instrText>
              </w:r>
            </w:ins>
            <w:r>
              <w:rPr>
                <w:webHidden/>
              </w:rPr>
            </w:r>
            <w:r>
              <w:rPr>
                <w:webHidden/>
              </w:rPr>
              <w:fldChar w:fldCharType="separate"/>
            </w:r>
            <w:ins w:id="82" w:author="HP" w:date="2022-09-28T10:23:00Z">
              <w:r w:rsidR="00374524">
                <w:rPr>
                  <w:webHidden/>
                </w:rPr>
                <w:t>7</w:t>
              </w:r>
            </w:ins>
            <w:ins w:id="83" w:author="HP" w:date="2022-08-03T15:07:00Z">
              <w:r>
                <w:rPr>
                  <w:webHidden/>
                </w:rPr>
                <w:fldChar w:fldCharType="end"/>
              </w:r>
              <w:r w:rsidRPr="00045A9F">
                <w:rPr>
                  <w:rStyle w:val="Hyperlink"/>
                </w:rPr>
                <w:fldChar w:fldCharType="end"/>
              </w:r>
            </w:ins>
          </w:p>
          <w:p w:rsidR="00145EBC" w:rsidRDefault="00965E18">
            <w:pPr>
              <w:pStyle w:val="TOC1"/>
              <w:rPr>
                <w:ins w:id="84" w:author="HP" w:date="2022-08-03T15:07:00Z"/>
                <w:rFonts w:asciiTheme="minorHAnsi" w:eastAsiaTheme="minorEastAsia" w:hAnsiTheme="minorHAnsi" w:cs="Mangal"/>
                <w:lang w:val="en-US" w:bidi="hi-IN"/>
              </w:rPr>
            </w:pPr>
            <w:ins w:id="85" w:author="HP" w:date="2022-08-03T15:07:00Z">
              <w:r w:rsidRPr="00045A9F">
                <w:rPr>
                  <w:rStyle w:val="Hyperlink"/>
                </w:rPr>
                <w:fldChar w:fldCharType="begin"/>
              </w:r>
              <w:r w:rsidR="00145EBC" w:rsidRPr="00045A9F">
                <w:rPr>
                  <w:rStyle w:val="Hyperlink"/>
                </w:rPr>
                <w:instrText xml:space="preserve"> </w:instrText>
              </w:r>
              <w:r w:rsidR="00145EBC">
                <w:instrText>HYPERLINK \l "_Toc110431698"</w:instrText>
              </w:r>
              <w:r w:rsidR="00145EBC" w:rsidRPr="00045A9F">
                <w:rPr>
                  <w:rStyle w:val="Hyperlink"/>
                </w:rPr>
                <w:instrText xml:space="preserve"> </w:instrText>
              </w:r>
              <w:r w:rsidRPr="00045A9F">
                <w:rPr>
                  <w:rStyle w:val="Hyperlink"/>
                </w:rPr>
                <w:fldChar w:fldCharType="separate"/>
              </w:r>
              <w:r w:rsidR="00145EBC" w:rsidRPr="00045A9F">
                <w:rPr>
                  <w:rStyle w:val="Hyperlink"/>
                  <w:lang w:bidi="ar-DZ"/>
                </w:rPr>
                <w:t xml:space="preserve">Appendix I </w:t>
              </w:r>
              <w:r w:rsidR="00145EBC">
                <w:rPr>
                  <w:webHidden/>
                </w:rPr>
                <w:tab/>
              </w:r>
              <w:r>
                <w:rPr>
                  <w:webHidden/>
                </w:rPr>
                <w:fldChar w:fldCharType="begin"/>
              </w:r>
              <w:r w:rsidR="00145EBC">
                <w:rPr>
                  <w:webHidden/>
                </w:rPr>
                <w:instrText xml:space="preserve"> PAGEREF _Toc110431698 \h </w:instrText>
              </w:r>
            </w:ins>
            <w:r>
              <w:rPr>
                <w:webHidden/>
              </w:rPr>
            </w:r>
            <w:r>
              <w:rPr>
                <w:webHidden/>
              </w:rPr>
              <w:fldChar w:fldCharType="separate"/>
            </w:r>
            <w:ins w:id="86" w:author="HP" w:date="2022-09-28T10:23:00Z">
              <w:r w:rsidR="00374524">
                <w:rPr>
                  <w:webHidden/>
                </w:rPr>
                <w:t>15</w:t>
              </w:r>
            </w:ins>
            <w:ins w:id="87" w:author="HP" w:date="2022-08-03T15:07:00Z">
              <w:r>
                <w:rPr>
                  <w:webHidden/>
                </w:rPr>
                <w:fldChar w:fldCharType="end"/>
              </w:r>
              <w:r w:rsidRPr="00045A9F">
                <w:rPr>
                  <w:rStyle w:val="Hyperlink"/>
                </w:rPr>
                <w:fldChar w:fldCharType="end"/>
              </w:r>
            </w:ins>
          </w:p>
          <w:p w:rsidR="0028268F" w:rsidDel="00145EBC" w:rsidRDefault="0028268F">
            <w:pPr>
              <w:pStyle w:val="TOC1"/>
              <w:tabs>
                <w:tab w:val="clear" w:pos="9639"/>
                <w:tab w:val="left" w:pos="480"/>
                <w:tab w:val="right" w:leader="dot" w:pos="9629"/>
              </w:tabs>
              <w:rPr>
                <w:del w:id="88" w:author="HP" w:date="2022-08-03T15:07:00Z"/>
                <w:rFonts w:asciiTheme="minorHAnsi" w:eastAsiaTheme="minorEastAsia" w:hAnsiTheme="minorHAnsi" w:cstheme="minorBidi"/>
                <w:szCs w:val="22"/>
              </w:rPr>
            </w:pPr>
            <w:del w:id="89" w:author="HP" w:date="2022-08-03T15:07:00Z">
              <w:r w:rsidRPr="00145EBC" w:rsidDel="00145EBC">
                <w:rPr>
                  <w:lang w:bidi="ar-DZ"/>
                </w:rPr>
                <w:delText>1</w:delText>
              </w:r>
              <w:r w:rsidRPr="00145EBC" w:rsidDel="00145EBC">
                <w:rPr>
                  <w:rFonts w:asciiTheme="minorHAnsi" w:eastAsiaTheme="minorEastAsia" w:hAnsiTheme="minorHAnsi" w:cstheme="minorBidi"/>
                  <w:b/>
                  <w:bCs/>
                  <w:caps/>
                  <w:sz w:val="22"/>
                  <w:szCs w:val="22"/>
                </w:rPr>
                <w:tab/>
              </w:r>
              <w:r w:rsidRPr="00145EBC" w:rsidDel="00145EBC">
                <w:rPr>
                  <w:lang w:bidi="ar-DZ"/>
                </w:rPr>
                <w:delText>Scope</w:delText>
              </w:r>
              <w:r w:rsidRPr="00145EBC" w:rsidDel="00145EBC">
                <w:rPr>
                  <w:webHidden/>
                </w:rPr>
                <w:tab/>
                <w:delText>1</w:delText>
              </w:r>
            </w:del>
          </w:p>
          <w:p w:rsidR="0028268F" w:rsidDel="00145EBC" w:rsidRDefault="0028268F">
            <w:pPr>
              <w:pStyle w:val="TOC1"/>
              <w:tabs>
                <w:tab w:val="clear" w:pos="9639"/>
                <w:tab w:val="left" w:pos="480"/>
                <w:tab w:val="right" w:leader="dot" w:pos="9629"/>
              </w:tabs>
              <w:rPr>
                <w:del w:id="90" w:author="HP" w:date="2022-08-03T15:07:00Z"/>
                <w:rFonts w:asciiTheme="minorHAnsi" w:eastAsiaTheme="minorEastAsia" w:hAnsiTheme="minorHAnsi" w:cstheme="minorBidi"/>
                <w:b/>
                <w:bCs/>
                <w:caps/>
                <w:szCs w:val="22"/>
              </w:rPr>
            </w:pPr>
            <w:del w:id="91" w:author="HP" w:date="2022-08-03T15:07:00Z">
              <w:r w:rsidRPr="00145EBC" w:rsidDel="00145EBC">
                <w:rPr>
                  <w:lang w:bidi="ar-DZ"/>
                </w:rPr>
                <w:delText>2</w:delText>
              </w:r>
              <w:r w:rsidRPr="00145EBC" w:rsidDel="00145EBC">
                <w:rPr>
                  <w:rFonts w:asciiTheme="minorHAnsi" w:eastAsiaTheme="minorEastAsia" w:hAnsiTheme="minorHAnsi" w:cstheme="minorBidi"/>
                  <w:b/>
                  <w:bCs/>
                  <w:caps/>
                  <w:sz w:val="22"/>
                  <w:szCs w:val="22"/>
                </w:rPr>
                <w:tab/>
              </w:r>
              <w:r w:rsidRPr="00145EBC" w:rsidDel="00145EBC">
                <w:rPr>
                  <w:lang w:bidi="ar-DZ"/>
                </w:rPr>
                <w:delText>References</w:delText>
              </w:r>
              <w:r w:rsidRPr="00145EBC" w:rsidDel="00145EBC">
                <w:rPr>
                  <w:webHidden/>
                </w:rPr>
                <w:tab/>
                <w:delText>1</w:delText>
              </w:r>
            </w:del>
          </w:p>
          <w:p w:rsidR="0028268F" w:rsidDel="00145EBC" w:rsidRDefault="0028268F">
            <w:pPr>
              <w:pStyle w:val="TOC1"/>
              <w:tabs>
                <w:tab w:val="clear" w:pos="9639"/>
                <w:tab w:val="left" w:pos="480"/>
                <w:tab w:val="right" w:leader="dot" w:pos="9629"/>
              </w:tabs>
              <w:rPr>
                <w:del w:id="92" w:author="HP" w:date="2022-08-03T15:07:00Z"/>
                <w:rFonts w:asciiTheme="minorHAnsi" w:eastAsiaTheme="minorEastAsia" w:hAnsiTheme="minorHAnsi" w:cstheme="minorBidi"/>
                <w:b/>
                <w:bCs/>
                <w:caps/>
                <w:szCs w:val="22"/>
              </w:rPr>
            </w:pPr>
            <w:del w:id="93" w:author="HP" w:date="2022-08-03T15:07:00Z">
              <w:r w:rsidRPr="00145EBC" w:rsidDel="00145EBC">
                <w:rPr>
                  <w:lang w:bidi="ar-DZ"/>
                </w:rPr>
                <w:delText>3</w:delText>
              </w:r>
              <w:r w:rsidRPr="00145EBC" w:rsidDel="00145EBC">
                <w:rPr>
                  <w:rFonts w:asciiTheme="minorHAnsi" w:eastAsiaTheme="minorEastAsia" w:hAnsiTheme="minorHAnsi" w:cstheme="minorBidi"/>
                  <w:b/>
                  <w:bCs/>
                  <w:caps/>
                  <w:sz w:val="22"/>
                  <w:szCs w:val="22"/>
                </w:rPr>
                <w:tab/>
              </w:r>
              <w:r w:rsidRPr="00145EBC" w:rsidDel="00145EBC">
                <w:rPr>
                  <w:lang w:bidi="ar-DZ"/>
                </w:rPr>
                <w:delText>Terms and definitions</w:delText>
              </w:r>
              <w:r w:rsidRPr="00145EBC" w:rsidDel="00145EBC">
                <w:rPr>
                  <w:webHidden/>
                </w:rPr>
                <w:tab/>
                <w:delText>1</w:delText>
              </w:r>
            </w:del>
          </w:p>
          <w:p w:rsidR="0028268F" w:rsidDel="00145EBC" w:rsidRDefault="0028268F">
            <w:pPr>
              <w:pStyle w:val="TOC2"/>
              <w:tabs>
                <w:tab w:val="clear" w:pos="9639"/>
                <w:tab w:val="left" w:pos="720"/>
                <w:tab w:val="right" w:leader="dot" w:pos="9629"/>
              </w:tabs>
              <w:rPr>
                <w:del w:id="94" w:author="HP" w:date="2022-08-03T15:07:00Z"/>
                <w:rFonts w:asciiTheme="minorHAnsi" w:eastAsiaTheme="minorEastAsia" w:hAnsiTheme="minorHAnsi" w:cstheme="minorBidi"/>
                <w:szCs w:val="22"/>
              </w:rPr>
            </w:pPr>
            <w:del w:id="95" w:author="HP" w:date="2022-08-03T15:07:00Z">
              <w:r w:rsidRPr="00145EBC" w:rsidDel="00145EBC">
                <w:rPr>
                  <w:lang w:bidi="ar-DZ"/>
                </w:rPr>
                <w:delText>3.1</w:delText>
              </w:r>
              <w:r w:rsidRPr="00145EBC" w:rsidDel="00145EBC">
                <w:rPr>
                  <w:rFonts w:asciiTheme="minorHAnsi" w:eastAsiaTheme="minorEastAsia" w:hAnsiTheme="minorHAnsi" w:cstheme="minorBidi"/>
                  <w:smallCaps/>
                  <w:sz w:val="22"/>
                  <w:szCs w:val="22"/>
                </w:rPr>
                <w:tab/>
              </w:r>
              <w:r w:rsidRPr="00145EBC" w:rsidDel="00145EBC">
                <w:rPr>
                  <w:lang w:bidi="ar-DZ"/>
                </w:rPr>
                <w:delText>Terms defined elsewhere</w:delText>
              </w:r>
              <w:r w:rsidRPr="00145EBC" w:rsidDel="00145EBC">
                <w:rPr>
                  <w:webHidden/>
                </w:rPr>
                <w:tab/>
                <w:delText>1</w:delText>
              </w:r>
            </w:del>
          </w:p>
          <w:p w:rsidR="0028268F" w:rsidDel="00145EBC" w:rsidRDefault="0028268F">
            <w:pPr>
              <w:pStyle w:val="TOC2"/>
              <w:tabs>
                <w:tab w:val="clear" w:pos="9639"/>
                <w:tab w:val="left" w:pos="720"/>
                <w:tab w:val="right" w:leader="dot" w:pos="9629"/>
              </w:tabs>
              <w:rPr>
                <w:del w:id="96" w:author="HP" w:date="2022-08-03T15:07:00Z"/>
                <w:rFonts w:asciiTheme="minorHAnsi" w:eastAsiaTheme="minorEastAsia" w:hAnsiTheme="minorHAnsi" w:cstheme="minorBidi"/>
                <w:smallCaps/>
                <w:szCs w:val="22"/>
              </w:rPr>
            </w:pPr>
            <w:del w:id="97" w:author="HP" w:date="2022-08-03T15:07:00Z">
              <w:r w:rsidRPr="00145EBC" w:rsidDel="00145EBC">
                <w:rPr>
                  <w:lang w:bidi="ar-DZ"/>
                </w:rPr>
                <w:delText>3.2</w:delText>
              </w:r>
              <w:r w:rsidRPr="00145EBC" w:rsidDel="00145EBC">
                <w:rPr>
                  <w:rFonts w:asciiTheme="minorHAnsi" w:eastAsiaTheme="minorEastAsia" w:hAnsiTheme="minorHAnsi" w:cstheme="minorBidi"/>
                  <w:smallCaps/>
                  <w:sz w:val="22"/>
                  <w:szCs w:val="22"/>
                </w:rPr>
                <w:tab/>
              </w:r>
              <w:r w:rsidRPr="00145EBC" w:rsidDel="00145EBC">
                <w:rPr>
                  <w:lang w:bidi="ar-DZ"/>
                </w:rPr>
                <w:delText>Terms defined here</w:delText>
              </w:r>
              <w:r w:rsidRPr="00145EBC" w:rsidDel="00145EBC">
                <w:rPr>
                  <w:webHidden/>
                </w:rPr>
                <w:tab/>
                <w:delText>1</w:delText>
              </w:r>
            </w:del>
          </w:p>
          <w:p w:rsidR="0028268F" w:rsidDel="00145EBC" w:rsidRDefault="0028268F">
            <w:pPr>
              <w:pStyle w:val="TOC1"/>
              <w:tabs>
                <w:tab w:val="clear" w:pos="9639"/>
                <w:tab w:val="left" w:pos="480"/>
                <w:tab w:val="right" w:leader="dot" w:pos="9629"/>
              </w:tabs>
              <w:rPr>
                <w:del w:id="98" w:author="HP" w:date="2022-08-03T15:07:00Z"/>
                <w:rFonts w:asciiTheme="minorHAnsi" w:eastAsiaTheme="minorEastAsia" w:hAnsiTheme="minorHAnsi" w:cstheme="minorBidi"/>
                <w:szCs w:val="22"/>
              </w:rPr>
            </w:pPr>
            <w:del w:id="99" w:author="HP" w:date="2022-08-03T15:07:00Z">
              <w:r w:rsidRPr="00145EBC" w:rsidDel="00145EBC">
                <w:rPr>
                  <w:lang w:bidi="ar-DZ"/>
                </w:rPr>
                <w:delText>4</w:delText>
              </w:r>
              <w:r w:rsidRPr="00145EBC" w:rsidDel="00145EBC">
                <w:rPr>
                  <w:rFonts w:asciiTheme="minorHAnsi" w:eastAsiaTheme="minorEastAsia" w:hAnsiTheme="minorHAnsi" w:cstheme="minorBidi"/>
                  <w:b/>
                  <w:bCs/>
                  <w:caps/>
                  <w:sz w:val="22"/>
                  <w:szCs w:val="22"/>
                </w:rPr>
                <w:tab/>
              </w:r>
              <w:r w:rsidRPr="00145EBC" w:rsidDel="00145EBC">
                <w:rPr>
                  <w:lang w:bidi="ar-DZ"/>
                </w:rPr>
                <w:delText>Abbreviations</w:delText>
              </w:r>
              <w:r w:rsidRPr="00145EBC" w:rsidDel="00145EBC">
                <w:rPr>
                  <w:webHidden/>
                </w:rPr>
                <w:tab/>
                <w:delText>1</w:delText>
              </w:r>
            </w:del>
          </w:p>
          <w:p w:rsidR="0028268F" w:rsidDel="00145EBC" w:rsidRDefault="0028268F">
            <w:pPr>
              <w:pStyle w:val="TOC1"/>
              <w:tabs>
                <w:tab w:val="clear" w:pos="9639"/>
                <w:tab w:val="left" w:pos="480"/>
                <w:tab w:val="right" w:leader="dot" w:pos="9629"/>
              </w:tabs>
              <w:rPr>
                <w:del w:id="100" w:author="HP" w:date="2022-08-03T15:07:00Z"/>
                <w:rFonts w:asciiTheme="minorHAnsi" w:eastAsiaTheme="minorEastAsia" w:hAnsiTheme="minorHAnsi" w:cstheme="minorBidi"/>
                <w:b/>
                <w:bCs/>
                <w:caps/>
                <w:szCs w:val="22"/>
              </w:rPr>
            </w:pPr>
            <w:del w:id="101" w:author="HP" w:date="2022-08-03T15:07:00Z">
              <w:r w:rsidRPr="00145EBC" w:rsidDel="00145EBC">
                <w:rPr>
                  <w:lang w:bidi="ar-DZ"/>
                </w:rPr>
                <w:delText>5</w:delText>
              </w:r>
              <w:r w:rsidRPr="00145EBC" w:rsidDel="00145EBC">
                <w:rPr>
                  <w:rFonts w:asciiTheme="minorHAnsi" w:eastAsiaTheme="minorEastAsia" w:hAnsiTheme="minorHAnsi" w:cstheme="minorBidi"/>
                  <w:b/>
                  <w:bCs/>
                  <w:caps/>
                  <w:sz w:val="22"/>
                  <w:szCs w:val="22"/>
                </w:rPr>
                <w:tab/>
              </w:r>
              <w:r w:rsidRPr="00145EBC" w:rsidDel="00145EBC">
                <w:rPr>
                  <w:lang w:bidi="ar-DZ"/>
                </w:rPr>
                <w:delText>Specific contents: could be introduction or something more substantive</w:delText>
              </w:r>
              <w:r w:rsidRPr="00145EBC" w:rsidDel="00145EBC">
                <w:rPr>
                  <w:webHidden/>
                </w:rPr>
                <w:tab/>
                <w:delText>1</w:delText>
              </w:r>
            </w:del>
          </w:p>
          <w:p w:rsidR="0028268F" w:rsidDel="00145EBC" w:rsidRDefault="0028268F">
            <w:pPr>
              <w:pStyle w:val="TOC1"/>
              <w:tabs>
                <w:tab w:val="clear" w:pos="9639"/>
                <w:tab w:val="right" w:leader="dot" w:pos="9629"/>
              </w:tabs>
              <w:rPr>
                <w:del w:id="102" w:author="HP" w:date="2022-08-03T15:07:00Z"/>
                <w:rFonts w:asciiTheme="minorHAnsi" w:eastAsiaTheme="minorEastAsia" w:hAnsiTheme="minorHAnsi" w:cstheme="minorBidi"/>
                <w:b/>
                <w:bCs/>
                <w:caps/>
                <w:szCs w:val="22"/>
              </w:rPr>
            </w:pPr>
            <w:del w:id="103" w:author="HP" w:date="2022-08-03T15:07:00Z">
              <w:r w:rsidRPr="00145EBC" w:rsidDel="00145EBC">
                <w:rPr>
                  <w:lang w:bidi="ar-DZ"/>
                </w:rPr>
                <w:delText>Annex A Example of annex</w:delText>
              </w:r>
              <w:r w:rsidRPr="00145EBC" w:rsidDel="00145EBC">
                <w:rPr>
                  <w:webHidden/>
                </w:rPr>
                <w:tab/>
                <w:delText>2</w:delText>
              </w:r>
            </w:del>
          </w:p>
          <w:p w:rsidR="0028268F" w:rsidDel="00145EBC" w:rsidRDefault="0028268F">
            <w:pPr>
              <w:pStyle w:val="TOC1"/>
              <w:tabs>
                <w:tab w:val="clear" w:pos="9639"/>
                <w:tab w:val="right" w:leader="dot" w:pos="9629"/>
              </w:tabs>
              <w:rPr>
                <w:del w:id="104" w:author="HP" w:date="2022-08-03T15:07:00Z"/>
                <w:rFonts w:asciiTheme="minorHAnsi" w:eastAsiaTheme="minorEastAsia" w:hAnsiTheme="minorHAnsi" w:cstheme="minorBidi"/>
                <w:b/>
                <w:bCs/>
                <w:caps/>
                <w:szCs w:val="22"/>
              </w:rPr>
            </w:pPr>
            <w:del w:id="105" w:author="HP" w:date="2022-08-03T15:07:00Z">
              <w:r w:rsidRPr="00145EBC" w:rsidDel="00145EBC">
                <w:rPr>
                  <w:lang w:bidi="ar-DZ"/>
                </w:rPr>
                <w:delText>Appendix I Example of appendix</w:delText>
              </w:r>
              <w:r w:rsidRPr="00145EBC" w:rsidDel="00145EBC">
                <w:rPr>
                  <w:webHidden/>
                </w:rPr>
                <w:tab/>
                <w:delText>2</w:delText>
              </w:r>
            </w:del>
          </w:p>
          <w:p w:rsidR="0028268F" w:rsidRDefault="00965E18">
            <w:pPr>
              <w:pStyle w:val="TableofFigures"/>
              <w:rPr>
                <w:rFonts w:eastAsia="Times New Roman"/>
                <w:sz w:val="20"/>
                <w:lang w:val="en-US"/>
              </w:rPr>
            </w:pPr>
            <w:r>
              <w:rPr>
                <w:rFonts w:eastAsia="Batang"/>
                <w:lang w:val="en-US" w:eastAsia="en-US"/>
              </w:rPr>
              <w:fldChar w:fldCharType="end"/>
            </w:r>
          </w:p>
        </w:tc>
      </w:tr>
    </w:tbl>
    <w:p w:rsidR="0028268F" w:rsidRDefault="0028268F" w:rsidP="0028268F">
      <w:pPr>
        <w:rPr>
          <w:rFonts w:eastAsia="MS Mincho"/>
          <w:szCs w:val="20"/>
          <w:lang w:val="en-US" w:eastAsia="zh-CN"/>
        </w:rPr>
      </w:pPr>
    </w:p>
    <w:p w:rsidR="0028268F" w:rsidRDefault="0028268F" w:rsidP="0028268F">
      <w:pPr>
        <w:keepNext/>
        <w:jc w:val="center"/>
        <w:rPr>
          <w:b/>
          <w:bCs/>
        </w:rPr>
      </w:pPr>
      <w:r>
        <w:rPr>
          <w:b/>
          <w:bCs/>
        </w:rPr>
        <w:t>List of Tables</w:t>
      </w:r>
    </w:p>
    <w:tbl>
      <w:tblPr>
        <w:tblW w:w="9885" w:type="dxa"/>
        <w:tblLayout w:type="fixed"/>
        <w:tblLook w:val="04A0"/>
      </w:tblPr>
      <w:tblGrid>
        <w:gridCol w:w="9885"/>
      </w:tblGrid>
      <w:tr w:rsidR="0028268F" w:rsidTr="0028268F">
        <w:trPr>
          <w:tblHeader/>
        </w:trPr>
        <w:tc>
          <w:tcPr>
            <w:tcW w:w="9889" w:type="dxa"/>
            <w:hideMark/>
          </w:tcPr>
          <w:p w:rsidR="0028268F" w:rsidRDefault="0028268F">
            <w:pPr>
              <w:pStyle w:val="toc0"/>
              <w:keepNext/>
              <w:rPr>
                <w:lang w:val="en-US"/>
              </w:rPr>
            </w:pPr>
            <w:r>
              <w:rPr>
                <w:lang w:val="en-US"/>
              </w:rPr>
              <w:tab/>
              <w:t>Page</w:t>
            </w:r>
          </w:p>
        </w:tc>
      </w:tr>
      <w:tr w:rsidR="0028268F" w:rsidTr="0028268F">
        <w:tc>
          <w:tcPr>
            <w:tcW w:w="9889" w:type="dxa"/>
          </w:tcPr>
          <w:p w:rsidR="0028268F" w:rsidRDefault="00965E18">
            <w:pPr>
              <w:pStyle w:val="TableofFigures"/>
              <w:rPr>
                <w:rFonts w:asciiTheme="minorHAnsi" w:eastAsiaTheme="minorEastAsia" w:hAnsiTheme="minorHAnsi" w:cstheme="minorBidi"/>
                <w:noProof/>
                <w:lang w:val="en-US" w:eastAsia="zh-CN"/>
              </w:rPr>
            </w:pPr>
            <w:r>
              <w:rPr>
                <w:rFonts w:eastAsia="Times New Roman"/>
                <w:lang w:val="en-US"/>
              </w:rPr>
              <w:fldChar w:fldCharType="begin"/>
            </w:r>
            <w:r w:rsidR="0028268F">
              <w:rPr>
                <w:rFonts w:eastAsia="Times New Roman"/>
                <w:lang w:val="en-US"/>
              </w:rPr>
              <w:instrText xml:space="preserve"> TOC \h \z \t "Table_No &amp; title" \c </w:instrText>
            </w:r>
            <w:r>
              <w:rPr>
                <w:rFonts w:eastAsia="Times New Roman"/>
                <w:lang w:val="en-US"/>
              </w:rPr>
              <w:fldChar w:fldCharType="separate"/>
            </w:r>
            <w:r>
              <w:fldChar w:fldCharType="begin"/>
            </w:r>
            <w:r w:rsidR="00434A89">
              <w:instrText>HYPERLINK "file:///C:\\Users\\Phil\\Downloads\\Doc-Technical_Report.docx" \l "_Toc95076736"</w:instrText>
            </w:r>
            <w:r>
              <w:fldChar w:fldCharType="separate"/>
            </w:r>
            <w:r w:rsidR="0028268F">
              <w:rPr>
                <w:rStyle w:val="Hyperlink"/>
                <w:noProof/>
                <w:lang w:val="en-US" w:bidi="ar-DZ"/>
              </w:rPr>
              <w:t>Table 1: Example of a table</w:t>
            </w:r>
            <w:r w:rsidR="0028268F">
              <w:rPr>
                <w:rStyle w:val="Hyperlink"/>
                <w:noProof/>
                <w:webHidden/>
                <w:color w:val="auto"/>
                <w:lang w:val="en-US"/>
              </w:rPr>
              <w:tab/>
            </w:r>
            <w:r>
              <w:rPr>
                <w:rStyle w:val="Hyperlink"/>
                <w:noProof/>
                <w:webHidden/>
                <w:color w:val="auto"/>
                <w:lang w:val="en-US"/>
              </w:rPr>
              <w:fldChar w:fldCharType="begin"/>
            </w:r>
            <w:r w:rsidR="0028268F">
              <w:rPr>
                <w:rStyle w:val="Hyperlink"/>
                <w:noProof/>
                <w:webHidden/>
                <w:color w:val="auto"/>
                <w:lang w:val="en-US"/>
              </w:rPr>
              <w:instrText xml:space="preserve"> PAGEREF _Toc95076736 \h </w:instrText>
            </w:r>
            <w:r>
              <w:rPr>
                <w:rStyle w:val="Hyperlink"/>
                <w:noProof/>
                <w:webHidden/>
                <w:color w:val="auto"/>
                <w:lang w:val="en-US"/>
              </w:rPr>
            </w:r>
            <w:r>
              <w:rPr>
                <w:rStyle w:val="Hyperlink"/>
                <w:noProof/>
                <w:webHidden/>
                <w:color w:val="auto"/>
                <w:lang w:val="en-US"/>
              </w:rPr>
              <w:fldChar w:fldCharType="separate"/>
            </w:r>
            <w:ins w:id="106" w:author="HP" w:date="2022-09-28T10:23:00Z">
              <w:r w:rsidR="00374524">
                <w:rPr>
                  <w:rStyle w:val="Hyperlink"/>
                  <w:b/>
                  <w:bCs/>
                  <w:noProof/>
                  <w:webHidden/>
                  <w:color w:val="auto"/>
                  <w:lang w:val="en-US"/>
                </w:rPr>
                <w:t>Error! Bookmark not defined.</w:t>
              </w:r>
            </w:ins>
            <w:del w:id="107" w:author="HP" w:date="2022-09-28T10:23:00Z">
              <w:r w:rsidR="0028268F" w:rsidDel="00374524">
                <w:rPr>
                  <w:rStyle w:val="Hyperlink"/>
                  <w:noProof/>
                  <w:webHidden/>
                  <w:color w:val="auto"/>
                  <w:lang w:val="en-US"/>
                </w:rPr>
                <w:delText>2</w:delText>
              </w:r>
            </w:del>
            <w:r>
              <w:rPr>
                <w:rStyle w:val="Hyperlink"/>
                <w:noProof/>
                <w:webHidden/>
                <w:color w:val="auto"/>
                <w:lang w:val="en-US"/>
              </w:rPr>
              <w:fldChar w:fldCharType="end"/>
            </w:r>
            <w:r>
              <w:fldChar w:fldCharType="end"/>
            </w:r>
          </w:p>
          <w:p w:rsidR="0028268F" w:rsidRDefault="00965E18">
            <w:pPr>
              <w:pStyle w:val="TableofFigures"/>
              <w:rPr>
                <w:rFonts w:eastAsia="Times New Roman"/>
                <w:smallCaps/>
                <w:sz w:val="20"/>
                <w:lang w:val="en-US" w:eastAsia="en-US"/>
              </w:rPr>
            </w:pPr>
            <w:r>
              <w:rPr>
                <w:rFonts w:eastAsia="Times New Roman"/>
                <w:lang w:val="en-US"/>
              </w:rPr>
              <w:fldChar w:fldCharType="end"/>
            </w:r>
          </w:p>
        </w:tc>
      </w:tr>
    </w:tbl>
    <w:p w:rsidR="0028268F" w:rsidRDefault="0028268F" w:rsidP="0028268F">
      <w:pPr>
        <w:rPr>
          <w:rFonts w:eastAsia="MS Mincho"/>
          <w:szCs w:val="20"/>
          <w:lang w:val="en-US" w:eastAsia="zh-CN"/>
        </w:rPr>
      </w:pPr>
    </w:p>
    <w:p w:rsidR="0028268F" w:rsidRDefault="0028268F" w:rsidP="0028268F">
      <w:pPr>
        <w:keepNext/>
        <w:jc w:val="center"/>
        <w:rPr>
          <w:b/>
          <w:bCs/>
        </w:rPr>
      </w:pPr>
      <w:r>
        <w:rPr>
          <w:b/>
          <w:bCs/>
        </w:rPr>
        <w:t>List of Figures</w:t>
      </w:r>
    </w:p>
    <w:tbl>
      <w:tblPr>
        <w:tblW w:w="9885" w:type="dxa"/>
        <w:tblLayout w:type="fixed"/>
        <w:tblLook w:val="04A0"/>
      </w:tblPr>
      <w:tblGrid>
        <w:gridCol w:w="9885"/>
      </w:tblGrid>
      <w:tr w:rsidR="0028268F" w:rsidTr="0028268F">
        <w:trPr>
          <w:tblHeader/>
        </w:trPr>
        <w:tc>
          <w:tcPr>
            <w:tcW w:w="9889" w:type="dxa"/>
            <w:hideMark/>
          </w:tcPr>
          <w:p w:rsidR="0028268F" w:rsidRDefault="0028268F">
            <w:pPr>
              <w:pStyle w:val="toc0"/>
              <w:keepNext/>
              <w:rPr>
                <w:lang w:val="en-US"/>
              </w:rPr>
            </w:pPr>
            <w:r>
              <w:rPr>
                <w:lang w:val="en-US"/>
              </w:rPr>
              <w:tab/>
              <w:t>Page</w:t>
            </w:r>
          </w:p>
        </w:tc>
      </w:tr>
      <w:tr w:rsidR="0028268F" w:rsidTr="0028268F">
        <w:tc>
          <w:tcPr>
            <w:tcW w:w="9889" w:type="dxa"/>
          </w:tcPr>
          <w:p w:rsidR="0028268F" w:rsidRDefault="00965E18">
            <w:pPr>
              <w:pStyle w:val="TableofFigures"/>
              <w:rPr>
                <w:rFonts w:asciiTheme="minorHAnsi" w:eastAsiaTheme="minorEastAsia" w:hAnsiTheme="minorHAnsi" w:cstheme="minorBidi"/>
                <w:noProof/>
                <w:lang w:val="en-US" w:eastAsia="zh-CN"/>
              </w:rPr>
            </w:pPr>
            <w:r>
              <w:rPr>
                <w:rFonts w:eastAsia="Times New Roman"/>
                <w:lang w:val="en-US"/>
              </w:rPr>
              <w:fldChar w:fldCharType="begin"/>
            </w:r>
            <w:r w:rsidR="0028268F">
              <w:rPr>
                <w:rFonts w:eastAsia="Times New Roman"/>
                <w:lang w:val="en-US"/>
              </w:rPr>
              <w:instrText xml:space="preserve"> TOC \h \z \t "Figure_No &amp; title" \c </w:instrText>
            </w:r>
            <w:r>
              <w:rPr>
                <w:rFonts w:eastAsia="Times New Roman"/>
                <w:lang w:val="en-US"/>
              </w:rPr>
              <w:fldChar w:fldCharType="separate"/>
            </w:r>
            <w:r>
              <w:fldChar w:fldCharType="begin"/>
            </w:r>
            <w:r w:rsidR="00434A89">
              <w:instrText>HYPERLINK "file:///C:\\Users\\Phil\\Downloads\\Doc-Technical_Report.docx" \l "_Toc95076737"</w:instrText>
            </w:r>
            <w:r>
              <w:fldChar w:fldCharType="separate"/>
            </w:r>
            <w:r w:rsidR="0028268F">
              <w:rPr>
                <w:rStyle w:val="Hyperlink"/>
                <w:noProof/>
                <w:lang w:val="en-US" w:bidi="ar-DZ"/>
              </w:rPr>
              <w:t>Figure 1: Example of a figure</w:t>
            </w:r>
            <w:r w:rsidR="0028268F">
              <w:rPr>
                <w:rStyle w:val="Hyperlink"/>
                <w:noProof/>
                <w:webHidden/>
                <w:color w:val="auto"/>
                <w:lang w:val="en-US"/>
              </w:rPr>
              <w:tab/>
            </w:r>
            <w:r>
              <w:rPr>
                <w:rStyle w:val="Hyperlink"/>
                <w:noProof/>
                <w:webHidden/>
                <w:color w:val="auto"/>
                <w:lang w:val="en-US"/>
              </w:rPr>
              <w:fldChar w:fldCharType="begin"/>
            </w:r>
            <w:r w:rsidR="0028268F">
              <w:rPr>
                <w:rStyle w:val="Hyperlink"/>
                <w:noProof/>
                <w:webHidden/>
                <w:color w:val="auto"/>
                <w:lang w:val="en-US"/>
              </w:rPr>
              <w:instrText xml:space="preserve"> PAGEREF _Toc95076737 \h </w:instrText>
            </w:r>
            <w:r>
              <w:rPr>
                <w:rStyle w:val="Hyperlink"/>
                <w:noProof/>
                <w:webHidden/>
                <w:color w:val="auto"/>
                <w:lang w:val="en-US"/>
              </w:rPr>
            </w:r>
            <w:r>
              <w:rPr>
                <w:rStyle w:val="Hyperlink"/>
                <w:noProof/>
                <w:webHidden/>
                <w:color w:val="auto"/>
                <w:lang w:val="en-US"/>
              </w:rPr>
              <w:fldChar w:fldCharType="separate"/>
            </w:r>
            <w:ins w:id="108" w:author="HP" w:date="2022-09-28T10:23:00Z">
              <w:r w:rsidR="00374524">
                <w:rPr>
                  <w:rStyle w:val="Hyperlink"/>
                  <w:b/>
                  <w:bCs/>
                  <w:noProof/>
                  <w:webHidden/>
                  <w:color w:val="auto"/>
                  <w:lang w:val="en-US"/>
                </w:rPr>
                <w:t>Error! Bookmark not defined.</w:t>
              </w:r>
            </w:ins>
            <w:del w:id="109" w:author="HP" w:date="2022-09-28T10:23:00Z">
              <w:r w:rsidR="0028268F" w:rsidDel="00374524">
                <w:rPr>
                  <w:rStyle w:val="Hyperlink"/>
                  <w:noProof/>
                  <w:webHidden/>
                  <w:color w:val="auto"/>
                  <w:lang w:val="en-US"/>
                </w:rPr>
                <w:delText>2</w:delText>
              </w:r>
            </w:del>
            <w:r>
              <w:rPr>
                <w:rStyle w:val="Hyperlink"/>
                <w:noProof/>
                <w:webHidden/>
                <w:color w:val="auto"/>
                <w:lang w:val="en-US"/>
              </w:rPr>
              <w:fldChar w:fldCharType="end"/>
            </w:r>
            <w:r>
              <w:fldChar w:fldCharType="end"/>
            </w:r>
          </w:p>
          <w:p w:rsidR="0028268F" w:rsidRDefault="00965E18">
            <w:pPr>
              <w:pStyle w:val="TableofFigures"/>
              <w:rPr>
                <w:rFonts w:eastAsia="Times New Roman"/>
                <w:smallCaps/>
                <w:sz w:val="20"/>
                <w:lang w:val="en-US" w:eastAsia="en-US"/>
              </w:rPr>
            </w:pPr>
            <w:r>
              <w:rPr>
                <w:rFonts w:eastAsia="Times New Roman"/>
                <w:lang w:val="en-US"/>
              </w:rPr>
              <w:fldChar w:fldCharType="end"/>
            </w:r>
          </w:p>
        </w:tc>
      </w:tr>
    </w:tbl>
    <w:p w:rsidR="0028268F" w:rsidRDefault="0028268F" w:rsidP="0028268F">
      <w:pPr>
        <w:rPr>
          <w:rFonts w:eastAsia="MS Mincho"/>
          <w:szCs w:val="20"/>
          <w:lang w:val="en-US" w:eastAsia="zh-CN"/>
        </w:rPr>
      </w:pPr>
    </w:p>
    <w:p w:rsidR="0028268F" w:rsidRDefault="0028268F" w:rsidP="0028268F"/>
    <w:p w:rsidR="0028268F" w:rsidRDefault="0028268F" w:rsidP="0028268F">
      <w:pPr>
        <w:spacing w:before="0"/>
        <w:sectPr w:rsidR="0028268F" w:rsidSect="00BA06AF">
          <w:pgSz w:w="11907" w:h="16840"/>
          <w:pgMar w:top="851" w:right="1134" w:bottom="851" w:left="1134" w:header="567" w:footer="567" w:gutter="0"/>
          <w:cols w:space="720"/>
        </w:sectPr>
      </w:pPr>
    </w:p>
    <w:p w:rsidR="0028268F" w:rsidRDefault="00202A4D" w:rsidP="0028268F">
      <w:pPr>
        <w:pStyle w:val="RecNo"/>
      </w:pPr>
      <w:ins w:id="110" w:author="HP" w:date="2022-07-14T15:45:00Z">
        <w:r>
          <w:lastRenderedPageBreak/>
          <w:t xml:space="preserve">Draft </w:t>
        </w:r>
      </w:ins>
      <w:r w:rsidR="0028268F">
        <w:t xml:space="preserve">Technical Report ITU-T </w:t>
      </w:r>
      <w:r w:rsidR="00965E18">
        <w:fldChar w:fldCharType="begin"/>
      </w:r>
      <w:r w:rsidR="0028268F">
        <w:instrText xml:space="preserve"> styleref TRnumber </w:instrText>
      </w:r>
      <w:r w:rsidR="00965E18">
        <w:fldChar w:fldCharType="separate"/>
      </w:r>
      <w:r w:rsidR="00374524">
        <w:rPr>
          <w:noProof/>
        </w:rPr>
        <w:t>ESTR-B.CS</w:t>
      </w:r>
      <w:r w:rsidR="00965E18">
        <w:fldChar w:fldCharType="end"/>
      </w:r>
    </w:p>
    <w:p w:rsidR="0028268F" w:rsidRDefault="0028268F" w:rsidP="0028268F">
      <w:pPr>
        <w:pStyle w:val="Rectitle"/>
        <w:rPr>
          <w:highlight w:val="yellow"/>
        </w:rPr>
      </w:pPr>
      <w:r>
        <w:t xml:space="preserve">ITU-T Technical Report </w:t>
      </w:r>
      <w:r w:rsidR="00965E18">
        <w:fldChar w:fldCharType="begin"/>
      </w:r>
      <w:r>
        <w:instrText xml:space="preserve"> styleref TRtitle </w:instrText>
      </w:r>
      <w:r w:rsidR="00965E18">
        <w:fldChar w:fldCharType="separate"/>
      </w:r>
      <w:r w:rsidR="00374524">
        <w:rPr>
          <w:b w:val="0"/>
          <w:bCs/>
          <w:noProof/>
          <w:lang w:val="en-US"/>
        </w:rPr>
        <w:t>Error! No text of specified style in document.</w:t>
      </w:r>
      <w:r w:rsidR="00965E18">
        <w:fldChar w:fldCharType="end"/>
      </w:r>
    </w:p>
    <w:p w:rsidR="0028268F" w:rsidRDefault="0028268F" w:rsidP="0028268F">
      <w:pPr>
        <w:rPr>
          <w:lang w:eastAsia="en-US" w:bidi="ar-DZ"/>
        </w:rPr>
      </w:pPr>
    </w:p>
    <w:p w:rsidR="0028268F" w:rsidRDefault="0028268F" w:rsidP="0028268F">
      <w:pPr>
        <w:pStyle w:val="Headingb"/>
      </w:pPr>
      <w:r>
        <w:t>Summary</w:t>
      </w:r>
    </w:p>
    <w:p w:rsidR="00202A4D" w:rsidRDefault="00E02F67" w:rsidP="00056F12">
      <w:pPr>
        <w:spacing w:line="276" w:lineRule="auto"/>
        <w:ind w:left="360"/>
        <w:jc w:val="both"/>
        <w:rPr>
          <w:ins w:id="111" w:author="HP" w:date="2022-07-14T15:47:00Z"/>
        </w:rPr>
      </w:pPr>
      <w:bookmarkStart w:id="112" w:name="_Toc110785330"/>
      <w:ins w:id="113" w:author="HP" w:date="2022-07-18T10:08:00Z">
        <w:r>
          <w:t xml:space="preserve">This technical report </w:t>
        </w:r>
        <w:r>
          <w:rPr>
            <w:rFonts w:eastAsia="SimSun"/>
          </w:rPr>
          <w:t>provides</w:t>
        </w:r>
      </w:ins>
      <w:ins w:id="114" w:author="HP" w:date="2022-07-14T15:47:00Z">
        <w:r w:rsidR="00202A4D">
          <w:rPr>
            <w:rFonts w:eastAsia="SimSun"/>
          </w:rPr>
          <w:t xml:space="preserve"> guidance to Mobile Network </w:t>
        </w:r>
      </w:ins>
      <w:ins w:id="115" w:author="HP" w:date="2022-07-18T10:08:00Z">
        <w:r>
          <w:rPr>
            <w:rFonts w:eastAsia="SimSun"/>
          </w:rPr>
          <w:t>Operators (</w:t>
        </w:r>
      </w:ins>
      <w:ins w:id="116" w:author="HP" w:date="2022-07-14T15:47:00Z">
        <w:r w:rsidR="00202A4D">
          <w:rPr>
            <w:rFonts w:eastAsia="SimSun"/>
          </w:rPr>
          <w:t xml:space="preserve">MNO) and National Regulators to evolve operational and regulatory framework to implement carrier switching </w:t>
        </w:r>
      </w:ins>
      <w:ins w:id="117" w:author="HP" w:date="2022-07-18T09:48:00Z">
        <w:r w:rsidR="000B3AC5">
          <w:rPr>
            <w:rFonts w:eastAsia="SimSun"/>
          </w:rPr>
          <w:t>in enterprise</w:t>
        </w:r>
      </w:ins>
      <w:ins w:id="118" w:author="HP" w:date="2022-07-18T10:07:00Z">
        <w:r>
          <w:rPr>
            <w:rFonts w:eastAsia="SimSun"/>
          </w:rPr>
          <w:t xml:space="preserve"> consumer scenario</w:t>
        </w:r>
      </w:ins>
      <w:ins w:id="119" w:author="HP" w:date="2022-07-18T10:09:00Z">
        <w:r>
          <w:rPr>
            <w:rFonts w:eastAsia="SimSun"/>
          </w:rPr>
          <w:t xml:space="preserve"> for M2M/IoT deployment</w:t>
        </w:r>
      </w:ins>
      <w:ins w:id="120" w:author="HP" w:date="2022-07-18T10:08:00Z">
        <w:r>
          <w:rPr>
            <w:rFonts w:eastAsia="SimSun"/>
          </w:rPr>
          <w:t>. It</w:t>
        </w:r>
      </w:ins>
      <w:ins w:id="121" w:author="HP" w:date="2022-07-14T15:47:00Z">
        <w:r w:rsidR="00202A4D">
          <w:rPr>
            <w:rFonts w:eastAsia="SimSun"/>
          </w:rPr>
          <w:t xml:space="preserve"> may </w:t>
        </w:r>
      </w:ins>
      <w:ins w:id="122" w:author="HP" w:date="2022-07-18T10:08:00Z">
        <w:r>
          <w:rPr>
            <w:rFonts w:eastAsia="SimSun"/>
          </w:rPr>
          <w:t xml:space="preserve">also </w:t>
        </w:r>
      </w:ins>
      <w:ins w:id="123" w:author="HP" w:date="2022-07-14T15:47:00Z">
        <w:r w:rsidR="00202A4D">
          <w:rPr>
            <w:rFonts w:eastAsia="SimSun"/>
          </w:rPr>
          <w:t>require further consideration</w:t>
        </w:r>
      </w:ins>
      <w:ins w:id="124" w:author="HP" w:date="2022-07-18T10:08:00Z">
        <w:r>
          <w:rPr>
            <w:rFonts w:eastAsia="SimSun"/>
          </w:rPr>
          <w:t xml:space="preserve"> by </w:t>
        </w:r>
      </w:ins>
      <w:ins w:id="125" w:author="HP" w:date="2022-07-18T10:10:00Z">
        <w:r>
          <w:rPr>
            <w:rFonts w:eastAsia="SimSun"/>
          </w:rPr>
          <w:t>Member States</w:t>
        </w:r>
      </w:ins>
      <w:ins w:id="126" w:author="HP" w:date="2022-07-14T15:47:00Z">
        <w:r w:rsidR="00202A4D">
          <w:rPr>
            <w:rFonts w:eastAsia="SimSun"/>
          </w:rPr>
          <w:t xml:space="preserve"> as national NNAI identifiers are deployed in support of M2M/IoT</w:t>
        </w:r>
      </w:ins>
      <w:ins w:id="127" w:author="HP" w:date="2022-07-14T15:50:00Z">
        <w:r w:rsidR="00D0682C">
          <w:rPr>
            <w:rFonts w:eastAsia="SimSun"/>
          </w:rPr>
          <w:t xml:space="preserve"> in enterprise user ecosystem</w:t>
        </w:r>
      </w:ins>
      <w:ins w:id="128" w:author="HP" w:date="2022-07-18T10:10:00Z">
        <w:r>
          <w:rPr>
            <w:rFonts w:eastAsia="SimSun"/>
          </w:rPr>
          <w:t xml:space="preserve"> for global mobility</w:t>
        </w:r>
      </w:ins>
      <w:ins w:id="129" w:author="HP" w:date="2022-07-14T15:48:00Z">
        <w:r w:rsidR="00202A4D">
          <w:rPr>
            <w:rFonts w:eastAsia="SimSun"/>
          </w:rPr>
          <w:t>.</w:t>
        </w:r>
      </w:ins>
    </w:p>
    <w:p w:rsidR="0028268F" w:rsidDel="00202A4D" w:rsidRDefault="0028268F" w:rsidP="00F13B84">
      <w:pPr>
        <w:numPr>
          <w:ilvl w:val="0"/>
          <w:numId w:val="18"/>
        </w:numPr>
        <w:rPr>
          <w:del w:id="130" w:author="HP" w:date="2022-07-14T15:47:00Z"/>
        </w:rPr>
      </w:pPr>
      <w:del w:id="131" w:author="HP" w:date="2022-07-14T15:47:00Z">
        <w:r w:rsidDel="00202A4D">
          <w:rPr>
            <w:highlight w:val="yellow"/>
          </w:rPr>
          <w:delText>[ADD TEXT].</w:delText>
        </w:r>
        <w:bookmarkStart w:id="132" w:name="_Toc110431664"/>
        <w:bookmarkEnd w:id="132"/>
      </w:del>
    </w:p>
    <w:p w:rsidR="0028268F" w:rsidRDefault="0028268F" w:rsidP="00F13B84">
      <w:pPr>
        <w:pStyle w:val="Heading1"/>
        <w:numPr>
          <w:ilvl w:val="0"/>
          <w:numId w:val="18"/>
        </w:numPr>
        <w:rPr>
          <w:rFonts w:eastAsia="MS Mincho"/>
          <w:lang w:bidi="ar-DZ"/>
        </w:rPr>
      </w:pPr>
      <w:bookmarkStart w:id="133" w:name="_Toc401158818"/>
      <w:bookmarkStart w:id="134" w:name="_Toc110431665"/>
      <w:bookmarkEnd w:id="112"/>
      <w:r>
        <w:rPr>
          <w:rFonts w:eastAsia="MS Mincho"/>
          <w:lang w:bidi="ar-DZ"/>
        </w:rPr>
        <w:t>Scope</w:t>
      </w:r>
      <w:bookmarkEnd w:id="133"/>
      <w:bookmarkEnd w:id="134"/>
    </w:p>
    <w:p w:rsidR="00F13B84" w:rsidRPr="00F13B84" w:rsidRDefault="00F13B84" w:rsidP="00056F12">
      <w:pPr>
        <w:pStyle w:val="Heading1"/>
        <w:tabs>
          <w:tab w:val="clear" w:pos="794"/>
          <w:tab w:val="left" w:pos="180"/>
        </w:tabs>
        <w:ind w:left="360"/>
        <w:jc w:val="both"/>
        <w:rPr>
          <w:ins w:id="135" w:author="HP" w:date="2022-07-15T13:17:00Z"/>
          <w:b w:val="0"/>
          <w:bCs/>
        </w:rPr>
      </w:pPr>
      <w:ins w:id="136" w:author="HP" w:date="2022-07-15T13:18:00Z">
        <w:r>
          <w:t xml:space="preserve">            </w:t>
        </w:r>
      </w:ins>
      <w:bookmarkStart w:id="137" w:name="_Toc110431666"/>
      <w:ins w:id="138" w:author="HP" w:date="2022-08-01T12:23:00Z">
        <w:r w:rsidR="00454526" w:rsidRPr="00F13B84">
          <w:rPr>
            <w:b w:val="0"/>
            <w:bCs/>
          </w:rPr>
          <w:t>This technical report analyses role</w:t>
        </w:r>
      </w:ins>
      <w:ins w:id="139" w:author="HP" w:date="2022-07-15T11:43:00Z">
        <w:r w:rsidR="007852FD" w:rsidRPr="00F13B84">
          <w:rPr>
            <w:b w:val="0"/>
            <w:bCs/>
          </w:rPr>
          <w:t xml:space="preserve"> of</w:t>
        </w:r>
      </w:ins>
      <w:ins w:id="140" w:author="HP" w:date="2022-07-14T15:49:00Z">
        <w:r w:rsidR="00D0682C" w:rsidRPr="00F13B84">
          <w:rPr>
            <w:b w:val="0"/>
            <w:bCs/>
          </w:rPr>
          <w:t xml:space="preserve"> different stakeholders</w:t>
        </w:r>
      </w:ins>
      <w:ins w:id="141" w:author="HP" w:date="2022-07-14T15:48:00Z">
        <w:r w:rsidR="00D0682C" w:rsidRPr="00F13B84">
          <w:rPr>
            <w:b w:val="0"/>
            <w:bCs/>
          </w:rPr>
          <w:t xml:space="preserve"> </w:t>
        </w:r>
        <w:r>
          <w:rPr>
            <w:rFonts w:eastAsia="SimSun"/>
            <w:b w:val="0"/>
            <w:bCs/>
          </w:rPr>
          <w:t>associated with the use of SIMs</w:t>
        </w:r>
      </w:ins>
      <w:ins w:id="142" w:author="HP" w:date="2022-07-15T13:18:00Z">
        <w:r>
          <w:rPr>
            <w:rFonts w:eastAsia="SimSun"/>
            <w:b w:val="0"/>
            <w:bCs/>
          </w:rPr>
          <w:t xml:space="preserve"> </w:t>
        </w:r>
      </w:ins>
      <w:ins w:id="143" w:author="HP" w:date="2022-07-14T15:48:00Z">
        <w:r w:rsidR="00D0682C" w:rsidRPr="00F13B84">
          <w:rPr>
            <w:rFonts w:eastAsia="SimSun"/>
            <w:b w:val="0"/>
            <w:bCs/>
          </w:rPr>
          <w:t>and e-SIMs in M2M/IoT,</w:t>
        </w:r>
        <w:r w:rsidR="00D0682C" w:rsidRPr="00F13B84">
          <w:rPr>
            <w:b w:val="0"/>
            <w:bCs/>
          </w:rPr>
          <w:t xml:space="preserve"> relationship</w:t>
        </w:r>
        <w:r w:rsidR="00D0682C" w:rsidRPr="00F13B84">
          <w:rPr>
            <w:rFonts w:eastAsia="SimSun"/>
            <w:b w:val="0"/>
            <w:bCs/>
          </w:rPr>
          <w:t xml:space="preserve"> between </w:t>
        </w:r>
      </w:ins>
      <w:ins w:id="144" w:author="HP" w:date="2022-07-14T15:49:00Z">
        <w:r w:rsidR="00D0682C" w:rsidRPr="00F13B84">
          <w:rPr>
            <w:rFonts w:eastAsia="SimSun"/>
            <w:b w:val="0"/>
            <w:bCs/>
          </w:rPr>
          <w:t xml:space="preserve">different </w:t>
        </w:r>
      </w:ins>
      <w:ins w:id="145" w:author="HP" w:date="2022-07-14T15:48:00Z">
        <w:r w:rsidR="00D0682C" w:rsidRPr="00F13B84">
          <w:rPr>
            <w:rFonts w:eastAsia="SimSun"/>
            <w:b w:val="0"/>
            <w:bCs/>
          </w:rPr>
          <w:t>stakeholders, identities required</w:t>
        </w:r>
      </w:ins>
      <w:ins w:id="146" w:author="HP" w:date="2022-07-15T11:47:00Z">
        <w:r w:rsidR="007852FD" w:rsidRPr="00F13B84">
          <w:rPr>
            <w:rFonts w:eastAsia="SimSun"/>
            <w:b w:val="0"/>
            <w:bCs/>
          </w:rPr>
          <w:t xml:space="preserve"> for implementation of carrier </w:t>
        </w:r>
      </w:ins>
      <w:ins w:id="147" w:author="HP" w:date="2022-07-15T11:48:00Z">
        <w:r w:rsidR="007852FD" w:rsidRPr="00F13B84">
          <w:rPr>
            <w:rFonts w:eastAsia="SimSun"/>
            <w:b w:val="0"/>
            <w:bCs/>
          </w:rPr>
          <w:t>switching to</w:t>
        </w:r>
      </w:ins>
      <w:ins w:id="148" w:author="HP" w:date="2022-07-14T15:48:00Z">
        <w:r w:rsidR="00D0682C" w:rsidRPr="00F13B84">
          <w:rPr>
            <w:rFonts w:eastAsia="SimSun"/>
            <w:b w:val="0"/>
            <w:bCs/>
          </w:rPr>
          <w:t xml:space="preserve"> implement </w:t>
        </w:r>
      </w:ins>
      <w:ins w:id="149" w:author="HP" w:date="2022-08-01T12:23:00Z">
        <w:r w:rsidR="00454526" w:rsidRPr="00F13B84">
          <w:rPr>
            <w:rFonts w:eastAsia="SimSun"/>
            <w:b w:val="0"/>
            <w:bCs/>
          </w:rPr>
          <w:t>it</w:t>
        </w:r>
        <w:r w:rsidR="00454526" w:rsidRPr="00F13B84" w:rsidDel="00D0682C">
          <w:rPr>
            <w:b w:val="0"/>
            <w:bCs/>
          </w:rPr>
          <w:t xml:space="preserve"> </w:t>
        </w:r>
        <w:r w:rsidR="00454526" w:rsidRPr="00F13B84">
          <w:rPr>
            <w:b w:val="0"/>
            <w:bCs/>
          </w:rPr>
          <w:t>in</w:t>
        </w:r>
      </w:ins>
      <w:ins w:id="150" w:author="HP" w:date="2022-07-14T15:49:00Z">
        <w:r w:rsidR="00D0682C" w:rsidRPr="00F13B84">
          <w:rPr>
            <w:b w:val="0"/>
            <w:bCs/>
          </w:rPr>
          <w:t xml:space="preserve"> the enterprise user ecosystem</w:t>
        </w:r>
      </w:ins>
      <w:ins w:id="151" w:author="HP" w:date="2022-07-14T15:50:00Z">
        <w:r w:rsidR="00D0682C" w:rsidRPr="00F13B84">
          <w:rPr>
            <w:b w:val="0"/>
            <w:bCs/>
          </w:rPr>
          <w:t>.</w:t>
        </w:r>
        <w:bookmarkEnd w:id="137"/>
        <w:r w:rsidR="00D0682C" w:rsidRPr="00F13B84">
          <w:rPr>
            <w:b w:val="0"/>
            <w:bCs/>
          </w:rPr>
          <w:t xml:space="preserve"> </w:t>
        </w:r>
      </w:ins>
    </w:p>
    <w:p w:rsidR="0028268F" w:rsidDel="00D0682C" w:rsidRDefault="0028268F" w:rsidP="00F13B84">
      <w:pPr>
        <w:numPr>
          <w:ilvl w:val="0"/>
          <w:numId w:val="18"/>
        </w:numPr>
        <w:jc w:val="both"/>
        <w:rPr>
          <w:del w:id="152" w:author="HP" w:date="2022-07-14T15:48:00Z"/>
          <w:rFonts w:eastAsia="MS Mincho"/>
        </w:rPr>
      </w:pPr>
      <w:del w:id="153" w:author="HP" w:date="2022-07-14T15:48:00Z">
        <w:r w:rsidRPr="00D0682C" w:rsidDel="00D0682C">
          <w:delText>[ADD TEXT</w:delText>
        </w:r>
        <w:r w:rsidDel="00D0682C">
          <w:rPr>
            <w:highlight w:val="yellow"/>
          </w:rPr>
          <w:delText>].</w:delText>
        </w:r>
        <w:bookmarkStart w:id="154" w:name="_Toc110431667"/>
        <w:bookmarkEnd w:id="154"/>
      </w:del>
    </w:p>
    <w:p w:rsidR="0028268F" w:rsidRDefault="0028268F" w:rsidP="00F13B84">
      <w:pPr>
        <w:pStyle w:val="Heading1"/>
        <w:numPr>
          <w:ilvl w:val="0"/>
          <w:numId w:val="18"/>
        </w:numPr>
        <w:jc w:val="both"/>
        <w:rPr>
          <w:rFonts w:eastAsia="MS Mincho"/>
          <w:lang w:bidi="ar-DZ"/>
        </w:rPr>
      </w:pPr>
      <w:bookmarkStart w:id="155" w:name="_Toc401158819"/>
      <w:bookmarkStart w:id="156" w:name="_Toc110431668"/>
      <w:r>
        <w:rPr>
          <w:rFonts w:eastAsia="MS Mincho"/>
          <w:lang w:bidi="ar-DZ"/>
        </w:rPr>
        <w:t>References</w:t>
      </w:r>
      <w:bookmarkEnd w:id="155"/>
      <w:bookmarkEnd w:id="156"/>
    </w:p>
    <w:p w:rsidR="004320A5" w:rsidRDefault="0028268F" w:rsidP="0028268F">
      <w:pPr>
        <w:numPr>
          <w:ilvl w:val="0"/>
          <w:numId w:val="12"/>
        </w:numPr>
        <w:overflowPunct w:val="0"/>
        <w:autoSpaceDE w:val="0"/>
        <w:autoSpaceDN w:val="0"/>
        <w:adjustRightInd w:val="0"/>
        <w:ind w:left="567" w:hanging="567"/>
        <w:textAlignment w:val="baseline"/>
        <w:rPr>
          <w:rFonts w:eastAsia="MS Mincho"/>
        </w:rPr>
      </w:pPr>
      <w:bookmarkStart w:id="157" w:name="_Toc401158820"/>
      <w:del w:id="158" w:author="HP" w:date="2022-07-14T15:52:00Z">
        <w:r w:rsidDel="00D0682C">
          <w:rPr>
            <w:highlight w:val="yellow"/>
          </w:rPr>
          <w:delText>Add references here.</w:delText>
        </w:r>
      </w:del>
    </w:p>
    <w:p w:rsidR="0028268F" w:rsidRDefault="0028268F" w:rsidP="00F13B84">
      <w:pPr>
        <w:pStyle w:val="Heading1"/>
        <w:numPr>
          <w:ilvl w:val="0"/>
          <w:numId w:val="18"/>
        </w:numPr>
        <w:rPr>
          <w:rFonts w:eastAsia="MS Mincho"/>
          <w:lang w:bidi="ar-DZ"/>
        </w:rPr>
      </w:pPr>
      <w:bookmarkStart w:id="159" w:name="_Toc110431669"/>
      <w:r>
        <w:rPr>
          <w:rFonts w:eastAsia="MS Mincho"/>
          <w:lang w:bidi="ar-DZ"/>
        </w:rPr>
        <w:t>Terms and definitions</w:t>
      </w:r>
      <w:bookmarkEnd w:id="157"/>
      <w:bookmarkEnd w:id="159"/>
    </w:p>
    <w:p w:rsidR="0028268F" w:rsidRDefault="0028268F" w:rsidP="0028268F">
      <w:pPr>
        <w:pStyle w:val="Heading2"/>
        <w:rPr>
          <w:rFonts w:eastAsia="MS Mincho"/>
          <w:lang w:bidi="ar-DZ"/>
        </w:rPr>
      </w:pPr>
      <w:bookmarkStart w:id="160" w:name="_Toc401158821"/>
      <w:bookmarkStart w:id="161" w:name="_Toc110431670"/>
      <w:r>
        <w:rPr>
          <w:rFonts w:eastAsia="MS Mincho"/>
          <w:lang w:bidi="ar-DZ"/>
        </w:rPr>
        <w:t>Terms defined elsewhere</w:t>
      </w:r>
      <w:bookmarkEnd w:id="160"/>
      <w:bookmarkEnd w:id="161"/>
    </w:p>
    <w:p w:rsidR="0028268F" w:rsidRDefault="0028268F" w:rsidP="0028268F">
      <w:pPr>
        <w:rPr>
          <w:rFonts w:eastAsia="MS Mincho"/>
        </w:rPr>
      </w:pPr>
      <w:r>
        <w:t>This Technical Report uses the following terms defined elsewhere:</w:t>
      </w:r>
    </w:p>
    <w:p w:rsidR="0028268F" w:rsidDel="00F13B84" w:rsidRDefault="0028268F" w:rsidP="0028268F">
      <w:pPr>
        <w:rPr>
          <w:del w:id="162" w:author="HP" w:date="2022-07-15T13:20:00Z"/>
        </w:rPr>
      </w:pPr>
      <w:del w:id="163" w:author="HP" w:date="2022-07-15T13:20:00Z">
        <w:r w:rsidDel="00F13B84">
          <w:rPr>
            <w:b/>
            <w:bCs/>
          </w:rPr>
          <w:delText>3.1.</w:delText>
        </w:r>
        <w:r w:rsidR="00965E18" w:rsidDel="00F13B84">
          <w:rPr>
            <w:b/>
            <w:bCs/>
          </w:rPr>
          <w:fldChar w:fldCharType="begin"/>
        </w:r>
        <w:r w:rsidDel="00F13B84">
          <w:rPr>
            <w:b/>
            <w:bCs/>
          </w:rPr>
          <w:delInstrText xml:space="preserve"> SEQ DEF31 </w:delInstrText>
        </w:r>
        <w:r w:rsidR="00965E18" w:rsidDel="00F13B84">
          <w:rPr>
            <w:b/>
            <w:bCs/>
          </w:rPr>
          <w:fldChar w:fldCharType="separate"/>
        </w:r>
        <w:r w:rsidR="00CA3954" w:rsidDel="00F13B84">
          <w:rPr>
            <w:b/>
            <w:bCs/>
            <w:noProof/>
          </w:rPr>
          <w:delText>1</w:delText>
        </w:r>
        <w:r w:rsidR="00965E18" w:rsidDel="00F13B84">
          <w:rPr>
            <w:b/>
            <w:bCs/>
          </w:rPr>
          <w:fldChar w:fldCharType="end"/>
        </w:r>
        <w:r w:rsidDel="00F13B84">
          <w:rPr>
            <w:b/>
            <w:bCs/>
          </w:rPr>
          <w:tab/>
        </w:r>
        <w:r w:rsidDel="00F13B84">
          <w:rPr>
            <w:b/>
            <w:bCs/>
            <w:highlight w:val="yellow"/>
          </w:rPr>
          <w:delText>term</w:delText>
        </w:r>
        <w:r w:rsidDel="00F13B84">
          <w:rPr>
            <w:b/>
            <w:bCs/>
          </w:rPr>
          <w:delText xml:space="preserve"> [</w:delText>
        </w:r>
        <w:r w:rsidDel="00F13B84">
          <w:rPr>
            <w:b/>
            <w:bCs/>
            <w:highlight w:val="yellow"/>
          </w:rPr>
          <w:delText>reference</w:delText>
        </w:r>
        <w:r w:rsidDel="00F13B84">
          <w:rPr>
            <w:b/>
            <w:bCs/>
          </w:rPr>
          <w:delText>]:</w:delText>
        </w:r>
        <w:r w:rsidDel="00F13B84">
          <w:rPr>
            <w:highlight w:val="yellow"/>
          </w:rPr>
          <w:delText>definition</w:delText>
        </w:r>
      </w:del>
    </w:p>
    <w:p w:rsidR="0028268F" w:rsidDel="00F13B84" w:rsidRDefault="0028268F" w:rsidP="0028268F">
      <w:pPr>
        <w:rPr>
          <w:del w:id="164" w:author="HP" w:date="2022-07-15T13:20:00Z"/>
        </w:rPr>
      </w:pPr>
      <w:del w:id="165" w:author="HP" w:date="2022-07-15T13:20:00Z">
        <w:r w:rsidDel="00F13B84">
          <w:rPr>
            <w:b/>
            <w:bCs/>
          </w:rPr>
          <w:delText>3.1.</w:delText>
        </w:r>
        <w:r w:rsidR="00965E18" w:rsidDel="00F13B84">
          <w:rPr>
            <w:b/>
            <w:bCs/>
          </w:rPr>
          <w:fldChar w:fldCharType="begin"/>
        </w:r>
        <w:r w:rsidDel="00F13B84">
          <w:rPr>
            <w:b/>
            <w:bCs/>
          </w:rPr>
          <w:delInstrText xml:space="preserve"> SEQ DEF31 </w:delInstrText>
        </w:r>
        <w:r w:rsidR="00965E18" w:rsidDel="00F13B84">
          <w:rPr>
            <w:b/>
            <w:bCs/>
          </w:rPr>
          <w:fldChar w:fldCharType="separate"/>
        </w:r>
        <w:r w:rsidR="00CA3954" w:rsidDel="00F13B84">
          <w:rPr>
            <w:b/>
            <w:bCs/>
            <w:noProof/>
          </w:rPr>
          <w:delText>2</w:delText>
        </w:r>
        <w:r w:rsidR="00965E18" w:rsidDel="00F13B84">
          <w:rPr>
            <w:b/>
            <w:bCs/>
          </w:rPr>
          <w:fldChar w:fldCharType="end"/>
        </w:r>
        <w:r w:rsidDel="00F13B84">
          <w:rPr>
            <w:b/>
            <w:bCs/>
          </w:rPr>
          <w:tab/>
        </w:r>
        <w:r w:rsidDel="00F13B84">
          <w:rPr>
            <w:b/>
            <w:bCs/>
            <w:highlight w:val="yellow"/>
          </w:rPr>
          <w:delText>term</w:delText>
        </w:r>
        <w:r w:rsidDel="00F13B84">
          <w:rPr>
            <w:b/>
            <w:bCs/>
          </w:rPr>
          <w:delText xml:space="preserve"> [</w:delText>
        </w:r>
        <w:r w:rsidDel="00F13B84">
          <w:rPr>
            <w:b/>
            <w:bCs/>
            <w:highlight w:val="yellow"/>
          </w:rPr>
          <w:delText>reference</w:delText>
        </w:r>
        <w:r w:rsidDel="00F13B84">
          <w:rPr>
            <w:b/>
            <w:bCs/>
          </w:rPr>
          <w:delText>]:</w:delText>
        </w:r>
        <w:r w:rsidDel="00F13B84">
          <w:rPr>
            <w:highlight w:val="yellow"/>
          </w:rPr>
          <w:delText>definition</w:delText>
        </w:r>
      </w:del>
    </w:p>
    <w:p w:rsidR="0028268F" w:rsidRDefault="0028268F" w:rsidP="0028268F">
      <w:pPr>
        <w:pStyle w:val="Heading2"/>
        <w:rPr>
          <w:rFonts w:eastAsia="MS Mincho"/>
          <w:lang w:bidi="ar-DZ"/>
        </w:rPr>
      </w:pPr>
      <w:bookmarkStart w:id="166" w:name="_Toc401158822"/>
      <w:bookmarkStart w:id="167" w:name="_Toc110431671"/>
      <w:r>
        <w:rPr>
          <w:rFonts w:eastAsia="MS Mincho"/>
          <w:lang w:bidi="ar-DZ"/>
        </w:rPr>
        <w:t>Terms defined here</w:t>
      </w:r>
      <w:bookmarkEnd w:id="166"/>
      <w:bookmarkEnd w:id="167"/>
    </w:p>
    <w:p w:rsidR="0028268F" w:rsidRDefault="0028268F" w:rsidP="0028268F">
      <w:pPr>
        <w:rPr>
          <w:rFonts w:eastAsia="MS Mincho"/>
        </w:rPr>
      </w:pPr>
      <w:r>
        <w:t>This Technical Report defines the following terms:</w:t>
      </w:r>
    </w:p>
    <w:p w:rsidR="0028268F" w:rsidRDefault="0028268F" w:rsidP="0028268F">
      <w:r>
        <w:rPr>
          <w:b/>
          <w:bCs/>
        </w:rPr>
        <w:t>3.1.</w:t>
      </w:r>
      <w:r w:rsidR="00965E18">
        <w:rPr>
          <w:b/>
          <w:bCs/>
        </w:rPr>
        <w:fldChar w:fldCharType="begin"/>
      </w:r>
      <w:r>
        <w:rPr>
          <w:b/>
          <w:bCs/>
        </w:rPr>
        <w:instrText xml:space="preserve"> SEQ DEF32 </w:instrText>
      </w:r>
      <w:r w:rsidR="00965E18">
        <w:rPr>
          <w:b/>
          <w:bCs/>
        </w:rPr>
        <w:fldChar w:fldCharType="separate"/>
      </w:r>
      <w:r w:rsidR="00374524">
        <w:rPr>
          <w:b/>
          <w:bCs/>
          <w:noProof/>
        </w:rPr>
        <w:t>1</w:t>
      </w:r>
      <w:r w:rsidR="00965E18">
        <w:rPr>
          <w:b/>
          <w:bCs/>
        </w:rPr>
        <w:fldChar w:fldCharType="end"/>
      </w:r>
      <w:r>
        <w:rPr>
          <w:b/>
          <w:bCs/>
        </w:rPr>
        <w:tab/>
      </w:r>
      <w:ins w:id="168" w:author="HP" w:date="2022-07-14T16:01:00Z">
        <w:r w:rsidR="00603FF9">
          <w:rPr>
            <w:b/>
            <w:bCs/>
          </w:rPr>
          <w:t>C</w:t>
        </w:r>
      </w:ins>
      <w:del w:id="169" w:author="HP" w:date="2022-07-14T16:01:00Z">
        <w:r w:rsidDel="00603FF9">
          <w:rPr>
            <w:b/>
            <w:bCs/>
          </w:rPr>
          <w:delText>c</w:delText>
        </w:r>
      </w:del>
      <w:r>
        <w:rPr>
          <w:b/>
          <w:bCs/>
        </w:rPr>
        <w:t xml:space="preserve">arrier </w:t>
      </w:r>
      <w:ins w:id="170" w:author="HP" w:date="2022-07-14T16:01:00Z">
        <w:r w:rsidR="00603FF9">
          <w:rPr>
            <w:b/>
            <w:bCs/>
          </w:rPr>
          <w:t>S</w:t>
        </w:r>
      </w:ins>
      <w:del w:id="171" w:author="HP" w:date="2022-07-14T16:01:00Z">
        <w:r w:rsidDel="00603FF9">
          <w:rPr>
            <w:b/>
            <w:bCs/>
          </w:rPr>
          <w:delText>s</w:delText>
        </w:r>
      </w:del>
      <w:r>
        <w:rPr>
          <w:b/>
          <w:bCs/>
        </w:rPr>
        <w:t>witching:</w:t>
      </w:r>
      <w:r>
        <w:t xml:space="preserve"> The ability of an enterprise to move their SIMs</w:t>
      </w:r>
      <w:del w:id="172" w:author="HP" w:date="2022-07-14T16:00:00Z">
        <w:r w:rsidDel="00603FF9">
          <w:delText>[/e-sims]</w:delText>
        </w:r>
      </w:del>
      <w:ins w:id="173" w:author="HP" w:date="2022-07-14T16:00:00Z">
        <w:r w:rsidR="00603FF9">
          <w:t>/e-SIMs</w:t>
        </w:r>
      </w:ins>
      <w:r>
        <w:t xml:space="preserve"> between </w:t>
      </w:r>
      <w:del w:id="174" w:author="HP" w:date="2022-07-14T16:00:00Z">
        <w:r w:rsidDel="00603FF9">
          <w:delText>network operators</w:delText>
        </w:r>
      </w:del>
      <w:ins w:id="175" w:author="HP" w:date="2022-07-14T16:00:00Z">
        <w:r w:rsidR="00603FF9">
          <w:t>MNOs</w:t>
        </w:r>
      </w:ins>
      <w:r>
        <w:t xml:space="preserve"> and service providers without the </w:t>
      </w:r>
      <w:del w:id="176" w:author="HP" w:date="2022-07-14T16:01:00Z">
        <w:r w:rsidDel="00603FF9">
          <w:delText xml:space="preserve">knowledge </w:delText>
        </w:r>
      </w:del>
      <w:ins w:id="177" w:author="HP" w:date="2022-07-14T16:01:00Z">
        <w:r w:rsidR="00603FF9">
          <w:t xml:space="preserve"> intervention </w:t>
        </w:r>
      </w:ins>
      <w:r>
        <w:t xml:space="preserve">of the </w:t>
      </w:r>
      <w:del w:id="178" w:author="HP" w:date="2022-07-14T16:01:00Z">
        <w:r w:rsidDel="00603FF9">
          <w:delText>consumer</w:delText>
        </w:r>
      </w:del>
      <w:ins w:id="179" w:author="HP" w:date="2022-07-14T16:01:00Z">
        <w:r w:rsidR="00603FF9">
          <w:t>end consumer</w:t>
        </w:r>
      </w:ins>
    </w:p>
    <w:p w:rsidR="0028268F" w:rsidRDefault="0028268F" w:rsidP="0028268F">
      <w:pPr>
        <w:rPr>
          <w:ins w:id="180" w:author="ADG TS" w:date="2022-05-23T16:04:00Z"/>
        </w:rPr>
      </w:pPr>
      <w:r>
        <w:rPr>
          <w:b/>
          <w:bCs/>
        </w:rPr>
        <w:t>3.1.</w:t>
      </w:r>
      <w:r w:rsidR="00965E18">
        <w:rPr>
          <w:b/>
          <w:bCs/>
        </w:rPr>
        <w:fldChar w:fldCharType="begin"/>
      </w:r>
      <w:r>
        <w:rPr>
          <w:b/>
          <w:bCs/>
        </w:rPr>
        <w:instrText xml:space="preserve"> SEQ DEF32 </w:instrText>
      </w:r>
      <w:r w:rsidR="00965E18">
        <w:rPr>
          <w:b/>
          <w:bCs/>
        </w:rPr>
        <w:fldChar w:fldCharType="separate"/>
      </w:r>
      <w:r w:rsidR="00374524">
        <w:rPr>
          <w:b/>
          <w:bCs/>
          <w:noProof/>
        </w:rPr>
        <w:t>2</w:t>
      </w:r>
      <w:r w:rsidR="00965E18">
        <w:rPr>
          <w:b/>
          <w:bCs/>
        </w:rPr>
        <w:fldChar w:fldCharType="end"/>
      </w:r>
      <w:r>
        <w:rPr>
          <w:b/>
          <w:bCs/>
        </w:rPr>
        <w:tab/>
      </w:r>
      <w:ins w:id="181" w:author="HP" w:date="2022-07-14T16:02:00Z">
        <w:r w:rsidR="00603FF9">
          <w:rPr>
            <w:b/>
            <w:bCs/>
          </w:rPr>
          <w:t>E</w:t>
        </w:r>
      </w:ins>
      <w:del w:id="182" w:author="HP" w:date="2022-07-14T16:02:00Z">
        <w:r w:rsidDel="00603FF9">
          <w:rPr>
            <w:b/>
            <w:bCs/>
          </w:rPr>
          <w:delText>e</w:delText>
        </w:r>
      </w:del>
      <w:r>
        <w:rPr>
          <w:b/>
          <w:bCs/>
        </w:rPr>
        <w:t>nterprise:</w:t>
      </w:r>
      <w:r>
        <w:t xml:space="preserve"> the entity providing a </w:t>
      </w:r>
      <w:r w:rsidR="0022765A">
        <w:t>service</w:t>
      </w:r>
      <w:r>
        <w:t xml:space="preserve"> to a consumer that makes use of SIMs</w:t>
      </w:r>
      <w:ins w:id="183" w:author="HP" w:date="2022-07-14T16:02:00Z">
        <w:r w:rsidR="00603FF9">
          <w:t>/e-SIM</w:t>
        </w:r>
      </w:ins>
      <w:del w:id="184" w:author="HP" w:date="2022-07-14T16:02:00Z">
        <w:r w:rsidDel="00603FF9">
          <w:delText>[/e-sims]</w:delText>
        </w:r>
      </w:del>
    </w:p>
    <w:p w:rsidR="007E7B15" w:rsidRDefault="00CA3954" w:rsidP="007E7B15">
      <w:pPr>
        <w:jc w:val="both"/>
      </w:pPr>
      <w:ins w:id="185" w:author="ADG TS" w:date="2022-05-23T16:04:00Z">
        <w:r w:rsidRPr="006636DA">
          <w:rPr>
            <w:b/>
            <w:bCs/>
          </w:rPr>
          <w:t>3.1.3</w:t>
        </w:r>
        <w:r>
          <w:t xml:space="preserve"> </w:t>
        </w:r>
        <w:r>
          <w:rPr>
            <w:b/>
            <w:bCs/>
          </w:rPr>
          <w:t xml:space="preserve">Profile: </w:t>
        </w:r>
      </w:ins>
      <w:ins w:id="186" w:author="ADG TS" w:date="2022-05-23T16:40:00Z">
        <w:r w:rsidR="001351B2">
          <w:t xml:space="preserve">A Profile comprises of </w:t>
        </w:r>
      </w:ins>
      <w:r w:rsidR="00603FF9">
        <w:t>network o</w:t>
      </w:r>
      <w:r w:rsidR="001351B2">
        <w:t>per</w:t>
      </w:r>
      <w:ins w:id="187" w:author="ADG TS" w:date="2022-05-23T16:40:00Z">
        <w:r w:rsidR="001351B2">
          <w:t xml:space="preserve">ator data related to </w:t>
        </w:r>
      </w:ins>
      <w:ins w:id="188" w:author="HP" w:date="2022-07-14T16:03:00Z">
        <w:r w:rsidR="00603FF9">
          <w:t xml:space="preserve">Service </w:t>
        </w:r>
      </w:ins>
      <w:ins w:id="189" w:author="ADG TS" w:date="2022-05-23T16:40:00Z">
        <w:r w:rsidR="001351B2">
          <w:t>Subscription,</w:t>
        </w:r>
      </w:ins>
      <w:ins w:id="190" w:author="HP" w:date="2022-07-14T16:03:00Z">
        <w:r w:rsidR="00603FF9">
          <w:t xml:space="preserve"> </w:t>
        </w:r>
      </w:ins>
      <w:ins w:id="191" w:author="ADG TS" w:date="2022-05-23T16:40:00Z">
        <w:r w:rsidR="001351B2">
          <w:t xml:space="preserve">including the Operator credentials </w:t>
        </w:r>
      </w:ins>
      <w:ins w:id="192" w:author="ADG TS" w:date="2022-05-23T16:41:00Z">
        <w:r w:rsidR="001351B2">
          <w:t xml:space="preserve">or </w:t>
        </w:r>
        <w:del w:id="193" w:author="HP" w:date="2022-09-29T13:41:00Z">
          <w:r w:rsidR="001351B2" w:rsidDel="00267DFE">
            <w:delText>T</w:delText>
          </w:r>
        </w:del>
      </w:ins>
      <w:ins w:id="194" w:author="HP" w:date="2022-09-29T13:41:00Z">
        <w:r w:rsidR="00267DFE">
          <w:t>t</w:t>
        </w:r>
      </w:ins>
      <w:ins w:id="195" w:author="ADG TS" w:date="2022-05-23T16:41:00Z">
        <w:r w:rsidR="001351B2">
          <w:t xml:space="preserve">hird </w:t>
        </w:r>
        <w:del w:id="196" w:author="HP" w:date="2022-09-29T13:41:00Z">
          <w:r w:rsidR="001351B2" w:rsidDel="00267DFE">
            <w:delText>P</w:delText>
          </w:r>
        </w:del>
      </w:ins>
      <w:ins w:id="197" w:author="HP" w:date="2022-09-29T13:41:00Z">
        <w:r w:rsidR="00267DFE">
          <w:t>p</w:t>
        </w:r>
      </w:ins>
      <w:ins w:id="198" w:author="ADG TS" w:date="2022-05-23T16:41:00Z">
        <w:r w:rsidR="001351B2">
          <w:t>art</w:t>
        </w:r>
        <w:r w:rsidR="00290912">
          <w:t>y</w:t>
        </w:r>
      </w:ins>
      <w:ins w:id="199" w:author="ADG TS" w:date="2022-05-23T16:42:00Z">
        <w:r w:rsidR="004156B4">
          <w:t xml:space="preserve"> SIM</w:t>
        </w:r>
      </w:ins>
      <w:ins w:id="200" w:author="HP" w:date="2022-07-14T16:04:00Z">
        <w:r w:rsidR="00603FF9">
          <w:t>/eSIM</w:t>
        </w:r>
      </w:ins>
      <w:ins w:id="201" w:author="ADG TS" w:date="2022-05-23T16:42:00Z">
        <w:r w:rsidR="004156B4">
          <w:t xml:space="preserve"> based </w:t>
        </w:r>
      </w:ins>
      <w:ins w:id="202" w:author="ADG TS" w:date="2022-05-23T16:41:00Z">
        <w:r w:rsidR="001351B2">
          <w:t>applications.</w:t>
        </w:r>
      </w:ins>
      <w:ins w:id="203" w:author="ADG TS" w:date="2022-05-23T16:42:00Z">
        <w:r w:rsidR="004156B4">
          <w:t xml:space="preserve"> It contains the </w:t>
        </w:r>
      </w:ins>
      <w:ins w:id="204" w:author="ADG TS" w:date="2022-05-23T16:43:00Z">
        <w:r w:rsidR="004156B4">
          <w:t>IMSI, ICCID</w:t>
        </w:r>
      </w:ins>
      <w:ins w:id="205" w:author="ADG TS" w:date="2022-05-23T16:42:00Z">
        <w:r w:rsidR="004156B4">
          <w:t>,</w:t>
        </w:r>
      </w:ins>
      <w:ins w:id="206" w:author="HP" w:date="2022-07-15T13:21:00Z">
        <w:r w:rsidR="00CD5AC3">
          <w:t xml:space="preserve"> </w:t>
        </w:r>
      </w:ins>
      <w:ins w:id="207" w:author="ADG TS" w:date="2022-05-23T16:42:00Z">
        <w:r w:rsidR="004156B4">
          <w:t xml:space="preserve">Security </w:t>
        </w:r>
      </w:ins>
      <w:ins w:id="208" w:author="ADG TS" w:date="2022-05-23T16:43:00Z">
        <w:r w:rsidR="004156B4">
          <w:t>algorithms</w:t>
        </w:r>
      </w:ins>
      <w:ins w:id="209" w:author="HP" w:date="2022-07-15T13:20:00Z">
        <w:r w:rsidR="00CD5AC3">
          <w:t xml:space="preserve"> </w:t>
        </w:r>
      </w:ins>
      <w:ins w:id="210" w:author="ADG TS" w:date="2022-05-23T16:43:00Z">
        <w:r w:rsidR="004156B4">
          <w:t xml:space="preserve">belonging to </w:t>
        </w:r>
        <w:del w:id="211" w:author="HP" w:date="2022-09-29T13:41:00Z">
          <w:r w:rsidR="004156B4" w:rsidDel="00267DFE">
            <w:delText>Operator</w:delText>
          </w:r>
        </w:del>
      </w:ins>
      <w:ins w:id="212" w:author="HP" w:date="2022-09-29T13:41:00Z">
        <w:r w:rsidR="00267DFE">
          <w:t>MNO</w:t>
        </w:r>
      </w:ins>
      <w:ins w:id="213" w:author="ADG TS" w:date="2022-05-23T16:43:00Z">
        <w:r w:rsidR="004156B4">
          <w:t>.</w:t>
        </w:r>
      </w:ins>
    </w:p>
    <w:p w:rsidR="007E7B15" w:rsidRDefault="0028268F" w:rsidP="00D11625">
      <w:pPr>
        <w:pStyle w:val="Heading1"/>
        <w:numPr>
          <w:ilvl w:val="0"/>
          <w:numId w:val="18"/>
        </w:numPr>
        <w:rPr>
          <w:rFonts w:eastAsia="MS Mincho"/>
          <w:lang w:bidi="ar-DZ"/>
        </w:rPr>
      </w:pPr>
      <w:bookmarkStart w:id="214" w:name="_Toc401158823"/>
      <w:bookmarkStart w:id="215" w:name="_Toc110431672"/>
      <w:r>
        <w:rPr>
          <w:rFonts w:eastAsia="MS Mincho"/>
          <w:lang w:bidi="ar-DZ"/>
        </w:rPr>
        <w:t>Abbreviations</w:t>
      </w:r>
      <w:bookmarkEnd w:id="214"/>
      <w:bookmarkEnd w:id="21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1368"/>
        <w:gridCol w:w="8208"/>
      </w:tblGrid>
      <w:tr w:rsidR="0028268F" w:rsidTr="00267DFE">
        <w:tc>
          <w:tcPr>
            <w:tcW w:w="1368" w:type="dxa"/>
            <w:hideMark/>
          </w:tcPr>
          <w:p w:rsidR="006636DA" w:rsidRPr="006636DA" w:rsidRDefault="0028268F">
            <w:pPr>
              <w:rPr>
                <w:ins w:id="216" w:author="HP" w:date="2022-07-15T13:21:00Z"/>
              </w:rPr>
            </w:pPr>
            <w:del w:id="217" w:author="HP" w:date="2022-07-15T13:21:00Z">
              <w:r w:rsidRPr="006636DA" w:rsidDel="006636DA">
                <w:delText>ABC</w:delText>
              </w:r>
            </w:del>
            <w:ins w:id="218" w:author="HP" w:date="2022-07-15T14:27:00Z">
              <w:r w:rsidR="005A14C1">
                <w:t xml:space="preserve"> </w:t>
              </w:r>
            </w:ins>
            <w:ins w:id="219" w:author="HP" w:date="2022-07-15T13:21:00Z">
              <w:r w:rsidR="006636DA" w:rsidRPr="006636DA">
                <w:t>eSIM</w:t>
              </w:r>
            </w:ins>
          </w:p>
          <w:p w:rsidR="006636DA" w:rsidRDefault="006636DA">
            <w:pPr>
              <w:rPr>
                <w:ins w:id="220" w:author="HP" w:date="2022-09-29T13:42:00Z"/>
              </w:rPr>
            </w:pPr>
            <w:ins w:id="221" w:author="HP" w:date="2022-07-15T13:21:00Z">
              <w:r w:rsidRPr="006636DA">
                <w:t>eUICC</w:t>
              </w:r>
            </w:ins>
          </w:p>
          <w:p w:rsidR="00267DFE" w:rsidRDefault="00267DFE">
            <w:pPr>
              <w:rPr>
                <w:ins w:id="222" w:author="HP" w:date="2022-07-15T14:26:00Z"/>
              </w:rPr>
            </w:pPr>
            <w:ins w:id="223" w:author="HP" w:date="2022-09-29T13:42:00Z">
              <w:r>
                <w:lastRenderedPageBreak/>
                <w:t>IC</w:t>
              </w:r>
            </w:ins>
          </w:p>
          <w:p w:rsidR="005A14C1" w:rsidRDefault="005A14C1">
            <w:pPr>
              <w:rPr>
                <w:ins w:id="224" w:author="HP" w:date="2022-09-29T13:42:00Z"/>
              </w:rPr>
            </w:pPr>
            <w:ins w:id="225" w:author="HP" w:date="2022-07-15T14:26:00Z">
              <w:r>
                <w:t>ICCID</w:t>
              </w:r>
            </w:ins>
          </w:p>
          <w:p w:rsidR="005A14C1" w:rsidRDefault="005A14C1">
            <w:pPr>
              <w:rPr>
                <w:ins w:id="226" w:author="HP" w:date="2022-09-29T13:43:00Z"/>
              </w:rPr>
            </w:pPr>
            <w:ins w:id="227" w:author="HP" w:date="2022-07-15T14:26:00Z">
              <w:r>
                <w:t>IMSI</w:t>
              </w:r>
            </w:ins>
          </w:p>
          <w:p w:rsidR="00267DFE" w:rsidRDefault="00267DFE">
            <w:pPr>
              <w:rPr>
                <w:ins w:id="228" w:author="HP" w:date="2022-07-15T14:26:00Z"/>
              </w:rPr>
            </w:pPr>
            <w:ins w:id="229" w:author="HP" w:date="2022-09-29T13:43:00Z">
              <w:r>
                <w:t>MNO</w:t>
              </w:r>
            </w:ins>
          </w:p>
          <w:p w:rsidR="006636DA" w:rsidRDefault="006636DA">
            <w:pPr>
              <w:rPr>
                <w:ins w:id="230" w:author="HP" w:date="2022-07-18T14:18:00Z"/>
              </w:rPr>
            </w:pPr>
            <w:ins w:id="231" w:author="HP" w:date="2022-07-15T13:21:00Z">
              <w:r w:rsidRPr="006636DA">
                <w:t>NNAI</w:t>
              </w:r>
            </w:ins>
          </w:p>
          <w:p w:rsidR="00A34AC8" w:rsidRDefault="00A34AC8">
            <w:pPr>
              <w:rPr>
                <w:ins w:id="232" w:author="HP" w:date="2022-09-29T13:43:00Z"/>
              </w:rPr>
            </w:pPr>
            <w:ins w:id="233" w:author="HP" w:date="2022-07-18T14:18:00Z">
              <w:r>
                <w:t>OTA</w:t>
              </w:r>
            </w:ins>
          </w:p>
          <w:p w:rsidR="00267DFE" w:rsidRDefault="00267DFE">
            <w:pPr>
              <w:rPr>
                <w:ins w:id="234" w:author="HP" w:date="2022-09-29T13:43:00Z"/>
              </w:rPr>
            </w:pPr>
            <w:ins w:id="235" w:author="HP" w:date="2022-09-29T13:43:00Z">
              <w:r>
                <w:t>PIN</w:t>
              </w:r>
            </w:ins>
          </w:p>
          <w:p w:rsidR="00267DFE" w:rsidRDefault="00267DFE">
            <w:pPr>
              <w:rPr>
                <w:ins w:id="236" w:author="HP" w:date="2022-07-15T14:27:00Z"/>
              </w:rPr>
            </w:pPr>
            <w:ins w:id="237" w:author="HP" w:date="2022-09-29T13:43:00Z">
              <w:r>
                <w:t>PUK</w:t>
              </w:r>
            </w:ins>
          </w:p>
          <w:p w:rsidR="005A14C1" w:rsidRPr="006636DA" w:rsidRDefault="005A14C1">
            <w:pPr>
              <w:rPr>
                <w:rFonts w:eastAsia="MS Mincho"/>
              </w:rPr>
            </w:pPr>
            <w:ins w:id="238" w:author="HP" w:date="2022-07-15T14:27:00Z">
              <w:r>
                <w:t>SIM</w:t>
              </w:r>
            </w:ins>
          </w:p>
        </w:tc>
        <w:tc>
          <w:tcPr>
            <w:tcW w:w="8208" w:type="dxa"/>
            <w:hideMark/>
          </w:tcPr>
          <w:p w:rsidR="0028268F" w:rsidRPr="006636DA" w:rsidDel="005A14C1" w:rsidRDefault="0028268F">
            <w:pPr>
              <w:rPr>
                <w:del w:id="239" w:author="HP" w:date="2022-07-15T14:28:00Z"/>
              </w:rPr>
            </w:pPr>
            <w:del w:id="240" w:author="HP" w:date="2022-07-15T13:23:00Z">
              <w:r w:rsidRPr="006636DA" w:rsidDel="006636DA">
                <w:lastRenderedPageBreak/>
                <w:delText>spell it out</w:delText>
              </w:r>
            </w:del>
            <w:ins w:id="241" w:author="HP" w:date="2022-07-15T14:27:00Z">
              <w:r w:rsidR="005A14C1">
                <w:t xml:space="preserve"> </w:t>
              </w:r>
            </w:ins>
            <w:ins w:id="242" w:author="HP" w:date="2022-09-28T09:41:00Z">
              <w:r w:rsidR="00A5182A">
                <w:t>Embedded Subscriber Identity Module</w:t>
              </w:r>
            </w:ins>
            <w:ins w:id="243" w:author="HP" w:date="2022-09-28T09:40:00Z">
              <w:r w:rsidR="00A5182A">
                <w:t xml:space="preserve"> </w:t>
              </w:r>
            </w:ins>
          </w:p>
          <w:p w:rsidR="005A14C1" w:rsidRDefault="005A14C1" w:rsidP="005A14C1">
            <w:pPr>
              <w:rPr>
                <w:ins w:id="244" w:author="HP" w:date="2022-07-15T14:27:00Z"/>
              </w:rPr>
            </w:pPr>
          </w:p>
          <w:p w:rsidR="005A14C1" w:rsidRDefault="00A5182A" w:rsidP="005A14C1">
            <w:pPr>
              <w:rPr>
                <w:ins w:id="245" w:author="HP" w:date="2022-09-29T13:42:00Z"/>
              </w:rPr>
            </w:pPr>
            <w:ins w:id="246" w:author="HP" w:date="2022-09-28T09:41:00Z">
              <w:r>
                <w:lastRenderedPageBreak/>
                <w:t xml:space="preserve">Embedded </w:t>
              </w:r>
              <w:r w:rsidRPr="00A5182A">
                <w:t>universal integrated circuit card</w:t>
              </w:r>
            </w:ins>
          </w:p>
          <w:p w:rsidR="00267DFE" w:rsidRDefault="00267DFE" w:rsidP="005A14C1">
            <w:pPr>
              <w:rPr>
                <w:ins w:id="247" w:author="HP" w:date="2022-07-15T14:27:00Z"/>
              </w:rPr>
            </w:pPr>
            <w:ins w:id="248" w:author="HP" w:date="2022-09-29T13:42:00Z">
              <w:r>
                <w:t>Integrated Circuit</w:t>
              </w:r>
            </w:ins>
          </w:p>
          <w:p w:rsidR="005A14C1" w:rsidRDefault="00A5182A" w:rsidP="005A14C1">
            <w:pPr>
              <w:rPr>
                <w:ins w:id="249" w:author="HP" w:date="2022-07-15T14:27:00Z"/>
              </w:rPr>
            </w:pPr>
            <w:ins w:id="250" w:author="HP" w:date="2022-09-28T09:42:00Z">
              <w:r w:rsidRPr="00A5182A">
                <w:t>Integrated Circuit Card ID</w:t>
              </w:r>
            </w:ins>
          </w:p>
          <w:p w:rsidR="005A14C1" w:rsidRDefault="00A5182A" w:rsidP="005A14C1">
            <w:pPr>
              <w:rPr>
                <w:ins w:id="251" w:author="HP" w:date="2022-09-29T13:43:00Z"/>
              </w:rPr>
            </w:pPr>
            <w:ins w:id="252" w:author="HP" w:date="2022-09-28T09:43:00Z">
              <w:r>
                <w:t>I</w:t>
              </w:r>
              <w:r w:rsidRPr="00A5182A">
                <w:t>nternational mobile subscriber identity</w:t>
              </w:r>
            </w:ins>
          </w:p>
          <w:p w:rsidR="00267DFE" w:rsidRDefault="00267DFE" w:rsidP="005A14C1">
            <w:pPr>
              <w:rPr>
                <w:ins w:id="253" w:author="HP" w:date="2022-07-15T14:27:00Z"/>
              </w:rPr>
            </w:pPr>
            <w:ins w:id="254" w:author="HP" w:date="2022-09-29T13:43:00Z">
              <w:r>
                <w:t>Mobile Network Operator</w:t>
              </w:r>
            </w:ins>
          </w:p>
          <w:p w:rsidR="005A14C1" w:rsidRDefault="00672A26" w:rsidP="005A14C1">
            <w:pPr>
              <w:rPr>
                <w:ins w:id="255" w:author="HP" w:date="2022-07-15T14:27:00Z"/>
              </w:rPr>
            </w:pPr>
            <w:ins w:id="256" w:author="HP" w:date="2022-09-28T09:53:00Z">
              <w:r w:rsidRPr="00672A26">
                <w:t>Naming, Numbering, Addressing and Identification</w:t>
              </w:r>
            </w:ins>
          </w:p>
          <w:p w:rsidR="00A34AC8" w:rsidRDefault="00A34AC8" w:rsidP="005A14C1">
            <w:pPr>
              <w:rPr>
                <w:ins w:id="257" w:author="HP" w:date="2022-09-29T13:43:00Z"/>
              </w:rPr>
            </w:pPr>
            <w:ins w:id="258" w:author="HP" w:date="2022-07-18T14:18:00Z">
              <w:r>
                <w:t>Over The Air</w:t>
              </w:r>
            </w:ins>
          </w:p>
          <w:p w:rsidR="00267DFE" w:rsidRDefault="00267DFE" w:rsidP="005A14C1">
            <w:pPr>
              <w:rPr>
                <w:ins w:id="259" w:author="HP" w:date="2022-07-18T14:18:00Z"/>
              </w:rPr>
            </w:pPr>
            <w:ins w:id="260" w:author="HP" w:date="2022-09-29T13:45:00Z">
              <w:r>
                <w:t>Personal Identification Number</w:t>
              </w:r>
            </w:ins>
          </w:p>
          <w:p w:rsidR="00267DFE" w:rsidRDefault="00267DFE" w:rsidP="005A14C1">
            <w:pPr>
              <w:rPr>
                <w:ins w:id="261" w:author="HP" w:date="2022-09-29T13:43:00Z"/>
              </w:rPr>
            </w:pPr>
            <w:ins w:id="262" w:author="HP" w:date="2022-09-29T13:44:00Z">
              <w:r>
                <w:t>Perso</w:t>
              </w:r>
            </w:ins>
            <w:ins w:id="263" w:author="HP" w:date="2022-09-29T13:45:00Z">
              <w:r>
                <w:t>n</w:t>
              </w:r>
            </w:ins>
            <w:ins w:id="264" w:author="HP" w:date="2022-09-29T13:44:00Z">
              <w:r>
                <w:t>al Unblocking Key</w:t>
              </w:r>
            </w:ins>
          </w:p>
          <w:p w:rsidR="00015516" w:rsidRPr="006636DA" w:rsidRDefault="005A14C1" w:rsidP="00267DFE">
            <w:ins w:id="265" w:author="HP" w:date="2022-07-15T14:27:00Z">
              <w:r>
                <w:t>Subscriber Identity Module</w:t>
              </w:r>
            </w:ins>
          </w:p>
        </w:tc>
      </w:tr>
      <w:tr w:rsidR="0028268F" w:rsidDel="00267DFE" w:rsidTr="00267DFE">
        <w:trPr>
          <w:del w:id="266" w:author="HP" w:date="2022-09-29T13:44:00Z"/>
        </w:trPr>
        <w:tc>
          <w:tcPr>
            <w:tcW w:w="1368" w:type="dxa"/>
          </w:tcPr>
          <w:p w:rsidR="0028268F" w:rsidDel="00267DFE" w:rsidRDefault="0028268F">
            <w:pPr>
              <w:rPr>
                <w:del w:id="267" w:author="HP" w:date="2022-09-29T13:44:00Z"/>
                <w:rFonts w:eastAsia="Times New Roman"/>
                <w:lang w:bidi="ar-DZ"/>
              </w:rPr>
            </w:pPr>
          </w:p>
        </w:tc>
        <w:tc>
          <w:tcPr>
            <w:tcW w:w="8208" w:type="dxa"/>
          </w:tcPr>
          <w:p w:rsidR="0028268F" w:rsidDel="00267DFE" w:rsidRDefault="0028268F">
            <w:pPr>
              <w:rPr>
                <w:del w:id="268" w:author="HP" w:date="2022-09-29T13:44:00Z"/>
                <w:rFonts w:eastAsia="Times New Roman"/>
                <w:lang w:bidi="ar-DZ"/>
              </w:rPr>
            </w:pPr>
          </w:p>
        </w:tc>
      </w:tr>
      <w:tr w:rsidR="0028268F" w:rsidDel="00D11625" w:rsidTr="00267DFE">
        <w:trPr>
          <w:del w:id="269" w:author="HP" w:date="2022-07-15T13:28:00Z"/>
        </w:trPr>
        <w:tc>
          <w:tcPr>
            <w:tcW w:w="1368" w:type="dxa"/>
          </w:tcPr>
          <w:p w:rsidR="0028268F" w:rsidDel="00D11625" w:rsidRDefault="0028268F">
            <w:pPr>
              <w:rPr>
                <w:del w:id="270" w:author="HP" w:date="2022-07-15T13:28:00Z"/>
                <w:rFonts w:eastAsia="Times New Roman"/>
                <w:lang w:bidi="ar-DZ"/>
              </w:rPr>
            </w:pPr>
            <w:bookmarkStart w:id="271" w:name="_Toc110431673"/>
            <w:bookmarkEnd w:id="271"/>
          </w:p>
        </w:tc>
        <w:tc>
          <w:tcPr>
            <w:tcW w:w="8208" w:type="dxa"/>
          </w:tcPr>
          <w:p w:rsidR="0028268F" w:rsidDel="00D11625" w:rsidRDefault="0028268F">
            <w:pPr>
              <w:rPr>
                <w:del w:id="272" w:author="HP" w:date="2022-07-15T13:28:00Z"/>
                <w:rFonts w:eastAsia="Times New Roman"/>
                <w:lang w:bidi="ar-DZ"/>
              </w:rPr>
            </w:pPr>
            <w:bookmarkStart w:id="273" w:name="_Toc110431674"/>
            <w:bookmarkEnd w:id="273"/>
          </w:p>
        </w:tc>
        <w:bookmarkStart w:id="274" w:name="_Toc110431675"/>
        <w:bookmarkEnd w:id="274"/>
      </w:tr>
      <w:tr w:rsidR="0028268F" w:rsidDel="00D11625" w:rsidTr="00267DFE">
        <w:trPr>
          <w:del w:id="275" w:author="HP" w:date="2022-07-15T13:28:00Z"/>
        </w:trPr>
        <w:tc>
          <w:tcPr>
            <w:tcW w:w="1368" w:type="dxa"/>
          </w:tcPr>
          <w:p w:rsidR="0028268F" w:rsidDel="00D11625" w:rsidRDefault="0028268F">
            <w:pPr>
              <w:rPr>
                <w:del w:id="276" w:author="HP" w:date="2022-07-15T13:28:00Z"/>
                <w:rFonts w:eastAsia="Times New Roman"/>
                <w:lang w:bidi="ar-DZ"/>
              </w:rPr>
            </w:pPr>
            <w:bookmarkStart w:id="277" w:name="_Toc110431676"/>
            <w:bookmarkEnd w:id="277"/>
          </w:p>
        </w:tc>
        <w:tc>
          <w:tcPr>
            <w:tcW w:w="8208" w:type="dxa"/>
          </w:tcPr>
          <w:p w:rsidR="0028268F" w:rsidDel="00D11625" w:rsidRDefault="0028268F">
            <w:pPr>
              <w:rPr>
                <w:del w:id="278" w:author="HP" w:date="2022-07-15T13:28:00Z"/>
                <w:rFonts w:eastAsia="Times New Roman"/>
                <w:lang w:bidi="ar-DZ"/>
              </w:rPr>
            </w:pPr>
            <w:bookmarkStart w:id="279" w:name="_Toc110431677"/>
            <w:bookmarkEnd w:id="279"/>
          </w:p>
        </w:tc>
        <w:bookmarkStart w:id="280" w:name="_Toc110431678"/>
        <w:bookmarkEnd w:id="280"/>
      </w:tr>
      <w:tr w:rsidR="0028268F" w:rsidDel="006636DA" w:rsidTr="00267DFE">
        <w:trPr>
          <w:del w:id="281" w:author="HP" w:date="2022-07-15T13:23:00Z"/>
        </w:trPr>
        <w:tc>
          <w:tcPr>
            <w:tcW w:w="1368" w:type="dxa"/>
          </w:tcPr>
          <w:p w:rsidR="0028268F" w:rsidDel="006636DA" w:rsidRDefault="0028268F">
            <w:pPr>
              <w:rPr>
                <w:del w:id="282" w:author="HP" w:date="2022-07-15T13:23:00Z"/>
                <w:rFonts w:eastAsia="Times New Roman"/>
                <w:lang w:bidi="ar-DZ"/>
              </w:rPr>
            </w:pPr>
            <w:bookmarkStart w:id="283" w:name="_Toc110431679"/>
            <w:bookmarkEnd w:id="283"/>
          </w:p>
        </w:tc>
        <w:tc>
          <w:tcPr>
            <w:tcW w:w="8208" w:type="dxa"/>
          </w:tcPr>
          <w:p w:rsidR="0028268F" w:rsidDel="006636DA" w:rsidRDefault="0028268F">
            <w:pPr>
              <w:rPr>
                <w:del w:id="284" w:author="HP" w:date="2022-07-15T13:23:00Z"/>
                <w:rFonts w:eastAsia="Times New Roman"/>
                <w:lang w:bidi="ar-DZ"/>
              </w:rPr>
            </w:pPr>
            <w:bookmarkStart w:id="285" w:name="_Toc110431680"/>
            <w:bookmarkEnd w:id="285"/>
          </w:p>
        </w:tc>
        <w:bookmarkStart w:id="286" w:name="_Toc110431681"/>
        <w:bookmarkEnd w:id="286"/>
      </w:tr>
      <w:tr w:rsidR="0028268F" w:rsidDel="006636DA" w:rsidTr="00267DFE">
        <w:trPr>
          <w:del w:id="287" w:author="HP" w:date="2022-07-15T13:23:00Z"/>
        </w:trPr>
        <w:tc>
          <w:tcPr>
            <w:tcW w:w="1368" w:type="dxa"/>
          </w:tcPr>
          <w:p w:rsidR="0028268F" w:rsidDel="006636DA" w:rsidRDefault="0028268F">
            <w:pPr>
              <w:rPr>
                <w:del w:id="288" w:author="HP" w:date="2022-07-15T13:23:00Z"/>
                <w:rFonts w:eastAsia="Times New Roman"/>
                <w:lang w:bidi="ar-DZ"/>
              </w:rPr>
            </w:pPr>
            <w:bookmarkStart w:id="289" w:name="_Toc110431682"/>
            <w:bookmarkEnd w:id="289"/>
          </w:p>
        </w:tc>
        <w:tc>
          <w:tcPr>
            <w:tcW w:w="8208" w:type="dxa"/>
          </w:tcPr>
          <w:p w:rsidR="0028268F" w:rsidDel="006636DA" w:rsidRDefault="0028268F">
            <w:pPr>
              <w:rPr>
                <w:del w:id="290" w:author="HP" w:date="2022-07-15T13:23:00Z"/>
                <w:rFonts w:eastAsia="Times New Roman"/>
                <w:lang w:bidi="ar-DZ"/>
              </w:rPr>
            </w:pPr>
            <w:bookmarkStart w:id="291" w:name="_Toc110431683"/>
            <w:bookmarkEnd w:id="291"/>
          </w:p>
        </w:tc>
        <w:bookmarkStart w:id="292" w:name="_Toc110431684"/>
        <w:bookmarkEnd w:id="292"/>
      </w:tr>
      <w:tr w:rsidR="0028268F" w:rsidDel="006636DA" w:rsidTr="00267DFE">
        <w:trPr>
          <w:del w:id="293" w:author="HP" w:date="2022-07-15T13:23:00Z"/>
        </w:trPr>
        <w:tc>
          <w:tcPr>
            <w:tcW w:w="1368" w:type="dxa"/>
          </w:tcPr>
          <w:p w:rsidR="0028268F" w:rsidDel="006636DA" w:rsidRDefault="0028268F">
            <w:pPr>
              <w:rPr>
                <w:del w:id="294" w:author="HP" w:date="2022-07-15T13:23:00Z"/>
                <w:rFonts w:eastAsia="Times New Roman"/>
                <w:lang w:bidi="ar-DZ"/>
              </w:rPr>
            </w:pPr>
            <w:bookmarkStart w:id="295" w:name="_Toc110431685"/>
            <w:bookmarkEnd w:id="295"/>
          </w:p>
        </w:tc>
        <w:tc>
          <w:tcPr>
            <w:tcW w:w="8208" w:type="dxa"/>
          </w:tcPr>
          <w:p w:rsidR="0028268F" w:rsidDel="006636DA" w:rsidRDefault="0028268F">
            <w:pPr>
              <w:rPr>
                <w:del w:id="296" w:author="HP" w:date="2022-07-15T13:23:00Z"/>
                <w:rFonts w:eastAsia="Times New Roman"/>
                <w:lang w:bidi="ar-DZ"/>
              </w:rPr>
            </w:pPr>
            <w:bookmarkStart w:id="297" w:name="_Toc110431686"/>
            <w:bookmarkEnd w:id="297"/>
          </w:p>
        </w:tc>
        <w:bookmarkStart w:id="298" w:name="_Toc110431687"/>
        <w:bookmarkEnd w:id="298"/>
      </w:tr>
      <w:tr w:rsidR="0028268F" w:rsidDel="006636DA" w:rsidTr="00267DFE">
        <w:trPr>
          <w:del w:id="299" w:author="HP" w:date="2022-07-15T13:23:00Z"/>
        </w:trPr>
        <w:tc>
          <w:tcPr>
            <w:tcW w:w="1368" w:type="dxa"/>
          </w:tcPr>
          <w:p w:rsidR="0028268F" w:rsidDel="006636DA" w:rsidRDefault="0028268F">
            <w:pPr>
              <w:rPr>
                <w:del w:id="300" w:author="HP" w:date="2022-07-15T13:23:00Z"/>
                <w:rFonts w:eastAsia="Times New Roman"/>
                <w:lang w:bidi="ar-DZ"/>
              </w:rPr>
            </w:pPr>
            <w:bookmarkStart w:id="301" w:name="_Toc110431688"/>
            <w:bookmarkEnd w:id="301"/>
          </w:p>
        </w:tc>
        <w:tc>
          <w:tcPr>
            <w:tcW w:w="8208" w:type="dxa"/>
          </w:tcPr>
          <w:p w:rsidR="0028268F" w:rsidDel="006636DA" w:rsidRDefault="0028268F">
            <w:pPr>
              <w:rPr>
                <w:del w:id="302" w:author="HP" w:date="2022-07-15T13:23:00Z"/>
                <w:rFonts w:eastAsia="Times New Roman"/>
                <w:lang w:bidi="ar-DZ"/>
              </w:rPr>
            </w:pPr>
            <w:bookmarkStart w:id="303" w:name="_Toc110431689"/>
            <w:bookmarkEnd w:id="303"/>
          </w:p>
        </w:tc>
        <w:bookmarkStart w:id="304" w:name="_Toc110431690"/>
        <w:bookmarkEnd w:id="304"/>
      </w:tr>
      <w:tr w:rsidR="0028268F" w:rsidDel="006636DA" w:rsidTr="00267DFE">
        <w:trPr>
          <w:del w:id="305" w:author="HP" w:date="2022-07-15T13:23:00Z"/>
        </w:trPr>
        <w:tc>
          <w:tcPr>
            <w:tcW w:w="1368" w:type="dxa"/>
          </w:tcPr>
          <w:p w:rsidR="0028268F" w:rsidDel="006636DA" w:rsidRDefault="0028268F">
            <w:pPr>
              <w:rPr>
                <w:del w:id="306" w:author="HP" w:date="2022-07-15T13:23:00Z"/>
                <w:rFonts w:eastAsia="Times New Roman"/>
                <w:lang w:bidi="ar-DZ"/>
              </w:rPr>
            </w:pPr>
            <w:bookmarkStart w:id="307" w:name="_Toc110431691"/>
            <w:bookmarkEnd w:id="307"/>
          </w:p>
        </w:tc>
        <w:tc>
          <w:tcPr>
            <w:tcW w:w="8208" w:type="dxa"/>
          </w:tcPr>
          <w:p w:rsidR="0028268F" w:rsidDel="006636DA" w:rsidRDefault="0028268F">
            <w:pPr>
              <w:rPr>
                <w:del w:id="308" w:author="HP" w:date="2022-07-15T13:23:00Z"/>
                <w:rFonts w:eastAsia="Times New Roman"/>
                <w:lang w:bidi="ar-DZ"/>
              </w:rPr>
            </w:pPr>
            <w:bookmarkStart w:id="309" w:name="_Toc110431692"/>
            <w:bookmarkEnd w:id="309"/>
          </w:p>
        </w:tc>
        <w:bookmarkStart w:id="310" w:name="_Toc110431693"/>
        <w:bookmarkEnd w:id="310"/>
      </w:tr>
      <w:tr w:rsidR="0028268F" w:rsidDel="006636DA" w:rsidTr="00267DFE">
        <w:trPr>
          <w:del w:id="311" w:author="HP" w:date="2022-07-15T13:23:00Z"/>
        </w:trPr>
        <w:tc>
          <w:tcPr>
            <w:tcW w:w="1368" w:type="dxa"/>
          </w:tcPr>
          <w:p w:rsidR="0028268F" w:rsidDel="006636DA" w:rsidRDefault="0028268F">
            <w:pPr>
              <w:rPr>
                <w:del w:id="312" w:author="HP" w:date="2022-07-15T13:23:00Z"/>
                <w:rFonts w:eastAsia="Times New Roman"/>
                <w:lang w:bidi="ar-DZ"/>
              </w:rPr>
            </w:pPr>
            <w:bookmarkStart w:id="313" w:name="_Toc110431694"/>
            <w:bookmarkEnd w:id="313"/>
          </w:p>
        </w:tc>
        <w:tc>
          <w:tcPr>
            <w:tcW w:w="8208" w:type="dxa"/>
          </w:tcPr>
          <w:p w:rsidR="0028268F" w:rsidDel="006636DA" w:rsidRDefault="0028268F">
            <w:pPr>
              <w:rPr>
                <w:del w:id="314" w:author="HP" w:date="2022-07-15T13:23:00Z"/>
                <w:rFonts w:eastAsia="Times New Roman"/>
                <w:lang w:bidi="ar-DZ"/>
              </w:rPr>
            </w:pPr>
            <w:bookmarkStart w:id="315" w:name="_Toc110431695"/>
            <w:bookmarkEnd w:id="315"/>
          </w:p>
        </w:tc>
        <w:bookmarkStart w:id="316" w:name="_Toc110431696"/>
        <w:bookmarkEnd w:id="316"/>
      </w:tr>
    </w:tbl>
    <w:p w:rsidR="0028268F" w:rsidRDefault="0022765A" w:rsidP="00D11625">
      <w:pPr>
        <w:pStyle w:val="Heading1"/>
        <w:numPr>
          <w:ilvl w:val="0"/>
          <w:numId w:val="18"/>
        </w:numPr>
        <w:rPr>
          <w:rFonts w:eastAsia="MS Mincho"/>
          <w:lang w:bidi="ar-DZ"/>
        </w:rPr>
      </w:pPr>
      <w:del w:id="317" w:author="HP" w:date="2022-07-15T13:27:00Z">
        <w:r w:rsidDel="00D11625">
          <w:rPr>
            <w:rFonts w:eastAsia="MS Mincho"/>
            <w:lang w:bidi="ar-DZ"/>
          </w:rPr>
          <w:delText>4</w:delText>
        </w:r>
      </w:del>
      <w:r>
        <w:rPr>
          <w:rFonts w:eastAsia="MS Mincho"/>
          <w:lang w:bidi="ar-DZ"/>
        </w:rPr>
        <w:t xml:space="preserve"> </w:t>
      </w:r>
      <w:bookmarkStart w:id="318" w:name="_Toc110431697"/>
      <w:r w:rsidR="00E27247">
        <w:rPr>
          <w:rFonts w:eastAsia="MS Mincho"/>
          <w:lang w:bidi="ar-DZ"/>
        </w:rPr>
        <w:t>Introduction</w:t>
      </w:r>
      <w:bookmarkEnd w:id="318"/>
    </w:p>
    <w:p w:rsidR="002C2E68" w:rsidRPr="00C835F3" w:rsidDel="00C835F3" w:rsidRDefault="002C2E68" w:rsidP="0022765A">
      <w:pPr>
        <w:rPr>
          <w:del w:id="319" w:author="HP" w:date="2022-07-15T13:24:00Z"/>
          <w:lang w:eastAsia="en-US" w:bidi="ar-DZ"/>
        </w:rPr>
      </w:pPr>
    </w:p>
    <w:p w:rsidR="009E0698" w:rsidRDefault="007852FD" w:rsidP="00C835F3">
      <w:pPr>
        <w:shd w:val="clear" w:color="auto" w:fill="FFFFFF"/>
        <w:spacing w:before="100" w:beforeAutospacing="1" w:after="100" w:afterAutospacing="1" w:line="276" w:lineRule="auto"/>
        <w:ind w:left="300"/>
        <w:jc w:val="both"/>
        <w:rPr>
          <w:ins w:id="320" w:author="HP" w:date="2022-09-28T10:03:00Z"/>
          <w:color w:val="202122"/>
          <w:shd w:val="clear" w:color="auto" w:fill="FFFFFF"/>
        </w:rPr>
      </w:pPr>
      <w:ins w:id="321" w:author="HP" w:date="2022-07-15T11:53:00Z">
        <w:r w:rsidRPr="00C835F3">
          <w:rPr>
            <w:color w:val="202122"/>
            <w:shd w:val="clear" w:color="auto" w:fill="FFFFFF"/>
          </w:rPr>
          <w:t>SIM is an </w:t>
        </w:r>
      </w:ins>
      <w:ins w:id="322" w:author="HP" w:date="2022-07-15T13:24:00Z">
        <w:r w:rsidR="00C835F3" w:rsidRPr="00C835F3">
          <w:rPr>
            <w:shd w:val="clear" w:color="auto" w:fill="FFFFFF"/>
          </w:rPr>
          <w:t>integrated circuit</w:t>
        </w:r>
      </w:ins>
      <w:ins w:id="323" w:author="HP" w:date="2022-07-15T11:53:00Z">
        <w:r w:rsidRPr="00C835F3">
          <w:rPr>
            <w:color w:val="202122"/>
            <w:shd w:val="clear" w:color="auto" w:fill="FFFFFF"/>
          </w:rPr>
          <w:t> (IC)</w:t>
        </w:r>
      </w:ins>
      <w:ins w:id="324" w:author="HP" w:date="2022-07-15T11:55:00Z">
        <w:r w:rsidR="007C5FFE" w:rsidRPr="00C835F3">
          <w:rPr>
            <w:color w:val="202122"/>
            <w:shd w:val="clear" w:color="auto" w:fill="FFFFFF"/>
          </w:rPr>
          <w:t>,</w:t>
        </w:r>
      </w:ins>
      <w:ins w:id="325" w:author="HP" w:date="2022-07-15T11:54:00Z">
        <w:r w:rsidR="007C5FFE" w:rsidRPr="00C835F3">
          <w:rPr>
            <w:color w:val="202122"/>
            <w:shd w:val="clear" w:color="auto" w:fill="FFFFFF"/>
          </w:rPr>
          <w:t xml:space="preserve"> also called </w:t>
        </w:r>
      </w:ins>
      <w:ins w:id="326" w:author="HP" w:date="2022-07-15T11:55:00Z">
        <w:r w:rsidR="007C5FFE" w:rsidRPr="00C835F3">
          <w:rPr>
            <w:color w:val="202122"/>
            <w:shd w:val="clear" w:color="auto" w:fill="FFFFFF"/>
          </w:rPr>
          <w:t>Universal Integrated Circuit Card(UICC),</w:t>
        </w:r>
      </w:ins>
      <w:ins w:id="327" w:author="HP" w:date="2022-07-15T11:53:00Z">
        <w:r w:rsidRPr="00C835F3">
          <w:rPr>
            <w:color w:val="202122"/>
            <w:shd w:val="clear" w:color="auto" w:fill="FFFFFF"/>
          </w:rPr>
          <w:t xml:space="preserve"> intended to securely store the </w:t>
        </w:r>
      </w:ins>
      <w:ins w:id="328" w:author="HP" w:date="2022-07-15T13:24:00Z">
        <w:r w:rsidR="00C835F3" w:rsidRPr="00C835F3">
          <w:rPr>
            <w:shd w:val="clear" w:color="auto" w:fill="FFFFFF"/>
          </w:rPr>
          <w:t>international mobile subscriber identity</w:t>
        </w:r>
      </w:ins>
      <w:ins w:id="329" w:author="HP" w:date="2022-07-15T11:53:00Z">
        <w:r w:rsidRPr="00C835F3">
          <w:rPr>
            <w:color w:val="202122"/>
            <w:shd w:val="clear" w:color="auto" w:fill="FFFFFF"/>
          </w:rPr>
          <w:t> (IMSI) number and its related key</w:t>
        </w:r>
      </w:ins>
      <w:ins w:id="330" w:author="HP" w:date="2022-07-15T11:54:00Z">
        <w:r w:rsidR="007C5FFE" w:rsidRPr="00C835F3">
          <w:rPr>
            <w:color w:val="202122"/>
            <w:shd w:val="clear" w:color="auto" w:fill="FFFFFF"/>
          </w:rPr>
          <w:t>s</w:t>
        </w:r>
      </w:ins>
      <w:ins w:id="331" w:author="HP" w:date="2022-07-18T10:24:00Z">
        <w:r w:rsidR="00B804D8">
          <w:rPr>
            <w:color w:val="202122"/>
            <w:shd w:val="clear" w:color="auto" w:fill="FFFFFF"/>
          </w:rPr>
          <w:t>.</w:t>
        </w:r>
      </w:ins>
      <w:ins w:id="332" w:author="HP" w:date="2022-07-15T12:04:00Z">
        <w:r w:rsidR="007C5FFE" w:rsidRPr="00C835F3">
          <w:rPr>
            <w:color w:val="202122"/>
            <w:shd w:val="clear" w:color="auto" w:fill="FFFFFF"/>
          </w:rPr>
          <w:t xml:space="preserve"> The information stored on SIM is</w:t>
        </w:r>
      </w:ins>
      <w:ins w:id="333" w:author="HP" w:date="2022-07-15T11:53:00Z">
        <w:r w:rsidRPr="00C835F3">
          <w:rPr>
            <w:color w:val="202122"/>
            <w:shd w:val="clear" w:color="auto" w:fill="FFFFFF"/>
          </w:rPr>
          <w:t xml:space="preserve"> used to identify and authenticate subscribers on </w:t>
        </w:r>
      </w:ins>
      <w:ins w:id="334" w:author="HP" w:date="2022-07-15T13:24:00Z">
        <w:r w:rsidR="00C835F3" w:rsidRPr="00C835F3">
          <w:rPr>
            <w:shd w:val="clear" w:color="auto" w:fill="FFFFFF"/>
          </w:rPr>
          <w:t xml:space="preserve">mobile </w:t>
        </w:r>
      </w:ins>
      <w:ins w:id="335" w:author="HP" w:date="2022-09-29T13:46:00Z">
        <w:r w:rsidR="00267DFE">
          <w:rPr>
            <w:shd w:val="clear" w:color="auto" w:fill="FFFFFF"/>
          </w:rPr>
          <w:t xml:space="preserve">ICT </w:t>
        </w:r>
      </w:ins>
      <w:ins w:id="336" w:author="HP" w:date="2022-07-15T11:53:00Z">
        <w:r w:rsidRPr="00C835F3">
          <w:rPr>
            <w:color w:val="202122"/>
            <w:shd w:val="clear" w:color="auto" w:fill="FFFFFF"/>
          </w:rPr>
          <w:t>devices</w:t>
        </w:r>
      </w:ins>
      <w:ins w:id="337" w:author="HP" w:date="2022-07-15T11:54:00Z">
        <w:r w:rsidR="007C5FFE" w:rsidRPr="00C835F3">
          <w:rPr>
            <w:color w:val="202122"/>
            <w:shd w:val="clear" w:color="auto" w:fill="FFFFFF"/>
          </w:rPr>
          <w:t xml:space="preserve">. </w:t>
        </w:r>
      </w:ins>
      <w:r w:rsidR="007C5FFE" w:rsidRPr="00C835F3">
        <w:rPr>
          <w:color w:val="202122"/>
          <w:shd w:val="clear" w:color="auto" w:fill="FFFFFF"/>
        </w:rPr>
        <w:t> </w:t>
      </w:r>
      <w:ins w:id="338" w:author="HP" w:date="2022-07-15T12:02:00Z">
        <w:r w:rsidR="007C5FFE" w:rsidRPr="00C835F3">
          <w:rPr>
            <w:color w:val="202122"/>
            <w:shd w:val="clear" w:color="auto" w:fill="FFFFFF"/>
          </w:rPr>
          <w:t>SIM contains a unique serial number (ICCID), international mobile subscriber identity (IMSI) number, security authentication and ciphering information, temporary information related to the local network, a list of the services the user has access to, and two passwords: a </w:t>
        </w:r>
      </w:ins>
      <w:ins w:id="339" w:author="HP" w:date="2022-07-15T13:25:00Z">
        <w:r w:rsidR="00C835F3" w:rsidRPr="00C835F3">
          <w:rPr>
            <w:shd w:val="clear" w:color="auto" w:fill="FFFFFF"/>
          </w:rPr>
          <w:t>personal identification number</w:t>
        </w:r>
      </w:ins>
      <w:ins w:id="340" w:author="HP" w:date="2022-07-15T12:02:00Z">
        <w:r w:rsidR="007C5FFE" w:rsidRPr="00C835F3">
          <w:rPr>
            <w:color w:val="202122"/>
            <w:shd w:val="clear" w:color="auto" w:fill="FFFFFF"/>
          </w:rPr>
          <w:t> (PIN) for ordinary use, and a </w:t>
        </w:r>
      </w:ins>
      <w:ins w:id="341" w:author="HP" w:date="2022-07-15T13:25:00Z">
        <w:r w:rsidR="00C835F3" w:rsidRPr="00C835F3">
          <w:rPr>
            <w:shd w:val="clear" w:color="auto" w:fill="FFFFFF"/>
          </w:rPr>
          <w:t>personal unblocking key</w:t>
        </w:r>
      </w:ins>
      <w:ins w:id="342" w:author="HP" w:date="2022-07-15T12:02:00Z">
        <w:r w:rsidR="007C5FFE" w:rsidRPr="00C835F3">
          <w:rPr>
            <w:color w:val="202122"/>
            <w:shd w:val="clear" w:color="auto" w:fill="FFFFFF"/>
          </w:rPr>
          <w:t xml:space="preserve"> (PUK) for PIN unlocking. </w:t>
        </w:r>
      </w:ins>
      <w:ins w:id="343" w:author="HP" w:date="2022-07-15T12:03:00Z">
        <w:r w:rsidR="004D1CA8" w:rsidRPr="00C835F3">
          <w:rPr>
            <w:color w:val="202122"/>
            <w:shd w:val="clear" w:color="auto" w:fill="FFFFFF"/>
          </w:rPr>
          <w:t>SIM</w:t>
        </w:r>
        <w:r w:rsidR="007C5FFE" w:rsidRPr="00C835F3">
          <w:rPr>
            <w:color w:val="202122"/>
            <w:shd w:val="clear" w:color="auto" w:fill="FFFFFF"/>
          </w:rPr>
          <w:t xml:space="preserve"> </w:t>
        </w:r>
      </w:ins>
      <w:ins w:id="344" w:author="HP" w:date="2022-07-15T12:08:00Z">
        <w:r w:rsidR="004D1CA8" w:rsidRPr="00C835F3">
          <w:rPr>
            <w:color w:val="202122"/>
            <w:shd w:val="clear" w:color="auto" w:fill="FFFFFF"/>
          </w:rPr>
          <w:t>is</w:t>
        </w:r>
      </w:ins>
      <w:ins w:id="345" w:author="HP" w:date="2022-07-15T12:03:00Z">
        <w:r w:rsidR="007C5FFE" w:rsidRPr="00C835F3">
          <w:rPr>
            <w:color w:val="202122"/>
            <w:shd w:val="clear" w:color="auto" w:fill="FFFFFF"/>
          </w:rPr>
          <w:t xml:space="preserve"> transferable between different mobile devices by removing the card itself.</w:t>
        </w:r>
      </w:ins>
      <w:ins w:id="346" w:author="HP" w:date="2022-07-15T12:09:00Z">
        <w:r w:rsidR="00B804D8">
          <w:rPr>
            <w:color w:val="202122"/>
            <w:shd w:val="clear" w:color="auto" w:fill="FFFFFF"/>
          </w:rPr>
          <w:t xml:space="preserve"> SIM ha</w:t>
        </w:r>
      </w:ins>
      <w:ins w:id="347" w:author="HP" w:date="2022-07-18T10:25:00Z">
        <w:r w:rsidR="00B804D8">
          <w:rPr>
            <w:color w:val="202122"/>
            <w:shd w:val="clear" w:color="auto" w:fill="FFFFFF"/>
          </w:rPr>
          <w:t>s</w:t>
        </w:r>
      </w:ins>
      <w:ins w:id="348" w:author="HP" w:date="2022-07-15T12:09:00Z">
        <w:r w:rsidR="004D1CA8" w:rsidRPr="00C835F3">
          <w:rPr>
            <w:color w:val="202122"/>
            <w:shd w:val="clear" w:color="auto" w:fill="FFFFFF"/>
          </w:rPr>
          <w:t xml:space="preserve"> evolved over a period</w:t>
        </w:r>
      </w:ins>
      <w:ins w:id="349" w:author="HP" w:date="2022-07-15T12:49:00Z">
        <w:r w:rsidR="00564A59" w:rsidRPr="00C835F3">
          <w:rPr>
            <w:color w:val="202122"/>
            <w:shd w:val="clear" w:color="auto" w:fill="FFFFFF"/>
          </w:rPr>
          <w:t xml:space="preserve"> of time</w:t>
        </w:r>
      </w:ins>
      <w:ins w:id="350" w:author="HP" w:date="2022-07-15T12:09:00Z">
        <w:r w:rsidR="004D1CA8" w:rsidRPr="00C835F3">
          <w:rPr>
            <w:color w:val="202122"/>
            <w:shd w:val="clear" w:color="auto" w:fill="FFFFFF"/>
          </w:rPr>
          <w:t xml:space="preserve"> and</w:t>
        </w:r>
      </w:ins>
      <w:ins w:id="351" w:author="HP" w:date="2022-07-18T10:25:00Z">
        <w:r w:rsidR="00B804D8">
          <w:rPr>
            <w:color w:val="202122"/>
            <w:shd w:val="clear" w:color="auto" w:fill="FFFFFF"/>
          </w:rPr>
          <w:t xml:space="preserve"> it</w:t>
        </w:r>
      </w:ins>
      <w:ins w:id="352" w:author="HP" w:date="2022-07-15T12:09:00Z">
        <w:r w:rsidR="004D1CA8" w:rsidRPr="00C835F3">
          <w:rPr>
            <w:color w:val="202122"/>
            <w:shd w:val="clear" w:color="auto" w:fill="FFFFFF"/>
          </w:rPr>
          <w:t xml:space="preserve"> </w:t>
        </w:r>
      </w:ins>
      <w:ins w:id="353" w:author="HP" w:date="2022-07-15T12:14:00Z">
        <w:r w:rsidR="004D1CA8" w:rsidRPr="00C835F3">
          <w:rPr>
            <w:color w:val="202122"/>
            <w:shd w:val="clear" w:color="auto" w:fill="FFFFFF"/>
          </w:rPr>
          <w:t>is</w:t>
        </w:r>
      </w:ins>
      <w:ins w:id="354" w:author="HP" w:date="2022-07-15T12:09:00Z">
        <w:r w:rsidR="004D1CA8" w:rsidRPr="00C835F3">
          <w:rPr>
            <w:color w:val="202122"/>
            <w:shd w:val="clear" w:color="auto" w:fill="FFFFFF"/>
          </w:rPr>
          <w:t xml:space="preserve"> available in different </w:t>
        </w:r>
      </w:ins>
      <w:ins w:id="355" w:author="HP" w:date="2022-07-15T12:16:00Z">
        <w:r w:rsidR="002349CF" w:rsidRPr="00C835F3">
          <w:rPr>
            <w:color w:val="202122"/>
            <w:shd w:val="clear" w:color="auto" w:fill="FFFFFF"/>
          </w:rPr>
          <w:t>F</w:t>
        </w:r>
      </w:ins>
      <w:ins w:id="356" w:author="HP" w:date="2022-07-15T12:10:00Z">
        <w:r w:rsidR="002349CF" w:rsidRPr="00C835F3">
          <w:rPr>
            <w:color w:val="202122"/>
            <w:shd w:val="clear" w:color="auto" w:fill="FFFFFF"/>
          </w:rPr>
          <w:t xml:space="preserve">orm </w:t>
        </w:r>
      </w:ins>
      <w:ins w:id="357" w:author="HP" w:date="2022-07-15T12:16:00Z">
        <w:r w:rsidR="002349CF" w:rsidRPr="00C835F3">
          <w:rPr>
            <w:color w:val="202122"/>
            <w:shd w:val="clear" w:color="auto" w:fill="FFFFFF"/>
          </w:rPr>
          <w:t>F</w:t>
        </w:r>
      </w:ins>
      <w:ins w:id="358" w:author="HP" w:date="2022-07-15T12:10:00Z">
        <w:r w:rsidR="004D1CA8" w:rsidRPr="00C835F3">
          <w:rPr>
            <w:color w:val="202122"/>
            <w:shd w:val="clear" w:color="auto" w:fill="FFFFFF"/>
          </w:rPr>
          <w:t>actors</w:t>
        </w:r>
      </w:ins>
      <w:ins w:id="359" w:author="HP" w:date="2022-07-15T12:21:00Z">
        <w:r w:rsidR="002349CF" w:rsidRPr="00C835F3">
          <w:rPr>
            <w:color w:val="202122"/>
            <w:shd w:val="clear" w:color="auto" w:fill="FFFFFF"/>
          </w:rPr>
          <w:t>(FF)</w:t>
        </w:r>
      </w:ins>
      <w:ins w:id="360" w:author="HP" w:date="2022-07-15T12:10:00Z">
        <w:r w:rsidR="004D1CA8" w:rsidRPr="00C835F3">
          <w:rPr>
            <w:color w:val="202122"/>
            <w:shd w:val="clear" w:color="auto" w:fill="FFFFFF"/>
          </w:rPr>
          <w:t xml:space="preserve"> to support </w:t>
        </w:r>
      </w:ins>
      <w:ins w:id="361" w:author="HP" w:date="2022-07-18T10:25:00Z">
        <w:r w:rsidR="00B804D8">
          <w:rPr>
            <w:color w:val="202122"/>
            <w:shd w:val="clear" w:color="auto" w:fill="FFFFFF"/>
          </w:rPr>
          <w:t>different</w:t>
        </w:r>
      </w:ins>
      <w:ins w:id="362" w:author="HP" w:date="2022-07-15T12:10:00Z">
        <w:r w:rsidR="004D1CA8" w:rsidRPr="00C835F3">
          <w:rPr>
            <w:color w:val="202122"/>
            <w:shd w:val="clear" w:color="auto" w:fill="FFFFFF"/>
          </w:rPr>
          <w:t xml:space="preserve"> </w:t>
        </w:r>
      </w:ins>
      <w:ins w:id="363" w:author="HP" w:date="2022-07-18T10:25:00Z">
        <w:r w:rsidR="00B804D8">
          <w:rPr>
            <w:color w:val="202122"/>
            <w:shd w:val="clear" w:color="auto" w:fill="FFFFFF"/>
          </w:rPr>
          <w:t>type</w:t>
        </w:r>
      </w:ins>
      <w:ins w:id="364" w:author="HP" w:date="2022-07-15T12:10:00Z">
        <w:r w:rsidR="004D1CA8" w:rsidRPr="00C835F3">
          <w:rPr>
            <w:color w:val="202122"/>
            <w:shd w:val="clear" w:color="auto" w:fill="FFFFFF"/>
          </w:rPr>
          <w:t xml:space="preserve"> of mobile devices. </w:t>
        </w:r>
      </w:ins>
      <w:ins w:id="365" w:author="HP" w:date="2022-07-15T12:12:00Z">
        <w:r w:rsidR="004D1CA8" w:rsidRPr="00C835F3">
          <w:rPr>
            <w:color w:val="202122"/>
            <w:shd w:val="clear" w:color="auto" w:fill="FFFFFF"/>
          </w:rPr>
          <w:t xml:space="preserve">The form factors of </w:t>
        </w:r>
      </w:ins>
      <w:ins w:id="366" w:author="HP" w:date="2022-07-15T12:14:00Z">
        <w:r w:rsidR="004D1CA8" w:rsidRPr="00672A26">
          <w:rPr>
            <w:color w:val="202122"/>
            <w:shd w:val="clear" w:color="auto" w:fill="FFFFFF"/>
          </w:rPr>
          <w:t>removable</w:t>
        </w:r>
      </w:ins>
      <w:ins w:id="367" w:author="HP" w:date="2022-07-15T12:11:00Z">
        <w:r w:rsidR="004D1CA8" w:rsidRPr="00672A26">
          <w:rPr>
            <w:color w:val="202122"/>
            <w:shd w:val="clear" w:color="auto" w:fill="FFFFFF"/>
          </w:rPr>
          <w:t xml:space="preserve"> SIM</w:t>
        </w:r>
      </w:ins>
      <w:ins w:id="368" w:author="HP" w:date="2022-07-15T12:12:00Z">
        <w:r w:rsidR="004D1CA8" w:rsidRPr="00672A26">
          <w:rPr>
            <w:color w:val="202122"/>
            <w:shd w:val="clear" w:color="auto" w:fill="FFFFFF"/>
          </w:rPr>
          <w:t xml:space="preserve"> </w:t>
        </w:r>
      </w:ins>
      <w:ins w:id="369" w:author="HP" w:date="2022-07-15T12:11:00Z">
        <w:r w:rsidR="004D1CA8" w:rsidRPr="00672A26">
          <w:rPr>
            <w:color w:val="202122"/>
            <w:shd w:val="clear" w:color="auto" w:fill="FFFFFF"/>
          </w:rPr>
          <w:t>are from 1FF to 4FF (nano-SIM) depending on the size of the SIM</w:t>
        </w:r>
      </w:ins>
      <w:ins w:id="370" w:author="HP" w:date="2022-07-15T12:12:00Z">
        <w:r w:rsidR="004D1CA8" w:rsidRPr="00672A26">
          <w:rPr>
            <w:color w:val="202122"/>
            <w:shd w:val="clear" w:color="auto" w:fill="FFFFFF"/>
          </w:rPr>
          <w:t xml:space="preserve">. </w:t>
        </w:r>
      </w:ins>
      <w:ins w:id="371" w:author="HP" w:date="2022-07-15T12:13:00Z">
        <w:r w:rsidR="004D1CA8" w:rsidRPr="00672A26">
          <w:rPr>
            <w:color w:val="202122"/>
            <w:shd w:val="clear" w:color="auto" w:fill="FFFFFF"/>
          </w:rPr>
          <w:t>The size of SIM has been reducing for each new generation</w:t>
        </w:r>
      </w:ins>
      <w:ins w:id="372" w:author="HP" w:date="2022-07-15T12:50:00Z">
        <w:r w:rsidR="00564A59" w:rsidRPr="00672A26">
          <w:rPr>
            <w:color w:val="202122"/>
            <w:shd w:val="clear" w:color="auto" w:fill="FFFFFF"/>
          </w:rPr>
          <w:t xml:space="preserve"> with 4FF being the smallest SIM in physical size</w:t>
        </w:r>
      </w:ins>
      <w:ins w:id="373" w:author="HP" w:date="2022-07-15T12:13:00Z">
        <w:r w:rsidR="004D1CA8" w:rsidRPr="00672A26">
          <w:rPr>
            <w:color w:val="202122"/>
            <w:shd w:val="clear" w:color="auto" w:fill="FFFFFF"/>
          </w:rPr>
          <w:t>.</w:t>
        </w:r>
      </w:ins>
      <w:ins w:id="374" w:author="HP" w:date="2022-07-15T12:17:00Z">
        <w:r w:rsidR="002349CF" w:rsidRPr="00672A26">
          <w:rPr>
            <w:color w:val="202122"/>
            <w:shd w:val="clear" w:color="auto" w:fill="FFFFFF"/>
          </w:rPr>
          <w:t xml:space="preserve"> However, with increasing levels of miniaturization of mobile </w:t>
        </w:r>
      </w:ins>
      <w:ins w:id="375" w:author="HP" w:date="2022-07-18T10:59:00Z">
        <w:r w:rsidR="005E0BA6" w:rsidRPr="00672A26">
          <w:rPr>
            <w:color w:val="202122"/>
            <w:shd w:val="clear" w:color="auto" w:fill="FFFFFF"/>
          </w:rPr>
          <w:t xml:space="preserve"> &amp; </w:t>
        </w:r>
      </w:ins>
      <w:ins w:id="376" w:author="HP" w:date="2022-07-15T12:17:00Z">
        <w:r w:rsidR="002349CF" w:rsidRPr="00672A26">
          <w:rPr>
            <w:color w:val="202122"/>
            <w:shd w:val="clear" w:color="auto" w:fill="FFFFFF"/>
          </w:rPr>
          <w:t xml:space="preserve">ICT devices and </w:t>
        </w:r>
      </w:ins>
      <w:ins w:id="377" w:author="HP" w:date="2022-07-15T12:18:00Z">
        <w:r w:rsidR="002349CF" w:rsidRPr="00672A26">
          <w:rPr>
            <w:color w:val="202122"/>
            <w:shd w:val="clear" w:color="auto" w:fill="FFFFFF"/>
          </w:rPr>
          <w:t>rapid</w:t>
        </w:r>
      </w:ins>
      <w:ins w:id="378" w:author="HP" w:date="2022-07-15T12:17:00Z">
        <w:r w:rsidR="002349CF" w:rsidRPr="00672A26">
          <w:rPr>
            <w:color w:val="202122"/>
            <w:shd w:val="clear" w:color="auto" w:fill="FFFFFF"/>
          </w:rPr>
          <w:t xml:space="preserve"> adoption of IoT/M2M devices, the </w:t>
        </w:r>
      </w:ins>
      <w:ins w:id="379" w:author="HP" w:date="2022-07-15T12:18:00Z">
        <w:r w:rsidR="002349CF" w:rsidRPr="00672A26">
          <w:rPr>
            <w:color w:val="202122"/>
            <w:shd w:val="clear" w:color="auto" w:fill="FFFFFF"/>
          </w:rPr>
          <w:t xml:space="preserve">option of embedded SIM (e-SIM) has been introduced which </w:t>
        </w:r>
      </w:ins>
      <w:ins w:id="380" w:author="HP" w:date="2022-07-15T12:19:00Z">
        <w:r w:rsidR="002349CF" w:rsidRPr="00C835F3">
          <w:rPr>
            <w:color w:val="202122"/>
            <w:shd w:val="clear" w:color="auto" w:fill="FFFFFF"/>
          </w:rPr>
          <w:t> is replacing physical SIM cards in some domains, including cellular telephony</w:t>
        </w:r>
      </w:ins>
      <w:ins w:id="381" w:author="HP" w:date="2022-07-15T12:51:00Z">
        <w:r w:rsidR="00564A59" w:rsidRPr="00C835F3">
          <w:rPr>
            <w:color w:val="202122"/>
            <w:shd w:val="clear" w:color="auto" w:fill="FFFFFF"/>
          </w:rPr>
          <w:t xml:space="preserve"> and IoT</w:t>
        </w:r>
      </w:ins>
      <w:ins w:id="382" w:author="HP" w:date="2022-07-18T10:59:00Z">
        <w:r w:rsidR="005E0BA6">
          <w:rPr>
            <w:color w:val="202122"/>
            <w:shd w:val="clear" w:color="auto" w:fill="FFFFFF"/>
          </w:rPr>
          <w:t>/M2M</w:t>
        </w:r>
      </w:ins>
      <w:ins w:id="383" w:author="HP" w:date="2022-07-15T12:51:00Z">
        <w:r w:rsidR="00564A59" w:rsidRPr="00C835F3">
          <w:rPr>
            <w:color w:val="202122"/>
            <w:shd w:val="clear" w:color="auto" w:fill="FFFFFF"/>
          </w:rPr>
          <w:t xml:space="preserve"> devices</w:t>
        </w:r>
      </w:ins>
      <w:ins w:id="384" w:author="HP" w:date="2022-07-15T12:19:00Z">
        <w:r w:rsidR="002349CF" w:rsidRPr="00C835F3">
          <w:rPr>
            <w:color w:val="202122"/>
            <w:shd w:val="clear" w:color="auto" w:fill="FFFFFF"/>
          </w:rPr>
          <w:t>. eSIM uses a software-based SIM</w:t>
        </w:r>
      </w:ins>
      <w:ins w:id="385" w:author="HP" w:date="2022-07-15T12:21:00Z">
        <w:r w:rsidR="002349CF" w:rsidRPr="00C835F3">
          <w:rPr>
            <w:color w:val="202122"/>
            <w:shd w:val="clear" w:color="auto" w:fill="FFFFFF"/>
          </w:rPr>
          <w:t xml:space="preserve"> </w:t>
        </w:r>
      </w:ins>
      <w:ins w:id="386" w:author="HP" w:date="2022-07-15T12:51:00Z">
        <w:r w:rsidR="00564A59" w:rsidRPr="00C835F3">
          <w:rPr>
            <w:color w:val="202122"/>
            <w:shd w:val="clear" w:color="auto" w:fill="FFFFFF"/>
          </w:rPr>
          <w:t>provisioning</w:t>
        </w:r>
      </w:ins>
      <w:ins w:id="387" w:author="HP" w:date="2022-07-15T12:21:00Z">
        <w:r w:rsidR="002349CF" w:rsidRPr="00C835F3">
          <w:rPr>
            <w:color w:val="202122"/>
            <w:shd w:val="clear" w:color="auto" w:fill="FFFFFF"/>
          </w:rPr>
          <w:t xml:space="preserve"> </w:t>
        </w:r>
      </w:ins>
      <w:ins w:id="388" w:author="HP" w:date="2022-07-15T12:51:00Z">
        <w:r w:rsidR="00564A59" w:rsidRPr="00C835F3">
          <w:rPr>
            <w:color w:val="202122"/>
            <w:shd w:val="clear" w:color="auto" w:fill="FFFFFF"/>
          </w:rPr>
          <w:t>where the</w:t>
        </w:r>
      </w:ins>
      <w:ins w:id="389" w:author="HP" w:date="2022-07-15T12:21:00Z">
        <w:r w:rsidR="002349CF" w:rsidRPr="00C835F3">
          <w:rPr>
            <w:color w:val="202122"/>
            <w:shd w:val="clear" w:color="auto" w:fill="FFFFFF"/>
          </w:rPr>
          <w:t xml:space="preserve"> </w:t>
        </w:r>
      </w:ins>
      <w:ins w:id="390" w:author="HP" w:date="2022-07-15T12:51:00Z">
        <w:r w:rsidR="00564A59" w:rsidRPr="00C835F3">
          <w:rPr>
            <w:color w:val="202122"/>
            <w:shd w:val="clear" w:color="auto" w:fill="FFFFFF"/>
          </w:rPr>
          <w:t>eUICC</w:t>
        </w:r>
      </w:ins>
      <w:ins w:id="391" w:author="HP" w:date="2022-07-15T12:21:00Z">
        <w:r w:rsidR="002349CF" w:rsidRPr="00C835F3">
          <w:rPr>
            <w:color w:val="202122"/>
            <w:shd w:val="clear" w:color="auto" w:fill="FFFFFF"/>
          </w:rPr>
          <w:t xml:space="preserve"> is</w:t>
        </w:r>
      </w:ins>
      <w:ins w:id="392" w:author="HP" w:date="2022-07-15T12:19:00Z">
        <w:r w:rsidR="002349CF" w:rsidRPr="00C835F3">
          <w:rPr>
            <w:color w:val="202122"/>
            <w:shd w:val="clear" w:color="auto" w:fill="FFFFFF"/>
          </w:rPr>
          <w:t xml:space="preserve"> embedded into </w:t>
        </w:r>
      </w:ins>
      <w:ins w:id="393" w:author="HP" w:date="2022-07-15T12:52:00Z">
        <w:r w:rsidR="00564A59" w:rsidRPr="00C835F3">
          <w:rPr>
            <w:color w:val="202122"/>
            <w:shd w:val="clear" w:color="auto" w:fill="FFFFFF"/>
          </w:rPr>
          <w:t xml:space="preserve">the device </w:t>
        </w:r>
      </w:ins>
      <w:ins w:id="394" w:author="HP" w:date="2022-07-15T12:19:00Z">
        <w:r w:rsidR="002349CF" w:rsidRPr="00C835F3">
          <w:rPr>
            <w:color w:val="202122"/>
            <w:shd w:val="clear" w:color="auto" w:fill="FFFFFF"/>
          </w:rPr>
          <w:t>an</w:t>
        </w:r>
      </w:ins>
      <w:ins w:id="395" w:author="HP" w:date="2022-07-15T12:52:00Z">
        <w:r w:rsidR="00564A59" w:rsidRPr="00C835F3">
          <w:rPr>
            <w:color w:val="202122"/>
            <w:shd w:val="clear" w:color="auto" w:fill="FFFFFF"/>
          </w:rPr>
          <w:t>d remain</w:t>
        </w:r>
      </w:ins>
      <w:ins w:id="396" w:author="HP" w:date="2022-07-15T12:19:00Z">
        <w:r w:rsidR="002349CF" w:rsidRPr="00C835F3">
          <w:rPr>
            <w:color w:val="202122"/>
            <w:shd w:val="clear" w:color="auto" w:fill="FFFFFF"/>
          </w:rPr>
          <w:t xml:space="preserve"> </w:t>
        </w:r>
      </w:ins>
      <w:ins w:id="397" w:author="HP" w:date="2022-07-15T12:20:00Z">
        <w:r w:rsidR="002349CF" w:rsidRPr="00C835F3">
          <w:rPr>
            <w:color w:val="202122"/>
            <w:shd w:val="clear" w:color="auto" w:fill="FFFFFF"/>
          </w:rPr>
          <w:t>irremovable</w:t>
        </w:r>
      </w:ins>
      <w:ins w:id="398" w:author="HP" w:date="2022-07-15T12:52:00Z">
        <w:r w:rsidR="00564A59" w:rsidRPr="00C835F3">
          <w:rPr>
            <w:color w:val="202122"/>
            <w:shd w:val="clear" w:color="auto" w:fill="FFFFFF"/>
          </w:rPr>
          <w:t xml:space="preserve"> during </w:t>
        </w:r>
        <w:r w:rsidR="00564A59" w:rsidRPr="00C835F3">
          <w:rPr>
            <w:color w:val="202122"/>
            <w:shd w:val="clear" w:color="auto" w:fill="FFFFFF"/>
          </w:rPr>
          <w:lastRenderedPageBreak/>
          <w:t>its lifecycle</w:t>
        </w:r>
      </w:ins>
      <w:ins w:id="399" w:author="HP" w:date="2022-07-15T12:19:00Z">
        <w:r w:rsidR="002349CF" w:rsidRPr="00C835F3">
          <w:rPr>
            <w:color w:val="202122"/>
            <w:shd w:val="clear" w:color="auto" w:fill="FFFFFF"/>
          </w:rPr>
          <w:t>.</w:t>
        </w:r>
      </w:ins>
      <w:ins w:id="400" w:author="HP" w:date="2022-07-15T12:18:00Z">
        <w:r w:rsidR="002349CF" w:rsidRPr="00672A26">
          <w:rPr>
            <w:color w:val="202122"/>
            <w:shd w:val="clear" w:color="auto" w:fill="FFFFFF"/>
          </w:rPr>
          <w:t xml:space="preserve"> </w:t>
        </w:r>
      </w:ins>
      <w:ins w:id="401" w:author="HP" w:date="2022-07-15T12:20:00Z">
        <w:r w:rsidR="002349CF" w:rsidRPr="00672A26">
          <w:rPr>
            <w:color w:val="202122"/>
            <w:shd w:val="clear" w:color="auto" w:fill="FFFFFF"/>
          </w:rPr>
          <w:t xml:space="preserve">The </w:t>
        </w:r>
      </w:ins>
      <w:ins w:id="402" w:author="HP" w:date="2022-07-15T12:52:00Z">
        <w:r w:rsidR="00564A59" w:rsidRPr="00672A26">
          <w:rPr>
            <w:color w:val="202122"/>
            <w:shd w:val="clear" w:color="auto" w:fill="FFFFFF"/>
          </w:rPr>
          <w:t>FF currently in use</w:t>
        </w:r>
      </w:ins>
      <w:ins w:id="403" w:author="HP" w:date="2022-07-15T12:53:00Z">
        <w:r w:rsidR="00564A59" w:rsidRPr="00672A26">
          <w:rPr>
            <w:color w:val="202122"/>
            <w:shd w:val="clear" w:color="auto" w:fill="FFFFFF"/>
          </w:rPr>
          <w:t xml:space="preserve"> </w:t>
        </w:r>
      </w:ins>
      <w:ins w:id="404" w:author="HP" w:date="2022-07-15T12:48:00Z">
        <w:r w:rsidR="00564A59" w:rsidRPr="00672A26">
          <w:rPr>
            <w:color w:val="202122"/>
            <w:shd w:val="clear" w:color="auto" w:fill="FFFFFF"/>
          </w:rPr>
          <w:t>for</w:t>
        </w:r>
      </w:ins>
      <w:ins w:id="405" w:author="HP" w:date="2022-07-15T12:22:00Z">
        <w:r w:rsidR="002349CF" w:rsidRPr="00672A26">
          <w:rPr>
            <w:color w:val="202122"/>
            <w:shd w:val="clear" w:color="auto" w:fill="FFFFFF"/>
          </w:rPr>
          <w:t xml:space="preserve"> eSIM is MFF2.</w:t>
        </w:r>
      </w:ins>
      <w:ins w:id="406" w:author="HP" w:date="2022-07-15T12:53:00Z">
        <w:r w:rsidR="00564A59" w:rsidRPr="00672A26">
          <w:rPr>
            <w:color w:val="202122"/>
            <w:shd w:val="clear" w:color="auto" w:fill="FFFFFF"/>
          </w:rPr>
          <w:t xml:space="preserve"> The </w:t>
        </w:r>
      </w:ins>
      <w:ins w:id="407" w:author="HP" w:date="2022-07-18T11:00:00Z">
        <w:r w:rsidR="005E0BA6" w:rsidRPr="00672A26">
          <w:rPr>
            <w:color w:val="202122"/>
            <w:shd w:val="clear" w:color="auto" w:fill="FFFFFF"/>
          </w:rPr>
          <w:t xml:space="preserve">overview of </w:t>
        </w:r>
      </w:ins>
      <w:ins w:id="408" w:author="HP" w:date="2022-07-15T12:53:00Z">
        <w:r w:rsidR="005E0BA6" w:rsidRPr="00672A26">
          <w:rPr>
            <w:color w:val="202122"/>
            <w:shd w:val="clear" w:color="auto" w:fill="FFFFFF"/>
          </w:rPr>
          <w:t>different</w:t>
        </w:r>
      </w:ins>
      <w:ins w:id="409" w:author="HP" w:date="2022-07-18T11:00:00Z">
        <w:r w:rsidR="005E0BA6" w:rsidRPr="00672A26">
          <w:rPr>
            <w:color w:val="202122"/>
            <w:shd w:val="clear" w:color="auto" w:fill="FFFFFF"/>
          </w:rPr>
          <w:t xml:space="preserve"> </w:t>
        </w:r>
      </w:ins>
      <w:ins w:id="410" w:author="HP" w:date="2022-07-15T12:53:00Z">
        <w:r w:rsidR="00564A59" w:rsidRPr="00672A26">
          <w:rPr>
            <w:color w:val="202122"/>
            <w:shd w:val="clear" w:color="auto" w:fill="FFFFFF"/>
          </w:rPr>
          <w:t xml:space="preserve">FF </w:t>
        </w:r>
      </w:ins>
      <w:ins w:id="411" w:author="HP" w:date="2022-07-18T11:00:00Z">
        <w:r w:rsidR="005E0BA6" w:rsidRPr="00672A26">
          <w:rPr>
            <w:color w:val="202122"/>
            <w:shd w:val="clear" w:color="auto" w:fill="FFFFFF"/>
          </w:rPr>
          <w:t xml:space="preserve">of SIM </w:t>
        </w:r>
      </w:ins>
      <w:ins w:id="412" w:author="HP" w:date="2022-07-15T12:53:00Z">
        <w:r w:rsidR="00564A59" w:rsidRPr="00672A26">
          <w:rPr>
            <w:color w:val="202122"/>
            <w:shd w:val="clear" w:color="auto" w:fill="FFFFFF"/>
          </w:rPr>
          <w:t>is given below.</w:t>
        </w:r>
      </w:ins>
    </w:p>
    <w:tbl>
      <w:tblPr>
        <w:tblStyle w:val="TableGrid"/>
        <w:tblW w:w="0" w:type="auto"/>
        <w:tblInd w:w="300" w:type="dxa"/>
        <w:tblLook w:val="04A0"/>
      </w:tblPr>
      <w:tblGrid>
        <w:gridCol w:w="2778"/>
        <w:gridCol w:w="2520"/>
        <w:gridCol w:w="4140"/>
      </w:tblGrid>
      <w:tr w:rsidR="009E0698" w:rsidRPr="005D35B1" w:rsidTr="005D35B1">
        <w:trPr>
          <w:ins w:id="413" w:author="HP" w:date="2022-09-28T10:06:00Z"/>
        </w:trPr>
        <w:tc>
          <w:tcPr>
            <w:tcW w:w="2778" w:type="dxa"/>
          </w:tcPr>
          <w:p w:rsidR="009E0698" w:rsidRPr="005D35B1" w:rsidRDefault="009E0698" w:rsidP="00C835F3">
            <w:pPr>
              <w:spacing w:before="100" w:beforeAutospacing="1" w:after="100" w:afterAutospacing="1" w:line="276" w:lineRule="auto"/>
              <w:jc w:val="both"/>
              <w:rPr>
                <w:ins w:id="414" w:author="HP" w:date="2022-09-28T10:06:00Z"/>
                <w:b/>
                <w:bCs/>
                <w:color w:val="202122"/>
                <w:shd w:val="clear" w:color="auto" w:fill="FFFFFF"/>
              </w:rPr>
            </w:pPr>
            <w:ins w:id="415" w:author="HP" w:date="2022-09-28T10:06:00Z">
              <w:r w:rsidRPr="005D35B1">
                <w:rPr>
                  <w:b/>
                  <w:bCs/>
                  <w:color w:val="202122"/>
                  <w:shd w:val="clear" w:color="auto" w:fill="FFFFFF"/>
                </w:rPr>
                <w:t>Form Factor</w:t>
              </w:r>
            </w:ins>
          </w:p>
        </w:tc>
        <w:tc>
          <w:tcPr>
            <w:tcW w:w="2520" w:type="dxa"/>
          </w:tcPr>
          <w:p w:rsidR="009E0698" w:rsidRPr="005D35B1" w:rsidRDefault="009E0698" w:rsidP="00C835F3">
            <w:pPr>
              <w:spacing w:before="100" w:beforeAutospacing="1" w:after="100" w:afterAutospacing="1" w:line="276" w:lineRule="auto"/>
              <w:jc w:val="both"/>
              <w:rPr>
                <w:ins w:id="416" w:author="HP" w:date="2022-09-28T10:06:00Z"/>
                <w:b/>
                <w:bCs/>
                <w:color w:val="202122"/>
                <w:shd w:val="clear" w:color="auto" w:fill="FFFFFF"/>
              </w:rPr>
            </w:pPr>
            <w:ins w:id="417" w:author="HP" w:date="2022-09-28T10:06:00Z">
              <w:r w:rsidRPr="005D35B1">
                <w:rPr>
                  <w:b/>
                  <w:bCs/>
                  <w:color w:val="202122"/>
                  <w:shd w:val="clear" w:color="auto" w:fill="FFFFFF"/>
                </w:rPr>
                <w:t>Shape</w:t>
              </w:r>
            </w:ins>
          </w:p>
        </w:tc>
        <w:tc>
          <w:tcPr>
            <w:tcW w:w="4140" w:type="dxa"/>
          </w:tcPr>
          <w:p w:rsidR="009E0698" w:rsidRPr="005D35B1" w:rsidRDefault="009E0698" w:rsidP="00C835F3">
            <w:pPr>
              <w:spacing w:before="100" w:beforeAutospacing="1" w:after="100" w:afterAutospacing="1" w:line="276" w:lineRule="auto"/>
              <w:jc w:val="both"/>
              <w:rPr>
                <w:ins w:id="418" w:author="HP" w:date="2022-09-28T10:06:00Z"/>
                <w:b/>
                <w:bCs/>
                <w:color w:val="202122"/>
                <w:shd w:val="clear" w:color="auto" w:fill="FFFFFF"/>
              </w:rPr>
            </w:pPr>
            <w:ins w:id="419" w:author="HP" w:date="2022-09-28T10:06:00Z">
              <w:r w:rsidRPr="005D35B1">
                <w:rPr>
                  <w:b/>
                  <w:bCs/>
                  <w:color w:val="202122"/>
                  <w:shd w:val="clear" w:color="auto" w:fill="FFFFFF"/>
                </w:rPr>
                <w:t>Size</w:t>
              </w:r>
            </w:ins>
          </w:p>
        </w:tc>
      </w:tr>
      <w:tr w:rsidR="009E0698" w:rsidTr="005D35B1">
        <w:trPr>
          <w:ins w:id="420" w:author="HP" w:date="2022-09-28T10:04:00Z"/>
        </w:trPr>
        <w:tc>
          <w:tcPr>
            <w:tcW w:w="2778" w:type="dxa"/>
          </w:tcPr>
          <w:p w:rsidR="009E0698" w:rsidRDefault="009E0698" w:rsidP="00C835F3">
            <w:pPr>
              <w:spacing w:before="100" w:beforeAutospacing="1" w:after="100" w:afterAutospacing="1" w:line="276" w:lineRule="auto"/>
              <w:jc w:val="both"/>
              <w:rPr>
                <w:ins w:id="421" w:author="HP" w:date="2022-09-28T10:04:00Z"/>
                <w:color w:val="202122"/>
                <w:shd w:val="clear" w:color="auto" w:fill="FFFFFF"/>
              </w:rPr>
            </w:pPr>
            <w:ins w:id="422" w:author="HP" w:date="2022-09-28T10:07:00Z">
              <w:r>
                <w:rPr>
                  <w:color w:val="202122"/>
                  <w:shd w:val="clear" w:color="auto" w:fill="FFFFFF"/>
                </w:rPr>
                <w:t>2FF- Mini SIM</w:t>
              </w:r>
            </w:ins>
          </w:p>
        </w:tc>
        <w:tc>
          <w:tcPr>
            <w:tcW w:w="2520" w:type="dxa"/>
          </w:tcPr>
          <w:p w:rsidR="009E0698" w:rsidRDefault="009E0698" w:rsidP="00C835F3">
            <w:pPr>
              <w:spacing w:before="100" w:beforeAutospacing="1" w:after="100" w:afterAutospacing="1" w:line="276" w:lineRule="auto"/>
              <w:jc w:val="both"/>
              <w:rPr>
                <w:ins w:id="423" w:author="HP" w:date="2022-09-28T10:04:00Z"/>
                <w:color w:val="202122"/>
                <w:shd w:val="clear" w:color="auto" w:fill="FFFFFF"/>
              </w:rPr>
            </w:pPr>
            <w:ins w:id="424" w:author="HP" w:date="2022-09-28T10:04:00Z">
              <w:r w:rsidRPr="005D7ACA">
                <w:rPr>
                  <w:color w:val="202122"/>
                  <w:sz w:val="24"/>
                  <w:szCs w:val="24"/>
                  <w:shd w:val="clear" w:color="auto" w:fill="FFFFFF"/>
                </w:rPr>
                <w:object w:dxaOrig="1530" w:dyaOrig="133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6.5pt;height:66.75pt" o:ole="">
                    <v:imagedata r:id="rId12" o:title=""/>
                  </v:shape>
                  <o:OLEObject Type="Embed" ProgID="PBrush" ShapeID="_x0000_i1025" DrawAspect="Content" ObjectID="_1727869745" r:id="rId13"/>
                </w:object>
              </w:r>
            </w:ins>
          </w:p>
        </w:tc>
        <w:tc>
          <w:tcPr>
            <w:tcW w:w="4140" w:type="dxa"/>
          </w:tcPr>
          <w:p w:rsidR="009E0698" w:rsidRDefault="009E0698" w:rsidP="00267DFE">
            <w:pPr>
              <w:spacing w:before="0" w:line="276" w:lineRule="auto"/>
              <w:jc w:val="both"/>
              <w:rPr>
                <w:ins w:id="425" w:author="HP" w:date="2022-09-28T10:07:00Z"/>
                <w:color w:val="202122"/>
                <w:shd w:val="clear" w:color="auto" w:fill="FFFFFF"/>
              </w:rPr>
            </w:pPr>
            <w:ins w:id="426" w:author="HP" w:date="2022-09-28T10:07:00Z">
              <w:r>
                <w:rPr>
                  <w:color w:val="202122"/>
                  <w:shd w:val="clear" w:color="auto" w:fill="FFFFFF"/>
                </w:rPr>
                <w:t>Height : 25mm</w:t>
              </w:r>
            </w:ins>
          </w:p>
          <w:p w:rsidR="009E0698" w:rsidRDefault="009E0698" w:rsidP="00267DFE">
            <w:pPr>
              <w:spacing w:before="0" w:line="276" w:lineRule="auto"/>
              <w:jc w:val="both"/>
              <w:rPr>
                <w:ins w:id="427" w:author="HP" w:date="2022-09-28T10:07:00Z"/>
                <w:color w:val="202122"/>
                <w:shd w:val="clear" w:color="auto" w:fill="FFFFFF"/>
              </w:rPr>
            </w:pPr>
            <w:ins w:id="428" w:author="HP" w:date="2022-09-28T10:07:00Z">
              <w:r>
                <w:rPr>
                  <w:color w:val="202122"/>
                  <w:shd w:val="clear" w:color="auto" w:fill="FFFFFF"/>
                </w:rPr>
                <w:t>Width: 15mm</w:t>
              </w:r>
            </w:ins>
          </w:p>
          <w:p w:rsidR="009E0698" w:rsidRDefault="009E0698" w:rsidP="00267DFE">
            <w:pPr>
              <w:spacing w:before="0" w:line="276" w:lineRule="auto"/>
              <w:jc w:val="both"/>
              <w:rPr>
                <w:ins w:id="429" w:author="HP" w:date="2022-09-28T10:04:00Z"/>
                <w:color w:val="202122"/>
                <w:shd w:val="clear" w:color="auto" w:fill="FFFFFF"/>
              </w:rPr>
            </w:pPr>
            <w:ins w:id="430" w:author="HP" w:date="2022-09-28T10:07:00Z">
              <w:r>
                <w:rPr>
                  <w:color w:val="202122"/>
                  <w:shd w:val="clear" w:color="auto" w:fill="FFFFFF"/>
                </w:rPr>
                <w:t xml:space="preserve">Thickness: </w:t>
              </w:r>
            </w:ins>
            <w:ins w:id="431" w:author="HP" w:date="2022-09-28T10:08:00Z">
              <w:r>
                <w:rPr>
                  <w:color w:val="202122"/>
                  <w:shd w:val="clear" w:color="auto" w:fill="FFFFFF"/>
                </w:rPr>
                <w:t>0.76mm</w:t>
              </w:r>
            </w:ins>
          </w:p>
        </w:tc>
      </w:tr>
      <w:tr w:rsidR="009E0698" w:rsidTr="005D35B1">
        <w:trPr>
          <w:ins w:id="432" w:author="HP" w:date="2022-09-28T10:04:00Z"/>
        </w:trPr>
        <w:tc>
          <w:tcPr>
            <w:tcW w:w="2778" w:type="dxa"/>
          </w:tcPr>
          <w:p w:rsidR="009E0698" w:rsidRDefault="009E0698" w:rsidP="00C835F3">
            <w:pPr>
              <w:spacing w:before="100" w:beforeAutospacing="1" w:after="100" w:afterAutospacing="1" w:line="276" w:lineRule="auto"/>
              <w:jc w:val="both"/>
              <w:rPr>
                <w:ins w:id="433" w:author="HP" w:date="2022-09-28T10:04:00Z"/>
                <w:color w:val="202122"/>
                <w:shd w:val="clear" w:color="auto" w:fill="FFFFFF"/>
              </w:rPr>
            </w:pPr>
            <w:ins w:id="434" w:author="HP" w:date="2022-09-28T10:09:00Z">
              <w:r>
                <w:rPr>
                  <w:color w:val="202122"/>
                  <w:shd w:val="clear" w:color="auto" w:fill="FFFFFF"/>
                </w:rPr>
                <w:t>3FF-Micro SIM</w:t>
              </w:r>
            </w:ins>
          </w:p>
        </w:tc>
        <w:tc>
          <w:tcPr>
            <w:tcW w:w="2520" w:type="dxa"/>
          </w:tcPr>
          <w:p w:rsidR="009E0698" w:rsidRDefault="009E0698" w:rsidP="00C835F3">
            <w:pPr>
              <w:spacing w:before="100" w:beforeAutospacing="1" w:after="100" w:afterAutospacing="1" w:line="276" w:lineRule="auto"/>
              <w:jc w:val="both"/>
              <w:rPr>
                <w:ins w:id="435" w:author="HP" w:date="2022-09-28T10:04:00Z"/>
                <w:color w:val="202122"/>
                <w:shd w:val="clear" w:color="auto" w:fill="FFFFFF"/>
              </w:rPr>
            </w:pPr>
            <w:ins w:id="436" w:author="HP" w:date="2022-09-28T10:04:00Z">
              <w:r w:rsidRPr="005D7ACA">
                <w:rPr>
                  <w:sz w:val="24"/>
                  <w:szCs w:val="24"/>
                </w:rPr>
                <w:object w:dxaOrig="1215" w:dyaOrig="840">
                  <v:shape id="_x0000_i1026" type="#_x0000_t75" style="width:60.75pt;height:42pt" o:ole="">
                    <v:imagedata r:id="rId14" o:title=""/>
                  </v:shape>
                  <o:OLEObject Type="Embed" ProgID="PBrush" ShapeID="_x0000_i1026" DrawAspect="Content" ObjectID="_1727869746" r:id="rId15"/>
                </w:object>
              </w:r>
            </w:ins>
          </w:p>
        </w:tc>
        <w:tc>
          <w:tcPr>
            <w:tcW w:w="4140" w:type="dxa"/>
          </w:tcPr>
          <w:p w:rsidR="009E0698" w:rsidRDefault="009E0698" w:rsidP="00267DFE">
            <w:pPr>
              <w:spacing w:before="0" w:line="276" w:lineRule="auto"/>
              <w:jc w:val="both"/>
              <w:rPr>
                <w:ins w:id="437" w:author="HP" w:date="2022-09-28T10:10:00Z"/>
                <w:color w:val="202122"/>
                <w:shd w:val="clear" w:color="auto" w:fill="FFFFFF"/>
              </w:rPr>
            </w:pPr>
            <w:ins w:id="438" w:author="HP" w:date="2022-09-28T10:10:00Z">
              <w:r>
                <w:rPr>
                  <w:color w:val="202122"/>
                  <w:shd w:val="clear" w:color="auto" w:fill="FFFFFF"/>
                </w:rPr>
                <w:t>Height : 15mm</w:t>
              </w:r>
            </w:ins>
          </w:p>
          <w:p w:rsidR="009E0698" w:rsidRDefault="009E0698" w:rsidP="00267DFE">
            <w:pPr>
              <w:spacing w:before="0" w:line="276" w:lineRule="auto"/>
              <w:jc w:val="both"/>
              <w:rPr>
                <w:ins w:id="439" w:author="HP" w:date="2022-09-28T10:10:00Z"/>
                <w:color w:val="202122"/>
                <w:shd w:val="clear" w:color="auto" w:fill="FFFFFF"/>
              </w:rPr>
            </w:pPr>
            <w:ins w:id="440" w:author="HP" w:date="2022-09-28T10:10:00Z">
              <w:r>
                <w:rPr>
                  <w:color w:val="202122"/>
                  <w:shd w:val="clear" w:color="auto" w:fill="FFFFFF"/>
                </w:rPr>
                <w:t>Width: 12mm</w:t>
              </w:r>
            </w:ins>
          </w:p>
          <w:p w:rsidR="009E0698" w:rsidRDefault="009E0698" w:rsidP="00267DFE">
            <w:pPr>
              <w:spacing w:before="0" w:line="276" w:lineRule="auto"/>
              <w:jc w:val="both"/>
              <w:rPr>
                <w:ins w:id="441" w:author="HP" w:date="2022-09-28T10:04:00Z"/>
                <w:color w:val="202122"/>
                <w:shd w:val="clear" w:color="auto" w:fill="FFFFFF"/>
              </w:rPr>
            </w:pPr>
            <w:ins w:id="442" w:author="HP" w:date="2022-09-28T10:10:00Z">
              <w:r>
                <w:rPr>
                  <w:color w:val="202122"/>
                  <w:shd w:val="clear" w:color="auto" w:fill="FFFFFF"/>
                </w:rPr>
                <w:t>Thickness: 0.76mm</w:t>
              </w:r>
            </w:ins>
          </w:p>
        </w:tc>
      </w:tr>
      <w:tr w:rsidR="009E0698" w:rsidTr="005D35B1">
        <w:trPr>
          <w:ins w:id="443" w:author="HP" w:date="2022-09-28T10:04:00Z"/>
        </w:trPr>
        <w:tc>
          <w:tcPr>
            <w:tcW w:w="2778" w:type="dxa"/>
          </w:tcPr>
          <w:p w:rsidR="009E0698" w:rsidRDefault="009E0698" w:rsidP="00C835F3">
            <w:pPr>
              <w:spacing w:before="100" w:beforeAutospacing="1" w:after="100" w:afterAutospacing="1" w:line="276" w:lineRule="auto"/>
              <w:jc w:val="both"/>
              <w:rPr>
                <w:ins w:id="444" w:author="HP" w:date="2022-09-28T10:04:00Z"/>
                <w:color w:val="202122"/>
                <w:shd w:val="clear" w:color="auto" w:fill="FFFFFF"/>
              </w:rPr>
            </w:pPr>
            <w:ins w:id="445" w:author="HP" w:date="2022-09-28T10:10:00Z">
              <w:r>
                <w:rPr>
                  <w:color w:val="202122"/>
                  <w:shd w:val="clear" w:color="auto" w:fill="FFFFFF"/>
                </w:rPr>
                <w:t>4FF-Nano SIM</w:t>
              </w:r>
            </w:ins>
          </w:p>
        </w:tc>
        <w:tc>
          <w:tcPr>
            <w:tcW w:w="2520" w:type="dxa"/>
          </w:tcPr>
          <w:p w:rsidR="009E0698" w:rsidRDefault="009E0698" w:rsidP="00C835F3">
            <w:pPr>
              <w:spacing w:before="100" w:beforeAutospacing="1" w:after="100" w:afterAutospacing="1" w:line="276" w:lineRule="auto"/>
              <w:jc w:val="both"/>
              <w:rPr>
                <w:ins w:id="446" w:author="HP" w:date="2022-09-28T10:04:00Z"/>
                <w:color w:val="202122"/>
                <w:shd w:val="clear" w:color="auto" w:fill="FFFFFF"/>
              </w:rPr>
            </w:pPr>
            <w:ins w:id="447" w:author="HP" w:date="2022-09-28T10:05:00Z">
              <w:r w:rsidRPr="005D7ACA">
                <w:rPr>
                  <w:sz w:val="24"/>
                  <w:szCs w:val="24"/>
                </w:rPr>
                <w:object w:dxaOrig="930" w:dyaOrig="645">
                  <v:shape id="_x0000_i1027" type="#_x0000_t75" style="width:46.5pt;height:32.25pt" o:ole="">
                    <v:imagedata r:id="rId16" o:title=""/>
                  </v:shape>
                  <o:OLEObject Type="Embed" ProgID="PBrush" ShapeID="_x0000_i1027" DrawAspect="Content" ObjectID="_1727869747" r:id="rId17"/>
                </w:object>
              </w:r>
            </w:ins>
          </w:p>
        </w:tc>
        <w:tc>
          <w:tcPr>
            <w:tcW w:w="4140" w:type="dxa"/>
          </w:tcPr>
          <w:p w:rsidR="009E0698" w:rsidRDefault="009E0698" w:rsidP="00267DFE">
            <w:pPr>
              <w:spacing w:before="0" w:line="276" w:lineRule="auto"/>
              <w:jc w:val="both"/>
              <w:rPr>
                <w:ins w:id="448" w:author="HP" w:date="2022-09-28T10:10:00Z"/>
                <w:color w:val="202122"/>
                <w:shd w:val="clear" w:color="auto" w:fill="FFFFFF"/>
              </w:rPr>
            </w:pPr>
            <w:ins w:id="449" w:author="HP" w:date="2022-09-28T10:10:00Z">
              <w:r>
                <w:rPr>
                  <w:color w:val="202122"/>
                  <w:shd w:val="clear" w:color="auto" w:fill="FFFFFF"/>
                </w:rPr>
                <w:t>Height : 12.3mm</w:t>
              </w:r>
            </w:ins>
          </w:p>
          <w:p w:rsidR="009E0698" w:rsidRDefault="009E0698" w:rsidP="00267DFE">
            <w:pPr>
              <w:spacing w:before="0" w:line="276" w:lineRule="auto"/>
              <w:jc w:val="both"/>
              <w:rPr>
                <w:ins w:id="450" w:author="HP" w:date="2022-09-28T10:10:00Z"/>
                <w:color w:val="202122"/>
                <w:shd w:val="clear" w:color="auto" w:fill="FFFFFF"/>
              </w:rPr>
            </w:pPr>
            <w:ins w:id="451" w:author="HP" w:date="2022-09-28T10:10:00Z">
              <w:r>
                <w:rPr>
                  <w:color w:val="202122"/>
                  <w:shd w:val="clear" w:color="auto" w:fill="FFFFFF"/>
                </w:rPr>
                <w:t>Width: 8.8mm</w:t>
              </w:r>
            </w:ins>
          </w:p>
          <w:p w:rsidR="009E0698" w:rsidRDefault="009E0698" w:rsidP="00267DFE">
            <w:pPr>
              <w:spacing w:before="0" w:line="276" w:lineRule="auto"/>
              <w:jc w:val="both"/>
              <w:rPr>
                <w:ins w:id="452" w:author="HP" w:date="2022-09-28T10:04:00Z"/>
                <w:color w:val="202122"/>
                <w:shd w:val="clear" w:color="auto" w:fill="FFFFFF"/>
              </w:rPr>
            </w:pPr>
            <w:ins w:id="453" w:author="HP" w:date="2022-09-28T10:10:00Z">
              <w:r>
                <w:rPr>
                  <w:color w:val="202122"/>
                  <w:shd w:val="clear" w:color="auto" w:fill="FFFFFF"/>
                </w:rPr>
                <w:t>Thickness: 0.</w:t>
              </w:r>
            </w:ins>
            <w:ins w:id="454" w:author="HP" w:date="2022-09-28T10:11:00Z">
              <w:r>
                <w:rPr>
                  <w:color w:val="202122"/>
                  <w:shd w:val="clear" w:color="auto" w:fill="FFFFFF"/>
                </w:rPr>
                <w:t>67</w:t>
              </w:r>
            </w:ins>
            <w:ins w:id="455" w:author="HP" w:date="2022-09-28T10:10:00Z">
              <w:r>
                <w:rPr>
                  <w:color w:val="202122"/>
                  <w:shd w:val="clear" w:color="auto" w:fill="FFFFFF"/>
                </w:rPr>
                <w:t>mm</w:t>
              </w:r>
            </w:ins>
          </w:p>
        </w:tc>
      </w:tr>
      <w:tr w:rsidR="009E0698" w:rsidTr="005D35B1">
        <w:trPr>
          <w:ins w:id="456" w:author="HP" w:date="2022-09-28T10:04:00Z"/>
        </w:trPr>
        <w:tc>
          <w:tcPr>
            <w:tcW w:w="2778" w:type="dxa"/>
          </w:tcPr>
          <w:p w:rsidR="009E0698" w:rsidRDefault="005D35B1" w:rsidP="00C835F3">
            <w:pPr>
              <w:spacing w:before="100" w:beforeAutospacing="1" w:after="100" w:afterAutospacing="1" w:line="276" w:lineRule="auto"/>
              <w:jc w:val="both"/>
              <w:rPr>
                <w:ins w:id="457" w:author="HP" w:date="2022-09-28T10:04:00Z"/>
                <w:color w:val="202122"/>
                <w:shd w:val="clear" w:color="auto" w:fill="FFFFFF"/>
              </w:rPr>
            </w:pPr>
            <w:ins w:id="458" w:author="HP" w:date="2022-09-28T10:19:00Z">
              <w:r>
                <w:rPr>
                  <w:color w:val="202122"/>
                  <w:shd w:val="clear" w:color="auto" w:fill="FFFFFF"/>
                </w:rPr>
                <w:t>MFF2</w:t>
              </w:r>
            </w:ins>
            <w:ins w:id="459" w:author="HP" w:date="2022-09-28T10:20:00Z">
              <w:r>
                <w:rPr>
                  <w:color w:val="202122"/>
                  <w:shd w:val="clear" w:color="auto" w:fill="FFFFFF"/>
                </w:rPr>
                <w:t>- M2M Form Factor</w:t>
              </w:r>
            </w:ins>
          </w:p>
        </w:tc>
        <w:tc>
          <w:tcPr>
            <w:tcW w:w="2520" w:type="dxa"/>
          </w:tcPr>
          <w:p w:rsidR="009E0698" w:rsidRDefault="009E0698" w:rsidP="00C835F3">
            <w:pPr>
              <w:spacing w:before="100" w:beforeAutospacing="1" w:after="100" w:afterAutospacing="1" w:line="276" w:lineRule="auto"/>
              <w:jc w:val="both"/>
              <w:rPr>
                <w:ins w:id="460" w:author="HP" w:date="2022-09-28T10:04:00Z"/>
                <w:color w:val="202122"/>
                <w:shd w:val="clear" w:color="auto" w:fill="FFFFFF"/>
              </w:rPr>
            </w:pPr>
            <w:ins w:id="461" w:author="HP" w:date="2022-09-28T10:06:00Z">
              <w:r w:rsidRPr="005D7ACA">
                <w:rPr>
                  <w:sz w:val="24"/>
                  <w:szCs w:val="24"/>
                </w:rPr>
                <w:object w:dxaOrig="480" w:dyaOrig="360">
                  <v:shape id="_x0000_i1028" type="#_x0000_t75" style="width:24pt;height:18pt" o:ole="">
                    <v:imagedata r:id="rId18" o:title=""/>
                  </v:shape>
                  <o:OLEObject Type="Embed" ProgID="PBrush" ShapeID="_x0000_i1028" DrawAspect="Content" ObjectID="_1727869748" r:id="rId19"/>
                </w:object>
              </w:r>
            </w:ins>
          </w:p>
        </w:tc>
        <w:tc>
          <w:tcPr>
            <w:tcW w:w="4140" w:type="dxa"/>
          </w:tcPr>
          <w:p w:rsidR="009E0698" w:rsidRDefault="009E0698" w:rsidP="00267DFE">
            <w:pPr>
              <w:spacing w:before="0" w:line="276" w:lineRule="auto"/>
              <w:jc w:val="both"/>
              <w:rPr>
                <w:ins w:id="462" w:author="HP" w:date="2022-09-28T10:10:00Z"/>
                <w:color w:val="202122"/>
                <w:shd w:val="clear" w:color="auto" w:fill="FFFFFF"/>
              </w:rPr>
            </w:pPr>
            <w:ins w:id="463" w:author="HP" w:date="2022-09-28T10:10:00Z">
              <w:r>
                <w:rPr>
                  <w:color w:val="202122"/>
                  <w:shd w:val="clear" w:color="auto" w:fill="FFFFFF"/>
                </w:rPr>
                <w:t xml:space="preserve">Height : </w:t>
              </w:r>
            </w:ins>
            <w:ins w:id="464" w:author="HP" w:date="2022-09-28T10:11:00Z">
              <w:r>
                <w:rPr>
                  <w:color w:val="202122"/>
                  <w:shd w:val="clear" w:color="auto" w:fill="FFFFFF"/>
                </w:rPr>
                <w:t>5</w:t>
              </w:r>
            </w:ins>
            <w:ins w:id="465" w:author="HP" w:date="2022-09-28T10:10:00Z">
              <w:r>
                <w:rPr>
                  <w:color w:val="202122"/>
                  <w:shd w:val="clear" w:color="auto" w:fill="FFFFFF"/>
                </w:rPr>
                <w:t>mm</w:t>
              </w:r>
            </w:ins>
          </w:p>
          <w:p w:rsidR="009E0698" w:rsidRDefault="009E0698" w:rsidP="00267DFE">
            <w:pPr>
              <w:spacing w:before="0" w:line="276" w:lineRule="auto"/>
              <w:jc w:val="both"/>
              <w:rPr>
                <w:ins w:id="466" w:author="HP" w:date="2022-09-28T10:10:00Z"/>
                <w:color w:val="202122"/>
                <w:shd w:val="clear" w:color="auto" w:fill="FFFFFF"/>
              </w:rPr>
            </w:pPr>
            <w:ins w:id="467" w:author="HP" w:date="2022-09-28T10:10:00Z">
              <w:r>
                <w:rPr>
                  <w:color w:val="202122"/>
                  <w:shd w:val="clear" w:color="auto" w:fill="FFFFFF"/>
                </w:rPr>
                <w:t xml:space="preserve">Width: </w:t>
              </w:r>
            </w:ins>
            <w:ins w:id="468" w:author="HP" w:date="2022-09-28T10:11:00Z">
              <w:r>
                <w:rPr>
                  <w:color w:val="202122"/>
                  <w:shd w:val="clear" w:color="auto" w:fill="FFFFFF"/>
                </w:rPr>
                <w:t>6</w:t>
              </w:r>
            </w:ins>
            <w:ins w:id="469" w:author="HP" w:date="2022-09-28T10:10:00Z">
              <w:r>
                <w:rPr>
                  <w:color w:val="202122"/>
                  <w:shd w:val="clear" w:color="auto" w:fill="FFFFFF"/>
                </w:rPr>
                <w:t>mm</w:t>
              </w:r>
            </w:ins>
          </w:p>
          <w:p w:rsidR="009E0698" w:rsidRDefault="009E0698" w:rsidP="00267DFE">
            <w:pPr>
              <w:spacing w:before="0" w:line="276" w:lineRule="auto"/>
              <w:jc w:val="both"/>
              <w:rPr>
                <w:ins w:id="470" w:author="HP" w:date="2022-09-28T10:04:00Z"/>
                <w:color w:val="202122"/>
                <w:shd w:val="clear" w:color="auto" w:fill="FFFFFF"/>
              </w:rPr>
            </w:pPr>
            <w:ins w:id="471" w:author="HP" w:date="2022-09-28T10:10:00Z">
              <w:r>
                <w:rPr>
                  <w:color w:val="202122"/>
                  <w:shd w:val="clear" w:color="auto" w:fill="FFFFFF"/>
                </w:rPr>
                <w:t>Thickness: 0.</w:t>
              </w:r>
            </w:ins>
            <w:ins w:id="472" w:author="HP" w:date="2022-09-28T10:11:00Z">
              <w:r>
                <w:rPr>
                  <w:color w:val="202122"/>
                  <w:shd w:val="clear" w:color="auto" w:fill="FFFFFF"/>
                </w:rPr>
                <w:t>67</w:t>
              </w:r>
            </w:ins>
            <w:ins w:id="473" w:author="HP" w:date="2022-09-28T10:10:00Z">
              <w:r>
                <w:rPr>
                  <w:color w:val="202122"/>
                  <w:shd w:val="clear" w:color="auto" w:fill="FFFFFF"/>
                </w:rPr>
                <w:t>mm</w:t>
              </w:r>
            </w:ins>
          </w:p>
        </w:tc>
      </w:tr>
    </w:tbl>
    <w:p w:rsidR="007C5FFE" w:rsidRPr="00564A59" w:rsidRDefault="00564A59" w:rsidP="00564A59">
      <w:pPr>
        <w:jc w:val="center"/>
        <w:rPr>
          <w:ins w:id="474" w:author="HP" w:date="2022-07-15T11:59:00Z"/>
          <w:rFonts w:ascii="Arial" w:hAnsi="Arial" w:cs="Arial"/>
          <w:b/>
          <w:bCs/>
          <w:color w:val="202122"/>
          <w:sz w:val="21"/>
          <w:szCs w:val="21"/>
          <w:shd w:val="clear" w:color="auto" w:fill="FFFFFF"/>
        </w:rPr>
      </w:pPr>
      <w:ins w:id="475" w:author="HP" w:date="2022-07-15T12:53:00Z">
        <w:r w:rsidRPr="00564A59">
          <w:rPr>
            <w:rFonts w:ascii="Arial" w:hAnsi="Arial" w:cs="Arial"/>
            <w:b/>
            <w:bCs/>
            <w:color w:val="202122"/>
            <w:sz w:val="21"/>
            <w:szCs w:val="21"/>
            <w:shd w:val="clear" w:color="auto" w:fill="FFFFFF"/>
          </w:rPr>
          <w:t>Figure-1: SIM and eSIM size and shape</w:t>
        </w:r>
      </w:ins>
      <w:ins w:id="476" w:author="HP" w:date="2022-07-15T13:29:00Z">
        <w:r w:rsidR="00D11625">
          <w:rPr>
            <w:rFonts w:ascii="Arial" w:hAnsi="Arial" w:cs="Arial"/>
            <w:b/>
            <w:bCs/>
            <w:color w:val="202122"/>
            <w:sz w:val="21"/>
            <w:szCs w:val="21"/>
            <w:shd w:val="clear" w:color="auto" w:fill="FFFFFF"/>
          </w:rPr>
          <w:t>s</w:t>
        </w:r>
      </w:ins>
    </w:p>
    <w:p w:rsidR="00974320" w:rsidRPr="00C835F3" w:rsidRDefault="00CA3BF8">
      <w:pPr>
        <w:jc w:val="both"/>
        <w:rPr>
          <w:lang w:eastAsia="en-US" w:bidi="ar-DZ"/>
        </w:rPr>
      </w:pPr>
      <w:ins w:id="477" w:author="HP" w:date="2022-07-15T13:01:00Z">
        <w:r w:rsidRPr="00C835F3">
          <w:rPr>
            <w:color w:val="202122"/>
            <w:shd w:val="clear" w:color="auto" w:fill="FFFFFF"/>
          </w:rPr>
          <w:t>An eSIM is programmable SIM that is embedded directly into a device. The surface mount format provides the same electrical interface as the full size, 2FF and 3FF SIM cards, but is soldered to a circuit board as part of the manufacturing process. In </w:t>
        </w:r>
      </w:ins>
      <w:ins w:id="478" w:author="HP" w:date="2022-07-15T13:25:00Z">
        <w:r w:rsidR="00C835F3" w:rsidRPr="00C835F3">
          <w:rPr>
            <w:shd w:val="clear" w:color="auto" w:fill="FFFFFF"/>
          </w:rPr>
          <w:t>M2M</w:t>
        </w:r>
      </w:ins>
      <w:ins w:id="479" w:author="HP" w:date="2022-07-15T13:01:00Z">
        <w:r w:rsidRPr="00C835F3">
          <w:rPr>
            <w:color w:val="202122"/>
            <w:shd w:val="clear" w:color="auto" w:fill="FFFFFF"/>
          </w:rPr>
          <w:t> applications where there is no requirement</w:t>
        </w:r>
      </w:ins>
      <w:ins w:id="480" w:author="HP" w:date="2022-07-15T13:02:00Z">
        <w:r w:rsidRPr="00C835F3">
          <w:rPr>
            <w:color w:val="202122"/>
            <w:shd w:val="clear" w:color="auto" w:fill="FFFFFF"/>
            <w:vertAlign w:val="superscript"/>
          </w:rPr>
          <w:t xml:space="preserve"> </w:t>
        </w:r>
      </w:ins>
      <w:ins w:id="481" w:author="HP" w:date="2022-07-15T13:01:00Z">
        <w:r w:rsidRPr="00C835F3">
          <w:rPr>
            <w:color w:val="202122"/>
            <w:shd w:val="clear" w:color="auto" w:fill="FFFFFF"/>
          </w:rPr>
          <w:t>to change the SIM card, this avoids the requirement for a connector, improving reliability and security. An eSIM can be </w:t>
        </w:r>
      </w:ins>
      <w:ins w:id="482" w:author="HP" w:date="2022-07-15T13:25:00Z">
        <w:r w:rsidR="00C835F3" w:rsidRPr="00C835F3">
          <w:rPr>
            <w:shd w:val="clear" w:color="auto" w:fill="FFFFFF"/>
          </w:rPr>
          <w:t>provisioned remotely</w:t>
        </w:r>
      </w:ins>
      <w:ins w:id="483" w:author="HP" w:date="2022-07-15T13:01:00Z">
        <w:r w:rsidRPr="00C835F3">
          <w:rPr>
            <w:color w:val="202122"/>
            <w:shd w:val="clear" w:color="auto" w:fill="FFFFFF"/>
          </w:rPr>
          <w:t xml:space="preserve">; end-users can </w:t>
        </w:r>
      </w:ins>
      <w:ins w:id="484" w:author="HP" w:date="2022-07-18T11:02:00Z">
        <w:r w:rsidR="005E0BA6">
          <w:rPr>
            <w:color w:val="202122"/>
            <w:shd w:val="clear" w:color="auto" w:fill="FFFFFF"/>
          </w:rPr>
          <w:t xml:space="preserve">get MNO </w:t>
        </w:r>
      </w:ins>
      <w:ins w:id="485" w:author="HP" w:date="2022-07-15T13:01:00Z">
        <w:r w:rsidRPr="00C835F3">
          <w:rPr>
            <w:color w:val="202122"/>
            <w:shd w:val="clear" w:color="auto" w:fill="FFFFFF"/>
          </w:rPr>
          <w:t>add</w:t>
        </w:r>
      </w:ins>
      <w:ins w:id="486" w:author="HP" w:date="2022-07-18T11:02:00Z">
        <w:r w:rsidR="005E0BA6">
          <w:rPr>
            <w:color w:val="202122"/>
            <w:shd w:val="clear" w:color="auto" w:fill="FFFFFF"/>
          </w:rPr>
          <w:t>ed</w:t>
        </w:r>
      </w:ins>
      <w:ins w:id="487" w:author="HP" w:date="2022-07-15T13:01:00Z">
        <w:r w:rsidRPr="00C835F3">
          <w:rPr>
            <w:color w:val="202122"/>
            <w:shd w:val="clear" w:color="auto" w:fill="FFFFFF"/>
          </w:rPr>
          <w:t xml:space="preserve"> or remove</w:t>
        </w:r>
      </w:ins>
      <w:ins w:id="488" w:author="HP" w:date="2022-07-18T11:02:00Z">
        <w:r w:rsidR="005E0BA6">
          <w:rPr>
            <w:color w:val="202122"/>
            <w:shd w:val="clear" w:color="auto" w:fill="FFFFFF"/>
          </w:rPr>
          <w:t>d</w:t>
        </w:r>
      </w:ins>
      <w:ins w:id="489" w:author="HP" w:date="2022-07-15T13:01:00Z">
        <w:r w:rsidRPr="00C835F3">
          <w:rPr>
            <w:color w:val="202122"/>
            <w:shd w:val="clear" w:color="auto" w:fill="FFFFFF"/>
          </w:rPr>
          <w:t xml:space="preserve"> without the need to physically swap a SIM from the </w:t>
        </w:r>
      </w:ins>
      <w:r w:rsidRPr="00C835F3">
        <w:rPr>
          <w:color w:val="202122"/>
          <w:shd w:val="clear" w:color="auto" w:fill="FFFFFF"/>
        </w:rPr>
        <w:t>device</w:t>
      </w:r>
      <w:ins w:id="490" w:author="HP" w:date="2022-07-15T13:03:00Z">
        <w:r w:rsidRPr="00C835F3">
          <w:rPr>
            <w:color w:val="202122"/>
            <w:shd w:val="clear" w:color="auto" w:fill="FFFFFF"/>
          </w:rPr>
          <w:t xml:space="preserve">. Also </w:t>
        </w:r>
      </w:ins>
      <w:ins w:id="491" w:author="HP" w:date="2022-07-15T13:04:00Z">
        <w:r w:rsidRPr="00C835F3">
          <w:rPr>
            <w:color w:val="202122"/>
            <w:shd w:val="clear" w:color="auto" w:fill="FFFFFF"/>
          </w:rPr>
          <w:t>a</w:t>
        </w:r>
      </w:ins>
      <w:ins w:id="492" w:author="HP" w:date="2022-07-15T13:03:00Z">
        <w:r w:rsidRPr="00C835F3">
          <w:rPr>
            <w:color w:val="202122"/>
            <w:shd w:val="clear" w:color="auto" w:fill="FFFFFF"/>
          </w:rPr>
          <w:t>n integrated SIM (</w:t>
        </w:r>
        <w:r w:rsidRPr="00C835F3">
          <w:rPr>
            <w:shd w:val="clear" w:color="auto" w:fill="FFFFFF"/>
          </w:rPr>
          <w:t>iS</w:t>
        </w:r>
      </w:ins>
      <w:ins w:id="493" w:author="HP" w:date="2022-07-15T13:25:00Z">
        <w:r w:rsidR="00C835F3" w:rsidRPr="00C835F3">
          <w:rPr>
            <w:shd w:val="clear" w:color="auto" w:fill="FFFFFF"/>
          </w:rPr>
          <w:t>IM)</w:t>
        </w:r>
      </w:ins>
      <w:ins w:id="494" w:author="HP" w:date="2022-07-15T13:03:00Z">
        <w:r w:rsidR="005E0BA6">
          <w:rPr>
            <w:color w:val="202122"/>
            <w:shd w:val="clear" w:color="auto" w:fill="FFFFFF"/>
          </w:rPr>
          <w:t xml:space="preserve"> is being introduced which is </w:t>
        </w:r>
        <w:r w:rsidRPr="00C835F3">
          <w:rPr>
            <w:color w:val="202122"/>
            <w:shd w:val="clear" w:color="auto" w:fill="FFFFFF"/>
          </w:rPr>
          <w:t>a form of SIM directly integrated into the model chip itself. As a consequence they are smaller, cheaper a</w:t>
        </w:r>
        <w:r w:rsidR="005E0BA6">
          <w:rPr>
            <w:color w:val="202122"/>
            <w:shd w:val="clear" w:color="auto" w:fill="FFFFFF"/>
          </w:rPr>
          <w:t>nd more reliable than eSIMs</w:t>
        </w:r>
      </w:ins>
      <w:ins w:id="495" w:author="HP" w:date="2022-07-18T11:03:00Z">
        <w:r w:rsidR="005E0BA6">
          <w:rPr>
            <w:color w:val="202122"/>
            <w:shd w:val="clear" w:color="auto" w:fill="FFFFFF"/>
          </w:rPr>
          <w:t>.</w:t>
        </w:r>
      </w:ins>
      <w:ins w:id="496" w:author="HP" w:date="2022-07-15T13:03:00Z">
        <w:r w:rsidR="005E0BA6">
          <w:rPr>
            <w:color w:val="202122"/>
            <w:shd w:val="clear" w:color="auto" w:fill="FFFFFF"/>
          </w:rPr>
          <w:t xml:space="preserve"> </w:t>
        </w:r>
      </w:ins>
      <w:ins w:id="497" w:author="HP" w:date="2022-07-18T11:03:00Z">
        <w:r w:rsidR="005E0BA6">
          <w:rPr>
            <w:color w:val="202122"/>
            <w:shd w:val="clear" w:color="auto" w:fill="FFFFFF"/>
          </w:rPr>
          <w:t>T</w:t>
        </w:r>
      </w:ins>
      <w:ins w:id="498" w:author="HP" w:date="2022-07-15T13:03:00Z">
        <w:r w:rsidRPr="00C835F3">
          <w:rPr>
            <w:color w:val="202122"/>
            <w:shd w:val="clear" w:color="auto" w:fill="FFFFFF"/>
          </w:rPr>
          <w:t>hey can improve security and ease the logistics and production of small devices</w:t>
        </w:r>
      </w:ins>
      <w:ins w:id="499" w:author="HP" w:date="2022-07-18T11:04:00Z">
        <w:r w:rsidR="005E0BA6">
          <w:rPr>
            <w:color w:val="202122"/>
            <w:shd w:val="clear" w:color="auto" w:fill="FFFFFF"/>
          </w:rPr>
          <w:t>.</w:t>
        </w:r>
      </w:ins>
    </w:p>
    <w:p w:rsidR="0022765A" w:rsidRPr="00C835F3" w:rsidRDefault="001404FD" w:rsidP="005E0BA6">
      <w:pPr>
        <w:jc w:val="both"/>
        <w:rPr>
          <w:lang w:eastAsia="en-US" w:bidi="ar-DZ"/>
        </w:rPr>
      </w:pPr>
      <w:r>
        <w:rPr>
          <w:lang w:eastAsia="en-US" w:bidi="ar-DZ"/>
        </w:rPr>
        <w:t xml:space="preserve">This technical report </w:t>
      </w:r>
      <w:del w:id="500" w:author="HP" w:date="2022-07-18T11:04:00Z">
        <w:r w:rsidDel="005E0BA6">
          <w:rPr>
            <w:lang w:eastAsia="en-US" w:bidi="ar-DZ"/>
          </w:rPr>
          <w:delText xml:space="preserve">considers </w:delText>
        </w:r>
      </w:del>
      <w:ins w:id="501" w:author="HP" w:date="2022-07-18T11:04:00Z">
        <w:r w:rsidR="005E0BA6">
          <w:rPr>
            <w:lang w:eastAsia="en-US" w:bidi="ar-DZ"/>
          </w:rPr>
          <w:t xml:space="preserve">cover </w:t>
        </w:r>
      </w:ins>
      <w:ins w:id="502" w:author="HP" w:date="2022-07-15T13:10:00Z">
        <w:r>
          <w:rPr>
            <w:lang w:eastAsia="en-US" w:bidi="ar-DZ"/>
          </w:rPr>
          <w:t xml:space="preserve">following </w:t>
        </w:r>
      </w:ins>
      <w:r>
        <w:rPr>
          <w:lang w:eastAsia="en-US" w:bidi="ar-DZ"/>
        </w:rPr>
        <w:t xml:space="preserve">aspects </w:t>
      </w:r>
      <w:del w:id="503" w:author="HP" w:date="2022-07-18T11:04:00Z">
        <w:r w:rsidDel="005E0BA6">
          <w:rPr>
            <w:lang w:eastAsia="en-US" w:bidi="ar-DZ"/>
          </w:rPr>
          <w:delText xml:space="preserve">of </w:delText>
        </w:r>
      </w:del>
      <w:ins w:id="504" w:author="HP" w:date="2022-09-29T13:50:00Z">
        <w:r w:rsidR="00286138">
          <w:rPr>
            <w:lang w:eastAsia="en-US" w:bidi="ar-DZ"/>
          </w:rPr>
          <w:t>related to</w:t>
        </w:r>
      </w:ins>
      <w:ins w:id="505" w:author="HP" w:date="2022-07-18T11:05:00Z">
        <w:r w:rsidR="005E0BA6">
          <w:rPr>
            <w:lang w:eastAsia="en-US" w:bidi="ar-DZ"/>
          </w:rPr>
          <w:t xml:space="preserve"> use</w:t>
        </w:r>
      </w:ins>
      <w:del w:id="506" w:author="HP" w:date="2022-07-18T11:05:00Z">
        <w:r w:rsidDel="005E0BA6">
          <w:rPr>
            <w:lang w:eastAsia="en-US" w:bidi="ar-DZ"/>
          </w:rPr>
          <w:delText>using</w:delText>
        </w:r>
      </w:del>
      <w:r>
        <w:rPr>
          <w:lang w:eastAsia="en-US" w:bidi="ar-DZ"/>
        </w:rPr>
        <w:t xml:space="preserve"> </w:t>
      </w:r>
      <w:ins w:id="507" w:author="HP" w:date="2022-09-29T13:50:00Z">
        <w:r w:rsidR="00286138">
          <w:rPr>
            <w:lang w:eastAsia="en-US" w:bidi="ar-DZ"/>
          </w:rPr>
          <w:t xml:space="preserve">of </w:t>
        </w:r>
      </w:ins>
      <w:r>
        <w:rPr>
          <w:lang w:eastAsia="en-US" w:bidi="ar-DZ"/>
        </w:rPr>
        <w:t>SIMs and e</w:t>
      </w:r>
      <w:del w:id="508" w:author="HP" w:date="2022-09-29T13:50:00Z">
        <w:r w:rsidDel="00286138">
          <w:rPr>
            <w:lang w:eastAsia="en-US" w:bidi="ar-DZ"/>
          </w:rPr>
          <w:delText>-</w:delText>
        </w:r>
      </w:del>
      <w:r>
        <w:rPr>
          <w:lang w:eastAsia="en-US" w:bidi="ar-DZ"/>
        </w:rPr>
        <w:t xml:space="preserve">SIM </w:t>
      </w:r>
      <w:del w:id="509" w:author="HP" w:date="2022-07-18T11:04:00Z">
        <w:r w:rsidDel="005E0BA6">
          <w:rPr>
            <w:lang w:eastAsia="en-US" w:bidi="ar-DZ"/>
          </w:rPr>
          <w:delText xml:space="preserve">capability </w:delText>
        </w:r>
      </w:del>
      <w:r>
        <w:rPr>
          <w:lang w:eastAsia="en-US" w:bidi="ar-DZ"/>
        </w:rPr>
        <w:t xml:space="preserve">in the deployment of M2M./IoT capabilities in </w:t>
      </w:r>
      <w:ins w:id="510" w:author="HP" w:date="2022-07-15T13:05:00Z">
        <w:r>
          <w:rPr>
            <w:lang w:eastAsia="en-US" w:bidi="ar-DZ"/>
          </w:rPr>
          <w:t>an enterprise environment</w:t>
        </w:r>
      </w:ins>
      <w:r>
        <w:rPr>
          <w:lang w:eastAsia="en-US" w:bidi="ar-DZ"/>
        </w:rPr>
        <w:t xml:space="preserve">.  </w:t>
      </w:r>
    </w:p>
    <w:p w:rsidR="00286138" w:rsidRDefault="00286138" w:rsidP="00C835F3">
      <w:pPr>
        <w:pStyle w:val="ListParagraph"/>
        <w:numPr>
          <w:ilvl w:val="0"/>
          <w:numId w:val="20"/>
        </w:numPr>
        <w:rPr>
          <w:ins w:id="511" w:author="HP" w:date="2022-09-29T13:49:00Z"/>
          <w:lang w:eastAsia="en-US" w:bidi="ar-DZ"/>
        </w:rPr>
      </w:pPr>
      <w:ins w:id="512" w:author="HP" w:date="2022-09-29T13:49:00Z">
        <w:r>
          <w:rPr>
            <w:lang w:eastAsia="en-US" w:bidi="ar-DZ"/>
          </w:rPr>
          <w:t>SIM and eSIM provisioning process</w:t>
        </w:r>
      </w:ins>
    </w:p>
    <w:p w:rsidR="0022765A" w:rsidRPr="00C835F3" w:rsidRDefault="0022765A" w:rsidP="00C835F3">
      <w:pPr>
        <w:pStyle w:val="ListParagraph"/>
        <w:numPr>
          <w:ilvl w:val="0"/>
          <w:numId w:val="20"/>
        </w:numPr>
        <w:rPr>
          <w:lang w:eastAsia="en-US" w:bidi="ar-DZ"/>
        </w:rPr>
      </w:pPr>
      <w:r w:rsidRPr="00C835F3">
        <w:rPr>
          <w:lang w:eastAsia="en-US" w:bidi="ar-DZ"/>
        </w:rPr>
        <w:t>The entities involved</w:t>
      </w:r>
    </w:p>
    <w:p w:rsidR="0022765A" w:rsidRPr="00C835F3" w:rsidDel="00286138" w:rsidRDefault="0022765A" w:rsidP="00C835F3">
      <w:pPr>
        <w:pStyle w:val="ListParagraph"/>
        <w:numPr>
          <w:ilvl w:val="0"/>
          <w:numId w:val="20"/>
        </w:numPr>
        <w:rPr>
          <w:lang w:eastAsia="en-US" w:bidi="ar-DZ"/>
        </w:rPr>
      </w:pPr>
      <w:moveFromRangeStart w:id="513" w:author="HP" w:date="2022-09-29T13:49:00Z" w:name="move115351804"/>
      <w:moveFrom w:id="514" w:author="HP" w:date="2022-09-29T13:49:00Z">
        <w:r w:rsidRPr="00C835F3" w:rsidDel="00286138">
          <w:rPr>
            <w:lang w:eastAsia="en-US" w:bidi="ar-DZ"/>
          </w:rPr>
          <w:t>The identifiers involved</w:t>
        </w:r>
      </w:moveFrom>
    </w:p>
    <w:moveFromRangeEnd w:id="513"/>
    <w:p w:rsidR="0022765A" w:rsidRDefault="0022765A" w:rsidP="00C835F3">
      <w:pPr>
        <w:pStyle w:val="ListParagraph"/>
        <w:numPr>
          <w:ilvl w:val="0"/>
          <w:numId w:val="20"/>
        </w:numPr>
        <w:rPr>
          <w:ins w:id="515" w:author="HP" w:date="2022-09-29T13:49:00Z"/>
          <w:lang w:eastAsia="en-US" w:bidi="ar-DZ"/>
        </w:rPr>
      </w:pPr>
      <w:r w:rsidRPr="00C835F3">
        <w:rPr>
          <w:lang w:eastAsia="en-US" w:bidi="ar-DZ"/>
        </w:rPr>
        <w:t>The relationship between the entities</w:t>
      </w:r>
    </w:p>
    <w:p w:rsidR="00286138" w:rsidRPr="00C835F3" w:rsidRDefault="00286138" w:rsidP="00286138">
      <w:pPr>
        <w:pStyle w:val="ListParagraph"/>
        <w:numPr>
          <w:ilvl w:val="0"/>
          <w:numId w:val="20"/>
        </w:numPr>
        <w:rPr>
          <w:lang w:eastAsia="en-US" w:bidi="ar-DZ"/>
        </w:rPr>
      </w:pPr>
      <w:moveToRangeStart w:id="516" w:author="HP" w:date="2022-09-29T13:49:00Z" w:name="move115351804"/>
      <w:moveTo w:id="517" w:author="HP" w:date="2022-09-29T13:49:00Z">
        <w:r w:rsidRPr="00C835F3">
          <w:rPr>
            <w:lang w:eastAsia="en-US" w:bidi="ar-DZ"/>
          </w:rPr>
          <w:t>The identifiers involved</w:t>
        </w:r>
      </w:moveTo>
    </w:p>
    <w:moveToRangeEnd w:id="516"/>
    <w:p w:rsidR="00286138" w:rsidRPr="00C835F3" w:rsidDel="00286138" w:rsidRDefault="00286138" w:rsidP="00C835F3">
      <w:pPr>
        <w:pStyle w:val="ListParagraph"/>
        <w:numPr>
          <w:ilvl w:val="0"/>
          <w:numId w:val="20"/>
        </w:numPr>
        <w:rPr>
          <w:del w:id="518" w:author="HP" w:date="2022-09-29T13:49:00Z"/>
          <w:lang w:eastAsia="en-US" w:bidi="ar-DZ"/>
        </w:rPr>
      </w:pPr>
    </w:p>
    <w:p w:rsidR="0022765A" w:rsidRDefault="0022765A" w:rsidP="00C835F3">
      <w:pPr>
        <w:pStyle w:val="ListParagraph"/>
        <w:numPr>
          <w:ilvl w:val="0"/>
          <w:numId w:val="20"/>
        </w:numPr>
        <w:rPr>
          <w:ins w:id="519" w:author="HP" w:date="2022-09-29T13:50:00Z"/>
          <w:lang w:eastAsia="en-US" w:bidi="ar-DZ"/>
        </w:rPr>
      </w:pPr>
      <w:r w:rsidRPr="00C835F3">
        <w:rPr>
          <w:lang w:eastAsia="en-US" w:bidi="ar-DZ"/>
        </w:rPr>
        <w:t>The relationship of the entities to the identifiers</w:t>
      </w:r>
    </w:p>
    <w:p w:rsidR="00286138" w:rsidRPr="00C835F3" w:rsidRDefault="00286138" w:rsidP="00C835F3">
      <w:pPr>
        <w:pStyle w:val="ListParagraph"/>
        <w:numPr>
          <w:ilvl w:val="0"/>
          <w:numId w:val="20"/>
        </w:numPr>
        <w:rPr>
          <w:lang w:eastAsia="en-US" w:bidi="ar-DZ"/>
        </w:rPr>
      </w:pPr>
      <w:ins w:id="520" w:author="HP" w:date="2022-09-29T13:50:00Z">
        <w:r>
          <w:rPr>
            <w:lang w:eastAsia="en-US" w:bidi="ar-DZ"/>
          </w:rPr>
          <w:t>Security Considerations</w:t>
        </w:r>
      </w:ins>
    </w:p>
    <w:p w:rsidR="00D11625" w:rsidRPr="00C835F3" w:rsidRDefault="0022765A" w:rsidP="00D11625">
      <w:pPr>
        <w:pStyle w:val="ListParagraph"/>
        <w:rPr>
          <w:lang w:eastAsia="en-US" w:bidi="ar-DZ"/>
        </w:rPr>
      </w:pPr>
      <w:del w:id="521" w:author="HP" w:date="2022-09-29T13:49:00Z">
        <w:r w:rsidRPr="00C835F3" w:rsidDel="00286138">
          <w:rPr>
            <w:lang w:eastAsia="en-US" w:bidi="ar-DZ"/>
          </w:rPr>
          <w:delText>The role of carrier switching</w:delText>
        </w:r>
      </w:del>
    </w:p>
    <w:p w:rsidR="00D11625" w:rsidRDefault="00D11625" w:rsidP="00D11625">
      <w:pPr>
        <w:pStyle w:val="ListParagraph"/>
        <w:numPr>
          <w:ilvl w:val="0"/>
          <w:numId w:val="18"/>
        </w:numPr>
        <w:rPr>
          <w:ins w:id="522" w:author="HP" w:date="2022-07-15T14:24:00Z"/>
          <w:b/>
          <w:bCs/>
          <w:lang w:eastAsia="en-US" w:bidi="ar-DZ"/>
        </w:rPr>
      </w:pPr>
      <w:ins w:id="523" w:author="HP" w:date="2022-07-15T13:29:00Z">
        <w:r>
          <w:rPr>
            <w:b/>
            <w:bCs/>
            <w:lang w:eastAsia="en-US" w:bidi="ar-DZ"/>
          </w:rPr>
          <w:t>SIM and eSIM provisioning</w:t>
        </w:r>
      </w:ins>
      <w:ins w:id="524" w:author="HP" w:date="2022-07-15T13:31:00Z">
        <w:r>
          <w:rPr>
            <w:b/>
            <w:bCs/>
            <w:lang w:eastAsia="en-US" w:bidi="ar-DZ"/>
          </w:rPr>
          <w:t xml:space="preserve"> process</w:t>
        </w:r>
      </w:ins>
    </w:p>
    <w:p w:rsidR="005A14C1" w:rsidRDefault="005A14C1" w:rsidP="005A14C1">
      <w:pPr>
        <w:pStyle w:val="ListParagraph"/>
        <w:ind w:left="360"/>
        <w:rPr>
          <w:ins w:id="525" w:author="HP" w:date="2022-07-15T13:29:00Z"/>
          <w:b/>
          <w:bCs/>
          <w:lang w:eastAsia="en-US" w:bidi="ar-DZ"/>
        </w:rPr>
      </w:pPr>
    </w:p>
    <w:p w:rsidR="00974320" w:rsidRDefault="00974320" w:rsidP="00D11625">
      <w:pPr>
        <w:pStyle w:val="ListParagraph"/>
        <w:ind w:left="360"/>
        <w:rPr>
          <w:ins w:id="526" w:author="HP" w:date="2022-07-15T14:16:00Z"/>
          <w:lang w:eastAsia="en-US" w:bidi="ar-DZ"/>
        </w:rPr>
      </w:pPr>
      <w:ins w:id="527" w:author="HP" w:date="2022-07-15T14:12:00Z">
        <w:r w:rsidRPr="00974320">
          <w:rPr>
            <w:lang w:eastAsia="en-US" w:bidi="ar-DZ"/>
          </w:rPr>
          <w:t xml:space="preserve">This </w:t>
        </w:r>
      </w:ins>
      <w:ins w:id="528" w:author="HP" w:date="2022-07-15T14:13:00Z">
        <w:r>
          <w:rPr>
            <w:lang w:eastAsia="en-US" w:bidi="ar-DZ"/>
          </w:rPr>
          <w:t xml:space="preserve">section provides overview of steps involved in </w:t>
        </w:r>
      </w:ins>
      <w:ins w:id="529" w:author="HP" w:date="2022-07-15T14:14:00Z">
        <w:r>
          <w:rPr>
            <w:lang w:eastAsia="en-US" w:bidi="ar-DZ"/>
          </w:rPr>
          <w:t xml:space="preserve">transforming of </w:t>
        </w:r>
      </w:ins>
      <w:ins w:id="530" w:author="HP" w:date="2022-07-15T14:13:00Z">
        <w:r>
          <w:rPr>
            <w:lang w:eastAsia="en-US" w:bidi="ar-DZ"/>
          </w:rPr>
          <w:t>the</w:t>
        </w:r>
      </w:ins>
      <w:ins w:id="531" w:author="HP" w:date="2022-07-15T14:14:00Z">
        <w:r>
          <w:rPr>
            <w:lang w:eastAsia="en-US" w:bidi="ar-DZ"/>
          </w:rPr>
          <w:t xml:space="preserve"> raw electronic </w:t>
        </w:r>
      </w:ins>
      <w:ins w:id="532" w:author="HP" w:date="2022-07-15T14:15:00Z">
        <w:r>
          <w:rPr>
            <w:lang w:eastAsia="en-US" w:bidi="ar-DZ"/>
          </w:rPr>
          <w:t xml:space="preserve">UICC into </w:t>
        </w:r>
      </w:ins>
      <w:ins w:id="533" w:author="HP" w:date="2022-07-15T14:16:00Z">
        <w:r>
          <w:rPr>
            <w:lang w:eastAsia="en-US" w:bidi="ar-DZ"/>
          </w:rPr>
          <w:t>a</w:t>
        </w:r>
      </w:ins>
      <w:ins w:id="534" w:author="HP" w:date="2022-07-15T14:15:00Z">
        <w:r>
          <w:rPr>
            <w:lang w:eastAsia="en-US" w:bidi="ar-DZ"/>
          </w:rPr>
          <w:t xml:space="preserve"> usable SIM/eSIM </w:t>
        </w:r>
      </w:ins>
      <w:ins w:id="535" w:author="HP" w:date="2022-07-18T11:08:00Z">
        <w:r w:rsidR="009C4571">
          <w:rPr>
            <w:lang w:eastAsia="en-US" w:bidi="ar-DZ"/>
          </w:rPr>
          <w:t xml:space="preserve"> for </w:t>
        </w:r>
      </w:ins>
      <w:ins w:id="536" w:author="HP" w:date="2022-07-15T14:15:00Z">
        <w:r>
          <w:rPr>
            <w:lang w:eastAsia="en-US" w:bidi="ar-DZ"/>
          </w:rPr>
          <w:t>end user.</w:t>
        </w:r>
      </w:ins>
    </w:p>
    <w:p w:rsidR="00974320" w:rsidRDefault="00974320" w:rsidP="00D11625">
      <w:pPr>
        <w:pStyle w:val="ListParagraph"/>
        <w:ind w:left="360"/>
        <w:rPr>
          <w:ins w:id="537" w:author="HP" w:date="2022-07-15T14:15:00Z"/>
          <w:lang w:eastAsia="en-US" w:bidi="ar-DZ"/>
        </w:rPr>
      </w:pPr>
    </w:p>
    <w:p w:rsidR="009C4571" w:rsidRDefault="005A14C1" w:rsidP="00974320">
      <w:pPr>
        <w:pStyle w:val="ListParagraph"/>
        <w:numPr>
          <w:ilvl w:val="0"/>
          <w:numId w:val="21"/>
        </w:numPr>
        <w:spacing w:line="276" w:lineRule="auto"/>
        <w:ind w:left="720"/>
        <w:jc w:val="both"/>
        <w:rPr>
          <w:ins w:id="538" w:author="HP" w:date="2022-07-18T11:08:00Z"/>
          <w:lang w:eastAsia="en-US" w:bidi="ar-DZ"/>
        </w:rPr>
      </w:pPr>
      <w:ins w:id="539" w:author="HP" w:date="2022-07-15T14:25:00Z">
        <w:r w:rsidRPr="00974320">
          <w:rPr>
            <w:b/>
            <w:bCs/>
            <w:lang w:eastAsia="en-US" w:bidi="ar-DZ"/>
          </w:rPr>
          <w:t>SIM:</w:t>
        </w:r>
      </w:ins>
      <w:ins w:id="540" w:author="HP" w:date="2022-07-15T14:16:00Z">
        <w:r w:rsidR="00974320" w:rsidRPr="00974320">
          <w:rPr>
            <w:b/>
            <w:bCs/>
            <w:lang w:eastAsia="en-US" w:bidi="ar-DZ"/>
          </w:rPr>
          <w:t xml:space="preserve"> </w:t>
        </w:r>
      </w:ins>
      <w:ins w:id="541" w:author="HP" w:date="2022-07-15T14:25:00Z">
        <w:r w:rsidRPr="005A14C1">
          <w:rPr>
            <w:lang w:eastAsia="en-US" w:bidi="ar-DZ"/>
          </w:rPr>
          <w:t>In case of removable</w:t>
        </w:r>
        <w:r>
          <w:rPr>
            <w:b/>
            <w:bCs/>
            <w:lang w:eastAsia="en-US" w:bidi="ar-DZ"/>
          </w:rPr>
          <w:t xml:space="preserve"> </w:t>
        </w:r>
      </w:ins>
      <w:ins w:id="542" w:author="HP" w:date="2022-07-15T14:16:00Z">
        <w:r w:rsidR="00974320">
          <w:t>SIM</w:t>
        </w:r>
      </w:ins>
      <w:ins w:id="543" w:author="HP" w:date="2022-07-15T14:25:00Z">
        <w:r>
          <w:t>, the</w:t>
        </w:r>
      </w:ins>
      <w:ins w:id="544" w:author="HP" w:date="2022-07-15T14:16:00Z">
        <w:r w:rsidR="00974320">
          <w:t xml:space="preserve"> transformation lifecycle comprise of taking the printed card body, development of IC by milling and embedding the IC into the printed card and subsequently loading of operating systems, IMSI, OTA Keys, application</w:t>
        </w:r>
      </w:ins>
      <w:ins w:id="545" w:author="HP" w:date="2022-09-29T13:51:00Z">
        <w:r w:rsidR="00286138">
          <w:t xml:space="preserve"> and other</w:t>
        </w:r>
      </w:ins>
      <w:ins w:id="546" w:author="HP" w:date="2022-07-15T14:16:00Z">
        <w:r w:rsidR="00974320">
          <w:t xml:space="preserve"> keys into the chipset. The </w:t>
        </w:r>
      </w:ins>
      <w:ins w:id="547" w:author="HP" w:date="2022-07-18T11:13:00Z">
        <w:r w:rsidR="009C4571">
          <w:t xml:space="preserve">high level </w:t>
        </w:r>
      </w:ins>
      <w:ins w:id="548" w:author="HP" w:date="2022-07-15T14:16:00Z">
        <w:r w:rsidR="00974320">
          <w:t>product</w:t>
        </w:r>
      </w:ins>
      <w:ins w:id="549" w:author="HP" w:date="2022-07-18T11:13:00Z">
        <w:r w:rsidR="009C4571">
          <w:t>ion</w:t>
        </w:r>
      </w:ins>
      <w:ins w:id="550" w:author="HP" w:date="2022-07-15T14:16:00Z">
        <w:r w:rsidR="00974320">
          <w:t xml:space="preserve"> lif</w:t>
        </w:r>
        <w:r w:rsidR="009C4571">
          <w:t xml:space="preserve">ecycle of SIM are as follows: </w:t>
        </w:r>
      </w:ins>
    </w:p>
    <w:p w:rsidR="00974320" w:rsidRDefault="00974320" w:rsidP="009C4571">
      <w:pPr>
        <w:pStyle w:val="ListParagraph"/>
        <w:spacing w:line="276" w:lineRule="auto"/>
        <w:jc w:val="both"/>
        <w:rPr>
          <w:ins w:id="551" w:author="HP" w:date="2022-07-15T14:17:00Z"/>
          <w:lang w:eastAsia="en-US" w:bidi="ar-DZ"/>
        </w:rPr>
      </w:pPr>
      <w:ins w:id="552" w:author="HP" w:date="2022-07-15T14:16:00Z">
        <w:r>
          <w:t xml:space="preserve"> </w:t>
        </w:r>
      </w:ins>
    </w:p>
    <w:p w:rsidR="00974320" w:rsidRDefault="00974320" w:rsidP="00974320">
      <w:pPr>
        <w:pStyle w:val="ListParagraph"/>
        <w:spacing w:line="276" w:lineRule="auto"/>
        <w:jc w:val="both"/>
        <w:rPr>
          <w:ins w:id="553" w:author="HP" w:date="2022-07-15T14:20:00Z"/>
        </w:rPr>
      </w:pPr>
      <w:ins w:id="554" w:author="HP" w:date="2022-07-15T14:16:00Z">
        <w:r w:rsidRPr="00974320">
          <w:rPr>
            <w:b/>
            <w:bCs/>
          </w:rPr>
          <w:lastRenderedPageBreak/>
          <w:t>Stage 1</w:t>
        </w:r>
        <w:r>
          <w:t>: Development, Manufacturing, Testing and Packaging of ICs</w:t>
        </w:r>
      </w:ins>
    </w:p>
    <w:p w:rsidR="00974320" w:rsidRDefault="00974320" w:rsidP="00974320">
      <w:pPr>
        <w:pStyle w:val="ListParagraph"/>
        <w:spacing w:line="276" w:lineRule="auto"/>
        <w:jc w:val="both"/>
        <w:rPr>
          <w:ins w:id="555" w:author="HP" w:date="2022-07-15T14:18:00Z"/>
        </w:rPr>
      </w:pPr>
    </w:p>
    <w:p w:rsidR="00974320" w:rsidRDefault="00974320" w:rsidP="00974320">
      <w:pPr>
        <w:pStyle w:val="ListParagraph"/>
        <w:spacing w:line="276" w:lineRule="auto"/>
        <w:jc w:val="both"/>
        <w:rPr>
          <w:ins w:id="556" w:author="HP" w:date="2022-07-15T14:20:00Z"/>
        </w:rPr>
      </w:pPr>
      <w:ins w:id="557" w:author="HP" w:date="2022-07-15T14:16:00Z">
        <w:r w:rsidRPr="00974320">
          <w:rPr>
            <w:b/>
            <w:bCs/>
          </w:rPr>
          <w:t>Stage 2:</w:t>
        </w:r>
        <w:r>
          <w:t xml:space="preserve"> SIM Product finishing process </w:t>
        </w:r>
      </w:ins>
      <w:ins w:id="558" w:author="HP" w:date="2022-07-15T14:18:00Z">
        <w:r>
          <w:t xml:space="preserve">in which </w:t>
        </w:r>
      </w:ins>
      <w:ins w:id="559" w:author="HP" w:date="2022-07-15T14:16:00Z">
        <w:r>
          <w:t xml:space="preserve">the external finishing is done and SIM hardware is ready for </w:t>
        </w:r>
      </w:ins>
      <w:ins w:id="560" w:author="HP" w:date="2022-07-15T14:20:00Z">
        <w:r>
          <w:t>further configuration also called SIM personalisation.</w:t>
        </w:r>
      </w:ins>
      <w:ins w:id="561" w:author="HP" w:date="2022-07-15T14:16:00Z">
        <w:r>
          <w:t xml:space="preserve"> </w:t>
        </w:r>
      </w:ins>
    </w:p>
    <w:p w:rsidR="00974320" w:rsidRDefault="00974320" w:rsidP="00974320">
      <w:pPr>
        <w:pStyle w:val="ListParagraph"/>
        <w:spacing w:line="276" w:lineRule="auto"/>
        <w:jc w:val="both"/>
        <w:rPr>
          <w:ins w:id="562" w:author="HP" w:date="2022-07-15T14:18:00Z"/>
        </w:rPr>
      </w:pPr>
    </w:p>
    <w:p w:rsidR="00974320" w:rsidRDefault="00974320" w:rsidP="00974320">
      <w:pPr>
        <w:pStyle w:val="ListParagraph"/>
        <w:spacing w:line="276" w:lineRule="auto"/>
        <w:jc w:val="both"/>
        <w:rPr>
          <w:ins w:id="563" w:author="HP" w:date="2022-07-15T14:21:00Z"/>
        </w:rPr>
      </w:pPr>
      <w:ins w:id="564" w:author="HP" w:date="2022-07-15T14:16:00Z">
        <w:r w:rsidRPr="00974320">
          <w:rPr>
            <w:b/>
            <w:bCs/>
          </w:rPr>
          <w:t>Stage 3</w:t>
        </w:r>
        <w:r>
          <w:t xml:space="preserve">: Development </w:t>
        </w:r>
      </w:ins>
      <w:ins w:id="565" w:author="HP" w:date="2022-07-15T14:23:00Z">
        <w:r w:rsidR="005A14C1">
          <w:t xml:space="preserve">and </w:t>
        </w:r>
      </w:ins>
      <w:ins w:id="566" w:author="HP" w:date="2022-09-29T13:51:00Z">
        <w:r w:rsidR="00286138">
          <w:t>l</w:t>
        </w:r>
      </w:ins>
      <w:ins w:id="567" w:author="HP" w:date="2022-07-15T14:23:00Z">
        <w:r w:rsidR="005A14C1">
          <w:t xml:space="preserve">oading </w:t>
        </w:r>
      </w:ins>
      <w:ins w:id="568" w:author="HP" w:date="2022-07-15T14:16:00Z">
        <w:r>
          <w:t>of SIM O</w:t>
        </w:r>
      </w:ins>
      <w:ins w:id="569" w:author="HP" w:date="2022-07-15T14:19:00Z">
        <w:r>
          <w:t xml:space="preserve">perating </w:t>
        </w:r>
      </w:ins>
      <w:ins w:id="570" w:author="HP" w:date="2022-07-15T14:16:00Z">
        <w:r>
          <w:t>S</w:t>
        </w:r>
      </w:ins>
      <w:ins w:id="571" w:author="HP" w:date="2022-07-15T14:19:00Z">
        <w:r>
          <w:t>ystem</w:t>
        </w:r>
      </w:ins>
      <w:ins w:id="572" w:author="HP" w:date="2022-07-15T14:20:00Z">
        <w:r>
          <w:t>:</w:t>
        </w:r>
      </w:ins>
      <w:ins w:id="573" w:author="HP" w:date="2022-07-15T14:16:00Z">
        <w:r>
          <w:t xml:space="preserve"> The SIM operating system is responsible to manage all execution/process in SIM. The key functions of the SIM Operating </w:t>
        </w:r>
      </w:ins>
      <w:ins w:id="574" w:author="HP" w:date="2022-07-15T14:21:00Z">
        <w:r>
          <w:t>System include</w:t>
        </w:r>
      </w:ins>
      <w:ins w:id="575" w:author="HP" w:date="2022-07-15T14:16:00Z">
        <w:r>
          <w:t>:</w:t>
        </w:r>
      </w:ins>
    </w:p>
    <w:p w:rsidR="00974320" w:rsidRDefault="00974320" w:rsidP="00974320">
      <w:pPr>
        <w:pStyle w:val="ListParagraph"/>
        <w:spacing w:line="276" w:lineRule="auto"/>
        <w:jc w:val="both"/>
        <w:rPr>
          <w:ins w:id="576" w:author="HP" w:date="2022-07-15T14:21:00Z"/>
        </w:rPr>
      </w:pPr>
      <w:ins w:id="577" w:author="HP" w:date="2022-07-15T14:16:00Z">
        <w:r>
          <w:t xml:space="preserve">• Management of interfaces between the card and the outside world, primarily in terms of the interchange protocol. </w:t>
        </w:r>
      </w:ins>
    </w:p>
    <w:p w:rsidR="00974320" w:rsidRDefault="00974320" w:rsidP="00974320">
      <w:pPr>
        <w:pStyle w:val="ListParagraph"/>
        <w:spacing w:line="276" w:lineRule="auto"/>
        <w:jc w:val="both"/>
        <w:rPr>
          <w:ins w:id="578" w:author="HP" w:date="2022-07-15T14:21:00Z"/>
        </w:rPr>
      </w:pPr>
      <w:ins w:id="579" w:author="HP" w:date="2022-07-15T14:16:00Z">
        <w:r>
          <w:t xml:space="preserve">• Management of the files and data held in memory. </w:t>
        </w:r>
      </w:ins>
    </w:p>
    <w:p w:rsidR="00974320" w:rsidRDefault="00974320" w:rsidP="00974320">
      <w:pPr>
        <w:pStyle w:val="ListParagraph"/>
        <w:spacing w:line="276" w:lineRule="auto"/>
        <w:jc w:val="both"/>
        <w:rPr>
          <w:ins w:id="580" w:author="HP" w:date="2022-07-15T14:21:00Z"/>
        </w:rPr>
      </w:pPr>
      <w:ins w:id="581" w:author="HP" w:date="2022-07-15T14:16:00Z">
        <w:r>
          <w:t xml:space="preserve">• Access control to information and functions (for example, select file, read, write, and update data). </w:t>
        </w:r>
      </w:ins>
    </w:p>
    <w:p w:rsidR="00974320" w:rsidRDefault="00974320" w:rsidP="00974320">
      <w:pPr>
        <w:pStyle w:val="ListParagraph"/>
        <w:spacing w:line="276" w:lineRule="auto"/>
        <w:jc w:val="both"/>
        <w:rPr>
          <w:ins w:id="582" w:author="HP" w:date="2022-07-15T14:21:00Z"/>
        </w:rPr>
      </w:pPr>
      <w:ins w:id="583" w:author="HP" w:date="2022-07-15T14:16:00Z">
        <w:r>
          <w:t>• Management of card security and the cryptographic algorithm procedures.</w:t>
        </w:r>
      </w:ins>
    </w:p>
    <w:p w:rsidR="00974320" w:rsidRDefault="00974320" w:rsidP="00974320">
      <w:pPr>
        <w:pStyle w:val="ListParagraph"/>
        <w:spacing w:line="276" w:lineRule="auto"/>
        <w:jc w:val="both"/>
        <w:rPr>
          <w:ins w:id="584" w:author="HP" w:date="2022-07-15T14:21:00Z"/>
        </w:rPr>
      </w:pPr>
      <w:ins w:id="585" w:author="HP" w:date="2022-07-15T14:16:00Z">
        <w:r>
          <w:t xml:space="preserve"> • Maintaining reliability, particularly in terms of data consistency, sequence interrupts, and recovering from an error. </w:t>
        </w:r>
      </w:ins>
    </w:p>
    <w:p w:rsidR="00974320" w:rsidRDefault="00974320" w:rsidP="00974320">
      <w:pPr>
        <w:pStyle w:val="ListParagraph"/>
        <w:spacing w:line="276" w:lineRule="auto"/>
        <w:jc w:val="both"/>
        <w:rPr>
          <w:ins w:id="586" w:author="HP" w:date="2022-07-15T14:21:00Z"/>
        </w:rPr>
      </w:pPr>
    </w:p>
    <w:p w:rsidR="00974320" w:rsidRDefault="00974320" w:rsidP="00974320">
      <w:pPr>
        <w:pStyle w:val="ListParagraph"/>
        <w:spacing w:line="276" w:lineRule="auto"/>
        <w:jc w:val="both"/>
        <w:rPr>
          <w:ins w:id="587" w:author="HP" w:date="2022-07-15T14:24:00Z"/>
        </w:rPr>
      </w:pPr>
      <w:ins w:id="588" w:author="HP" w:date="2022-07-15T14:16:00Z">
        <w:r w:rsidRPr="00974320">
          <w:rPr>
            <w:b/>
            <w:bCs/>
          </w:rPr>
          <w:t>Stage 4:</w:t>
        </w:r>
        <w:r>
          <w:t xml:space="preserve"> This is most important stage of SIM production wherein all important data like IMSI/ICCID and security keys such as authentication keys, OTA keys, Application keys, PINs/PUKs and all network related profiles, as provided by</w:t>
        </w:r>
      </w:ins>
      <w:ins w:id="589" w:author="HP" w:date="2022-07-15T14:24:00Z">
        <w:r w:rsidR="005A14C1">
          <w:t xml:space="preserve"> network</w:t>
        </w:r>
      </w:ins>
      <w:ins w:id="590" w:author="HP" w:date="2022-07-15T14:16:00Z">
        <w:r>
          <w:t xml:space="preserve"> operator, are securely injected into the chip. </w:t>
        </w:r>
      </w:ins>
    </w:p>
    <w:p w:rsidR="005A14C1" w:rsidRPr="00FF5815" w:rsidRDefault="005A14C1" w:rsidP="00974320">
      <w:pPr>
        <w:pStyle w:val="ListParagraph"/>
        <w:spacing w:line="276" w:lineRule="auto"/>
        <w:jc w:val="both"/>
        <w:rPr>
          <w:ins w:id="591" w:author="HP" w:date="2022-07-15T14:15:00Z"/>
          <w:b/>
          <w:bCs/>
          <w:lang w:eastAsia="en-US" w:bidi="ar-DZ"/>
        </w:rPr>
      </w:pPr>
    </w:p>
    <w:p w:rsidR="00974320" w:rsidRPr="00FF5815" w:rsidRDefault="00974320" w:rsidP="001F33F0">
      <w:pPr>
        <w:pStyle w:val="ListParagraph"/>
        <w:numPr>
          <w:ilvl w:val="0"/>
          <w:numId w:val="21"/>
        </w:numPr>
        <w:jc w:val="both"/>
        <w:rPr>
          <w:ins w:id="592" w:author="HP" w:date="2022-07-15T13:30:00Z"/>
          <w:b/>
          <w:bCs/>
          <w:lang w:eastAsia="en-US" w:bidi="ar-DZ"/>
        </w:rPr>
      </w:pPr>
      <w:ins w:id="593" w:author="HP" w:date="2022-07-15T14:15:00Z">
        <w:r w:rsidRPr="00FF5815">
          <w:rPr>
            <w:b/>
            <w:bCs/>
            <w:lang w:eastAsia="en-US" w:bidi="ar-DZ"/>
          </w:rPr>
          <w:t>eSIM</w:t>
        </w:r>
      </w:ins>
      <w:ins w:id="594" w:author="HP" w:date="2022-07-18T11:35:00Z">
        <w:r w:rsidR="001F33F0">
          <w:rPr>
            <w:b/>
            <w:bCs/>
            <w:lang w:eastAsia="en-US" w:bidi="ar-DZ"/>
          </w:rPr>
          <w:t xml:space="preserve"> : </w:t>
        </w:r>
      </w:ins>
      <w:ins w:id="595" w:author="HP" w:date="2022-07-18T11:38:00Z">
        <w:r w:rsidR="001F33F0">
          <w:t xml:space="preserve">The integrity of traditional SIM cards is ensured through the </w:t>
        </w:r>
      </w:ins>
      <w:ins w:id="596" w:author="HP" w:date="2022-07-18T11:39:00Z">
        <w:r w:rsidR="001F33F0">
          <w:t>secure SIM personalisation process. As e</w:t>
        </w:r>
      </w:ins>
      <w:ins w:id="597" w:author="HP" w:date="2022-07-18T12:47:00Z">
        <w:r w:rsidR="0082143A">
          <w:t>UICC</w:t>
        </w:r>
      </w:ins>
      <w:ins w:id="598" w:author="HP" w:date="2022-07-18T11:39:00Z">
        <w:r w:rsidR="001F33F0">
          <w:t xml:space="preserve"> is already embedded in to the user device</w:t>
        </w:r>
      </w:ins>
      <w:ins w:id="599" w:author="HP" w:date="2022-07-18T12:47:00Z">
        <w:r w:rsidR="0082143A">
          <w:t xml:space="preserve">, </w:t>
        </w:r>
      </w:ins>
      <w:ins w:id="600" w:author="HP" w:date="2022-07-18T11:39:00Z">
        <w:r w:rsidR="001F33F0">
          <w:t xml:space="preserve"> </w:t>
        </w:r>
      </w:ins>
      <w:ins w:id="601" w:author="HP" w:date="2022-07-18T11:41:00Z">
        <w:r w:rsidR="001F33F0">
          <w:t>it require</w:t>
        </w:r>
      </w:ins>
      <w:ins w:id="602" w:author="HP" w:date="2022-07-18T11:40:00Z">
        <w:r w:rsidR="001F33F0">
          <w:t xml:space="preserve"> secure facilities</w:t>
        </w:r>
      </w:ins>
      <w:ins w:id="603" w:author="HP" w:date="2022-07-18T11:42:00Z">
        <w:r w:rsidR="001F33F0">
          <w:t xml:space="preserve"> and channels</w:t>
        </w:r>
      </w:ins>
      <w:ins w:id="604" w:author="HP" w:date="2022-07-18T11:40:00Z">
        <w:r w:rsidR="001F33F0">
          <w:t xml:space="preserve"> </w:t>
        </w:r>
      </w:ins>
      <w:ins w:id="605" w:author="HP" w:date="2022-07-18T12:47:00Z">
        <w:r w:rsidR="0082143A">
          <w:t xml:space="preserve">for eSIM personalisation </w:t>
        </w:r>
      </w:ins>
      <w:ins w:id="606" w:author="HP" w:date="2022-07-18T11:40:00Z">
        <w:r w:rsidR="001F33F0">
          <w:t>to any location where the device can be reached over the internet. eSIM protocols provide security and integrity for data transfer</w:t>
        </w:r>
      </w:ins>
      <w:ins w:id="607" w:author="HP" w:date="2022-07-18T12:48:00Z">
        <w:r w:rsidR="0082143A">
          <w:t xml:space="preserve"> relating to eSIM personalisation</w:t>
        </w:r>
      </w:ins>
      <w:ins w:id="608" w:author="HP" w:date="2022-07-18T11:43:00Z">
        <w:r w:rsidR="001F33F0">
          <w:t xml:space="preserve">. The GSMA has created solutions suited to different types of channels i.e. </w:t>
        </w:r>
      </w:ins>
      <w:ins w:id="609" w:author="HP" w:date="2022-07-18T12:48:00Z">
        <w:r w:rsidR="0082143A">
          <w:t>‘</w:t>
        </w:r>
      </w:ins>
      <w:ins w:id="610" w:author="HP" w:date="2022-07-18T11:43:00Z">
        <w:r w:rsidR="001F33F0">
          <w:t>direct-to-consumer</w:t>
        </w:r>
      </w:ins>
      <w:ins w:id="611" w:author="HP" w:date="2022-07-18T12:48:00Z">
        <w:r w:rsidR="0082143A">
          <w:t>’ for normal consumers</w:t>
        </w:r>
      </w:ins>
      <w:ins w:id="612" w:author="HP" w:date="2022-07-18T11:43:00Z">
        <w:r w:rsidR="001F33F0">
          <w:t xml:space="preserve"> and M2M solution for </w:t>
        </w:r>
      </w:ins>
      <w:ins w:id="613" w:author="HP" w:date="2022-07-18T11:44:00Z">
        <w:r w:rsidR="001F33F0">
          <w:t>‘business to business to consumer’</w:t>
        </w:r>
      </w:ins>
      <w:ins w:id="614" w:author="HP" w:date="2022-07-18T11:45:00Z">
        <w:r w:rsidR="0082143A">
          <w:t xml:space="preserve"> to serve</w:t>
        </w:r>
        <w:r w:rsidR="001F33F0">
          <w:t xml:space="preserve"> specifically </w:t>
        </w:r>
      </w:ins>
      <w:ins w:id="615" w:author="HP" w:date="2022-07-18T12:49:00Z">
        <w:r w:rsidR="0082143A">
          <w:t xml:space="preserve">enterprise ecosystem </w:t>
        </w:r>
      </w:ins>
      <w:ins w:id="616" w:author="HP" w:date="2022-07-18T11:45:00Z">
        <w:r w:rsidR="002B0F29">
          <w:t>in IoT/M2M use cases.</w:t>
        </w:r>
      </w:ins>
      <w:ins w:id="617" w:author="HP" w:date="2022-07-18T12:50:00Z">
        <w:r w:rsidR="0082143A">
          <w:t xml:space="preserve"> </w:t>
        </w:r>
      </w:ins>
      <w:ins w:id="618" w:author="HP" w:date="2022-07-19T11:31:00Z">
        <w:r w:rsidR="003B48C0">
          <w:t xml:space="preserve">The </w:t>
        </w:r>
      </w:ins>
      <w:ins w:id="619" w:author="HP" w:date="2022-07-19T11:55:00Z">
        <w:r w:rsidR="00E655FF">
          <w:t xml:space="preserve">eSIM </w:t>
        </w:r>
      </w:ins>
      <w:ins w:id="620" w:author="HP" w:date="2022-07-19T11:56:00Z">
        <w:r w:rsidR="00E655FF">
          <w:t>provision</w:t>
        </w:r>
      </w:ins>
      <w:ins w:id="621" w:author="HP" w:date="2022-09-29T13:51:00Z">
        <w:r w:rsidR="00286138">
          <w:t>ing</w:t>
        </w:r>
      </w:ins>
      <w:ins w:id="622" w:author="HP" w:date="2022-07-19T11:56:00Z">
        <w:r w:rsidR="00E655FF">
          <w:t xml:space="preserve"> include following phases. </w:t>
        </w:r>
      </w:ins>
      <w:ins w:id="623" w:author="HP" w:date="2022-07-19T11:55:00Z">
        <w:r w:rsidR="00E655FF">
          <w:t xml:space="preserve"> </w:t>
        </w:r>
      </w:ins>
    </w:p>
    <w:p w:rsidR="00D11625" w:rsidRDefault="00D11625" w:rsidP="00D11625">
      <w:pPr>
        <w:pStyle w:val="ListParagraph"/>
        <w:ind w:left="360"/>
        <w:rPr>
          <w:ins w:id="624" w:author="HP" w:date="2022-07-19T11:56:00Z"/>
          <w:b/>
          <w:bCs/>
          <w:lang w:eastAsia="en-US" w:bidi="ar-DZ"/>
        </w:rPr>
      </w:pPr>
    </w:p>
    <w:p w:rsidR="0021267B" w:rsidRDefault="00965E18" w:rsidP="00D11625">
      <w:pPr>
        <w:pStyle w:val="ListParagraph"/>
        <w:ind w:left="360"/>
        <w:rPr>
          <w:ins w:id="625" w:author="HP" w:date="2022-07-15T13:30:00Z"/>
          <w:b/>
          <w:bCs/>
          <w:lang w:eastAsia="en-US" w:bidi="ar-DZ"/>
        </w:rPr>
      </w:pPr>
      <w:del w:id="626" w:author="HP" w:date="2022-07-19T11:57:00Z">
        <w:r>
          <w:rPr>
            <w:b/>
            <w:bCs/>
            <w:noProof/>
            <w:lang w:val="en-US" w:eastAsia="en-US" w:bidi="hi-IN"/>
          </w:rPr>
          <w:pict>
            <v:rect id="_x0000_s1105" style="position:absolute;left:0;text-align:left;margin-left:190.05pt;margin-top:8.1pt;width:70.5pt;height:25.5pt;z-index:251667456">
              <v:textbox style="mso-next-textbox:#_x0000_s1105">
                <w:txbxContent>
                  <w:p w:rsidR="00A74227" w:rsidRPr="0021267B" w:rsidRDefault="00A74227" w:rsidP="0021267B">
                    <w:pPr>
                      <w:jc w:val="center"/>
                      <w:rPr>
                        <w:lang w:val="en-IN"/>
                      </w:rPr>
                    </w:pPr>
                    <w:ins w:id="627" w:author="HP" w:date="2022-07-19T11:50:00Z">
                      <w:r>
                        <w:rPr>
                          <w:lang w:val="en-IN"/>
                        </w:rPr>
                        <w:t>SM-SR</w:t>
                      </w:r>
                    </w:ins>
                  </w:p>
                </w:txbxContent>
              </v:textbox>
            </v:rect>
          </w:pict>
        </w:r>
        <w:r>
          <w:rPr>
            <w:b/>
            <w:bCs/>
            <w:noProof/>
            <w:lang w:val="en-US" w:eastAsia="en-US" w:bidi="hi-IN"/>
          </w:rPr>
          <w:pict>
            <v:roundrect id="_x0000_s1104" style="position:absolute;left:0;text-align:left;margin-left:202.8pt;margin-top:1.05pt;width:52.5pt;height:31.5pt;flip:y;z-index:251666432" arcsize="10923f">
              <v:textbox style="mso-next-textbox:#_x0000_s1104">
                <w:txbxContent>
                  <w:p w:rsidR="00A74227" w:rsidRPr="0021267B" w:rsidRDefault="00A74227">
                    <w:pPr>
                      <w:rPr>
                        <w:lang w:val="en-IN"/>
                      </w:rPr>
                    </w:pPr>
                    <w:ins w:id="628" w:author="HP" w:date="2022-07-19T11:49:00Z">
                      <w:r>
                        <w:rPr>
                          <w:lang w:val="en-IN"/>
                        </w:rPr>
                        <w:t xml:space="preserve">eUICC </w:t>
                      </w:r>
                    </w:ins>
                  </w:p>
                </w:txbxContent>
              </v:textbox>
            </v:roundrect>
          </w:pict>
        </w:r>
      </w:del>
    </w:p>
    <w:p w:rsidR="00FF5815" w:rsidRDefault="00FF5815" w:rsidP="0082143A">
      <w:pPr>
        <w:pStyle w:val="ListParagraph"/>
        <w:numPr>
          <w:ilvl w:val="0"/>
          <w:numId w:val="15"/>
        </w:numPr>
        <w:spacing w:line="276" w:lineRule="auto"/>
        <w:ind w:left="1530" w:hanging="180"/>
        <w:jc w:val="both"/>
        <w:rPr>
          <w:ins w:id="629" w:author="HP" w:date="2022-07-15T14:30:00Z"/>
          <w:lang w:eastAsia="en-US" w:bidi="ar-DZ"/>
        </w:rPr>
      </w:pPr>
      <w:ins w:id="630" w:author="HP" w:date="2022-07-15T14:30:00Z">
        <w:r>
          <w:rPr>
            <w:lang w:eastAsia="en-US" w:bidi="ar-DZ"/>
          </w:rPr>
          <w:t xml:space="preserve">In the initial phase eUICC is </w:t>
        </w:r>
        <w:r w:rsidR="00286138">
          <w:rPr>
            <w:lang w:eastAsia="en-US" w:bidi="ar-DZ"/>
          </w:rPr>
          <w:t xml:space="preserve">designed and </w:t>
        </w:r>
      </w:ins>
      <w:ins w:id="631" w:author="HP" w:date="2022-09-29T13:52:00Z">
        <w:r w:rsidR="00286138">
          <w:rPr>
            <w:lang w:eastAsia="en-US" w:bidi="ar-DZ"/>
          </w:rPr>
          <w:t>o</w:t>
        </w:r>
      </w:ins>
      <w:ins w:id="632" w:author="HP" w:date="2022-07-15T14:30:00Z">
        <w:r w:rsidR="00286138">
          <w:rPr>
            <w:lang w:eastAsia="en-US" w:bidi="ar-DZ"/>
          </w:rPr>
          <w:t xml:space="preserve">perating </w:t>
        </w:r>
      </w:ins>
      <w:ins w:id="633" w:author="HP" w:date="2022-09-29T13:52:00Z">
        <w:r w:rsidR="00286138">
          <w:rPr>
            <w:lang w:eastAsia="en-US" w:bidi="ar-DZ"/>
          </w:rPr>
          <w:t>s</w:t>
        </w:r>
      </w:ins>
      <w:ins w:id="634" w:author="HP" w:date="2022-07-15T14:30:00Z">
        <w:r>
          <w:rPr>
            <w:lang w:eastAsia="en-US" w:bidi="ar-DZ"/>
          </w:rPr>
          <w:t xml:space="preserve">ystem, software with bootstrap profile </w:t>
        </w:r>
      </w:ins>
      <w:ins w:id="635" w:author="HP" w:date="2022-09-29T13:52:00Z">
        <w:r w:rsidR="00286138">
          <w:rPr>
            <w:lang w:eastAsia="en-US" w:bidi="ar-DZ"/>
          </w:rPr>
          <w:t>and</w:t>
        </w:r>
      </w:ins>
      <w:ins w:id="636" w:author="HP" w:date="2022-07-15T14:30:00Z">
        <w:r>
          <w:rPr>
            <w:lang w:eastAsia="en-US" w:bidi="ar-DZ"/>
          </w:rPr>
          <w:t xml:space="preserve"> parameters for creat</w:t>
        </w:r>
        <w:r w:rsidR="00286138">
          <w:rPr>
            <w:lang w:eastAsia="en-US" w:bidi="ar-DZ"/>
          </w:rPr>
          <w:t xml:space="preserve">ing secure channel for profile </w:t>
        </w:r>
      </w:ins>
      <w:ins w:id="637" w:author="HP" w:date="2022-09-29T13:52:00Z">
        <w:r w:rsidR="00286138">
          <w:rPr>
            <w:lang w:eastAsia="en-US" w:bidi="ar-DZ"/>
          </w:rPr>
          <w:t>m</w:t>
        </w:r>
      </w:ins>
      <w:ins w:id="638" w:author="HP" w:date="2022-07-15T14:30:00Z">
        <w:r>
          <w:rPr>
            <w:lang w:eastAsia="en-US" w:bidi="ar-DZ"/>
          </w:rPr>
          <w:t xml:space="preserve">anagement </w:t>
        </w:r>
      </w:ins>
      <w:ins w:id="639" w:author="HP" w:date="2022-07-18T14:05:00Z">
        <w:r w:rsidR="009F054A">
          <w:rPr>
            <w:lang w:eastAsia="en-US" w:bidi="ar-DZ"/>
          </w:rPr>
          <w:t>are</w:t>
        </w:r>
      </w:ins>
      <w:ins w:id="640" w:author="HP" w:date="2022-07-15T14:30:00Z">
        <w:r>
          <w:rPr>
            <w:lang w:eastAsia="en-US" w:bidi="ar-DZ"/>
          </w:rPr>
          <w:t xml:space="preserve"> loaded.</w:t>
        </w:r>
      </w:ins>
      <w:ins w:id="641" w:author="HP" w:date="2022-07-18T14:06:00Z">
        <w:r w:rsidR="009F054A">
          <w:rPr>
            <w:lang w:eastAsia="en-US" w:bidi="ar-DZ"/>
          </w:rPr>
          <w:t xml:space="preserve"> </w:t>
        </w:r>
      </w:ins>
    </w:p>
    <w:p w:rsidR="00FF5815" w:rsidRDefault="00FF5815" w:rsidP="0082143A">
      <w:pPr>
        <w:pStyle w:val="ListParagraph"/>
        <w:numPr>
          <w:ilvl w:val="0"/>
          <w:numId w:val="15"/>
        </w:numPr>
        <w:spacing w:line="276" w:lineRule="auto"/>
        <w:ind w:left="1530" w:hanging="180"/>
        <w:jc w:val="both"/>
        <w:rPr>
          <w:ins w:id="642" w:author="HP" w:date="2022-07-18T14:06:00Z"/>
          <w:lang w:eastAsia="en-US" w:bidi="ar-DZ"/>
        </w:rPr>
      </w:pPr>
      <w:ins w:id="643" w:author="HP" w:date="2022-07-15T14:30:00Z">
        <w:r>
          <w:rPr>
            <w:lang w:eastAsia="en-US" w:bidi="ar-DZ"/>
          </w:rPr>
          <w:t>Subsequently eUICC manufacturer delivers the eUICC to</w:t>
        </w:r>
      </w:ins>
      <w:ins w:id="644" w:author="HP" w:date="2022-09-29T13:52:00Z">
        <w:r w:rsidR="00286138">
          <w:rPr>
            <w:lang w:eastAsia="en-US" w:bidi="ar-DZ"/>
          </w:rPr>
          <w:t xml:space="preserve"> M2M/IoT</w:t>
        </w:r>
      </w:ins>
      <w:ins w:id="645" w:author="HP" w:date="2022-07-15T14:30:00Z">
        <w:r>
          <w:rPr>
            <w:lang w:eastAsia="en-US" w:bidi="ar-DZ"/>
          </w:rPr>
          <w:t xml:space="preserve"> device Manufacturer which has the responsibility</w:t>
        </w:r>
      </w:ins>
      <w:ins w:id="646" w:author="HP" w:date="2022-07-18T14:06:00Z">
        <w:r w:rsidR="009F054A">
          <w:rPr>
            <w:lang w:eastAsia="en-US" w:bidi="ar-DZ"/>
          </w:rPr>
          <w:t xml:space="preserve"> </w:t>
        </w:r>
      </w:ins>
      <w:ins w:id="647" w:author="HP" w:date="2022-07-15T14:30:00Z">
        <w:r>
          <w:rPr>
            <w:lang w:eastAsia="en-US" w:bidi="ar-DZ"/>
          </w:rPr>
          <w:t>of integrating the eUICC onto the</w:t>
        </w:r>
      </w:ins>
      <w:ins w:id="648" w:author="HP" w:date="2022-07-18T14:06:00Z">
        <w:r w:rsidR="009F054A">
          <w:rPr>
            <w:lang w:eastAsia="en-US" w:bidi="ar-DZ"/>
          </w:rPr>
          <w:t xml:space="preserve"> IoT/M2M</w:t>
        </w:r>
      </w:ins>
      <w:ins w:id="649" w:author="HP" w:date="2022-07-15T14:30:00Z">
        <w:r>
          <w:rPr>
            <w:lang w:eastAsia="en-US" w:bidi="ar-DZ"/>
          </w:rPr>
          <w:t xml:space="preserve"> device.</w:t>
        </w:r>
      </w:ins>
    </w:p>
    <w:p w:rsidR="009F054A" w:rsidRDefault="009F054A" w:rsidP="009F054A">
      <w:pPr>
        <w:pStyle w:val="ListParagraph"/>
        <w:spacing w:line="276" w:lineRule="auto"/>
        <w:ind w:left="1530"/>
        <w:jc w:val="both"/>
        <w:rPr>
          <w:ins w:id="650" w:author="HP" w:date="2022-07-15T14:30:00Z"/>
          <w:lang w:eastAsia="en-US" w:bidi="ar-DZ"/>
        </w:rPr>
      </w:pPr>
    </w:p>
    <w:p w:rsidR="00FF5815" w:rsidRDefault="00286138" w:rsidP="0082143A">
      <w:pPr>
        <w:pStyle w:val="ListParagraph"/>
        <w:numPr>
          <w:ilvl w:val="0"/>
          <w:numId w:val="15"/>
        </w:numPr>
        <w:spacing w:line="276" w:lineRule="auto"/>
        <w:ind w:left="1530" w:hanging="180"/>
        <w:jc w:val="both"/>
        <w:rPr>
          <w:ins w:id="651" w:author="HP" w:date="2022-07-18T14:07:00Z"/>
          <w:lang w:eastAsia="en-US" w:bidi="ar-DZ"/>
        </w:rPr>
      </w:pPr>
      <w:ins w:id="652" w:author="HP" w:date="2022-07-15T14:30:00Z">
        <w:r>
          <w:rPr>
            <w:lang w:eastAsia="en-US" w:bidi="ar-DZ"/>
          </w:rPr>
          <w:t xml:space="preserve">The device </w:t>
        </w:r>
      </w:ins>
      <w:ins w:id="653" w:author="HP" w:date="2022-09-29T13:53:00Z">
        <w:r>
          <w:rPr>
            <w:lang w:eastAsia="en-US" w:bidi="ar-DZ"/>
          </w:rPr>
          <w:t>m</w:t>
        </w:r>
      </w:ins>
      <w:ins w:id="654" w:author="HP" w:date="2022-07-15T14:30:00Z">
        <w:r w:rsidR="00FF5815">
          <w:rPr>
            <w:lang w:eastAsia="en-US" w:bidi="ar-DZ"/>
          </w:rPr>
          <w:t>anufacturer or M2M Service Provider, loads the MNO related parameters, Security keys,</w:t>
        </w:r>
      </w:ins>
      <w:ins w:id="655" w:author="HP" w:date="2022-07-18T14:07:00Z">
        <w:r w:rsidR="009F054A">
          <w:rPr>
            <w:lang w:eastAsia="en-US" w:bidi="ar-DZ"/>
          </w:rPr>
          <w:t xml:space="preserve"> </w:t>
        </w:r>
      </w:ins>
      <w:ins w:id="656" w:author="HP" w:date="2022-07-15T14:30:00Z">
        <w:r w:rsidR="00FF5815">
          <w:rPr>
            <w:lang w:eastAsia="en-US" w:bidi="ar-DZ"/>
          </w:rPr>
          <w:t>Application keys,</w:t>
        </w:r>
      </w:ins>
      <w:ins w:id="657" w:author="HP" w:date="2022-07-18T14:07:00Z">
        <w:r w:rsidR="009F054A">
          <w:rPr>
            <w:lang w:eastAsia="en-US" w:bidi="ar-DZ"/>
          </w:rPr>
          <w:t xml:space="preserve"> </w:t>
        </w:r>
      </w:ins>
      <w:ins w:id="658" w:author="HP" w:date="2022-07-15T14:30:00Z">
        <w:r w:rsidR="00FF5815">
          <w:rPr>
            <w:lang w:eastAsia="en-US" w:bidi="ar-DZ"/>
          </w:rPr>
          <w:t>PIN or other Network</w:t>
        </w:r>
      </w:ins>
      <w:ins w:id="659" w:author="HP" w:date="2022-07-18T14:07:00Z">
        <w:r w:rsidR="009F054A">
          <w:rPr>
            <w:lang w:eastAsia="en-US" w:bidi="ar-DZ"/>
          </w:rPr>
          <w:t xml:space="preserve"> </w:t>
        </w:r>
      </w:ins>
      <w:ins w:id="660" w:author="HP" w:date="2022-07-15T14:30:00Z">
        <w:r w:rsidR="00FF5815">
          <w:rPr>
            <w:lang w:eastAsia="en-US" w:bidi="ar-DZ"/>
          </w:rPr>
          <w:t>related</w:t>
        </w:r>
      </w:ins>
      <w:ins w:id="661" w:author="HP" w:date="2022-07-18T14:07:00Z">
        <w:r w:rsidR="009F054A">
          <w:rPr>
            <w:lang w:eastAsia="en-US" w:bidi="ar-DZ"/>
          </w:rPr>
          <w:t xml:space="preserve"> </w:t>
        </w:r>
      </w:ins>
      <w:ins w:id="662" w:author="HP" w:date="2022-07-15T14:30:00Z">
        <w:r>
          <w:rPr>
            <w:lang w:eastAsia="en-US" w:bidi="ar-DZ"/>
          </w:rPr>
          <w:t xml:space="preserve">profile </w:t>
        </w:r>
      </w:ins>
      <w:ins w:id="663" w:author="HP" w:date="2022-09-29T13:53:00Z">
        <w:r>
          <w:rPr>
            <w:lang w:eastAsia="en-US" w:bidi="ar-DZ"/>
          </w:rPr>
          <w:t>p</w:t>
        </w:r>
      </w:ins>
      <w:ins w:id="664" w:author="HP" w:date="2022-07-15T14:30:00Z">
        <w:r w:rsidR="00FF5815">
          <w:rPr>
            <w:lang w:eastAsia="en-US" w:bidi="ar-DZ"/>
          </w:rPr>
          <w:t>arameters.</w:t>
        </w:r>
      </w:ins>
      <w:ins w:id="665" w:author="HP" w:date="2022-07-18T14:07:00Z">
        <w:r w:rsidR="009F054A">
          <w:rPr>
            <w:lang w:eastAsia="en-US" w:bidi="ar-DZ"/>
          </w:rPr>
          <w:t xml:space="preserve"> </w:t>
        </w:r>
      </w:ins>
      <w:ins w:id="666" w:author="HP" w:date="2022-07-15T14:30:00Z">
        <w:r w:rsidR="00FF5815">
          <w:rPr>
            <w:lang w:eastAsia="en-US" w:bidi="ar-DZ"/>
          </w:rPr>
          <w:t xml:space="preserve">Additionally, profiles and other applications as required for different use cases </w:t>
        </w:r>
      </w:ins>
      <w:ins w:id="667" w:author="HP" w:date="2022-07-18T14:07:00Z">
        <w:r w:rsidR="009F054A">
          <w:rPr>
            <w:lang w:eastAsia="en-US" w:bidi="ar-DZ"/>
          </w:rPr>
          <w:t>also</w:t>
        </w:r>
      </w:ins>
      <w:ins w:id="668" w:author="HP" w:date="2022-07-15T14:30:00Z">
        <w:r w:rsidR="009F054A">
          <w:rPr>
            <w:lang w:eastAsia="en-US" w:bidi="ar-DZ"/>
          </w:rPr>
          <w:t xml:space="preserve"> loaded into the eUICC</w:t>
        </w:r>
      </w:ins>
      <w:ins w:id="669" w:author="HP" w:date="2022-07-18T14:07:00Z">
        <w:r w:rsidR="009F054A">
          <w:rPr>
            <w:lang w:eastAsia="en-US" w:bidi="ar-DZ"/>
          </w:rPr>
          <w:t>.</w:t>
        </w:r>
      </w:ins>
    </w:p>
    <w:p w:rsidR="009F054A" w:rsidRDefault="009F054A" w:rsidP="009F054A">
      <w:pPr>
        <w:pStyle w:val="ListParagraph"/>
        <w:rPr>
          <w:ins w:id="670" w:author="HP" w:date="2022-07-18T14:07:00Z"/>
          <w:lang w:eastAsia="en-US" w:bidi="ar-DZ"/>
        </w:rPr>
      </w:pPr>
    </w:p>
    <w:p w:rsidR="00FF5815" w:rsidRDefault="00FF5815" w:rsidP="0082143A">
      <w:pPr>
        <w:pStyle w:val="ListParagraph"/>
        <w:numPr>
          <w:ilvl w:val="0"/>
          <w:numId w:val="15"/>
        </w:numPr>
        <w:spacing w:line="276" w:lineRule="auto"/>
        <w:ind w:left="1530" w:hanging="180"/>
        <w:jc w:val="both"/>
        <w:rPr>
          <w:ins w:id="671" w:author="HP" w:date="2022-07-18T14:08:00Z"/>
          <w:lang w:eastAsia="en-US" w:bidi="ar-DZ"/>
        </w:rPr>
      </w:pPr>
      <w:ins w:id="672" w:author="HP" w:date="2022-07-15T14:30:00Z">
        <w:r>
          <w:rPr>
            <w:lang w:eastAsia="en-US" w:bidi="ar-DZ"/>
          </w:rPr>
          <w:t xml:space="preserve">During the deployment in M2M applications, the eUICC </w:t>
        </w:r>
      </w:ins>
      <w:ins w:id="673" w:author="HP" w:date="2022-07-18T14:09:00Z">
        <w:r w:rsidR="009F054A">
          <w:rPr>
            <w:lang w:eastAsia="en-US" w:bidi="ar-DZ"/>
          </w:rPr>
          <w:t>profiles are</w:t>
        </w:r>
      </w:ins>
      <w:ins w:id="674" w:author="HP" w:date="2022-07-15T14:30:00Z">
        <w:r>
          <w:rPr>
            <w:lang w:eastAsia="en-US" w:bidi="ar-DZ"/>
          </w:rPr>
          <w:t xml:space="preserve"> enabled</w:t>
        </w:r>
      </w:ins>
      <w:ins w:id="675" w:author="HP" w:date="2022-07-18T14:09:00Z">
        <w:r w:rsidR="009F054A">
          <w:rPr>
            <w:lang w:eastAsia="en-US" w:bidi="ar-DZ"/>
          </w:rPr>
          <w:t xml:space="preserve"> remotely</w:t>
        </w:r>
      </w:ins>
      <w:ins w:id="676" w:author="HP" w:date="2022-07-15T14:30:00Z">
        <w:r>
          <w:rPr>
            <w:lang w:eastAsia="en-US" w:bidi="ar-DZ"/>
          </w:rPr>
          <w:t xml:space="preserve"> using </w:t>
        </w:r>
      </w:ins>
      <w:ins w:id="677" w:author="HP" w:date="2022-07-18T14:08:00Z">
        <w:r w:rsidR="009F054A">
          <w:rPr>
            <w:lang w:eastAsia="en-US" w:bidi="ar-DZ"/>
          </w:rPr>
          <w:t>secure</w:t>
        </w:r>
      </w:ins>
      <w:ins w:id="678" w:author="HP" w:date="2022-07-15T14:30:00Z">
        <w:r>
          <w:rPr>
            <w:lang w:eastAsia="en-US" w:bidi="ar-DZ"/>
          </w:rPr>
          <w:t xml:space="preserve"> </w:t>
        </w:r>
      </w:ins>
      <w:ins w:id="679" w:author="HP" w:date="2022-07-18T14:09:00Z">
        <w:r w:rsidR="009F054A">
          <w:rPr>
            <w:lang w:eastAsia="en-US" w:bidi="ar-DZ"/>
          </w:rPr>
          <w:t>platforms. The profiles</w:t>
        </w:r>
      </w:ins>
      <w:ins w:id="680" w:author="HP" w:date="2022-07-15T14:30:00Z">
        <w:r>
          <w:rPr>
            <w:lang w:eastAsia="en-US" w:bidi="ar-DZ"/>
          </w:rPr>
          <w:t xml:space="preserve"> can also be disabled, deleted or </w:t>
        </w:r>
      </w:ins>
      <w:ins w:id="681" w:author="HP" w:date="2022-07-18T14:10:00Z">
        <w:r w:rsidR="009F054A">
          <w:rPr>
            <w:lang w:eastAsia="en-US" w:bidi="ar-DZ"/>
          </w:rPr>
          <w:t xml:space="preserve">new MNO profile loaded </w:t>
        </w:r>
      </w:ins>
      <w:ins w:id="682" w:author="HP" w:date="2022-07-15T14:30:00Z">
        <w:r>
          <w:rPr>
            <w:lang w:eastAsia="en-US" w:bidi="ar-DZ"/>
          </w:rPr>
          <w:t>t</w:t>
        </w:r>
        <w:r w:rsidR="009F054A">
          <w:rPr>
            <w:lang w:eastAsia="en-US" w:bidi="ar-DZ"/>
          </w:rPr>
          <w:t>hrough remote provisioning</w:t>
        </w:r>
        <w:r>
          <w:rPr>
            <w:lang w:eastAsia="en-US" w:bidi="ar-DZ"/>
          </w:rPr>
          <w:t>.</w:t>
        </w:r>
      </w:ins>
    </w:p>
    <w:p w:rsidR="009F054A" w:rsidRDefault="009F054A" w:rsidP="009F054A">
      <w:pPr>
        <w:pStyle w:val="ListParagraph"/>
        <w:rPr>
          <w:ins w:id="683" w:author="HP" w:date="2022-07-18T14:08:00Z"/>
          <w:lang w:eastAsia="en-US" w:bidi="ar-DZ"/>
        </w:rPr>
      </w:pPr>
    </w:p>
    <w:p w:rsidR="00FF5815" w:rsidRDefault="009F054A" w:rsidP="0082143A">
      <w:pPr>
        <w:pStyle w:val="ListParagraph"/>
        <w:numPr>
          <w:ilvl w:val="0"/>
          <w:numId w:val="15"/>
        </w:numPr>
        <w:spacing w:line="276" w:lineRule="auto"/>
        <w:ind w:left="1530" w:hanging="180"/>
        <w:jc w:val="both"/>
        <w:rPr>
          <w:ins w:id="684" w:author="HP" w:date="2022-07-18T14:13:00Z"/>
          <w:lang w:eastAsia="en-US" w:bidi="ar-DZ"/>
        </w:rPr>
      </w:pPr>
      <w:ins w:id="685" w:author="HP" w:date="2022-07-18T14:10:00Z">
        <w:r>
          <w:rPr>
            <w:lang w:eastAsia="en-US" w:bidi="ar-DZ"/>
          </w:rPr>
          <w:t>A</w:t>
        </w:r>
      </w:ins>
      <w:ins w:id="686" w:author="HP" w:date="2022-07-15T14:30:00Z">
        <w:r w:rsidR="00FF5815">
          <w:rPr>
            <w:lang w:eastAsia="en-US" w:bidi="ar-DZ"/>
          </w:rPr>
          <w:t xml:space="preserve">fter enabling of profile the M2M Application Service </w:t>
        </w:r>
      </w:ins>
      <w:ins w:id="687" w:author="HP" w:date="2022-07-18T14:11:00Z">
        <w:r>
          <w:rPr>
            <w:lang w:eastAsia="en-US" w:bidi="ar-DZ"/>
          </w:rPr>
          <w:t>Provider (ASP)</w:t>
        </w:r>
      </w:ins>
      <w:ins w:id="688" w:author="HP" w:date="2022-07-15T14:30:00Z">
        <w:r w:rsidR="00FF5815">
          <w:rPr>
            <w:lang w:eastAsia="en-US" w:bidi="ar-DZ"/>
          </w:rPr>
          <w:t xml:space="preserve"> enables the en</w:t>
        </w:r>
        <w:r>
          <w:rPr>
            <w:lang w:eastAsia="en-US" w:bidi="ar-DZ"/>
          </w:rPr>
          <w:t xml:space="preserve">d user to utilise the service </w:t>
        </w:r>
      </w:ins>
      <w:ins w:id="689" w:author="HP" w:date="2022-07-18T14:11:00Z">
        <w:r>
          <w:rPr>
            <w:lang w:eastAsia="en-US" w:bidi="ar-DZ"/>
          </w:rPr>
          <w:t>supported by</w:t>
        </w:r>
      </w:ins>
      <w:ins w:id="690" w:author="HP" w:date="2022-07-15T14:30:00Z">
        <w:r w:rsidR="00FF5815">
          <w:rPr>
            <w:lang w:eastAsia="en-US" w:bidi="ar-DZ"/>
          </w:rPr>
          <w:t xml:space="preserve"> different applications. </w:t>
        </w:r>
      </w:ins>
    </w:p>
    <w:p w:rsidR="00FF5815" w:rsidRDefault="001F3DF2" w:rsidP="001F3DF2">
      <w:pPr>
        <w:pStyle w:val="ListParagraph"/>
        <w:numPr>
          <w:ilvl w:val="0"/>
          <w:numId w:val="15"/>
        </w:numPr>
        <w:spacing w:line="276" w:lineRule="auto"/>
        <w:ind w:left="1530" w:hanging="180"/>
        <w:jc w:val="both"/>
        <w:rPr>
          <w:ins w:id="691" w:author="HP" w:date="2022-07-15T14:30:00Z"/>
          <w:lang w:eastAsia="en-US" w:bidi="ar-DZ"/>
        </w:rPr>
      </w:pPr>
      <w:ins w:id="692" w:author="HP" w:date="2022-07-18T14:13:00Z">
        <w:r>
          <w:rPr>
            <w:lang w:eastAsia="en-US" w:bidi="ar-DZ"/>
          </w:rPr>
          <w:t>The</w:t>
        </w:r>
      </w:ins>
      <w:ins w:id="693" w:author="HP" w:date="2022-07-15T14:30:00Z">
        <w:r>
          <w:rPr>
            <w:lang w:eastAsia="en-US" w:bidi="ar-DZ"/>
          </w:rPr>
          <w:t xml:space="preserve"> </w:t>
        </w:r>
      </w:ins>
      <w:ins w:id="694" w:author="HP" w:date="2022-07-18T14:13:00Z">
        <w:r>
          <w:rPr>
            <w:lang w:eastAsia="en-US" w:bidi="ar-DZ"/>
          </w:rPr>
          <w:t xml:space="preserve">different </w:t>
        </w:r>
      </w:ins>
      <w:ins w:id="695" w:author="HP" w:date="2022-07-15T14:30:00Z">
        <w:r>
          <w:rPr>
            <w:lang w:eastAsia="en-US" w:bidi="ar-DZ"/>
          </w:rPr>
          <w:t xml:space="preserve">profiles used in </w:t>
        </w:r>
      </w:ins>
      <w:ins w:id="696" w:author="HP" w:date="2022-07-18T14:12:00Z">
        <w:r>
          <w:rPr>
            <w:lang w:eastAsia="en-US" w:bidi="ar-DZ"/>
          </w:rPr>
          <w:t>e</w:t>
        </w:r>
      </w:ins>
      <w:ins w:id="697" w:author="HP" w:date="2022-07-15T14:30:00Z">
        <w:r>
          <w:rPr>
            <w:lang w:eastAsia="en-US" w:bidi="ar-DZ"/>
          </w:rPr>
          <w:t>SIM</w:t>
        </w:r>
      </w:ins>
      <w:ins w:id="698" w:author="HP" w:date="2022-07-18T14:14:00Z">
        <w:r>
          <w:rPr>
            <w:lang w:eastAsia="en-US" w:bidi="ar-DZ"/>
          </w:rPr>
          <w:t xml:space="preserve">  personalisation </w:t>
        </w:r>
      </w:ins>
      <w:ins w:id="699" w:author="HP" w:date="2022-07-15T14:30:00Z">
        <w:r>
          <w:rPr>
            <w:lang w:eastAsia="en-US" w:bidi="ar-DZ"/>
          </w:rPr>
          <w:t>are as follows:</w:t>
        </w:r>
      </w:ins>
    </w:p>
    <w:p w:rsidR="00FF5815" w:rsidRDefault="00FF5815" w:rsidP="00A34AC8">
      <w:pPr>
        <w:spacing w:line="276" w:lineRule="auto"/>
        <w:ind w:left="1350"/>
        <w:jc w:val="both"/>
        <w:rPr>
          <w:ins w:id="700" w:author="HP" w:date="2022-07-15T14:30:00Z"/>
          <w:lang w:eastAsia="en-US" w:bidi="ar-DZ"/>
        </w:rPr>
      </w:pPr>
      <w:ins w:id="701" w:author="HP" w:date="2022-07-15T14:30:00Z">
        <w:r>
          <w:rPr>
            <w:lang w:eastAsia="en-US" w:bidi="ar-DZ"/>
          </w:rPr>
          <w:t>a.</w:t>
        </w:r>
        <w:r>
          <w:rPr>
            <w:lang w:eastAsia="en-US" w:bidi="ar-DZ"/>
          </w:rPr>
          <w:tab/>
        </w:r>
        <w:r w:rsidRPr="00A34AC8">
          <w:rPr>
            <w:b/>
            <w:bCs/>
            <w:lang w:eastAsia="en-US" w:bidi="ar-DZ"/>
          </w:rPr>
          <w:t>Provisioning Profile</w:t>
        </w:r>
      </w:ins>
      <w:ins w:id="702" w:author="HP" w:date="2022-10-13T14:53:00Z">
        <w:r w:rsidR="00E25E9D">
          <w:rPr>
            <w:b/>
            <w:bCs/>
            <w:lang w:eastAsia="en-US" w:bidi="ar-DZ"/>
          </w:rPr>
          <w:t xml:space="preserve"> :</w:t>
        </w:r>
      </w:ins>
    </w:p>
    <w:p w:rsidR="00FF5815" w:rsidRDefault="00286138" w:rsidP="00A34AC8">
      <w:pPr>
        <w:spacing w:line="276" w:lineRule="auto"/>
        <w:ind w:left="1350"/>
        <w:jc w:val="both"/>
        <w:rPr>
          <w:ins w:id="703" w:author="HP" w:date="2022-07-15T14:30:00Z"/>
          <w:lang w:eastAsia="en-US" w:bidi="ar-DZ"/>
        </w:rPr>
      </w:pPr>
      <w:ins w:id="704" w:author="HP" w:date="2022-07-15T14:30:00Z">
        <w:r>
          <w:rPr>
            <w:lang w:eastAsia="en-US" w:bidi="ar-DZ"/>
          </w:rPr>
          <w:t xml:space="preserve">It is a profile containing </w:t>
        </w:r>
      </w:ins>
      <w:ins w:id="705" w:author="HP" w:date="2022-09-29T13:53:00Z">
        <w:r>
          <w:rPr>
            <w:lang w:eastAsia="en-US" w:bidi="ar-DZ"/>
          </w:rPr>
          <w:t>n</w:t>
        </w:r>
      </w:ins>
      <w:ins w:id="706" w:author="HP" w:date="2022-07-15T14:30:00Z">
        <w:r w:rsidR="00FF5815">
          <w:rPr>
            <w:lang w:eastAsia="en-US" w:bidi="ar-DZ"/>
          </w:rPr>
          <w:t>etwork authentication parameters. It enables access to communication network to provide transport capability for eUICC management and profile management between eUICC and remote provisioning Nodes/Servers.</w:t>
        </w:r>
      </w:ins>
    </w:p>
    <w:p w:rsidR="00FF5815" w:rsidRDefault="00FF5815" w:rsidP="00A34AC8">
      <w:pPr>
        <w:spacing w:line="276" w:lineRule="auto"/>
        <w:ind w:left="1350"/>
        <w:jc w:val="both"/>
        <w:rPr>
          <w:ins w:id="707" w:author="HP" w:date="2022-07-15T14:30:00Z"/>
          <w:lang w:eastAsia="en-US" w:bidi="ar-DZ"/>
        </w:rPr>
      </w:pPr>
      <w:ins w:id="708" w:author="HP" w:date="2022-07-15T14:30:00Z">
        <w:r>
          <w:rPr>
            <w:lang w:eastAsia="en-US" w:bidi="ar-DZ"/>
          </w:rPr>
          <w:t>b.</w:t>
        </w:r>
        <w:r>
          <w:rPr>
            <w:lang w:eastAsia="en-US" w:bidi="ar-DZ"/>
          </w:rPr>
          <w:tab/>
        </w:r>
        <w:r w:rsidR="00E25E9D">
          <w:rPr>
            <w:b/>
            <w:bCs/>
            <w:lang w:eastAsia="en-US" w:bidi="ar-DZ"/>
          </w:rPr>
          <w:t xml:space="preserve">Bootstrap </w:t>
        </w:r>
      </w:ins>
      <w:ins w:id="709" w:author="HP" w:date="2022-10-13T14:53:00Z">
        <w:r w:rsidR="00E25E9D">
          <w:rPr>
            <w:b/>
            <w:bCs/>
            <w:lang w:eastAsia="en-US" w:bidi="ar-DZ"/>
          </w:rPr>
          <w:t>profile:</w:t>
        </w:r>
      </w:ins>
      <w:ins w:id="710" w:author="HP" w:date="2022-07-15T14:30:00Z">
        <w:r>
          <w:rPr>
            <w:lang w:eastAsia="en-US" w:bidi="ar-DZ"/>
          </w:rPr>
          <w:t xml:space="preserve"> </w:t>
        </w:r>
      </w:ins>
    </w:p>
    <w:p w:rsidR="00FF5815" w:rsidRDefault="00286138" w:rsidP="00A34AC8">
      <w:pPr>
        <w:spacing w:line="276" w:lineRule="auto"/>
        <w:ind w:left="1350"/>
        <w:jc w:val="both"/>
        <w:rPr>
          <w:ins w:id="711" w:author="HP" w:date="2022-07-15T14:30:00Z"/>
          <w:lang w:eastAsia="en-US" w:bidi="ar-DZ"/>
        </w:rPr>
      </w:pPr>
      <w:ins w:id="712" w:author="HP" w:date="2022-07-15T14:30:00Z">
        <w:r>
          <w:rPr>
            <w:lang w:eastAsia="en-US" w:bidi="ar-DZ"/>
          </w:rPr>
          <w:t xml:space="preserve">It is a profile containing </w:t>
        </w:r>
      </w:ins>
      <w:ins w:id="713" w:author="HP" w:date="2022-09-29T13:53:00Z">
        <w:r>
          <w:rPr>
            <w:lang w:eastAsia="en-US" w:bidi="ar-DZ"/>
          </w:rPr>
          <w:t>n</w:t>
        </w:r>
      </w:ins>
      <w:ins w:id="714" w:author="HP" w:date="2022-07-15T14:30:00Z">
        <w:r w:rsidR="00FF5815">
          <w:rPr>
            <w:lang w:eastAsia="en-US" w:bidi="ar-DZ"/>
          </w:rPr>
          <w:t>etwork authentication parameters which enable access to communication Network from Remote File Management and OTA platforms.</w:t>
        </w:r>
      </w:ins>
    </w:p>
    <w:p w:rsidR="00FF5815" w:rsidRPr="00A34AC8" w:rsidRDefault="00FF5815" w:rsidP="00A34AC8">
      <w:pPr>
        <w:spacing w:line="276" w:lineRule="auto"/>
        <w:ind w:left="1350"/>
        <w:jc w:val="both"/>
        <w:rPr>
          <w:ins w:id="715" w:author="HP" w:date="2022-07-15T14:30:00Z"/>
          <w:b/>
          <w:bCs/>
          <w:lang w:eastAsia="en-US" w:bidi="ar-DZ"/>
        </w:rPr>
      </w:pPr>
      <w:ins w:id="716" w:author="HP" w:date="2022-07-15T14:30:00Z">
        <w:r>
          <w:rPr>
            <w:lang w:eastAsia="en-US" w:bidi="ar-DZ"/>
          </w:rPr>
          <w:t>c.</w:t>
        </w:r>
        <w:r>
          <w:rPr>
            <w:lang w:eastAsia="en-US" w:bidi="ar-DZ"/>
          </w:rPr>
          <w:tab/>
        </w:r>
        <w:r w:rsidRPr="00A34AC8">
          <w:rPr>
            <w:b/>
            <w:bCs/>
            <w:lang w:eastAsia="en-US" w:bidi="ar-DZ"/>
          </w:rPr>
          <w:t>Operat</w:t>
        </w:r>
        <w:r w:rsidR="00286138">
          <w:rPr>
            <w:b/>
            <w:bCs/>
            <w:lang w:eastAsia="en-US" w:bidi="ar-DZ"/>
          </w:rPr>
          <w:t xml:space="preserve">ional </w:t>
        </w:r>
      </w:ins>
      <w:ins w:id="717" w:author="HP" w:date="2022-10-13T14:53:00Z">
        <w:r w:rsidR="00E25E9D">
          <w:rPr>
            <w:b/>
            <w:bCs/>
            <w:lang w:eastAsia="en-US" w:bidi="ar-DZ"/>
          </w:rPr>
          <w:t>Profile:</w:t>
        </w:r>
      </w:ins>
    </w:p>
    <w:p w:rsidR="00FF5815" w:rsidRDefault="00286138" w:rsidP="00A34AC8">
      <w:pPr>
        <w:spacing w:line="276" w:lineRule="auto"/>
        <w:ind w:left="1350"/>
        <w:jc w:val="both"/>
        <w:rPr>
          <w:ins w:id="718" w:author="HP" w:date="2022-09-29T13:53:00Z"/>
          <w:lang w:eastAsia="en-US" w:bidi="ar-DZ"/>
        </w:rPr>
      </w:pPr>
      <w:ins w:id="719" w:author="HP" w:date="2022-09-29T13:53:00Z">
        <w:r>
          <w:rPr>
            <w:lang w:eastAsia="en-US" w:bidi="ar-DZ"/>
          </w:rPr>
          <w:t>It is a</w:t>
        </w:r>
      </w:ins>
      <w:ins w:id="720" w:author="HP" w:date="2022-07-15T14:30:00Z">
        <w:r w:rsidR="00FF5815">
          <w:rPr>
            <w:lang w:eastAsia="en-US" w:bidi="ar-DZ"/>
          </w:rPr>
          <w:t xml:space="preserve"> profile comprising of network authentication parameters along with MNO(s) and 3rd party applications. The Profile contains the connectivity parameters, MNO-Security Domain comprising of OTA key sets, at least one Network Access identifier, applications, certificates, algorithm parameters as required. The eUICC can hold multiple operational profiles for respective MNO based on user subscription. </w:t>
        </w:r>
      </w:ins>
    </w:p>
    <w:p w:rsidR="00286138" w:rsidRDefault="00286138" w:rsidP="00A34AC8">
      <w:pPr>
        <w:spacing w:line="276" w:lineRule="auto"/>
        <w:ind w:left="1350"/>
        <w:jc w:val="both"/>
        <w:rPr>
          <w:ins w:id="721" w:author="HP" w:date="2022-09-29T13:53:00Z"/>
          <w:lang w:eastAsia="en-US" w:bidi="ar-DZ"/>
        </w:rPr>
      </w:pPr>
    </w:p>
    <w:p w:rsidR="00286138" w:rsidRDefault="00286138" w:rsidP="00A34AC8">
      <w:pPr>
        <w:spacing w:line="276" w:lineRule="auto"/>
        <w:ind w:left="1350"/>
        <w:jc w:val="both"/>
        <w:rPr>
          <w:ins w:id="722" w:author="HP" w:date="2022-07-15T14:30:00Z"/>
          <w:lang w:eastAsia="en-US" w:bidi="ar-DZ"/>
        </w:rPr>
      </w:pPr>
    </w:p>
    <w:p w:rsidR="00FF5815" w:rsidRDefault="00FF5815" w:rsidP="00A34AC8">
      <w:pPr>
        <w:spacing w:line="276" w:lineRule="auto"/>
        <w:ind w:left="1350"/>
        <w:jc w:val="both"/>
        <w:rPr>
          <w:ins w:id="723" w:author="HP" w:date="2022-07-15T14:30:00Z"/>
          <w:lang w:eastAsia="en-US" w:bidi="ar-DZ"/>
        </w:rPr>
      </w:pPr>
      <w:ins w:id="724" w:author="HP" w:date="2022-07-15T14:30:00Z">
        <w:r>
          <w:rPr>
            <w:lang w:eastAsia="en-US" w:bidi="ar-DZ"/>
          </w:rPr>
          <w:t>d.</w:t>
        </w:r>
        <w:r>
          <w:rPr>
            <w:lang w:eastAsia="en-US" w:bidi="ar-DZ"/>
          </w:rPr>
          <w:tab/>
        </w:r>
        <w:r w:rsidRPr="00A34AC8">
          <w:rPr>
            <w:b/>
            <w:bCs/>
            <w:lang w:eastAsia="en-US" w:bidi="ar-DZ"/>
          </w:rPr>
          <w:t>Fallback Profile</w:t>
        </w:r>
        <w:r>
          <w:rPr>
            <w:lang w:eastAsia="en-US" w:bidi="ar-DZ"/>
          </w:rPr>
          <w:t>:</w:t>
        </w:r>
      </w:ins>
    </w:p>
    <w:p w:rsidR="00FF5815" w:rsidRDefault="00FF5815" w:rsidP="00A34AC8">
      <w:pPr>
        <w:spacing w:line="276" w:lineRule="auto"/>
        <w:ind w:left="1350"/>
        <w:jc w:val="both"/>
        <w:rPr>
          <w:ins w:id="725" w:author="HP" w:date="2022-07-15T14:30:00Z"/>
          <w:lang w:eastAsia="en-US" w:bidi="ar-DZ"/>
        </w:rPr>
      </w:pPr>
      <w:ins w:id="726" w:author="HP" w:date="2022-07-15T14:30:00Z">
        <w:r>
          <w:rPr>
            <w:lang w:eastAsia="en-US" w:bidi="ar-DZ"/>
          </w:rPr>
          <w:t xml:space="preserve">This profile is enabled when the existing or enabled Profile loses network </w:t>
        </w:r>
      </w:ins>
      <w:ins w:id="727" w:author="HP" w:date="2022-07-18T14:19:00Z">
        <w:r w:rsidR="00A34AC8">
          <w:rPr>
            <w:lang w:eastAsia="en-US" w:bidi="ar-DZ"/>
          </w:rPr>
          <w:t>connectivity;</w:t>
        </w:r>
      </w:ins>
      <w:ins w:id="728" w:author="HP" w:date="2022-07-15T14:30:00Z">
        <w:r>
          <w:rPr>
            <w:lang w:eastAsia="en-US" w:bidi="ar-DZ"/>
          </w:rPr>
          <w:t xml:space="preserve"> the eUICC will then swap the failing profile, to a profile that has the fall-back parameter set as active.</w:t>
        </w:r>
      </w:ins>
    </w:p>
    <w:p w:rsidR="00FF5815" w:rsidRDefault="00FF5815" w:rsidP="00A34AC8">
      <w:pPr>
        <w:spacing w:line="276" w:lineRule="auto"/>
        <w:ind w:left="1350"/>
        <w:jc w:val="both"/>
        <w:rPr>
          <w:ins w:id="729" w:author="HP" w:date="2022-07-15T14:30:00Z"/>
          <w:lang w:eastAsia="en-US" w:bidi="ar-DZ"/>
        </w:rPr>
      </w:pPr>
      <w:ins w:id="730" w:author="HP" w:date="2022-07-15T14:30:00Z">
        <w:r>
          <w:rPr>
            <w:lang w:eastAsia="en-US" w:bidi="ar-DZ"/>
          </w:rPr>
          <w:t>e.</w:t>
        </w:r>
        <w:r>
          <w:rPr>
            <w:lang w:eastAsia="en-US" w:bidi="ar-DZ"/>
          </w:rPr>
          <w:tab/>
        </w:r>
        <w:r w:rsidRPr="00A34AC8">
          <w:rPr>
            <w:b/>
            <w:bCs/>
            <w:lang w:eastAsia="en-US" w:bidi="ar-DZ"/>
          </w:rPr>
          <w:t>Emergency profile</w:t>
        </w:r>
      </w:ins>
    </w:p>
    <w:p w:rsidR="00FF5815" w:rsidRDefault="00FF5815" w:rsidP="00A34AC8">
      <w:pPr>
        <w:spacing w:line="276" w:lineRule="auto"/>
        <w:ind w:left="1350"/>
        <w:jc w:val="both"/>
        <w:rPr>
          <w:ins w:id="731" w:author="HP" w:date="2022-07-18T14:15:00Z"/>
          <w:lang w:eastAsia="en-US" w:bidi="ar-DZ"/>
        </w:rPr>
      </w:pPr>
      <w:ins w:id="732" w:author="HP" w:date="2022-07-15T14:30:00Z">
        <w:r>
          <w:rPr>
            <w:lang w:eastAsia="en-US" w:bidi="ar-DZ"/>
          </w:rPr>
          <w:t>An Operational Profile with a Profile Attribute allocated to emergency, indicates that the Profile is an Emergency Profile. An Emergency Profile has to comply with regulatory requirements and have the capability to make Emergency Calls and receive calls from an Emergency centre.</w:t>
        </w:r>
      </w:ins>
    </w:p>
    <w:p w:rsidR="00A34AC8" w:rsidRDefault="00A34AC8" w:rsidP="00FF5815">
      <w:pPr>
        <w:spacing w:line="276" w:lineRule="auto"/>
        <w:ind w:left="759"/>
        <w:jc w:val="both"/>
        <w:rPr>
          <w:ins w:id="733" w:author="HP" w:date="2022-07-18T14:15:00Z"/>
          <w:lang w:eastAsia="en-US" w:bidi="ar-DZ"/>
        </w:rPr>
      </w:pPr>
    </w:p>
    <w:p w:rsidR="00A34AC8" w:rsidRPr="00E655FF" w:rsidRDefault="0092366D" w:rsidP="0092366D">
      <w:pPr>
        <w:pStyle w:val="ListParagraph"/>
        <w:numPr>
          <w:ilvl w:val="0"/>
          <w:numId w:val="15"/>
        </w:numPr>
        <w:spacing w:line="276" w:lineRule="auto"/>
        <w:ind w:left="1530" w:hanging="180"/>
        <w:jc w:val="both"/>
        <w:rPr>
          <w:ins w:id="734" w:author="HP" w:date="2022-07-19T11:55:00Z"/>
          <w:b/>
          <w:bCs/>
          <w:lang w:eastAsia="en-US" w:bidi="ar-DZ"/>
        </w:rPr>
      </w:pPr>
      <w:ins w:id="735" w:author="HP" w:date="2022-07-18T14:38:00Z">
        <w:r w:rsidRPr="0092366D">
          <w:rPr>
            <w:b/>
            <w:bCs/>
            <w:lang w:eastAsia="en-US" w:bidi="ar-DZ"/>
          </w:rPr>
          <w:t xml:space="preserve">Remote </w:t>
        </w:r>
      </w:ins>
      <w:ins w:id="736" w:author="HP" w:date="2022-07-19T13:09:00Z">
        <w:r w:rsidR="00F93001">
          <w:rPr>
            <w:b/>
            <w:bCs/>
            <w:lang w:eastAsia="en-US" w:bidi="ar-DZ"/>
          </w:rPr>
          <w:t xml:space="preserve">eSIM </w:t>
        </w:r>
      </w:ins>
      <w:ins w:id="737" w:author="HP" w:date="2022-07-18T14:38:00Z">
        <w:r w:rsidRPr="0092366D">
          <w:rPr>
            <w:b/>
            <w:bCs/>
            <w:lang w:eastAsia="en-US" w:bidi="ar-DZ"/>
          </w:rPr>
          <w:t xml:space="preserve">Provisioning </w:t>
        </w:r>
      </w:ins>
      <w:ins w:id="738" w:author="HP" w:date="2022-07-19T12:17:00Z">
        <w:r w:rsidR="003D09DD">
          <w:rPr>
            <w:b/>
            <w:bCs/>
            <w:lang w:eastAsia="en-US" w:bidi="ar-DZ"/>
          </w:rPr>
          <w:t>System</w:t>
        </w:r>
      </w:ins>
      <w:ins w:id="739" w:author="HP" w:date="2022-07-19T13:10:00Z">
        <w:r w:rsidR="003D09DD">
          <w:rPr>
            <w:b/>
            <w:bCs/>
            <w:lang w:eastAsia="en-US" w:bidi="ar-DZ"/>
          </w:rPr>
          <w:t xml:space="preserve"> Architecture</w:t>
        </w:r>
      </w:ins>
      <w:ins w:id="740" w:author="HP" w:date="2022-07-18T14:39:00Z">
        <w:r>
          <w:rPr>
            <w:b/>
            <w:bCs/>
            <w:lang w:eastAsia="en-US" w:bidi="ar-DZ"/>
          </w:rPr>
          <w:t>:</w:t>
        </w:r>
      </w:ins>
      <w:ins w:id="741" w:author="HP" w:date="2022-07-18T14:38:00Z">
        <w:r>
          <w:rPr>
            <w:b/>
            <w:bCs/>
            <w:lang w:eastAsia="en-US" w:bidi="ar-DZ"/>
          </w:rPr>
          <w:t xml:space="preserve"> </w:t>
        </w:r>
        <w:r w:rsidRPr="0092366D">
          <w:rPr>
            <w:lang w:eastAsia="en-US" w:bidi="ar-DZ"/>
          </w:rPr>
          <w:t>The</w:t>
        </w:r>
      </w:ins>
      <w:ins w:id="742" w:author="HP" w:date="2022-07-18T14:39:00Z">
        <w:r>
          <w:rPr>
            <w:lang w:eastAsia="en-US" w:bidi="ar-DZ"/>
          </w:rPr>
          <w:t xml:space="preserve"> following </w:t>
        </w:r>
      </w:ins>
      <w:ins w:id="743" w:author="HP" w:date="2022-07-19T11:54:00Z">
        <w:r w:rsidR="00E655FF">
          <w:rPr>
            <w:lang w:eastAsia="en-US" w:bidi="ar-DZ"/>
          </w:rPr>
          <w:t>is the high level flow</w:t>
        </w:r>
      </w:ins>
      <w:ins w:id="744" w:author="HP" w:date="2022-07-18T14:39:00Z">
        <w:r>
          <w:rPr>
            <w:lang w:eastAsia="en-US" w:bidi="ar-DZ"/>
          </w:rPr>
          <w:t xml:space="preserve"> </w:t>
        </w:r>
      </w:ins>
      <w:ins w:id="745" w:author="HP" w:date="2022-07-19T11:55:00Z">
        <w:r w:rsidR="00E655FF">
          <w:rPr>
            <w:lang w:eastAsia="en-US" w:bidi="ar-DZ"/>
          </w:rPr>
          <w:t xml:space="preserve">for </w:t>
        </w:r>
      </w:ins>
      <w:ins w:id="746" w:author="HP" w:date="2022-07-18T14:39:00Z">
        <w:r>
          <w:rPr>
            <w:lang w:eastAsia="en-US" w:bidi="ar-DZ"/>
          </w:rPr>
          <w:t>remote provisioning of eSIMs in enterprise</w:t>
        </w:r>
      </w:ins>
      <w:ins w:id="747" w:author="HP" w:date="2022-07-19T12:25:00Z">
        <w:r w:rsidR="009B085C">
          <w:rPr>
            <w:lang w:eastAsia="en-US" w:bidi="ar-DZ"/>
          </w:rPr>
          <w:t xml:space="preserve"> M2M</w:t>
        </w:r>
      </w:ins>
      <w:ins w:id="748" w:author="HP" w:date="2022-07-18T14:39:00Z">
        <w:r>
          <w:rPr>
            <w:lang w:eastAsia="en-US" w:bidi="ar-DZ"/>
          </w:rPr>
          <w:t xml:space="preserve"> </w:t>
        </w:r>
      </w:ins>
      <w:ins w:id="749" w:author="HP" w:date="2022-07-18T14:40:00Z">
        <w:r>
          <w:rPr>
            <w:lang w:eastAsia="en-US" w:bidi="ar-DZ"/>
          </w:rPr>
          <w:t>ecosystem</w:t>
        </w:r>
      </w:ins>
      <w:ins w:id="750" w:author="HP" w:date="2022-07-18T14:39:00Z">
        <w:r>
          <w:rPr>
            <w:lang w:eastAsia="en-US" w:bidi="ar-DZ"/>
          </w:rPr>
          <w:t>.</w:t>
        </w:r>
      </w:ins>
      <w:ins w:id="751" w:author="HP" w:date="2022-07-19T11:25:00Z">
        <w:r w:rsidR="003B48C0">
          <w:rPr>
            <w:lang w:eastAsia="en-US" w:bidi="ar-DZ"/>
          </w:rPr>
          <w:t xml:space="preserve"> </w:t>
        </w:r>
      </w:ins>
      <w:ins w:id="752" w:author="HP" w:date="2022-07-19T12:26:00Z">
        <w:r w:rsidR="009B085C">
          <w:rPr>
            <w:lang w:eastAsia="en-US" w:bidi="ar-DZ"/>
          </w:rPr>
          <w:t>Three system elements play key roles in remote eSIM provision</w:t>
        </w:r>
      </w:ins>
      <w:ins w:id="753" w:author="HP" w:date="2022-07-19T12:27:00Z">
        <w:r w:rsidR="009B085C">
          <w:rPr>
            <w:lang w:eastAsia="en-US" w:bidi="ar-DZ"/>
          </w:rPr>
          <w:t>.</w:t>
        </w:r>
      </w:ins>
      <w:ins w:id="754" w:author="HP" w:date="2022-07-19T12:26:00Z">
        <w:r w:rsidR="009B085C">
          <w:rPr>
            <w:lang w:eastAsia="en-US" w:bidi="ar-DZ"/>
          </w:rPr>
          <w:t xml:space="preserve"> </w:t>
        </w:r>
      </w:ins>
    </w:p>
    <w:p w:rsidR="00E655FF" w:rsidRDefault="00965E18" w:rsidP="00E655FF">
      <w:pPr>
        <w:pStyle w:val="ListParagraph"/>
        <w:spacing w:line="276" w:lineRule="auto"/>
        <w:ind w:left="1530"/>
        <w:jc w:val="both"/>
        <w:rPr>
          <w:ins w:id="755" w:author="HP" w:date="2022-07-19T11:55:00Z"/>
          <w:b/>
          <w:bCs/>
          <w:lang w:eastAsia="en-US" w:bidi="ar-DZ"/>
        </w:rPr>
      </w:pPr>
      <w:ins w:id="756" w:author="HP" w:date="2022-07-19T12:03:00Z">
        <w:r>
          <w:rPr>
            <w:b/>
            <w:bCs/>
            <w:noProof/>
            <w:lang w:val="en-US" w:eastAsia="en-US" w:bidi="hi-IN"/>
          </w:rPr>
          <w:pict>
            <v:rect id="_x0000_s1113" style="position:absolute;left:0;text-align:left;margin-left:377.55pt;margin-top:12.7pt;width:94.5pt;height:61.5pt;z-index:251675648">
              <v:textbox>
                <w:txbxContent>
                  <w:p w:rsidR="00A74227" w:rsidRPr="0021267B" w:rsidRDefault="00A74227" w:rsidP="00894F7C">
                    <w:pPr>
                      <w:jc w:val="center"/>
                      <w:rPr>
                        <w:lang w:val="en-IN"/>
                      </w:rPr>
                    </w:pPr>
                    <w:ins w:id="757" w:author="HP" w:date="2022-07-19T12:58:00Z">
                      <w:r>
                        <w:rPr>
                          <w:lang w:val="en-IN"/>
                        </w:rPr>
                        <w:t xml:space="preserve">GSMA </w:t>
                      </w:r>
                    </w:ins>
                    <w:del w:id="758" w:author="HP" w:date="2022-07-19T12:03:00Z">
                      <w:r w:rsidDel="00894F7C">
                        <w:rPr>
                          <w:lang w:val="en-IN"/>
                        </w:rPr>
                        <w:delText>SM-SR</w:delText>
                      </w:r>
                    </w:del>
                    <w:ins w:id="759" w:author="HP" w:date="2022-07-19T12:03:00Z">
                      <w:r>
                        <w:rPr>
                          <w:lang w:val="en-IN"/>
                        </w:rPr>
                        <w:t xml:space="preserve">Certificate </w:t>
                      </w:r>
                    </w:ins>
                    <w:ins w:id="760" w:author="HP" w:date="2022-07-19T12:15:00Z">
                      <w:r>
                        <w:rPr>
                          <w:lang w:val="en-IN"/>
                        </w:rPr>
                        <w:t>Issuer (</w:t>
                      </w:r>
                    </w:ins>
                    <w:ins w:id="761" w:author="HP" w:date="2022-07-19T12:03:00Z">
                      <w:r>
                        <w:rPr>
                          <w:lang w:val="en-IN"/>
                        </w:rPr>
                        <w:t>CI)</w:t>
                      </w:r>
                    </w:ins>
                    <w:ins w:id="762" w:author="HP" w:date="2022-07-19T12:14:00Z">
                      <w:r>
                        <w:rPr>
                          <w:lang w:val="en-IN"/>
                        </w:rPr>
                        <w:t xml:space="preserve"> </w:t>
                      </w:r>
                    </w:ins>
                  </w:p>
                </w:txbxContent>
              </v:textbox>
            </v:rect>
          </w:pict>
        </w:r>
      </w:ins>
    </w:p>
    <w:p w:rsidR="00E655FF" w:rsidRDefault="00E655FF" w:rsidP="00E655FF">
      <w:pPr>
        <w:pStyle w:val="ListParagraph"/>
        <w:spacing w:line="276" w:lineRule="auto"/>
        <w:ind w:left="1530"/>
        <w:jc w:val="both"/>
        <w:rPr>
          <w:ins w:id="763" w:author="HP" w:date="2022-07-19T11:55:00Z"/>
          <w:b/>
          <w:bCs/>
          <w:lang w:eastAsia="en-US" w:bidi="ar-DZ"/>
        </w:rPr>
      </w:pPr>
    </w:p>
    <w:p w:rsidR="00E655FF" w:rsidRDefault="00965E18" w:rsidP="00E655FF">
      <w:pPr>
        <w:pStyle w:val="ListParagraph"/>
        <w:spacing w:line="276" w:lineRule="auto"/>
        <w:ind w:left="1530"/>
        <w:jc w:val="both"/>
        <w:rPr>
          <w:ins w:id="764" w:author="HP" w:date="2022-07-19T11:55:00Z"/>
          <w:b/>
          <w:bCs/>
          <w:lang w:eastAsia="en-US" w:bidi="ar-DZ"/>
        </w:rPr>
      </w:pPr>
      <w:ins w:id="765" w:author="HP" w:date="2022-08-01T13:13:00Z">
        <w:r>
          <w:rPr>
            <w:b/>
            <w:bCs/>
            <w:noProof/>
            <w:lang w:val="en-US" w:eastAsia="en-US" w:bidi="hi-IN"/>
          </w:rPr>
          <w:pict>
            <v:shapetype id="_x0000_t202" coordsize="21600,21600" o:spt="202" path="m,l,21600r21600,l21600,xe">
              <v:stroke joinstyle="miter"/>
              <v:path gradientshapeok="t" o:connecttype="rect"/>
            </v:shapetype>
            <v:shape id="_x0000_s1152" type="#_x0000_t202" style="position:absolute;left:0;text-align:left;margin-left:292.05pt;margin-top:5.7pt;width:36pt;height:30.65pt;z-index:251704320" strokecolor="white [3212]">
              <v:textbox style="mso-next-textbox:#_x0000_s1152">
                <w:txbxContent>
                  <w:p w:rsidR="00A74227" w:rsidRPr="00FC7311" w:rsidRDefault="00A74227" w:rsidP="00FC7311">
                    <w:pPr>
                      <w:rPr>
                        <w:lang w:val="en-IN"/>
                      </w:rPr>
                    </w:pPr>
                    <w:ins w:id="766" w:author="HP" w:date="2022-08-01T13:11:00Z">
                      <w:r>
                        <w:rPr>
                          <w:lang w:val="en-IN"/>
                        </w:rPr>
                        <w:t>ES</w:t>
                      </w:r>
                    </w:ins>
                    <w:ins w:id="767" w:author="HP" w:date="2022-08-01T13:13:00Z">
                      <w:r>
                        <w:rPr>
                          <w:lang w:val="en-IN"/>
                        </w:rPr>
                        <w:t>2</w:t>
                      </w:r>
                    </w:ins>
                  </w:p>
                </w:txbxContent>
              </v:textbox>
            </v:shape>
          </w:pict>
        </w:r>
      </w:ins>
    </w:p>
    <w:p w:rsidR="00E655FF" w:rsidRDefault="00965E18" w:rsidP="00E655FF">
      <w:pPr>
        <w:pStyle w:val="ListParagraph"/>
        <w:spacing w:line="276" w:lineRule="auto"/>
        <w:ind w:left="1530"/>
        <w:jc w:val="both"/>
        <w:rPr>
          <w:ins w:id="768" w:author="HP" w:date="2022-07-19T11:55:00Z"/>
          <w:b/>
          <w:bCs/>
          <w:lang w:eastAsia="en-US" w:bidi="ar-DZ"/>
        </w:rPr>
      </w:pPr>
      <w:ins w:id="769" w:author="HP" w:date="2022-07-19T11:57:00Z">
        <w:r>
          <w:rPr>
            <w:b/>
            <w:bCs/>
            <w:noProof/>
            <w:lang w:val="en-US" w:eastAsia="en-US" w:bidi="hi-IN"/>
          </w:rPr>
          <w:pict>
            <v:rect id="_x0000_s1111" style="position:absolute;left:0;text-align:left;margin-left:184.8pt;margin-top:15.35pt;width:70.5pt;height:25.5pt;z-index:251673600" fillcolor="#ffc000 [3207]">
              <v:textbox>
                <w:txbxContent>
                  <w:p w:rsidR="00A74227" w:rsidRPr="0021267B" w:rsidRDefault="00A74227" w:rsidP="00E655FF">
                    <w:pPr>
                      <w:jc w:val="center"/>
                      <w:rPr>
                        <w:lang w:val="en-IN"/>
                      </w:rPr>
                    </w:pPr>
                    <w:ins w:id="770" w:author="HP" w:date="2022-07-19T11:50:00Z">
                      <w:r>
                        <w:rPr>
                          <w:lang w:val="en-IN"/>
                        </w:rPr>
                        <w:t>SM-</w:t>
                      </w:r>
                    </w:ins>
                    <w:ins w:id="771" w:author="HP" w:date="2022-07-19T11:51:00Z">
                      <w:r>
                        <w:rPr>
                          <w:lang w:val="en-IN"/>
                        </w:rPr>
                        <w:t>DP</w:t>
                      </w:r>
                    </w:ins>
                  </w:p>
                </w:txbxContent>
              </v:textbox>
            </v:rect>
          </w:pict>
        </w:r>
      </w:ins>
    </w:p>
    <w:p w:rsidR="00E655FF" w:rsidRDefault="00965E18" w:rsidP="00E655FF">
      <w:pPr>
        <w:pStyle w:val="ListParagraph"/>
        <w:spacing w:line="276" w:lineRule="auto"/>
        <w:ind w:left="1530"/>
        <w:jc w:val="both"/>
        <w:rPr>
          <w:ins w:id="772" w:author="HP" w:date="2022-07-19T11:55:00Z"/>
          <w:b/>
          <w:bCs/>
          <w:lang w:eastAsia="en-US" w:bidi="ar-DZ"/>
        </w:rPr>
      </w:pPr>
      <w:r>
        <w:rPr>
          <w:b/>
          <w:bCs/>
          <w:noProof/>
          <w:lang w:val="en-US" w:eastAsia="en-US" w:bidi="hi-IN"/>
        </w:rPr>
        <w:pict>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_x0000_s1121" type="#_x0000_t34" style="position:absolute;left:0;text-align:left;margin-left:257.55pt;margin-top:10.7pt;width:120pt;height:49.5pt;z-index:251682816" o:connectortype="elbow" adj=",-80509,-56565">
            <v:stroke startarrow="block" endarrow="block"/>
          </v:shape>
        </w:pict>
      </w:r>
    </w:p>
    <w:p w:rsidR="00E655FF" w:rsidRDefault="00965E18" w:rsidP="00E655FF">
      <w:pPr>
        <w:pStyle w:val="ListParagraph"/>
        <w:spacing w:line="276" w:lineRule="auto"/>
        <w:ind w:left="1530"/>
        <w:jc w:val="both"/>
        <w:rPr>
          <w:ins w:id="773" w:author="HP" w:date="2022-07-19T11:55:00Z"/>
          <w:b/>
          <w:bCs/>
          <w:lang w:eastAsia="en-US" w:bidi="ar-DZ"/>
        </w:rPr>
      </w:pPr>
      <w:r>
        <w:rPr>
          <w:b/>
          <w:bCs/>
          <w:noProof/>
          <w:lang w:val="en-US" w:eastAsia="en-US" w:bidi="hi-IN"/>
        </w:rPr>
        <w:pict>
          <v:shape id="_x0000_s1150" type="#_x0000_t202" style="position:absolute;left:0;text-align:left;margin-left:133.8pt;margin-top:13.7pt;width:36pt;height:30.65pt;z-index:251702272" strokecolor="white [3212]">
            <v:textbox>
              <w:txbxContent>
                <w:p w:rsidR="00A74227" w:rsidRPr="00FC7311" w:rsidRDefault="00A74227">
                  <w:pPr>
                    <w:rPr>
                      <w:lang w:val="en-IN"/>
                    </w:rPr>
                  </w:pPr>
                  <w:ins w:id="774" w:author="HP" w:date="2022-08-01T13:11:00Z">
                    <w:r>
                      <w:rPr>
                        <w:lang w:val="en-IN"/>
                      </w:rPr>
                      <w:t>ES1</w:t>
                    </w:r>
                  </w:ins>
                </w:p>
              </w:txbxContent>
            </v:textbox>
          </v:shape>
        </w:pict>
      </w:r>
      <w:ins w:id="775" w:author="HP" w:date="2022-07-19T11:57:00Z">
        <w:r>
          <w:rPr>
            <w:b/>
            <w:bCs/>
            <w:noProof/>
            <w:lang w:val="en-US" w:eastAsia="en-US" w:bidi="hi-IN"/>
          </w:rPr>
          <w:pict>
            <v:rect id="_x0000_s1110" style="position:absolute;left:0;text-align:left;margin-left:34.8pt;margin-top:9.1pt;width:84pt;height:41.25pt;z-index:251672576">
              <v:textbox style="mso-next-textbox:#_x0000_s1110">
                <w:txbxContent>
                  <w:p w:rsidR="00A74227" w:rsidRPr="0076158D" w:rsidRDefault="00A74227" w:rsidP="00E655FF">
                    <w:pPr>
                      <w:jc w:val="center"/>
                      <w:rPr>
                        <w:lang w:val="en-IN"/>
                      </w:rPr>
                    </w:pPr>
                    <w:r w:rsidRPr="0076158D">
                      <w:rPr>
                        <w:lang w:val="en-IN"/>
                      </w:rPr>
                      <w:t>eUICC Manufacturer</w:t>
                    </w:r>
                  </w:p>
                </w:txbxContent>
              </v:textbox>
            </v:rect>
          </w:pict>
        </w:r>
      </w:ins>
      <w:ins w:id="776" w:author="HP" w:date="2022-07-19T12:04:00Z">
        <w:r>
          <w:rPr>
            <w:b/>
            <w:bCs/>
            <w:noProof/>
            <w:lang w:val="en-US" w:eastAsia="en-US" w:bidi="hi-IN"/>
          </w:rPr>
          <w:pict>
            <v:shapetype id="_x0000_t32" coordsize="21600,21600" o:spt="32" o:oned="t" path="m,l21600,21600e" filled="f">
              <v:path arrowok="t" fillok="f" o:connecttype="none"/>
              <o:lock v:ext="edit" shapetype="t"/>
            </v:shapetype>
            <v:shape id="_x0000_s1116" type="#_x0000_t32" style="position:absolute;left:0;text-align:left;margin-left:240.3pt;margin-top:9.1pt;width:0;height:161.65pt;z-index:251678720" o:connectortype="straight">
              <v:stroke startarrow="block" endarrow="block"/>
            </v:shape>
          </w:pict>
        </w:r>
      </w:ins>
      <w:r>
        <w:rPr>
          <w:b/>
          <w:bCs/>
          <w:noProof/>
          <w:lang w:val="en-US" w:eastAsia="en-US" w:bidi="hi-IN"/>
        </w:rPr>
        <w:pict>
          <v:shape id="_x0000_s1114" type="#_x0000_t32" style="position:absolute;left:0;text-align:left;margin-left:218.55pt;margin-top:9.1pt;width:0;height:60.45pt;z-index:251676672" o:connectortype="straight">
            <v:stroke startarrow="block" endarrow="block"/>
          </v:shape>
        </w:pict>
      </w:r>
    </w:p>
    <w:p w:rsidR="00E655FF" w:rsidRDefault="00965E18" w:rsidP="00E655FF">
      <w:pPr>
        <w:pStyle w:val="ListParagraph"/>
        <w:spacing w:line="276" w:lineRule="auto"/>
        <w:ind w:left="1530"/>
        <w:jc w:val="both"/>
        <w:rPr>
          <w:ins w:id="777" w:author="HP" w:date="2022-07-19T11:55:00Z"/>
          <w:b/>
          <w:bCs/>
          <w:lang w:eastAsia="en-US" w:bidi="ar-DZ"/>
        </w:rPr>
      </w:pPr>
      <w:ins w:id="778" w:author="HP" w:date="2022-08-01T13:12:00Z">
        <w:r>
          <w:rPr>
            <w:b/>
            <w:bCs/>
            <w:noProof/>
            <w:lang w:val="en-US" w:eastAsia="en-US" w:bidi="hi-IN"/>
          </w:rPr>
          <w:pict>
            <v:shape id="_x0000_s1151" type="#_x0000_t202" style="position:absolute;left:0;text-align:left;margin-left:178.05pt;margin-top:4.45pt;width:36pt;height:30.65pt;z-index:251703296" strokecolor="white [3212]">
              <v:textbox style="mso-next-textbox:#_x0000_s1151">
                <w:txbxContent>
                  <w:p w:rsidR="00A74227" w:rsidRPr="00FC7311" w:rsidRDefault="00A74227" w:rsidP="00FC7311">
                    <w:pPr>
                      <w:rPr>
                        <w:lang w:val="en-IN"/>
                      </w:rPr>
                    </w:pPr>
                    <w:ins w:id="779" w:author="HP" w:date="2022-08-01T13:11:00Z">
                      <w:r>
                        <w:rPr>
                          <w:lang w:val="en-IN"/>
                        </w:rPr>
                        <w:t>ES</w:t>
                      </w:r>
                    </w:ins>
                    <w:ins w:id="780" w:author="HP" w:date="2022-08-01T13:12:00Z">
                      <w:r>
                        <w:rPr>
                          <w:lang w:val="en-IN"/>
                        </w:rPr>
                        <w:t>3</w:t>
                      </w:r>
                    </w:ins>
                  </w:p>
                </w:txbxContent>
              </v:textbox>
            </v:shape>
          </w:pict>
        </w:r>
      </w:ins>
    </w:p>
    <w:p w:rsidR="00E655FF" w:rsidRDefault="00965E18" w:rsidP="00E655FF">
      <w:pPr>
        <w:pStyle w:val="ListParagraph"/>
        <w:ind w:left="360"/>
        <w:rPr>
          <w:ins w:id="781" w:author="HP" w:date="2022-07-19T11:57:00Z"/>
          <w:b/>
          <w:bCs/>
          <w:lang w:eastAsia="en-US" w:bidi="ar-DZ"/>
        </w:rPr>
      </w:pPr>
      <w:r>
        <w:rPr>
          <w:b/>
          <w:bCs/>
          <w:noProof/>
          <w:lang w:val="en-US" w:eastAsia="en-US" w:bidi="hi-IN"/>
        </w:rPr>
        <w:pict>
          <v:shape id="_x0000_s1124" type="#_x0000_t32" style="position:absolute;left:0;text-align:left;margin-left:118.8pt;margin-top:7.15pt;width:68.25pt;height:41.5pt;z-index:251685888" o:connectortype="straight">
            <v:stroke startarrow="block" endarrow="block"/>
          </v:shape>
        </w:pict>
      </w:r>
      <w:ins w:id="782" w:author="HP" w:date="2022-08-01T13:14:00Z">
        <w:r>
          <w:rPr>
            <w:b/>
            <w:bCs/>
            <w:noProof/>
            <w:lang w:val="en-US" w:eastAsia="en-US" w:bidi="hi-IN"/>
          </w:rPr>
          <w:pict>
            <v:shape id="_x0000_s1154" type="#_x0000_t202" style="position:absolute;left:0;text-align:left;margin-left:277.05pt;margin-top:7.15pt;width:36.75pt;height:30.65pt;z-index:251706368" strokecolor="white [3212]">
              <v:textbox style="mso-next-textbox:#_x0000_s1154">
                <w:txbxContent>
                  <w:p w:rsidR="00A74227" w:rsidRPr="00FC7311" w:rsidRDefault="00A74227" w:rsidP="00FC7311">
                    <w:pPr>
                      <w:rPr>
                        <w:lang w:val="en-IN"/>
                      </w:rPr>
                    </w:pPr>
                    <w:ins w:id="783" w:author="HP" w:date="2022-08-01T13:11:00Z">
                      <w:r>
                        <w:rPr>
                          <w:lang w:val="en-IN"/>
                        </w:rPr>
                        <w:t>ES</w:t>
                      </w:r>
                    </w:ins>
                    <w:ins w:id="784" w:author="HP" w:date="2022-08-01T13:14:00Z">
                      <w:r>
                        <w:rPr>
                          <w:lang w:val="en-IN"/>
                        </w:rPr>
                        <w:t>4</w:t>
                      </w:r>
                    </w:ins>
                  </w:p>
                </w:txbxContent>
              </v:textbox>
            </v:shape>
          </w:pict>
        </w:r>
      </w:ins>
      <w:ins w:id="785" w:author="HP" w:date="2022-07-19T11:58:00Z">
        <w:r>
          <w:rPr>
            <w:b/>
            <w:bCs/>
            <w:noProof/>
            <w:lang w:val="en-US" w:eastAsia="en-US" w:bidi="hi-IN"/>
          </w:rPr>
          <w:pict>
            <v:rect id="_x0000_s1112" style="position:absolute;left:0;text-align:left;margin-left:377.55pt;margin-top:2.85pt;width:76.5pt;height:60.45pt;z-index:251674624" fillcolor="#ffc000 [3207]">
              <v:textbox>
                <w:txbxContent>
                  <w:p w:rsidR="00A74227" w:rsidRPr="0021267B" w:rsidRDefault="00A74227" w:rsidP="00E655FF">
                    <w:pPr>
                      <w:jc w:val="center"/>
                      <w:rPr>
                        <w:lang w:val="en-IN"/>
                      </w:rPr>
                    </w:pPr>
                    <w:del w:id="786" w:author="HP" w:date="2022-07-19T11:59:00Z">
                      <w:r w:rsidDel="00E655FF">
                        <w:rPr>
                          <w:lang w:val="en-IN"/>
                        </w:rPr>
                        <w:delText>SM-SR</w:delText>
                      </w:r>
                    </w:del>
                    <w:ins w:id="787" w:author="HP" w:date="2022-07-19T11:59:00Z">
                      <w:r>
                        <w:rPr>
                          <w:lang w:val="en-IN"/>
                        </w:rPr>
                        <w:t>MNO-BSS</w:t>
                      </w:r>
                    </w:ins>
                  </w:p>
                </w:txbxContent>
              </v:textbox>
            </v:rect>
          </w:pict>
        </w:r>
      </w:ins>
    </w:p>
    <w:p w:rsidR="00E655FF" w:rsidRDefault="00965E18" w:rsidP="00E655FF">
      <w:pPr>
        <w:pStyle w:val="ListParagraph"/>
        <w:ind w:left="360"/>
        <w:rPr>
          <w:ins w:id="788" w:author="HP" w:date="2022-07-19T11:57:00Z"/>
          <w:b/>
          <w:bCs/>
          <w:lang w:eastAsia="en-US" w:bidi="ar-DZ"/>
        </w:rPr>
      </w:pPr>
      <w:del w:id="789" w:author="HP" w:date="2022-07-19T12:10:00Z">
        <w:r>
          <w:rPr>
            <w:b/>
            <w:bCs/>
            <w:noProof/>
            <w:lang w:val="en-US" w:eastAsia="en-US" w:bidi="hi-IN"/>
          </w:rPr>
          <w:pict>
            <v:shape id="_x0000_s1122" type="#_x0000_t34" style="position:absolute;left:0;text-align:left;margin-left:251.2pt;margin-top:12.65pt;width:135pt;height:122.25pt;rotation:270;z-index:251683840" o:connectortype="elbow" adj="9343,-66523,-50280">
              <v:stroke startarrow="block" endarrow="block"/>
            </v:shape>
          </w:pict>
        </w:r>
      </w:del>
      <w:del w:id="790" w:author="HP" w:date="2022-07-19T12:09:00Z">
        <w:r>
          <w:rPr>
            <w:b/>
            <w:bCs/>
            <w:noProof/>
            <w:lang w:val="en-US" w:eastAsia="en-US" w:bidi="hi-IN"/>
          </w:rPr>
          <w:pict>
            <v:shapetype id="_x0000_t38" coordsize="21600,21600" o:spt="38" o:oned="t" path="m,c@0,0@1,5400@1,10800@1,16200@2,21600,21600,21600e" filled="f">
              <v:formulas>
                <v:f eqn="mid #0 0"/>
                <v:f eqn="val #0"/>
                <v:f eqn="mid #0 21600"/>
              </v:formulas>
              <v:path arrowok="t" fillok="f" o:connecttype="none"/>
              <v:handles>
                <v:h position="#0,center"/>
              </v:handles>
              <o:lock v:ext="edit" shapetype="t"/>
            </v:shapetype>
            <v:shape id="_x0000_s1120" type="#_x0000_t38" style="position:absolute;left:0;text-align:left;margin-left:250.8pt;margin-top:16.8pt;width:134.25pt;height:120.75pt;rotation:90;z-index:251681792" o:connectortype="curved" adj="10796,-43871,-69989">
              <v:stroke startarrow="block" endarrow="block"/>
            </v:shape>
          </w:pict>
        </w:r>
      </w:del>
      <w:del w:id="791" w:author="HP" w:date="2022-07-19T12:07:00Z">
        <w:r>
          <w:rPr>
            <w:b/>
            <w:bCs/>
            <w:noProof/>
            <w:lang w:val="en-US" w:eastAsia="en-US" w:bidi="hi-IN"/>
          </w:rPr>
          <w:pict>
            <v:shape id="_x0000_s1118" type="#_x0000_t34" style="position:absolute;left:0;text-align:left;margin-left:286.05pt;margin-top:45.3pt;width:135pt;height:60pt;rotation:270;z-index:251679744" o:connectortype="elbow" adj=",-136080,-60840">
              <v:stroke startarrow="block" endarrow="block"/>
            </v:shape>
          </w:pict>
        </w:r>
      </w:del>
    </w:p>
    <w:p w:rsidR="00E655FF" w:rsidRDefault="00965E18" w:rsidP="00E655FF">
      <w:pPr>
        <w:pStyle w:val="ListParagraph"/>
        <w:ind w:left="360"/>
        <w:rPr>
          <w:ins w:id="792" w:author="HP" w:date="2022-07-19T11:57:00Z"/>
          <w:b/>
          <w:bCs/>
          <w:lang w:eastAsia="en-US" w:bidi="ar-DZ"/>
        </w:rPr>
      </w:pPr>
      <w:ins w:id="793" w:author="HP" w:date="2022-07-19T11:57:00Z">
        <w:r>
          <w:rPr>
            <w:b/>
            <w:bCs/>
            <w:noProof/>
            <w:lang w:val="en-US" w:eastAsia="en-US" w:bidi="hi-IN"/>
          </w:rPr>
          <w:lastRenderedPageBreak/>
          <w:pict>
            <v:rect id="_x0000_s1109" style="position:absolute;left:0;text-align:left;margin-left:187.05pt;margin-top:10.2pt;width:70.5pt;height:25.5pt;z-index:251671552" fillcolor="#ffc000 [3207]">
              <v:textbox>
                <w:txbxContent>
                  <w:p w:rsidR="00A74227" w:rsidRPr="0021267B" w:rsidRDefault="00A74227" w:rsidP="00E655FF">
                    <w:pPr>
                      <w:jc w:val="center"/>
                      <w:rPr>
                        <w:lang w:val="en-IN"/>
                      </w:rPr>
                    </w:pPr>
                    <w:r>
                      <w:rPr>
                        <w:lang w:val="en-IN"/>
                      </w:rPr>
                      <w:t>SM-SR</w:t>
                    </w:r>
                  </w:p>
                </w:txbxContent>
              </v:textbox>
            </v:rect>
          </w:pict>
        </w:r>
      </w:ins>
    </w:p>
    <w:p w:rsidR="00E655FF" w:rsidRDefault="00965E18" w:rsidP="00E655FF">
      <w:pPr>
        <w:pStyle w:val="ListParagraph"/>
        <w:ind w:left="360"/>
        <w:rPr>
          <w:ins w:id="794" w:author="HP" w:date="2022-07-19T11:57:00Z"/>
          <w:b/>
          <w:bCs/>
          <w:lang w:eastAsia="en-US" w:bidi="ar-DZ"/>
        </w:rPr>
      </w:pPr>
      <w:r>
        <w:rPr>
          <w:b/>
          <w:bCs/>
          <w:noProof/>
          <w:lang w:val="en-US" w:eastAsia="en-US" w:bidi="hi-IN"/>
        </w:rPr>
        <w:pict>
          <v:shapetype id="_x0000_t69" coordsize="21600,21600" o:spt="69" adj="4320,5400" path="m,10800l@0,21600@0@3@2@3@2,21600,21600,10800@2,0@2@1@0@1@0,xe">
            <v:stroke joinstyle="miter"/>
            <v:formulas>
              <v:f eqn="val #0"/>
              <v:f eqn="val #1"/>
              <v:f eqn="sum 21600 0 #0"/>
              <v:f eqn="sum 21600 0 #1"/>
              <v:f eqn="prod #0 #1 10800"/>
              <v:f eqn="sum #0 0 @4"/>
              <v:f eqn="sum 21600 0 @5"/>
            </v:formulas>
            <v:path o:connecttype="custom" o:connectlocs="@2,0;10800,@1;@0,0;0,10800;@0,21600;10800,@3;@2,21600;21600,10800" o:connectangles="270,270,270,180,90,90,90,0" textboxrect="@5,@1,@6,@3"/>
            <v:handles>
              <v:h position="#0,#1" xrange="0,10800" yrange="0,10800"/>
            </v:handles>
          </v:shapetype>
          <v:shape id="_x0000_s1159" type="#_x0000_t69" style="position:absolute;left:0;text-align:left;margin-left:70.05pt;margin-top:10.95pt;width:117pt;height:7.15pt;z-index:251711488"/>
        </w:pict>
      </w:r>
      <w:ins w:id="795" w:author="HP" w:date="2022-08-01T13:20:00Z">
        <w:r>
          <w:rPr>
            <w:b/>
            <w:bCs/>
            <w:noProof/>
            <w:lang w:val="en-US" w:eastAsia="en-US" w:bidi="hi-IN"/>
          </w:rPr>
          <w:pict>
            <v:rect id="_x0000_s1158" style="position:absolute;left:0;text-align:left;margin-left:-.45pt;margin-top:1.85pt;width:70.5pt;height:25.5pt;z-index:251710464" fillcolor="yellow">
              <v:textbox>
                <w:txbxContent>
                  <w:p w:rsidR="00A74227" w:rsidRPr="0021267B" w:rsidRDefault="00A74227" w:rsidP="004D6165">
                    <w:pPr>
                      <w:jc w:val="center"/>
                      <w:rPr>
                        <w:lang w:val="en-IN"/>
                      </w:rPr>
                    </w:pPr>
                    <w:r>
                      <w:rPr>
                        <w:lang w:val="en-IN"/>
                      </w:rPr>
                      <w:t>SM-SR</w:t>
                    </w:r>
                    <w:ins w:id="796" w:author="HP" w:date="2022-08-01T13:20:00Z">
                      <w:r>
                        <w:rPr>
                          <w:lang w:val="en-IN"/>
                        </w:rPr>
                        <w:t>-x</w:t>
                      </w:r>
                    </w:ins>
                  </w:p>
                </w:txbxContent>
              </v:textbox>
            </v:rect>
          </w:pict>
        </w:r>
      </w:ins>
      <w:r>
        <w:rPr>
          <w:b/>
          <w:bCs/>
          <w:noProof/>
          <w:lang w:val="en-US" w:eastAsia="en-US" w:bidi="hi-IN"/>
        </w:rPr>
        <w:pict>
          <v:shape id="_x0000_s1153" type="#_x0000_t32" style="position:absolute;left:0;text-align:left;margin-left:257.55pt;margin-top:1.85pt;width:120pt;height:0;z-index:251705344" o:connectortype="straight">
            <v:stroke startarrow="block" endarrow="block"/>
          </v:shape>
        </w:pict>
      </w:r>
      <w:r>
        <w:rPr>
          <w:b/>
          <w:bCs/>
          <w:noProof/>
          <w:lang w:val="en-US" w:eastAsia="en-US" w:bidi="hi-IN"/>
        </w:rPr>
        <w:pict>
          <v:shape id="_x0000_s1123" type="#_x0000_t34" style="position:absolute;left:0;text-align:left;margin-left:264.3pt;margin-top:10.95pt;width:113.25pt;height:106.5pt;rotation:180;flip:y;z-index:251684864" o:connectortype="elbow" adj="10795,55521,-82824">
            <v:stroke startarrow="block" endarrow="block"/>
          </v:shape>
        </w:pict>
      </w:r>
      <w:del w:id="797" w:author="HP" w:date="2022-07-19T12:08:00Z">
        <w:r>
          <w:rPr>
            <w:b/>
            <w:bCs/>
            <w:noProof/>
            <w:lang w:val="en-US" w:eastAsia="en-US" w:bidi="hi-IN"/>
          </w:rPr>
          <w:pict>
            <v:shape id="_x0000_s1119" type="#_x0000_t38" style="position:absolute;left:0;text-align:left;margin-left:289.05pt;margin-top:9.45pt;width:147pt;height:127.5pt;flip:y;z-index:251680768" o:connectortype="curved" adj="10800,63911,-45845">
              <v:stroke startarrow="block" endarrow="block"/>
            </v:shape>
          </w:pict>
        </w:r>
      </w:del>
    </w:p>
    <w:p w:rsidR="00E655FF" w:rsidRDefault="00965E18" w:rsidP="00E655FF">
      <w:pPr>
        <w:pStyle w:val="ListParagraph"/>
        <w:ind w:left="360"/>
        <w:rPr>
          <w:ins w:id="798" w:author="HP" w:date="2022-07-19T11:57:00Z"/>
          <w:b/>
          <w:bCs/>
          <w:lang w:eastAsia="en-US" w:bidi="ar-DZ"/>
        </w:rPr>
      </w:pPr>
      <w:ins w:id="799" w:author="HP" w:date="2022-08-01T13:22:00Z">
        <w:r>
          <w:rPr>
            <w:b/>
            <w:bCs/>
            <w:noProof/>
            <w:lang w:val="en-US" w:eastAsia="en-US" w:bidi="hi-IN"/>
          </w:rPr>
          <w:pict>
            <v:shape id="_x0000_s1160" type="#_x0000_t202" style="position:absolute;left:0;text-align:left;margin-left:97.05pt;margin-top:9.25pt;width:36.75pt;height:30.65pt;z-index:251712512" strokecolor="white [3212]">
              <v:textbox style="mso-next-textbox:#_x0000_s1160">
                <w:txbxContent>
                  <w:p w:rsidR="00A74227" w:rsidRPr="00FC7311" w:rsidRDefault="00A74227" w:rsidP="004D6165">
                    <w:pPr>
                      <w:rPr>
                        <w:lang w:val="en-IN"/>
                      </w:rPr>
                    </w:pPr>
                    <w:ins w:id="800" w:author="HP" w:date="2022-08-01T13:11:00Z">
                      <w:r>
                        <w:rPr>
                          <w:lang w:val="en-IN"/>
                        </w:rPr>
                        <w:t>ES</w:t>
                      </w:r>
                    </w:ins>
                    <w:ins w:id="801" w:author="HP" w:date="2022-08-01T13:22:00Z">
                      <w:r>
                        <w:rPr>
                          <w:lang w:val="en-IN"/>
                        </w:rPr>
                        <w:t>7</w:t>
                      </w:r>
                    </w:ins>
                  </w:p>
                </w:txbxContent>
              </v:textbox>
            </v:shape>
          </w:pict>
        </w:r>
      </w:ins>
      <w:ins w:id="802" w:author="HP" w:date="2022-07-19T12:04:00Z">
        <w:r>
          <w:rPr>
            <w:b/>
            <w:bCs/>
            <w:noProof/>
            <w:lang w:val="en-US" w:eastAsia="en-US" w:bidi="hi-IN"/>
          </w:rPr>
          <w:pict>
            <v:shape id="_x0000_s1115" type="#_x0000_t32" style="position:absolute;left:0;text-align:left;margin-left:218.55pt;margin-top:8.1pt;width:0;height:75.7pt;z-index:251677696" o:connectortype="straight">
              <v:stroke startarrow="block" endarrow="block"/>
            </v:shape>
          </w:pict>
        </w:r>
      </w:ins>
    </w:p>
    <w:p w:rsidR="00E655FF" w:rsidRDefault="00E655FF" w:rsidP="00E655FF">
      <w:pPr>
        <w:pStyle w:val="ListParagraph"/>
        <w:ind w:left="360"/>
        <w:rPr>
          <w:ins w:id="803" w:author="HP" w:date="2022-07-19T11:57:00Z"/>
          <w:b/>
          <w:bCs/>
          <w:lang w:eastAsia="en-US" w:bidi="ar-DZ"/>
        </w:rPr>
      </w:pPr>
    </w:p>
    <w:p w:rsidR="00E655FF" w:rsidRDefault="00965E18" w:rsidP="00E655FF">
      <w:pPr>
        <w:pStyle w:val="ListParagraph"/>
        <w:ind w:left="360"/>
        <w:rPr>
          <w:ins w:id="804" w:author="HP" w:date="2022-07-19T11:57:00Z"/>
          <w:b/>
          <w:bCs/>
          <w:lang w:eastAsia="en-US" w:bidi="ar-DZ"/>
        </w:rPr>
      </w:pPr>
      <w:ins w:id="805" w:author="HP" w:date="2022-08-01T13:15:00Z">
        <w:r>
          <w:rPr>
            <w:b/>
            <w:bCs/>
            <w:noProof/>
            <w:lang w:val="en-US" w:eastAsia="en-US" w:bidi="hi-IN"/>
          </w:rPr>
          <w:pict>
            <v:shape id="_x0000_s1156" type="#_x0000_t202" style="position:absolute;left:0;text-align:left;margin-left:177.3pt;margin-top:.3pt;width:36.75pt;height:30.65pt;z-index:251708416" strokecolor="white [3212]">
              <v:textbox style="mso-next-textbox:#_x0000_s1156">
                <w:txbxContent>
                  <w:p w:rsidR="00A74227" w:rsidRPr="00FC7311" w:rsidRDefault="00A74227" w:rsidP="00FC7311">
                    <w:pPr>
                      <w:rPr>
                        <w:lang w:val="en-IN"/>
                      </w:rPr>
                    </w:pPr>
                    <w:ins w:id="806" w:author="HP" w:date="2022-08-01T13:11:00Z">
                      <w:r>
                        <w:rPr>
                          <w:lang w:val="en-IN"/>
                        </w:rPr>
                        <w:t>ES</w:t>
                      </w:r>
                    </w:ins>
                    <w:ins w:id="807" w:author="HP" w:date="2022-08-01T13:16:00Z">
                      <w:r>
                        <w:rPr>
                          <w:lang w:val="en-IN"/>
                        </w:rPr>
                        <w:t>5</w:t>
                      </w:r>
                    </w:ins>
                  </w:p>
                </w:txbxContent>
              </v:textbox>
            </v:shape>
          </w:pict>
        </w:r>
        <w:r>
          <w:rPr>
            <w:b/>
            <w:bCs/>
            <w:noProof/>
            <w:lang w:val="en-US" w:eastAsia="en-US" w:bidi="hi-IN"/>
          </w:rPr>
          <w:pict>
            <v:shape id="_x0000_s1157" type="#_x0000_t202" style="position:absolute;left:0;text-align:left;margin-left:246.7pt;margin-top:.3pt;width:36.75pt;height:30.65pt;z-index:251709440" strokecolor="white [3212]">
              <v:textbox style="mso-next-textbox:#_x0000_s1157">
                <w:txbxContent>
                  <w:p w:rsidR="00A74227" w:rsidRPr="00FC7311" w:rsidRDefault="00A74227" w:rsidP="00FC7311">
                    <w:pPr>
                      <w:rPr>
                        <w:lang w:val="en-IN"/>
                      </w:rPr>
                    </w:pPr>
                    <w:ins w:id="808" w:author="HP" w:date="2022-08-01T13:11:00Z">
                      <w:r>
                        <w:rPr>
                          <w:lang w:val="en-IN"/>
                        </w:rPr>
                        <w:t>ES</w:t>
                      </w:r>
                    </w:ins>
                    <w:ins w:id="809" w:author="HP" w:date="2022-08-01T13:16:00Z">
                      <w:r>
                        <w:rPr>
                          <w:lang w:val="en-IN"/>
                        </w:rPr>
                        <w:t>8</w:t>
                      </w:r>
                    </w:ins>
                  </w:p>
                </w:txbxContent>
              </v:textbox>
            </v:shape>
          </w:pict>
        </w:r>
      </w:ins>
    </w:p>
    <w:p w:rsidR="00E655FF" w:rsidRDefault="00965E18" w:rsidP="00E655FF">
      <w:pPr>
        <w:pStyle w:val="ListParagraph"/>
        <w:ind w:left="360"/>
        <w:rPr>
          <w:ins w:id="810" w:author="HP" w:date="2022-07-19T11:57:00Z"/>
          <w:b/>
          <w:bCs/>
          <w:lang w:eastAsia="en-US" w:bidi="ar-DZ"/>
        </w:rPr>
      </w:pPr>
      <w:del w:id="811" w:author="HP" w:date="2022-08-03T13:48:00Z">
        <w:r>
          <w:rPr>
            <w:b/>
            <w:bCs/>
            <w:noProof/>
            <w:lang w:val="en-US" w:eastAsia="en-US" w:bidi="hi-IN"/>
          </w:rPr>
          <w:pict>
            <v:shapetype id="_x0000_t4" coordsize="21600,21600" o:spt="4" path="m10800,l,10800,10800,21600,21600,10800xe">
              <v:stroke joinstyle="miter"/>
              <v:path gradientshapeok="t" o:connecttype="rect" textboxrect="5400,5400,16200,16200"/>
            </v:shapetype>
            <v:shape id="_x0000_s1188" type="#_x0000_t4" style="position:absolute;left:0;text-align:left;margin-left:405.3pt;margin-top:5.15pt;width:93pt;height:81.75pt;z-index:251736064">
              <v:textbox>
                <w:txbxContent>
                  <w:p w:rsidR="00A74227" w:rsidRPr="001607FF" w:rsidRDefault="00A74227">
                    <w:pPr>
                      <w:rPr>
                        <w:lang w:val="en-IN"/>
                      </w:rPr>
                    </w:pPr>
                    <w:ins w:id="812" w:author="HP" w:date="2022-08-03T13:47:00Z">
                      <w:r>
                        <w:rPr>
                          <w:lang w:val="en-IN"/>
                        </w:rPr>
                        <w:t>hghgkk</w:t>
                      </w:r>
                    </w:ins>
                  </w:p>
                </w:txbxContent>
              </v:textbox>
            </v:shape>
          </w:pict>
        </w:r>
      </w:del>
      <w:del w:id="813" w:author="HP" w:date="2022-08-03T13:47:00Z">
        <w:r>
          <w:rPr>
            <w:b/>
            <w:bCs/>
            <w:noProof/>
            <w:lang w:val="en-US" w:eastAsia="en-US" w:bidi="hi-IN"/>
          </w:rPr>
          <w:pict>
            <v:shape id="_x0000_s1186" type="#_x0000_t4" style="position:absolute;left:0;text-align:left;margin-left:412.05pt;margin-top:0;width:87.75pt;height:88.4pt;z-index:251734016"/>
          </w:pict>
        </w:r>
      </w:del>
      <w:ins w:id="814" w:author="HP" w:date="2022-08-01T13:15:00Z">
        <w:r>
          <w:rPr>
            <w:b/>
            <w:bCs/>
            <w:noProof/>
            <w:lang w:val="en-US" w:eastAsia="en-US" w:bidi="hi-IN"/>
          </w:rPr>
          <w:pict>
            <v:shape id="_x0000_s1155" type="#_x0000_t202" style="position:absolute;left:0;text-align:left;margin-left:328.05pt;margin-top:0;width:36.75pt;height:30.65pt;z-index:251707392" strokecolor="white [3212]">
              <v:textbox style="mso-next-textbox:#_x0000_s1155">
                <w:txbxContent>
                  <w:p w:rsidR="00A74227" w:rsidRPr="00FC7311" w:rsidRDefault="00A74227" w:rsidP="00FC7311">
                    <w:pPr>
                      <w:rPr>
                        <w:lang w:val="en-IN"/>
                      </w:rPr>
                    </w:pPr>
                    <w:ins w:id="815" w:author="HP" w:date="2022-08-01T13:11:00Z">
                      <w:r>
                        <w:rPr>
                          <w:lang w:val="en-IN"/>
                        </w:rPr>
                        <w:t>ES</w:t>
                      </w:r>
                    </w:ins>
                    <w:ins w:id="816" w:author="HP" w:date="2022-08-01T13:15:00Z">
                      <w:r>
                        <w:rPr>
                          <w:lang w:val="en-IN"/>
                        </w:rPr>
                        <w:t>6</w:t>
                      </w:r>
                    </w:ins>
                  </w:p>
                </w:txbxContent>
              </v:textbox>
            </v:shape>
          </w:pict>
        </w:r>
      </w:ins>
    </w:p>
    <w:p w:rsidR="00E655FF" w:rsidRDefault="00965E18" w:rsidP="00E655FF">
      <w:pPr>
        <w:pStyle w:val="ListParagraph"/>
        <w:ind w:left="360"/>
        <w:rPr>
          <w:ins w:id="817" w:author="HP" w:date="2022-07-19T11:57:00Z"/>
          <w:b/>
          <w:bCs/>
          <w:lang w:eastAsia="en-US" w:bidi="ar-DZ"/>
        </w:rPr>
      </w:pPr>
      <w:del w:id="818" w:author="HP" w:date="2022-08-03T13:46:00Z">
        <w:r>
          <w:rPr>
            <w:b/>
            <w:bCs/>
            <w:noProof/>
            <w:lang w:val="en-US" w:eastAsia="en-US" w:bidi="hi-IN"/>
          </w:rPr>
          <w:pict>
            <v:shape id="_x0000_s1185" type="#_x0000_t202" style="position:absolute;left:0;text-align:left;margin-left:409.05pt;margin-top:7.85pt;width:57pt;height:33pt;z-index:251732992">
              <v:textbox>
                <w:txbxContent>
                  <w:p w:rsidR="00A74227" w:rsidRPr="001607FF" w:rsidRDefault="00A74227">
                    <w:pPr>
                      <w:rPr>
                        <w:lang w:val="en-IN"/>
                      </w:rPr>
                    </w:pPr>
                    <w:ins w:id="819" w:author="HP" w:date="2022-08-03T13:46:00Z">
                      <w:r>
                        <w:rPr>
                          <w:lang w:val="en-IN"/>
                        </w:rPr>
                        <w:t>ghggh</w:t>
                      </w:r>
                    </w:ins>
                  </w:p>
                </w:txbxContent>
              </v:textbox>
            </v:shape>
          </w:pict>
        </w:r>
      </w:del>
    </w:p>
    <w:p w:rsidR="00E655FF" w:rsidRDefault="00E655FF" w:rsidP="00E655FF">
      <w:pPr>
        <w:pStyle w:val="ListParagraph"/>
        <w:ind w:left="360"/>
        <w:rPr>
          <w:ins w:id="820" w:author="HP" w:date="2022-07-19T11:57:00Z"/>
          <w:b/>
          <w:bCs/>
          <w:lang w:eastAsia="en-US" w:bidi="ar-DZ"/>
        </w:rPr>
      </w:pPr>
    </w:p>
    <w:p w:rsidR="00E655FF" w:rsidRDefault="00965E18" w:rsidP="00E655FF">
      <w:pPr>
        <w:pStyle w:val="ListParagraph"/>
        <w:ind w:left="360"/>
        <w:rPr>
          <w:ins w:id="821" w:author="HP" w:date="2022-07-19T11:57:00Z"/>
          <w:b/>
          <w:bCs/>
          <w:lang w:eastAsia="en-US" w:bidi="ar-DZ"/>
        </w:rPr>
      </w:pPr>
      <w:del w:id="822" w:author="HP" w:date="2022-08-03T13:47:00Z">
        <w:r>
          <w:rPr>
            <w:b/>
            <w:bCs/>
            <w:noProof/>
            <w:lang w:val="en-US" w:eastAsia="en-US" w:bidi="hi-IN"/>
          </w:rPr>
          <w:pict>
            <v:shape id="_x0000_s1189" type="#_x0000_t202" style="position:absolute;left:0;text-align:left;margin-left:418.05pt;margin-top:1.05pt;width:1in;height:1in;z-index:251737088">
              <v:textbox>
                <w:txbxContent>
                  <w:p w:rsidR="00A74227" w:rsidRDefault="00A74227"/>
                </w:txbxContent>
              </v:textbox>
            </v:shape>
          </w:pict>
        </w:r>
      </w:del>
      <w:ins w:id="823" w:author="HP" w:date="2022-07-19T11:57:00Z">
        <w:r>
          <w:rPr>
            <w:b/>
            <w:bCs/>
            <w:noProof/>
            <w:lang w:val="en-US" w:eastAsia="en-US" w:bidi="hi-IN"/>
          </w:rPr>
          <w:pict>
            <v:roundrect id="_x0000_s1108" style="position:absolute;left:0;text-align:left;margin-left:156.3pt;margin-top:1.05pt;width:108pt;height:50.6pt;flip:y;z-index:251670528" arcsize="10923f" fillcolor="#92d050">
              <v:textbox style="mso-next-textbox:#_x0000_s1108">
                <w:txbxContent>
                  <w:p w:rsidR="00A74227" w:rsidRPr="0021267B" w:rsidRDefault="00A74227" w:rsidP="00E655FF">
                    <w:pPr>
                      <w:rPr>
                        <w:lang w:val="en-IN"/>
                      </w:rPr>
                    </w:pPr>
                    <w:r>
                      <w:rPr>
                        <w:lang w:val="en-IN"/>
                      </w:rPr>
                      <w:t>eUICC</w:t>
                    </w:r>
                    <w:ins w:id="824" w:author="HP" w:date="2022-07-19T12:20:00Z">
                      <w:r>
                        <w:rPr>
                          <w:lang w:val="en-IN"/>
                        </w:rPr>
                        <w:t xml:space="preserve"> in</w:t>
                      </w:r>
                    </w:ins>
                    <w:del w:id="825" w:author="HP" w:date="2022-07-19T12:20:00Z">
                      <w:r w:rsidDel="00A904C5">
                        <w:rPr>
                          <w:lang w:val="en-IN"/>
                        </w:rPr>
                        <w:delText xml:space="preserve"> </w:delText>
                      </w:r>
                    </w:del>
                    <w:ins w:id="826" w:author="HP" w:date="2022-07-19T12:19:00Z">
                      <w:r>
                        <w:rPr>
                          <w:lang w:val="en-IN"/>
                        </w:rPr>
                        <w:t xml:space="preserve"> end consumer device</w:t>
                      </w:r>
                    </w:ins>
                  </w:p>
                </w:txbxContent>
              </v:textbox>
            </v:roundrect>
          </w:pict>
        </w:r>
      </w:ins>
    </w:p>
    <w:p w:rsidR="00E655FF" w:rsidRDefault="00965E18" w:rsidP="00E655FF">
      <w:pPr>
        <w:pStyle w:val="ListParagraph"/>
        <w:ind w:left="360"/>
        <w:rPr>
          <w:ins w:id="827" w:author="HP" w:date="2022-07-19T11:57:00Z"/>
          <w:b/>
          <w:bCs/>
          <w:lang w:eastAsia="en-US" w:bidi="ar-DZ"/>
        </w:rPr>
      </w:pPr>
      <w:del w:id="828" w:author="HP" w:date="2022-08-03T13:47:00Z">
        <w:r>
          <w:rPr>
            <w:b/>
            <w:bCs/>
            <w:noProof/>
            <w:lang w:val="en-US" w:eastAsia="en-US" w:bidi="hi-IN"/>
          </w:rPr>
          <w:pict>
            <v:shape id="_x0000_s1187" type="#_x0000_t202" style="position:absolute;left:0;text-align:left;margin-left:449.55pt;margin-top:7.05pt;width:36pt;height:40.4pt;z-index:251735040" strokecolor="white [3212]">
              <v:textbox>
                <w:txbxContent>
                  <w:p w:rsidR="00A74227" w:rsidRDefault="00A74227"/>
                </w:txbxContent>
              </v:textbox>
            </v:shape>
          </w:pict>
        </w:r>
      </w:del>
    </w:p>
    <w:p w:rsidR="00E655FF" w:rsidRDefault="00E655FF" w:rsidP="00E655FF">
      <w:pPr>
        <w:pStyle w:val="ListParagraph"/>
        <w:spacing w:line="276" w:lineRule="auto"/>
        <w:ind w:left="1530"/>
        <w:jc w:val="both"/>
        <w:rPr>
          <w:ins w:id="829" w:author="HP" w:date="2022-07-19T11:55:00Z"/>
          <w:b/>
          <w:bCs/>
          <w:lang w:eastAsia="en-US" w:bidi="ar-DZ"/>
        </w:rPr>
      </w:pPr>
    </w:p>
    <w:p w:rsidR="00A904C5" w:rsidRDefault="00A904C5" w:rsidP="00E655FF">
      <w:pPr>
        <w:pStyle w:val="ListParagraph"/>
        <w:spacing w:line="276" w:lineRule="auto"/>
        <w:ind w:left="1530"/>
        <w:jc w:val="both"/>
        <w:rPr>
          <w:ins w:id="830" w:author="HP" w:date="2022-07-19T12:19:00Z"/>
          <w:b/>
          <w:bCs/>
          <w:lang w:eastAsia="en-US" w:bidi="ar-DZ"/>
        </w:rPr>
      </w:pPr>
    </w:p>
    <w:p w:rsidR="00A904C5" w:rsidRDefault="00A904C5" w:rsidP="00E655FF">
      <w:pPr>
        <w:pStyle w:val="ListParagraph"/>
        <w:spacing w:line="276" w:lineRule="auto"/>
        <w:ind w:left="1530"/>
        <w:jc w:val="both"/>
        <w:rPr>
          <w:ins w:id="831" w:author="HP" w:date="2022-07-19T12:19:00Z"/>
          <w:b/>
          <w:bCs/>
          <w:lang w:eastAsia="en-US" w:bidi="ar-DZ"/>
        </w:rPr>
      </w:pPr>
    </w:p>
    <w:p w:rsidR="00E655FF" w:rsidRDefault="00A33ED0" w:rsidP="00E655FF">
      <w:pPr>
        <w:pStyle w:val="ListParagraph"/>
        <w:spacing w:line="276" w:lineRule="auto"/>
        <w:ind w:left="1530"/>
        <w:jc w:val="both"/>
        <w:rPr>
          <w:ins w:id="832" w:author="HP" w:date="2022-07-19T11:55:00Z"/>
          <w:b/>
          <w:bCs/>
          <w:lang w:eastAsia="en-US" w:bidi="ar-DZ"/>
        </w:rPr>
      </w:pPr>
      <w:ins w:id="833" w:author="HP" w:date="2022-07-19T12:15:00Z">
        <w:r>
          <w:rPr>
            <w:b/>
            <w:bCs/>
            <w:lang w:eastAsia="en-US" w:bidi="ar-DZ"/>
          </w:rPr>
          <w:t xml:space="preserve">Figure-2 : </w:t>
        </w:r>
      </w:ins>
      <w:ins w:id="834" w:author="HP" w:date="2022-07-19T12:16:00Z">
        <w:r>
          <w:rPr>
            <w:b/>
            <w:bCs/>
            <w:lang w:eastAsia="en-US" w:bidi="ar-DZ"/>
          </w:rPr>
          <w:t xml:space="preserve">High Level </w:t>
        </w:r>
      </w:ins>
      <w:ins w:id="835" w:author="HP" w:date="2022-07-19T13:10:00Z">
        <w:r w:rsidR="007717B1">
          <w:rPr>
            <w:b/>
            <w:bCs/>
            <w:lang w:eastAsia="en-US" w:bidi="ar-DZ"/>
          </w:rPr>
          <w:t xml:space="preserve">Architecture of </w:t>
        </w:r>
      </w:ins>
      <w:ins w:id="836" w:author="HP" w:date="2022-07-19T12:16:00Z">
        <w:r>
          <w:rPr>
            <w:b/>
            <w:bCs/>
            <w:lang w:eastAsia="en-US" w:bidi="ar-DZ"/>
          </w:rPr>
          <w:t>eSIM Provisioning</w:t>
        </w:r>
      </w:ins>
      <w:ins w:id="837" w:author="HP" w:date="2022-07-19T13:10:00Z">
        <w:r w:rsidR="007717B1">
          <w:rPr>
            <w:b/>
            <w:bCs/>
            <w:lang w:eastAsia="en-US" w:bidi="ar-DZ"/>
          </w:rPr>
          <w:t xml:space="preserve"> System</w:t>
        </w:r>
      </w:ins>
    </w:p>
    <w:p w:rsidR="00E655FF" w:rsidRDefault="00E655FF" w:rsidP="00E655FF">
      <w:pPr>
        <w:pStyle w:val="ListParagraph"/>
        <w:spacing w:line="276" w:lineRule="auto"/>
        <w:ind w:left="1530"/>
        <w:jc w:val="both"/>
        <w:rPr>
          <w:ins w:id="838" w:author="HP" w:date="2022-07-19T11:55:00Z"/>
          <w:b/>
          <w:bCs/>
          <w:lang w:eastAsia="en-US" w:bidi="ar-DZ"/>
        </w:rPr>
      </w:pPr>
    </w:p>
    <w:p w:rsidR="00FF5815" w:rsidRPr="009B085C" w:rsidRDefault="009B085C" w:rsidP="009B085C">
      <w:pPr>
        <w:pStyle w:val="ListParagraph"/>
        <w:numPr>
          <w:ilvl w:val="1"/>
          <w:numId w:val="12"/>
        </w:numPr>
        <w:spacing w:line="276" w:lineRule="auto"/>
        <w:jc w:val="both"/>
        <w:rPr>
          <w:ins w:id="839" w:author="HP" w:date="2022-07-15T14:30:00Z"/>
          <w:bCs/>
          <w:lang w:bidi="ar-DZ"/>
        </w:rPr>
      </w:pPr>
      <w:ins w:id="840" w:author="HP" w:date="2022-07-19T12:27:00Z">
        <w:r w:rsidRPr="009B085C">
          <w:rPr>
            <w:b/>
            <w:lang w:bidi="ar-DZ"/>
          </w:rPr>
          <w:t>Subscription Manager-Data Preparation(SM-DP</w:t>
        </w:r>
        <w:r>
          <w:rPr>
            <w:bCs/>
            <w:lang w:bidi="ar-DZ"/>
          </w:rPr>
          <w:t>)</w:t>
        </w:r>
      </w:ins>
      <w:ins w:id="841" w:author="HP" w:date="2022-07-15T14:30:00Z">
        <w:r w:rsidR="00FF5815" w:rsidRPr="009B085C">
          <w:rPr>
            <w:b/>
            <w:lang w:bidi="ar-DZ"/>
          </w:rPr>
          <w:t>:</w:t>
        </w:r>
      </w:ins>
    </w:p>
    <w:p w:rsidR="00FF5815" w:rsidRDefault="009B085C" w:rsidP="003B48C0">
      <w:pPr>
        <w:spacing w:line="276" w:lineRule="auto"/>
        <w:ind w:left="1350"/>
        <w:jc w:val="both"/>
        <w:rPr>
          <w:ins w:id="842" w:author="HP" w:date="2022-07-15T14:30:00Z"/>
          <w:bCs/>
          <w:lang w:bidi="ar-DZ"/>
        </w:rPr>
      </w:pPr>
      <w:ins w:id="843" w:author="HP" w:date="2022-07-19T12:30:00Z">
        <w:r>
          <w:rPr>
            <w:bCs/>
            <w:lang w:bidi="ar-DZ"/>
          </w:rPr>
          <w:t>This node</w:t>
        </w:r>
      </w:ins>
      <w:ins w:id="844" w:author="HP" w:date="2022-07-15T14:30:00Z">
        <w:r>
          <w:rPr>
            <w:bCs/>
            <w:lang w:bidi="ar-DZ"/>
          </w:rPr>
          <w:t xml:space="preserve"> </w:t>
        </w:r>
      </w:ins>
      <w:ins w:id="845" w:author="HP" w:date="2022-07-19T12:30:00Z">
        <w:r>
          <w:rPr>
            <w:bCs/>
            <w:lang w:bidi="ar-DZ"/>
          </w:rPr>
          <w:t xml:space="preserve">is responsible </w:t>
        </w:r>
      </w:ins>
      <w:ins w:id="846" w:author="HP" w:date="2022-07-19T12:31:00Z">
        <w:r>
          <w:rPr>
            <w:bCs/>
            <w:lang w:bidi="ar-DZ"/>
          </w:rPr>
          <w:t>for preparation</w:t>
        </w:r>
      </w:ins>
      <w:ins w:id="847" w:author="HP" w:date="2022-07-15T14:30:00Z">
        <w:r>
          <w:rPr>
            <w:bCs/>
            <w:lang w:bidi="ar-DZ"/>
          </w:rPr>
          <w:t xml:space="preserve">, </w:t>
        </w:r>
      </w:ins>
      <w:ins w:id="848" w:author="HP" w:date="2022-07-19T12:31:00Z">
        <w:r>
          <w:rPr>
            <w:bCs/>
            <w:lang w:bidi="ar-DZ"/>
          </w:rPr>
          <w:t>s</w:t>
        </w:r>
      </w:ins>
      <w:ins w:id="849" w:author="HP" w:date="2022-07-15T14:30:00Z">
        <w:r w:rsidR="00FF5815">
          <w:rPr>
            <w:bCs/>
            <w:lang w:bidi="ar-DZ"/>
          </w:rPr>
          <w:t>toring</w:t>
        </w:r>
        <w:r>
          <w:rPr>
            <w:bCs/>
            <w:lang w:bidi="ar-DZ"/>
          </w:rPr>
          <w:t xml:space="preserve"> and </w:t>
        </w:r>
      </w:ins>
      <w:ins w:id="850" w:author="HP" w:date="2022-07-19T12:31:00Z">
        <w:r>
          <w:rPr>
            <w:bCs/>
            <w:lang w:bidi="ar-DZ"/>
          </w:rPr>
          <w:t>p</w:t>
        </w:r>
      </w:ins>
      <w:ins w:id="851" w:author="HP" w:date="2022-07-15T14:30:00Z">
        <w:r w:rsidR="00FF5815">
          <w:rPr>
            <w:bCs/>
            <w:lang w:bidi="ar-DZ"/>
          </w:rPr>
          <w:t>rotection of MNO Profiles.</w:t>
        </w:r>
      </w:ins>
      <w:ins w:id="852" w:author="HP" w:date="2022-07-18T14:40:00Z">
        <w:r w:rsidR="005357AA">
          <w:rPr>
            <w:bCs/>
            <w:lang w:bidi="ar-DZ"/>
          </w:rPr>
          <w:t xml:space="preserve"> </w:t>
        </w:r>
      </w:ins>
      <w:ins w:id="853" w:author="HP" w:date="2022-07-15T14:30:00Z">
        <w:r w:rsidR="00FF5815">
          <w:rPr>
            <w:bCs/>
            <w:lang w:bidi="ar-DZ"/>
          </w:rPr>
          <w:t xml:space="preserve">All the </w:t>
        </w:r>
      </w:ins>
      <w:ins w:id="854" w:author="HP" w:date="2022-07-19T12:31:00Z">
        <w:r>
          <w:rPr>
            <w:bCs/>
            <w:lang w:bidi="ar-DZ"/>
          </w:rPr>
          <w:t>MNO</w:t>
        </w:r>
      </w:ins>
      <w:ins w:id="855" w:author="HP" w:date="2022-07-15T14:30:00Z">
        <w:r w:rsidR="00FF5815">
          <w:rPr>
            <w:bCs/>
            <w:lang w:bidi="ar-DZ"/>
          </w:rPr>
          <w:t xml:space="preserve"> </w:t>
        </w:r>
        <w:r>
          <w:rPr>
            <w:bCs/>
            <w:lang w:bidi="ar-DZ"/>
          </w:rPr>
          <w:t xml:space="preserve">specific data such as </w:t>
        </w:r>
      </w:ins>
      <w:ins w:id="856" w:author="HP" w:date="2022-07-19T12:31:00Z">
        <w:r>
          <w:rPr>
            <w:bCs/>
            <w:lang w:bidi="ar-DZ"/>
          </w:rPr>
          <w:t>c</w:t>
        </w:r>
      </w:ins>
      <w:ins w:id="857" w:author="HP" w:date="2022-07-15T14:30:00Z">
        <w:r>
          <w:rPr>
            <w:bCs/>
            <w:lang w:bidi="ar-DZ"/>
          </w:rPr>
          <w:t xml:space="preserve">onfiguration </w:t>
        </w:r>
      </w:ins>
      <w:ins w:id="858" w:author="HP" w:date="2022-07-19T12:31:00Z">
        <w:r>
          <w:rPr>
            <w:bCs/>
            <w:lang w:bidi="ar-DZ"/>
          </w:rPr>
          <w:t>p</w:t>
        </w:r>
      </w:ins>
      <w:ins w:id="859" w:author="HP" w:date="2022-07-15T14:30:00Z">
        <w:r w:rsidR="00FF5815">
          <w:rPr>
            <w:bCs/>
            <w:lang w:bidi="ar-DZ"/>
          </w:rPr>
          <w:t>arameters, IMSI values,</w:t>
        </w:r>
      </w:ins>
      <w:ins w:id="860" w:author="HP" w:date="2022-07-19T12:31:00Z">
        <w:r>
          <w:rPr>
            <w:bCs/>
            <w:lang w:bidi="ar-DZ"/>
          </w:rPr>
          <w:t xml:space="preserve"> </w:t>
        </w:r>
      </w:ins>
      <w:ins w:id="861" w:author="HP" w:date="2022-07-15T14:30:00Z">
        <w:r w:rsidR="00FF5815">
          <w:rPr>
            <w:bCs/>
            <w:lang w:bidi="ar-DZ"/>
          </w:rPr>
          <w:t xml:space="preserve">ICCID, algorithm, application related keys along with additional files </w:t>
        </w:r>
      </w:ins>
      <w:ins w:id="862" w:author="HP" w:date="2022-07-19T12:31:00Z">
        <w:r>
          <w:rPr>
            <w:bCs/>
            <w:lang w:bidi="ar-DZ"/>
          </w:rPr>
          <w:t>are</w:t>
        </w:r>
      </w:ins>
      <w:ins w:id="863" w:author="HP" w:date="2022-07-15T14:30:00Z">
        <w:r w:rsidR="00FF5815">
          <w:rPr>
            <w:bCs/>
            <w:lang w:bidi="ar-DZ"/>
          </w:rPr>
          <w:t xml:space="preserve"> stored in this server in encrypted form.</w:t>
        </w:r>
      </w:ins>
      <w:ins w:id="864" w:author="HP" w:date="2022-07-19T12:32:00Z">
        <w:r>
          <w:rPr>
            <w:bCs/>
            <w:lang w:bidi="ar-DZ"/>
          </w:rPr>
          <w:t xml:space="preserve"> It also downloads </w:t>
        </w:r>
      </w:ins>
      <w:ins w:id="865" w:author="HP" w:date="2022-07-19T12:33:00Z">
        <w:r>
          <w:rPr>
            <w:bCs/>
            <w:lang w:bidi="ar-DZ"/>
          </w:rPr>
          <w:t>or push and install profiles on eUICC.</w:t>
        </w:r>
      </w:ins>
    </w:p>
    <w:p w:rsidR="00FF5815" w:rsidRPr="009B085C" w:rsidRDefault="00FF5815" w:rsidP="009B085C">
      <w:pPr>
        <w:pStyle w:val="ListParagraph"/>
        <w:numPr>
          <w:ilvl w:val="1"/>
          <w:numId w:val="12"/>
        </w:numPr>
        <w:spacing w:line="276" w:lineRule="auto"/>
        <w:jc w:val="both"/>
        <w:rPr>
          <w:ins w:id="866" w:author="HP" w:date="2022-07-15T14:30:00Z"/>
          <w:b/>
          <w:lang w:bidi="ar-DZ"/>
        </w:rPr>
      </w:pPr>
      <w:ins w:id="867" w:author="HP" w:date="2022-07-15T14:30:00Z">
        <w:r w:rsidRPr="009B085C">
          <w:rPr>
            <w:b/>
            <w:lang w:bidi="ar-DZ"/>
          </w:rPr>
          <w:t xml:space="preserve"> </w:t>
        </w:r>
      </w:ins>
      <w:ins w:id="868" w:author="HP" w:date="2022-07-19T12:28:00Z">
        <w:r w:rsidR="009B085C" w:rsidRPr="009B085C">
          <w:rPr>
            <w:b/>
            <w:lang w:bidi="ar-DZ"/>
          </w:rPr>
          <w:t>Subscription Manager-</w:t>
        </w:r>
        <w:r w:rsidR="009B085C">
          <w:rPr>
            <w:b/>
            <w:lang w:bidi="ar-DZ"/>
          </w:rPr>
          <w:t xml:space="preserve">Secure Routing </w:t>
        </w:r>
      </w:ins>
      <w:ins w:id="869" w:author="HP" w:date="2022-07-19T12:29:00Z">
        <w:r w:rsidR="009B085C">
          <w:rPr>
            <w:b/>
            <w:lang w:bidi="ar-DZ"/>
          </w:rPr>
          <w:t>(</w:t>
        </w:r>
      </w:ins>
      <w:ins w:id="870" w:author="HP" w:date="2022-07-19T12:28:00Z">
        <w:r w:rsidR="009B085C">
          <w:rPr>
            <w:b/>
            <w:lang w:bidi="ar-DZ"/>
          </w:rPr>
          <w:t>SM-SR</w:t>
        </w:r>
      </w:ins>
      <w:ins w:id="871" w:author="HP" w:date="2022-07-19T12:29:00Z">
        <w:r w:rsidR="009B085C">
          <w:rPr>
            <w:b/>
            <w:lang w:bidi="ar-DZ"/>
          </w:rPr>
          <w:t>)</w:t>
        </w:r>
      </w:ins>
      <w:ins w:id="872" w:author="HP" w:date="2022-07-15T14:30:00Z">
        <w:r w:rsidRPr="009B085C">
          <w:rPr>
            <w:b/>
            <w:lang w:bidi="ar-DZ"/>
          </w:rPr>
          <w:t>:</w:t>
        </w:r>
      </w:ins>
    </w:p>
    <w:p w:rsidR="00FF5815" w:rsidRDefault="00FF5815" w:rsidP="003B48C0">
      <w:pPr>
        <w:spacing w:line="276" w:lineRule="auto"/>
        <w:ind w:left="1350"/>
        <w:jc w:val="both"/>
        <w:rPr>
          <w:ins w:id="873" w:author="HP" w:date="2022-07-15T14:30:00Z"/>
          <w:bCs/>
          <w:lang w:bidi="ar-DZ"/>
        </w:rPr>
      </w:pPr>
      <w:ins w:id="874" w:author="HP" w:date="2022-07-15T14:30:00Z">
        <w:r>
          <w:rPr>
            <w:bCs/>
            <w:lang w:bidi="ar-DZ"/>
          </w:rPr>
          <w:t>This node carries the relevant data pertaining to eUICC and hence manages different functions such as enabling,</w:t>
        </w:r>
      </w:ins>
      <w:ins w:id="875" w:author="HP" w:date="2022-07-19T12:34:00Z">
        <w:r w:rsidR="009B085C">
          <w:rPr>
            <w:bCs/>
            <w:lang w:bidi="ar-DZ"/>
          </w:rPr>
          <w:t xml:space="preserve"> </w:t>
        </w:r>
      </w:ins>
      <w:ins w:id="876" w:author="HP" w:date="2022-07-15T14:30:00Z">
        <w:r>
          <w:rPr>
            <w:bCs/>
            <w:lang w:bidi="ar-DZ"/>
          </w:rPr>
          <w:t>disabling and deleting different Profiles into the eUICC.</w:t>
        </w:r>
      </w:ins>
      <w:ins w:id="877" w:author="HP" w:date="2022-07-19T12:34:00Z">
        <w:r w:rsidR="009B085C">
          <w:rPr>
            <w:bCs/>
            <w:lang w:bidi="ar-DZ"/>
          </w:rPr>
          <w:t xml:space="preserve"> </w:t>
        </w:r>
      </w:ins>
      <w:ins w:id="878" w:author="HP" w:date="2022-07-15T14:30:00Z">
        <w:r>
          <w:rPr>
            <w:bCs/>
            <w:lang w:bidi="ar-DZ"/>
          </w:rPr>
          <w:t xml:space="preserve">It holds the data base of eUICC under its control along with keysets. </w:t>
        </w:r>
      </w:ins>
    </w:p>
    <w:p w:rsidR="00FF5815" w:rsidRDefault="00FF5815" w:rsidP="003B48C0">
      <w:pPr>
        <w:spacing w:line="276" w:lineRule="auto"/>
        <w:ind w:left="1350"/>
        <w:jc w:val="both"/>
        <w:rPr>
          <w:ins w:id="879" w:author="HP" w:date="2022-07-15T14:30:00Z"/>
          <w:bCs/>
          <w:lang w:bidi="ar-DZ"/>
        </w:rPr>
      </w:pPr>
      <w:ins w:id="880" w:author="HP" w:date="2022-07-15T14:30:00Z">
        <w:r>
          <w:rPr>
            <w:bCs/>
            <w:lang w:bidi="ar-DZ"/>
          </w:rPr>
          <w:t>During the change of location or change of operator the eUICC parameters can be transferred into another server securely.</w:t>
        </w:r>
      </w:ins>
      <w:ins w:id="881" w:author="HP" w:date="2022-07-19T12:34:00Z">
        <w:r w:rsidR="009B085C">
          <w:rPr>
            <w:bCs/>
            <w:lang w:bidi="ar-DZ"/>
          </w:rPr>
          <w:t xml:space="preserve"> </w:t>
        </w:r>
      </w:ins>
      <w:ins w:id="882" w:author="HP" w:date="2022-07-15T14:30:00Z">
        <w:r>
          <w:rPr>
            <w:bCs/>
            <w:lang w:bidi="ar-DZ"/>
          </w:rPr>
          <w:t xml:space="preserve">All the </w:t>
        </w:r>
      </w:ins>
      <w:ins w:id="883" w:author="HP" w:date="2022-07-19T12:35:00Z">
        <w:r w:rsidR="009B085C">
          <w:rPr>
            <w:bCs/>
            <w:lang w:bidi="ar-DZ"/>
          </w:rPr>
          <w:t>installation, downloading</w:t>
        </w:r>
      </w:ins>
      <w:ins w:id="884" w:author="HP" w:date="2022-07-15T14:30:00Z">
        <w:r w:rsidR="009B085C">
          <w:rPr>
            <w:bCs/>
            <w:lang w:bidi="ar-DZ"/>
          </w:rPr>
          <w:t xml:space="preserve"> </w:t>
        </w:r>
      </w:ins>
      <w:ins w:id="885" w:author="HP" w:date="2022-07-19T12:35:00Z">
        <w:r w:rsidR="009B085C">
          <w:rPr>
            <w:bCs/>
            <w:lang w:bidi="ar-DZ"/>
          </w:rPr>
          <w:t xml:space="preserve">and </w:t>
        </w:r>
      </w:ins>
      <w:ins w:id="886" w:author="HP" w:date="2022-07-15T14:30:00Z">
        <w:r>
          <w:rPr>
            <w:bCs/>
            <w:lang w:bidi="ar-DZ"/>
          </w:rPr>
          <w:t>activation of profiles into eUICC</w:t>
        </w:r>
      </w:ins>
      <w:ins w:id="887" w:author="HP" w:date="2022-07-19T12:36:00Z">
        <w:r w:rsidR="004571F2">
          <w:rPr>
            <w:bCs/>
            <w:lang w:bidi="ar-DZ"/>
          </w:rPr>
          <w:t>,</w:t>
        </w:r>
      </w:ins>
      <w:ins w:id="888" w:author="HP" w:date="2022-07-15T14:30:00Z">
        <w:r>
          <w:rPr>
            <w:bCs/>
            <w:lang w:bidi="ar-DZ"/>
          </w:rPr>
          <w:t xml:space="preserve"> </w:t>
        </w:r>
      </w:ins>
      <w:ins w:id="889" w:author="HP" w:date="2022-07-19T12:36:00Z">
        <w:r w:rsidR="004571F2">
          <w:rPr>
            <w:bCs/>
            <w:lang w:bidi="ar-DZ"/>
          </w:rPr>
          <w:t xml:space="preserve">by SM-DP, </w:t>
        </w:r>
      </w:ins>
      <w:ins w:id="890" w:author="HP" w:date="2022-07-15T14:30:00Z">
        <w:r>
          <w:rPr>
            <w:bCs/>
            <w:lang w:bidi="ar-DZ"/>
          </w:rPr>
          <w:t>can on</w:t>
        </w:r>
        <w:r w:rsidR="009B085C">
          <w:rPr>
            <w:bCs/>
            <w:lang w:bidi="ar-DZ"/>
          </w:rPr>
          <w:t xml:space="preserve">ly </w:t>
        </w:r>
      </w:ins>
      <w:ins w:id="891" w:author="HP" w:date="2022-07-19T12:36:00Z">
        <w:r w:rsidR="004571F2">
          <w:rPr>
            <w:bCs/>
            <w:lang w:bidi="ar-DZ"/>
          </w:rPr>
          <w:t>be</w:t>
        </w:r>
      </w:ins>
      <w:ins w:id="892" w:author="HP" w:date="2022-07-15T14:30:00Z">
        <w:r w:rsidR="009B085C">
          <w:rPr>
            <w:bCs/>
            <w:lang w:bidi="ar-DZ"/>
          </w:rPr>
          <w:t xml:space="preserve"> done with</w:t>
        </w:r>
        <w:r>
          <w:rPr>
            <w:bCs/>
            <w:lang w:bidi="ar-DZ"/>
          </w:rPr>
          <w:t xml:space="preserve"> secure access through </w:t>
        </w:r>
      </w:ins>
      <w:ins w:id="893" w:author="HP" w:date="2022-07-19T12:35:00Z">
        <w:r w:rsidR="009B085C">
          <w:rPr>
            <w:bCs/>
            <w:lang w:bidi="ar-DZ"/>
          </w:rPr>
          <w:t>SM-SR</w:t>
        </w:r>
        <w:r w:rsidR="004571F2">
          <w:rPr>
            <w:bCs/>
            <w:lang w:bidi="ar-DZ"/>
          </w:rPr>
          <w:t>.</w:t>
        </w:r>
      </w:ins>
      <w:ins w:id="894" w:author="HP" w:date="2022-07-19T12:37:00Z">
        <w:r w:rsidR="004571F2">
          <w:rPr>
            <w:bCs/>
            <w:lang w:bidi="ar-DZ"/>
          </w:rPr>
          <w:t xml:space="preserve"> </w:t>
        </w:r>
        <w:r w:rsidR="004571F2" w:rsidRPr="004571F2">
          <w:rPr>
            <w:bCs/>
            <w:lang w:bidi="ar-DZ"/>
          </w:rPr>
          <w:t>It also secures the communications link between the eUICC and SM-DP for the delivery of operator Profiles</w:t>
        </w:r>
        <w:r w:rsidR="004571F2">
          <w:rPr>
            <w:bCs/>
            <w:lang w:bidi="ar-DZ"/>
          </w:rPr>
          <w:t>.</w:t>
        </w:r>
      </w:ins>
    </w:p>
    <w:p w:rsidR="00FF5815" w:rsidRDefault="00FF5815" w:rsidP="009B085C">
      <w:pPr>
        <w:pStyle w:val="ListParagraph"/>
        <w:numPr>
          <w:ilvl w:val="1"/>
          <w:numId w:val="12"/>
        </w:numPr>
        <w:spacing w:line="276" w:lineRule="auto"/>
        <w:jc w:val="both"/>
        <w:rPr>
          <w:ins w:id="895" w:author="HP" w:date="2022-07-19T12:38:00Z"/>
          <w:b/>
          <w:lang w:bidi="ar-DZ"/>
        </w:rPr>
      </w:pPr>
      <w:ins w:id="896" w:author="HP" w:date="2022-07-15T14:30:00Z">
        <w:r w:rsidRPr="0092366D">
          <w:rPr>
            <w:b/>
            <w:lang w:bidi="ar-DZ"/>
          </w:rPr>
          <w:t xml:space="preserve"> </w:t>
        </w:r>
      </w:ins>
      <w:ins w:id="897" w:author="HP" w:date="2022-07-19T12:30:00Z">
        <w:r w:rsidR="009B085C">
          <w:rPr>
            <w:b/>
            <w:lang w:bidi="ar-DZ"/>
          </w:rPr>
          <w:t>eUICC</w:t>
        </w:r>
      </w:ins>
    </w:p>
    <w:p w:rsidR="00155F82" w:rsidRDefault="00155F82" w:rsidP="00155F82">
      <w:pPr>
        <w:pStyle w:val="ListParagraph"/>
        <w:spacing w:line="276" w:lineRule="auto"/>
        <w:ind w:left="1440"/>
        <w:jc w:val="both"/>
        <w:rPr>
          <w:ins w:id="898" w:author="HP" w:date="2022-10-13T14:54:00Z"/>
        </w:rPr>
      </w:pPr>
      <w:ins w:id="899" w:author="HP" w:date="2022-07-19T12:38:00Z">
        <w:r>
          <w:t>The eUICC contains one or more subscription Profiles. Each Profile enables the eUICC to function in the same way as a removable SIM</w:t>
        </w:r>
      </w:ins>
      <w:ins w:id="900" w:author="HP" w:date="2022-07-19T12:39:00Z">
        <w:r>
          <w:t>.</w:t>
        </w:r>
      </w:ins>
    </w:p>
    <w:p w:rsidR="00E25E9D" w:rsidRDefault="00E25E9D" w:rsidP="00155F82">
      <w:pPr>
        <w:pStyle w:val="ListParagraph"/>
        <w:spacing w:line="276" w:lineRule="auto"/>
        <w:ind w:left="1440"/>
        <w:jc w:val="both"/>
        <w:rPr>
          <w:ins w:id="901" w:author="HP" w:date="2022-07-19T12:40:00Z"/>
        </w:rPr>
      </w:pPr>
    </w:p>
    <w:p w:rsidR="00155F82" w:rsidRPr="009B085C" w:rsidRDefault="00155F82" w:rsidP="00155F82">
      <w:pPr>
        <w:pStyle w:val="ListParagraph"/>
        <w:spacing w:line="276" w:lineRule="auto"/>
        <w:jc w:val="both"/>
        <w:rPr>
          <w:ins w:id="902" w:author="HP" w:date="2022-07-15T14:30:00Z"/>
          <w:b/>
          <w:lang w:bidi="ar-DZ"/>
        </w:rPr>
      </w:pPr>
      <w:ins w:id="903" w:author="HP" w:date="2022-07-19T12:43:00Z">
        <w:r>
          <w:t>GSMA Certificate Issuer (CI) issues digital certificates which enable entities to securely communicate with each other</w:t>
        </w:r>
      </w:ins>
      <w:ins w:id="904" w:author="HP" w:date="2022-07-19T12:44:00Z">
        <w:r>
          <w:t>.</w:t>
        </w:r>
      </w:ins>
      <w:ins w:id="905" w:author="HP" w:date="2022-07-19T12:45:00Z">
        <w:r w:rsidRPr="00155F82">
          <w:t xml:space="preserve"> </w:t>
        </w:r>
        <w:r w:rsidR="00041517">
          <w:t>M2M solution authentication</w:t>
        </w:r>
        <w:r>
          <w:t xml:space="preserve"> </w:t>
        </w:r>
        <w:r w:rsidR="00041517">
          <w:t xml:space="preserve">uses Pre Shared </w:t>
        </w:r>
      </w:ins>
      <w:ins w:id="906" w:author="HP" w:date="2022-07-19T12:58:00Z">
        <w:r w:rsidR="0076158D">
          <w:t>Key (</w:t>
        </w:r>
      </w:ins>
      <w:ins w:id="907" w:author="HP" w:date="2022-07-19T12:45:00Z">
        <w:r w:rsidR="00041517">
          <w:t>PSK) with the SM-SR</w:t>
        </w:r>
        <w:r>
          <w:t xml:space="preserve"> and </w:t>
        </w:r>
        <w:r w:rsidRPr="0076158D">
          <w:rPr>
            <w:b/>
            <w:bCs/>
          </w:rPr>
          <w:t xml:space="preserve">only </w:t>
        </w:r>
        <w:r>
          <w:t>allows a single SM-SR to communicate with the eUICC</w:t>
        </w:r>
      </w:ins>
      <w:ins w:id="908" w:author="HP" w:date="2022-07-19T12:59:00Z">
        <w:r w:rsidR="0076158D">
          <w:t xml:space="preserve"> at any given time</w:t>
        </w:r>
      </w:ins>
      <w:ins w:id="909" w:author="HP" w:date="2022-07-19T12:45:00Z">
        <w:r>
          <w:t xml:space="preserve">. </w:t>
        </w:r>
      </w:ins>
      <w:ins w:id="910" w:author="HP" w:date="2022-07-19T13:00:00Z">
        <w:r w:rsidR="0076158D">
          <w:t>However, in case of ‘Business to</w:t>
        </w:r>
      </w:ins>
      <w:ins w:id="911" w:author="HP" w:date="2022-07-19T12:45:00Z">
        <w:r>
          <w:t xml:space="preserve"> Consumer</w:t>
        </w:r>
      </w:ins>
      <w:ins w:id="912" w:author="HP" w:date="2022-07-19T13:00:00Z">
        <w:r w:rsidR="0076158D">
          <w:t>’</w:t>
        </w:r>
      </w:ins>
      <w:ins w:id="913" w:author="HP" w:date="2022-07-19T12:45:00Z">
        <w:r>
          <w:t xml:space="preserve"> solution, the PKI based authentication is used</w:t>
        </w:r>
      </w:ins>
      <w:ins w:id="914" w:author="HP" w:date="2022-07-19T12:59:00Z">
        <w:r w:rsidR="0076158D">
          <w:t>.</w:t>
        </w:r>
      </w:ins>
      <w:ins w:id="915" w:author="HP" w:date="2022-07-19T13:06:00Z">
        <w:r w:rsidR="0076158D">
          <w:t xml:space="preserve"> Based upon enterprise level business agreements, eUICC manufacturer can also </w:t>
        </w:r>
      </w:ins>
      <w:ins w:id="916" w:author="HP" w:date="2022-07-19T13:07:00Z">
        <w:r w:rsidR="00554845">
          <w:t xml:space="preserve">load Bootstrap Profile </w:t>
        </w:r>
      </w:ins>
      <w:ins w:id="917" w:author="HP" w:date="2022-07-19T13:08:00Z">
        <w:r w:rsidR="00554845">
          <w:t xml:space="preserve">or other relevant </w:t>
        </w:r>
      </w:ins>
      <w:ins w:id="918" w:author="HP" w:date="2022-07-19T13:07:00Z">
        <w:r w:rsidR="00554845">
          <w:t>profile</w:t>
        </w:r>
      </w:ins>
      <w:ins w:id="919" w:author="HP" w:date="2022-07-19T13:08:00Z">
        <w:r w:rsidR="00554845">
          <w:t>s</w:t>
        </w:r>
      </w:ins>
      <w:ins w:id="920" w:author="HP" w:date="2022-07-19T13:07:00Z">
        <w:r w:rsidR="00554845">
          <w:t xml:space="preserve"> that enables the device to access a mobile network for provisioning</w:t>
        </w:r>
      </w:ins>
      <w:ins w:id="921" w:author="HP" w:date="2022-07-19T13:08:00Z">
        <w:r w:rsidR="00554845">
          <w:t>.</w:t>
        </w:r>
      </w:ins>
      <w:ins w:id="922" w:author="HP" w:date="2022-07-19T13:06:00Z">
        <w:r w:rsidR="0076158D">
          <w:t xml:space="preserve"> </w:t>
        </w:r>
      </w:ins>
    </w:p>
    <w:p w:rsidR="00D11625" w:rsidRDefault="00D11625" w:rsidP="00D11625">
      <w:pPr>
        <w:pStyle w:val="ListParagraph"/>
        <w:ind w:left="360"/>
        <w:rPr>
          <w:ins w:id="923" w:author="HP" w:date="2022-07-15T13:29:00Z"/>
          <w:b/>
          <w:bCs/>
          <w:lang w:eastAsia="en-US" w:bidi="ar-DZ"/>
        </w:rPr>
      </w:pPr>
    </w:p>
    <w:p w:rsidR="0022765A" w:rsidRPr="00D11625" w:rsidRDefault="0022765A" w:rsidP="00D11625">
      <w:pPr>
        <w:pStyle w:val="ListParagraph"/>
        <w:numPr>
          <w:ilvl w:val="0"/>
          <w:numId w:val="18"/>
        </w:numPr>
        <w:rPr>
          <w:b/>
          <w:bCs/>
          <w:lang w:eastAsia="en-US" w:bidi="ar-DZ"/>
        </w:rPr>
      </w:pPr>
      <w:del w:id="924" w:author="HP" w:date="2022-07-15T13:28:00Z">
        <w:r w:rsidRPr="00D11625" w:rsidDel="00D11625">
          <w:rPr>
            <w:b/>
            <w:bCs/>
            <w:lang w:eastAsia="en-US" w:bidi="ar-DZ"/>
          </w:rPr>
          <w:delText>5</w:delText>
        </w:r>
      </w:del>
      <w:r w:rsidRPr="00D11625">
        <w:rPr>
          <w:b/>
          <w:bCs/>
          <w:lang w:eastAsia="en-US" w:bidi="ar-DZ"/>
        </w:rPr>
        <w:t xml:space="preserve"> </w:t>
      </w:r>
      <w:r w:rsidR="00F11FBA" w:rsidRPr="00D11625">
        <w:rPr>
          <w:rFonts w:eastAsia="MS Mincho"/>
          <w:b/>
          <w:szCs w:val="20"/>
          <w:lang w:eastAsia="en-US" w:bidi="ar-DZ"/>
        </w:rPr>
        <w:t>Entities</w:t>
      </w:r>
      <w:r w:rsidRPr="00D11625">
        <w:rPr>
          <w:b/>
          <w:bCs/>
          <w:lang w:eastAsia="en-US" w:bidi="ar-DZ"/>
        </w:rPr>
        <w:t xml:space="preserve"> </w:t>
      </w:r>
      <w:ins w:id="925" w:author="HP" w:date="2022-07-27T10:31:00Z">
        <w:r w:rsidR="00DA5A70">
          <w:rPr>
            <w:b/>
            <w:bCs/>
            <w:lang w:eastAsia="en-US" w:bidi="ar-DZ"/>
          </w:rPr>
          <w:t>i</w:t>
        </w:r>
      </w:ins>
      <w:del w:id="926" w:author="HP" w:date="2022-07-27T10:31:00Z">
        <w:r w:rsidRPr="00D11625" w:rsidDel="00DA5A70">
          <w:rPr>
            <w:b/>
            <w:bCs/>
            <w:lang w:eastAsia="en-US" w:bidi="ar-DZ"/>
          </w:rPr>
          <w:delText>I</w:delText>
        </w:r>
      </w:del>
      <w:r w:rsidRPr="00D11625">
        <w:rPr>
          <w:b/>
          <w:bCs/>
          <w:lang w:eastAsia="en-US" w:bidi="ar-DZ"/>
        </w:rPr>
        <w:t>nvolved</w:t>
      </w:r>
      <w:ins w:id="927" w:author="HP" w:date="2022-07-15T13:32:00Z">
        <w:r w:rsidR="00D11625">
          <w:rPr>
            <w:b/>
            <w:bCs/>
            <w:lang w:eastAsia="en-US" w:bidi="ar-DZ"/>
          </w:rPr>
          <w:t xml:space="preserve"> and their role</w:t>
        </w:r>
      </w:ins>
      <w:ins w:id="928" w:author="HP" w:date="2022-07-15T13:29:00Z">
        <w:r w:rsidR="00D11625">
          <w:rPr>
            <w:b/>
            <w:bCs/>
            <w:lang w:eastAsia="en-US" w:bidi="ar-DZ"/>
          </w:rPr>
          <w:t xml:space="preserve"> in SIM and eSIM Provisioning in Enterprise use case</w:t>
        </w:r>
      </w:ins>
    </w:p>
    <w:p w:rsidR="00974320" w:rsidDel="00DA5A70" w:rsidRDefault="0022765A" w:rsidP="00DA5A70">
      <w:pPr>
        <w:spacing w:line="276" w:lineRule="auto"/>
        <w:jc w:val="both"/>
        <w:rPr>
          <w:ins w:id="929" w:author="ADG TS" w:date="2022-05-23T15:34:00Z"/>
          <w:del w:id="930" w:author="HP" w:date="2022-07-27T10:35:00Z"/>
        </w:rPr>
      </w:pPr>
      <w:r w:rsidRPr="001139FD">
        <w:t xml:space="preserve">The entities involved in </w:t>
      </w:r>
      <w:del w:id="931" w:author="HP" w:date="2022-07-19T13:11:00Z">
        <w:r w:rsidRPr="001139FD" w:rsidDel="00B771B3">
          <w:delText xml:space="preserve">the use of </w:delText>
        </w:r>
      </w:del>
      <w:r w:rsidRPr="001139FD">
        <w:t>M2M</w:t>
      </w:r>
      <w:r w:rsidR="00677E27">
        <w:t>/</w:t>
      </w:r>
      <w:r w:rsidRPr="001139FD">
        <w:t xml:space="preserve">IoT </w:t>
      </w:r>
      <w:ins w:id="932" w:author="HP" w:date="2022-07-19T13:11:00Z">
        <w:r w:rsidR="00B771B3">
          <w:t xml:space="preserve">eSIM provisioning </w:t>
        </w:r>
      </w:ins>
      <w:del w:id="933" w:author="HP" w:date="2022-07-19T13:11:00Z">
        <w:r w:rsidRPr="001139FD" w:rsidDel="00B771B3">
          <w:delText xml:space="preserve">in </w:delText>
        </w:r>
      </w:del>
      <w:del w:id="934" w:author="HP" w:date="2022-07-18T14:20:00Z">
        <w:r w:rsidRPr="001139FD" w:rsidDel="001D09E3">
          <w:delText xml:space="preserve">a mobile </w:delText>
        </w:r>
      </w:del>
      <w:del w:id="935" w:author="HP" w:date="2022-07-19T13:11:00Z">
        <w:r w:rsidRPr="001139FD" w:rsidDel="00B771B3">
          <w:delText xml:space="preserve">environment </w:delText>
        </w:r>
      </w:del>
      <w:ins w:id="936" w:author="HP" w:date="2022-07-19T13:11:00Z">
        <w:r w:rsidR="00B771B3">
          <w:t xml:space="preserve">ecosystem </w:t>
        </w:r>
      </w:ins>
      <w:del w:id="937" w:author="HP" w:date="2022-07-19T13:12:00Z">
        <w:r w:rsidRPr="001139FD" w:rsidDel="00B771B3">
          <w:delText>are the</w:delText>
        </w:r>
      </w:del>
      <w:ins w:id="938" w:author="HP" w:date="2022-07-19T13:12:00Z">
        <w:r w:rsidR="00B771B3">
          <w:t>include</w:t>
        </w:r>
      </w:ins>
      <w:del w:id="939" w:author="HP" w:date="2022-07-27T10:32:00Z">
        <w:r w:rsidRPr="001139FD" w:rsidDel="00DA5A70">
          <w:delText xml:space="preserve"> consumer,</w:delText>
        </w:r>
      </w:del>
      <w:r w:rsidRPr="001139FD">
        <w:t xml:space="preserve"> the </w:t>
      </w:r>
      <w:ins w:id="940" w:author="HP" w:date="2022-07-19T13:12:00Z">
        <w:r w:rsidR="00B771B3">
          <w:t xml:space="preserve">eUICC </w:t>
        </w:r>
      </w:ins>
      <w:ins w:id="941" w:author="HP" w:date="2022-07-19T13:14:00Z">
        <w:r w:rsidR="00B771B3">
          <w:t>Manufacturer (</w:t>
        </w:r>
      </w:ins>
      <w:ins w:id="942" w:author="HP" w:date="2022-07-19T13:12:00Z">
        <w:r w:rsidR="00B771B3">
          <w:t xml:space="preserve">EUM), </w:t>
        </w:r>
      </w:ins>
      <w:ins w:id="943" w:author="HP" w:date="2022-07-19T13:14:00Z">
        <w:r w:rsidR="00B771B3">
          <w:t xml:space="preserve">IoT Device Manufacturer, </w:t>
        </w:r>
      </w:ins>
      <w:ins w:id="944" w:author="HP" w:date="2022-07-19T13:12:00Z">
        <w:r w:rsidR="00B771B3">
          <w:t>Enterprise Customer,</w:t>
        </w:r>
      </w:ins>
      <w:ins w:id="945" w:author="HP" w:date="2022-07-19T13:13:00Z">
        <w:r w:rsidR="00B771B3">
          <w:t xml:space="preserve"> MNO </w:t>
        </w:r>
      </w:ins>
      <w:del w:id="946" w:author="HP" w:date="2022-07-19T13:13:00Z">
        <w:r w:rsidRPr="001139FD" w:rsidDel="00B771B3">
          <w:delText>enterprise and the network operat</w:delText>
        </w:r>
      </w:del>
      <w:del w:id="947" w:author="HP" w:date="2022-07-19T13:15:00Z">
        <w:r w:rsidRPr="001139FD" w:rsidDel="00B771B3">
          <w:delText>or</w:delText>
        </w:r>
      </w:del>
      <w:ins w:id="948" w:author="HP" w:date="2022-07-19T13:15:00Z">
        <w:r w:rsidR="00B771B3">
          <w:t>and M2M/IoT</w:t>
        </w:r>
      </w:ins>
      <w:ins w:id="949" w:author="HP" w:date="2022-07-19T13:13:00Z">
        <w:r w:rsidR="00B771B3">
          <w:t xml:space="preserve"> </w:t>
        </w:r>
      </w:ins>
      <w:del w:id="950" w:author="HP" w:date="2022-07-19T13:13:00Z">
        <w:r w:rsidRPr="001139FD" w:rsidDel="00B771B3">
          <w:delText>/</w:delText>
        </w:r>
      </w:del>
      <w:ins w:id="951" w:author="HP" w:date="2022-07-19T13:13:00Z">
        <w:r w:rsidR="00B771B3">
          <w:t>S</w:t>
        </w:r>
      </w:ins>
      <w:del w:id="952" w:author="HP" w:date="2022-07-19T13:13:00Z">
        <w:r w:rsidR="001139FD" w:rsidRPr="001139FD" w:rsidDel="00B771B3">
          <w:delText>s</w:delText>
        </w:r>
      </w:del>
      <w:r w:rsidR="001139FD" w:rsidRPr="001139FD">
        <w:t>ervice</w:t>
      </w:r>
      <w:r w:rsidRPr="001139FD">
        <w:t xml:space="preserve"> </w:t>
      </w:r>
      <w:del w:id="953" w:author="HP" w:date="2022-07-15T13:37:00Z">
        <w:r w:rsidRPr="001139FD" w:rsidDel="001976F4">
          <w:delText>provider</w:delText>
        </w:r>
      </w:del>
      <w:ins w:id="954" w:author="ADG TS" w:date="2022-05-23T15:26:00Z">
        <w:del w:id="955" w:author="HP" w:date="2022-07-15T13:37:00Z">
          <w:r w:rsidR="005A07DF" w:rsidDel="001976F4">
            <w:delText>.</w:delText>
          </w:r>
        </w:del>
      </w:ins>
      <w:ins w:id="956" w:author="ADG TS" w:date="2022-05-23T15:28:00Z">
        <w:del w:id="957" w:author="HP" w:date="2022-07-15T13:37:00Z">
          <w:r w:rsidR="005A07DF" w:rsidDel="001976F4">
            <w:delText>The</w:delText>
          </w:r>
        </w:del>
      </w:ins>
      <w:ins w:id="958" w:author="HP" w:date="2022-07-19T13:13:00Z">
        <w:r w:rsidR="00B771B3">
          <w:t>P</w:t>
        </w:r>
      </w:ins>
      <w:ins w:id="959" w:author="HP" w:date="2022-07-15T13:37:00Z">
        <w:r w:rsidR="001976F4" w:rsidRPr="001139FD">
          <w:t>rovider</w:t>
        </w:r>
        <w:r w:rsidR="001976F4">
          <w:t>.</w:t>
        </w:r>
      </w:ins>
      <w:ins w:id="960" w:author="ADG TS" w:date="2022-05-23T15:28:00Z">
        <w:del w:id="961" w:author="HP" w:date="2022-07-27T10:35:00Z">
          <w:r w:rsidR="005A07DF" w:rsidDel="00DA5A70">
            <w:delText xml:space="preserve"> </w:delText>
          </w:r>
        </w:del>
        <w:del w:id="962" w:author="HP" w:date="2022-07-27T10:34:00Z">
          <w:r w:rsidR="005A07DF" w:rsidDel="00DA5A70">
            <w:lastRenderedPageBreak/>
            <w:delText>functionalities</w:delText>
          </w:r>
        </w:del>
        <w:del w:id="963" w:author="HP" w:date="2022-07-27T10:35:00Z">
          <w:r w:rsidR="005A07DF" w:rsidDel="00DA5A70">
            <w:delText xml:space="preserve"> of entities </w:delText>
          </w:r>
        </w:del>
      </w:ins>
      <w:ins w:id="964" w:author="ADG TS" w:date="2022-06-02T12:51:00Z">
        <w:del w:id="965" w:author="HP" w:date="2022-07-27T10:35:00Z">
          <w:r w:rsidR="002D7D6A" w:rsidDel="00DA5A70">
            <w:delText>vary</w:delText>
          </w:r>
        </w:del>
      </w:ins>
      <w:ins w:id="966" w:author="ADG TS" w:date="2022-05-23T15:28:00Z">
        <w:del w:id="967" w:author="HP" w:date="2022-07-27T10:35:00Z">
          <w:r w:rsidR="005A07DF" w:rsidDel="00DA5A70">
            <w:delText xml:space="preserve"> according to its implementation in different use </w:delText>
          </w:r>
        </w:del>
        <w:del w:id="968" w:author="HP" w:date="2022-07-15T13:37:00Z">
          <w:r w:rsidR="005A07DF" w:rsidDel="001976F4">
            <w:delText>cases.</w:delText>
          </w:r>
        </w:del>
      </w:ins>
      <w:ins w:id="969" w:author="ADG TS" w:date="2022-05-23T15:29:00Z">
        <w:del w:id="970" w:author="HP" w:date="2022-07-15T13:37:00Z">
          <w:r w:rsidR="005A07DF" w:rsidDel="001976F4">
            <w:delText>In</w:delText>
          </w:r>
        </w:del>
      </w:ins>
      <w:ins w:id="971" w:author="HP" w:date="2022-07-15T13:37:00Z">
        <w:r w:rsidR="001976F4">
          <w:t xml:space="preserve"> </w:t>
        </w:r>
      </w:ins>
      <w:ins w:id="972" w:author="ADG TS" w:date="2022-05-23T15:29:00Z">
        <w:del w:id="973" w:author="HP" w:date="2022-07-27T10:35:00Z">
          <w:r w:rsidR="005A07DF" w:rsidDel="00DA5A70">
            <w:delText xml:space="preserve"> </w:delText>
          </w:r>
        </w:del>
        <w:del w:id="974" w:author="HP" w:date="2022-07-27T10:34:00Z">
          <w:r w:rsidR="005A07DF" w:rsidDel="00DA5A70">
            <w:delText xml:space="preserve">one of </w:delText>
          </w:r>
        </w:del>
        <w:del w:id="975" w:author="HP" w:date="2022-07-27T10:35:00Z">
          <w:r w:rsidR="005A07DF" w:rsidDel="00DA5A70">
            <w:delText>use cases</w:delText>
          </w:r>
        </w:del>
        <w:del w:id="976" w:author="HP" w:date="2022-07-27T10:34:00Z">
          <w:r w:rsidR="005A07DF" w:rsidDel="00DA5A70">
            <w:delText>,</w:delText>
          </w:r>
        </w:del>
        <w:del w:id="977" w:author="HP" w:date="2022-07-27T10:35:00Z">
          <w:r w:rsidR="005A07DF" w:rsidDel="00DA5A70">
            <w:delText xml:space="preserve"> such as Smart Watch or any </w:delText>
          </w:r>
        </w:del>
      </w:ins>
      <w:ins w:id="978" w:author="ADG TS" w:date="2022-05-23T15:32:00Z">
        <w:del w:id="979" w:author="HP" w:date="2022-07-27T10:35:00Z">
          <w:r w:rsidR="00574110" w:rsidDel="00DA5A70">
            <w:delText>other</w:delText>
          </w:r>
        </w:del>
      </w:ins>
      <w:ins w:id="980" w:author="ADG TS" w:date="2022-05-23T15:29:00Z">
        <w:del w:id="981" w:author="HP" w:date="2022-07-27T10:35:00Z">
          <w:r w:rsidR="005A07DF" w:rsidDel="00DA5A70">
            <w:delText xml:space="preserve"> IOT devices, consumer plays important role and</w:delText>
          </w:r>
        </w:del>
      </w:ins>
      <w:ins w:id="982" w:author="ADG TS" w:date="2022-05-23T15:30:00Z">
        <w:del w:id="983" w:author="HP" w:date="2022-07-27T10:35:00Z">
          <w:r w:rsidR="007A65C5" w:rsidDel="00DA5A70">
            <w:delText>initiates the connection for remote management of SIM, while in other solution device operates without any consumer control and Operator</w:delText>
          </w:r>
        </w:del>
      </w:ins>
      <w:ins w:id="984" w:author="ADG TS" w:date="2022-05-23T15:31:00Z">
        <w:del w:id="985" w:author="HP" w:date="2022-07-27T10:35:00Z">
          <w:r w:rsidR="007A65C5" w:rsidDel="00DA5A70">
            <w:delText xml:space="preserve"> backend infrastructure</w:delText>
          </w:r>
        </w:del>
      </w:ins>
      <w:ins w:id="986" w:author="ADG TS" w:date="2022-05-23T15:30:00Z">
        <w:del w:id="987" w:author="HP" w:date="2022-07-27T10:35:00Z">
          <w:r w:rsidR="007A65C5" w:rsidDel="00DA5A70">
            <w:delText xml:space="preserve"> have important role to </w:delText>
          </w:r>
        </w:del>
        <w:del w:id="988" w:author="HP" w:date="2022-07-15T13:38:00Z">
          <w:r w:rsidR="007A65C5" w:rsidDel="002C2D2A">
            <w:delText>play</w:delText>
          </w:r>
        </w:del>
      </w:ins>
      <w:ins w:id="989" w:author="ADG TS" w:date="2022-05-23T15:32:00Z">
        <w:del w:id="990" w:author="HP" w:date="2022-07-15T13:38:00Z">
          <w:r w:rsidR="007A65C5" w:rsidDel="002C2D2A">
            <w:delText>for</w:delText>
          </w:r>
        </w:del>
        <w:del w:id="991" w:author="HP" w:date="2022-07-27T10:35:00Z">
          <w:r w:rsidR="007A65C5" w:rsidDel="00DA5A70">
            <w:delText xml:space="preserve"> </w:delText>
          </w:r>
          <w:r w:rsidR="00574110" w:rsidDel="00DA5A70">
            <w:delText>initiating the</w:delText>
          </w:r>
          <w:r w:rsidR="007A65C5" w:rsidDel="00DA5A70">
            <w:delText xml:space="preserve"> application.</w:delText>
          </w:r>
        </w:del>
      </w:ins>
    </w:p>
    <w:p w:rsidR="00974320" w:rsidDel="00DA5A70" w:rsidRDefault="00574110" w:rsidP="00DA5A70">
      <w:pPr>
        <w:spacing w:line="276" w:lineRule="auto"/>
        <w:jc w:val="both"/>
        <w:rPr>
          <w:del w:id="992" w:author="HP" w:date="2022-07-27T10:35:00Z"/>
        </w:rPr>
      </w:pPr>
      <w:ins w:id="993" w:author="ADG TS" w:date="2022-05-23T15:34:00Z">
        <w:del w:id="994" w:author="HP" w:date="2022-07-27T10:35:00Z">
          <w:r w:rsidDel="00DA5A70">
            <w:delText xml:space="preserve">The e-SIM also will be having the concept of Remote </w:delText>
          </w:r>
        </w:del>
        <w:del w:id="995" w:author="HP" w:date="2022-07-15T13:37:00Z">
          <w:r w:rsidDel="001976F4">
            <w:delText>Provisioning.The</w:delText>
          </w:r>
        </w:del>
        <w:del w:id="996" w:author="HP" w:date="2022-07-27T10:35:00Z">
          <w:r w:rsidDel="00DA5A70">
            <w:delText xml:space="preserve"> SIM cards will be soldered in any Mobile Device </w:delText>
          </w:r>
        </w:del>
      </w:ins>
      <w:ins w:id="997" w:author="ADG TS" w:date="2022-05-23T15:36:00Z">
        <w:del w:id="998" w:author="HP" w:date="2022-07-27T10:35:00Z">
          <w:r w:rsidDel="00DA5A70">
            <w:delText xml:space="preserve">that can also accommodate multiple profiles comprising of both Operator and Subscriber Data and can be enabled remotely as and when required by the </w:delText>
          </w:r>
        </w:del>
        <w:del w:id="999" w:author="HP" w:date="2022-07-15T13:38:00Z">
          <w:r w:rsidDel="001976F4">
            <w:delText>Consumer.</w:delText>
          </w:r>
        </w:del>
      </w:ins>
      <w:ins w:id="1000" w:author="ADG TS" w:date="2022-05-23T15:47:00Z">
        <w:del w:id="1001" w:author="HP" w:date="2022-07-15T13:38:00Z">
          <w:r w:rsidR="00815757" w:rsidDel="001976F4">
            <w:delText>It</w:delText>
          </w:r>
        </w:del>
        <w:del w:id="1002" w:author="HP" w:date="2022-07-27T10:35:00Z">
          <w:r w:rsidR="00815757" w:rsidDel="00DA5A70">
            <w:delText xml:space="preserve"> also has the provision of over the air deletion of profile.</w:delText>
          </w:r>
        </w:del>
      </w:ins>
    </w:p>
    <w:p w:rsidR="00974320" w:rsidRDefault="00D00B4C" w:rsidP="00DA5A70">
      <w:pPr>
        <w:spacing w:line="276" w:lineRule="auto"/>
        <w:jc w:val="both"/>
      </w:pPr>
      <w:r>
        <w:t xml:space="preserve">Figure </w:t>
      </w:r>
      <w:ins w:id="1003" w:author="HP" w:date="2022-07-19T13:09:00Z">
        <w:r w:rsidR="004716E5">
          <w:t>3</w:t>
        </w:r>
      </w:ins>
      <w:del w:id="1004" w:author="HP" w:date="2022-07-19T13:09:00Z">
        <w:r w:rsidDel="004716E5">
          <w:delText>1</w:delText>
        </w:r>
      </w:del>
      <w:r>
        <w:t xml:space="preserve"> shows the </w:t>
      </w:r>
      <w:ins w:id="1005" w:author="HP" w:date="2022-07-27T10:39:00Z">
        <w:r w:rsidR="009E314E">
          <w:t xml:space="preserve">eSIM and SIM lifecycle </w:t>
        </w:r>
      </w:ins>
      <w:del w:id="1006" w:author="HP" w:date="2022-07-27T10:39:00Z">
        <w:r w:rsidDel="009E314E">
          <w:delText xml:space="preserve">simple </w:delText>
        </w:r>
      </w:del>
      <w:r>
        <w:t xml:space="preserve">model that forms the basis of the </w:t>
      </w:r>
      <w:ins w:id="1007" w:author="HP" w:date="2022-07-27T10:36:00Z">
        <w:r w:rsidR="00DA5A70">
          <w:t>entities and their role in eSIM provisioning</w:t>
        </w:r>
      </w:ins>
      <w:del w:id="1008" w:author="HP" w:date="2022-07-27T10:36:00Z">
        <w:r w:rsidDel="00DA5A70">
          <w:delText>discussion</w:delText>
        </w:r>
      </w:del>
      <w:r>
        <w:t xml:space="preserve">. </w:t>
      </w:r>
    </w:p>
    <w:p w:rsidR="00D00B4C" w:rsidRDefault="00545AD1" w:rsidP="00DA5A70">
      <w:pPr>
        <w:spacing w:line="360" w:lineRule="auto"/>
      </w:pPr>
      <w:ins w:id="1009" w:author="HP" w:date="2022-07-27T10:56:00Z">
        <w:r>
          <w:rPr>
            <w:noProof/>
            <w:lang w:val="en-US" w:eastAsia="en-US" w:bidi="hi-IN"/>
          </w:rPr>
          <w:drawing>
            <wp:inline distT="0" distB="0" distL="0" distR="0">
              <wp:extent cx="6124575" cy="847725"/>
              <wp:effectExtent l="38100" t="0" r="9525" b="0"/>
              <wp:docPr id="3" name="Diagram 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0" r:lo="rId21" r:qs="rId22" r:cs="rId23"/>
                </a:graphicData>
              </a:graphic>
            </wp:inline>
          </w:drawing>
        </w:r>
      </w:ins>
    </w:p>
    <w:p w:rsidR="00D00B4C" w:rsidDel="001D09E3" w:rsidRDefault="00965E18" w:rsidP="00F7443A">
      <w:pPr>
        <w:pStyle w:val="ListParagraph"/>
        <w:numPr>
          <w:ilvl w:val="0"/>
          <w:numId w:val="23"/>
        </w:numPr>
        <w:jc w:val="center"/>
        <w:rPr>
          <w:del w:id="1010" w:author="HP" w:date="2022-07-18T14:27:00Z"/>
          <w:lang w:eastAsia="en-US" w:bidi="ar-DZ"/>
        </w:rPr>
      </w:pPr>
      <w:del w:id="1011" w:author="HP" w:date="2022-07-18T14:27:00Z">
        <w:r w:rsidRPr="00965E18">
          <w:rPr>
            <w:noProof/>
            <w:lang w:val="en-IN" w:eastAsia="en-IN" w:bidi="hi-IN"/>
          </w:rPr>
          <w:pict>
            <v:group id="Group 39" o:spid="_x0000_s1026" style="position:absolute;left:0;text-align:left;margin-left:.3pt;margin-top:19.8pt;width:445.6pt;height:140.75pt;z-index:251663360" coordsize="56593,178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">
              <v:roundrect id="Rectangle: Rounded Corners 2" o:spid="_x0000_s1027" style="position:absolute;top:7050;width:12768;height:3231;visibility:visibl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" filled="f" strokecolor="#1f4d78 [1604]" strokeweight="1pt">
                <v:stroke joinstyle="miter"/>
              </v:roundrect>
              <v:roundrect id="Rectangle: Rounded Corners 3" o:spid="_x0000_s1028" style="position:absolute;left:16164;top:7050;width:10068;height:3231;visibility:visibl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" filled="f" strokecolor="#1f4d78 [1604]" strokeweight="1pt">
                <v:stroke joinstyle="miter"/>
              </v:roundrect>
              <v:roundrect id="Rectangle: Rounded Corners 4" o:spid="_x0000_s1029" style="position:absolute;left:30507;top:5848;width:10435;height:5174;visibility:visibl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" filled="f" strokecolor="#1f4d78 [1604]" strokeweight="1pt">
                <v:stroke joinstyle="miter"/>
              </v:roundrect>
              <v:shape id="TextBox 7" o:spid="_x0000_s1030" type="#_x0000_t202" style="position:absolute;left:644;top:7049;width:8579;height:3537;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" filled="f" stroked="f">
                <v:textbox style="mso-next-textbox:#TextBox 7;mso-fit-shape-to-text:t">
                  <w:txbxContent>
                    <w:p w:rsidR="00A74227" w:rsidRDefault="00A74227" w:rsidP="00D00B4C">
                      <w:pPr>
                        <w:rPr>
                          <w:rFonts w:asciiTheme="minorHAnsi" w:hAnsi="Calibri" w:cstheme="minorBidi"/>
                          <w:color w:val="000000" w:themeColor="text1"/>
                          <w:kern w:val="24"/>
                        </w:rPr>
                      </w:pPr>
                      <w:r>
                        <w:rPr>
                          <w:rFonts w:asciiTheme="minorHAnsi" w:hAnsi="Calibri" w:cstheme="minorBidi"/>
                          <w:color w:val="000000" w:themeColor="text1"/>
                          <w:kern w:val="24"/>
                        </w:rPr>
                        <w:t>Consumer</w:t>
                      </w:r>
                    </w:p>
                  </w:txbxContent>
                </v:textbox>
              </v:shape>
              <v:shape id="TextBox 8" o:spid="_x0000_s1031" type="#_x0000_t202" style="position:absolute;left:17632;top:7049;width:8598;height:3537;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" filled="f" stroked="f">
                <v:textbox style="mso-next-textbox:#TextBox 8;mso-fit-shape-to-text:t">
                  <w:txbxContent>
                    <w:p w:rsidR="00A74227" w:rsidRDefault="00A74227" w:rsidP="00D00B4C">
                      <w:pPr>
                        <w:rPr>
                          <w:rFonts w:asciiTheme="minorHAnsi" w:hAnsi="Calibri" w:cstheme="minorBidi"/>
                          <w:color w:val="000000" w:themeColor="text1"/>
                          <w:kern w:val="24"/>
                        </w:rPr>
                      </w:pPr>
                      <w:r>
                        <w:rPr>
                          <w:rFonts w:asciiTheme="minorHAnsi" w:hAnsi="Calibri" w:cstheme="minorBidi"/>
                          <w:color w:val="000000" w:themeColor="text1"/>
                          <w:kern w:val="24"/>
                        </w:rPr>
                        <w:t>Enterprise</w:t>
                      </w:r>
                    </w:p>
                  </w:txbxContent>
                </v:textbox>
              </v:shape>
              <v:shape id="TextBox 9" o:spid="_x0000_s1032" type="#_x0000_t202" style="position:absolute;left:32027;top:6381;width:7658;height:4635;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" filled="f" stroked="f">
                <v:textbox style="mso-next-textbox:#TextBox 9;mso-fit-shape-to-text:t">
                  <w:txbxContent>
                    <w:p w:rsidR="00A74227" w:rsidRDefault="00A74227" w:rsidP="00D00B4C">
                      <w:pPr>
                        <w:spacing w:before="0"/>
                        <w:rPr>
                          <w:rFonts w:asciiTheme="minorHAnsi" w:hAnsi="Calibri" w:cstheme="minorBidi"/>
                          <w:color w:val="000000" w:themeColor="text1"/>
                          <w:kern w:val="24"/>
                        </w:rPr>
                      </w:pPr>
                      <w:r>
                        <w:rPr>
                          <w:rFonts w:asciiTheme="minorHAnsi" w:hAnsi="Calibri" w:cstheme="minorBidi"/>
                          <w:color w:val="000000" w:themeColor="text1"/>
                          <w:kern w:val="24"/>
                        </w:rPr>
                        <w:t xml:space="preserve">Service </w:t>
                      </w:r>
                      <w:r>
                        <w:rPr>
                          <w:rFonts w:asciiTheme="minorHAnsi" w:hAnsi="Calibri" w:cstheme="minorBidi"/>
                          <w:color w:val="000000" w:themeColor="text1"/>
                          <w:kern w:val="24"/>
                        </w:rPr>
                        <w:br/>
                        <w:t>Provider</w:t>
                      </w:r>
                    </w:p>
                  </w:txbxContent>
                </v:textbox>
              </v:shape>
              <v:roundrect id="Rectangle: Rounded Corners 8" o:spid="_x0000_s1033" style="position:absolute;left:46907;top:6819;width:9686;height:3232;visibility:visibl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" filled="f" strokecolor="#1f4d78 [1604]" strokeweight="1pt">
                <v:stroke joinstyle="miter"/>
              </v:roundrect>
              <v:shape id="TextBox 13" o:spid="_x0000_s1034" type="#_x0000_t202" style="position:absolute;left:47869;top:7049;width:8458;height:3537;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" filled="f" stroked="f">
                <v:textbox style="mso-next-textbox:#TextBox 13;mso-fit-shape-to-text:t">
                  <w:txbxContent>
                    <w:p w:rsidR="00A74227" w:rsidRDefault="00A74227" w:rsidP="00D00B4C">
                      <w:pPr>
                        <w:rPr>
                          <w:rFonts w:asciiTheme="minorHAnsi" w:hAnsi="Calibri" w:cstheme="minorBidi"/>
                          <w:color w:val="000000" w:themeColor="text1"/>
                          <w:kern w:val="24"/>
                        </w:rPr>
                      </w:pPr>
                      <w:r>
                        <w:rPr>
                          <w:rFonts w:asciiTheme="minorHAnsi" w:hAnsi="Calibri" w:cstheme="minorBidi"/>
                          <w:color w:val="000000" w:themeColor="text1"/>
                          <w:kern w:val="24"/>
                        </w:rPr>
                        <w:t>Enterprise</w:t>
                      </w:r>
                    </w:p>
                  </w:txbxContent>
                </v:textbox>
              </v:shape>
              <v:line id="Straight Connector 10" o:spid="_x0000_s1035" style="position:absolute;visibility:visible" from="14333,0" to="14333,178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" strokecolor="#5b9bd5 [3204]" strokeweight=".5pt">
                <v:stroke joinstyle="miter"/>
              </v:line>
              <v:line id="Straight Connector 11" o:spid="_x0000_s1036" style="position:absolute;visibility:visible" from="28132,0" to="28132,178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" strokecolor="#5b9bd5 [3204]" strokeweight=".5pt">
                <v:stroke joinstyle="miter"/>
              </v:line>
              <v:line id="Straight Connector 12" o:spid="_x0000_s1037" style="position:absolute;visibility:visible" from="44113,0" to="44113,178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" strokecolor="#5b9bd5 [3204]" strokeweight=".5pt">
                <v:stroke joinstyle="miter"/>
              </v:line>
              <v:shape id="Straight Arrow Connector 13" o:spid="_x0000_s1038" type="#_x0000_t32" style="position:absolute;left:12768;top:8666;width:3396;height:0;visibility:visibl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" strokecolor="#5b9bd5 [3204]" strokeweight=".5pt">
                <v:stroke startarrow="block" endarrow="block" joinstyle="miter"/>
              </v:shape>
              <v:shape id="Straight Arrow Connector 14" o:spid="_x0000_s1039" type="#_x0000_t32" style="position:absolute;left:26232;top:8435;width:4275;height:0;flip:y;visibility:visibl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" strokecolor="#5b9bd5 [3204]" strokeweight=".5pt">
                <v:stroke startarrow="block" endarrow="block" joinstyle="miter"/>
              </v:shape>
              <v:shape id="Straight Arrow Connector 15" o:spid="_x0000_s1040" type="#_x0000_t32" style="position:absolute;left:40942;top:8435;width:5965;height:0;visibility:visibl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" strokecolor="#5b9bd5 [3204]" strokeweight=".5pt">
                <v:stroke startarrow="block" endarrow="block" joinstyle="miter"/>
              </v:shape>
              <v:shape id="TextBox 26" o:spid="_x0000_s1041" type="#_x0000_t202" style="position:absolute;left:8533;top:13039;width:3403;height:3537;visibility:visible;mso-wrap-style:non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" filled="f" stroked="f">
                <v:textbox style="mso-next-textbox:#TextBox 26;mso-fit-shape-to-text:t">
                  <w:txbxContent>
                    <w:p w:rsidR="00A74227" w:rsidRDefault="00A74227" w:rsidP="00D00B4C">
                      <w:pPr>
                        <w:rPr>
                          <w:rFonts w:asciiTheme="minorHAnsi" w:hAnsi="Calibri" w:cstheme="minorBidi"/>
                          <w:color w:val="000000" w:themeColor="text1"/>
                          <w:kern w:val="24"/>
                        </w:rPr>
                      </w:pPr>
                      <w:r>
                        <w:rPr>
                          <w:rFonts w:asciiTheme="minorHAnsi" w:hAnsi="Calibri" w:cstheme="minorBidi"/>
                          <w:color w:val="000000" w:themeColor="text1"/>
                          <w:kern w:val="24"/>
                        </w:rPr>
                        <w:t>Ce</w:t>
                      </w:r>
                    </w:p>
                  </w:txbxContent>
                </v:textbox>
              </v:shape>
              <v:shape id="TextBox 27" o:spid="_x0000_s1042" type="#_x0000_t202" style="position:absolute;left:21745;top:12975;width:3975;height:3537;visibility:visible;mso-wrap-style:non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" filled="f" stroked="f">
                <v:textbox style="mso-next-textbox:#TextBox 27;mso-fit-shape-to-text:t">
                  <w:txbxContent>
                    <w:p w:rsidR="00A74227" w:rsidRDefault="00A74227" w:rsidP="00D00B4C">
                      <w:pPr>
                        <w:rPr>
                          <w:rFonts w:asciiTheme="minorHAnsi" w:hAnsi="Calibri" w:cstheme="minorBidi"/>
                          <w:color w:val="000000" w:themeColor="text1"/>
                          <w:kern w:val="24"/>
                        </w:rPr>
                      </w:pPr>
                      <w:r>
                        <w:rPr>
                          <w:rFonts w:asciiTheme="minorHAnsi" w:hAnsi="Calibri" w:cstheme="minorBidi"/>
                          <w:color w:val="000000" w:themeColor="text1"/>
                          <w:kern w:val="24"/>
                        </w:rPr>
                        <w:t>Esp</w:t>
                      </w:r>
                    </w:p>
                  </w:txbxContent>
                </v:textbox>
              </v:shape>
              <v:shape id="TextBox 28" o:spid="_x0000_s1043" type="#_x0000_t202" style="position:absolute;left:36574;top:13039;width:4362;height:3537;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" filled="f" stroked="f">
                <v:textbox style="mso-next-textbox:#TextBox 28;mso-fit-shape-to-text:t">
                  <w:txbxContent>
                    <w:p w:rsidR="00A74227" w:rsidRDefault="00A74227" w:rsidP="00D00B4C">
                      <w:pPr>
                        <w:rPr>
                          <w:rFonts w:asciiTheme="minorHAnsi" w:hAnsi="Calibri" w:cstheme="minorBidi"/>
                          <w:color w:val="000000" w:themeColor="text1"/>
                          <w:kern w:val="24"/>
                        </w:rPr>
                      </w:pPr>
                      <w:r>
                        <w:rPr>
                          <w:rFonts w:asciiTheme="minorHAnsi" w:hAnsi="Calibri" w:cstheme="minorBidi"/>
                          <w:color w:val="000000" w:themeColor="text1"/>
                          <w:kern w:val="24"/>
                        </w:rPr>
                        <w:t>SPe</w:t>
                      </w:r>
                    </w:p>
                  </w:txbxContent>
                </v:textbox>
              </v:shape>
              <v:shape id="Straight Arrow Connector 19" o:spid="_x0000_s1044" type="#_x0000_t32" style="position:absolute;left:11936;top:14808;width:2397;height:51;visibility:visibl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" strokecolor="#5b9bd5 [3204]" strokeweight=".5pt">
                <v:stroke endarrow="block" joinstyle="miter"/>
              </v:shape>
              <v:shape id="Straight Arrow Connector 20" o:spid="_x0000_s1045" type="#_x0000_t32" style="position:absolute;left:25720;top:14743;width:2412;height:116;visibility:visibl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" strokecolor="#5b9bd5 [3204]" strokeweight=".5pt">
                <v:stroke endarrow="block" joinstyle="miter"/>
              </v:shape>
              <v:shape id="Straight Arrow Connector 21" o:spid="_x0000_s1046" type="#_x0000_t32" style="position:absolute;left:40936;top:14743;width:3071;height:65;flip:y;visibility:visibl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" strokecolor="#5b9bd5 [3204]" strokeweight=".5pt">
                <v:stroke endarrow="block" joinstyle="miter"/>
              </v:shape>
            </v:group>
          </w:pict>
        </w:r>
      </w:del>
      <w:ins w:id="1012" w:author="HP" w:date="2022-07-27T11:01:00Z">
        <w:r w:rsidR="00F7443A">
          <w:rPr>
            <w:lang w:eastAsia="en-US" w:bidi="ar-DZ"/>
          </w:rPr>
          <w:t xml:space="preserve">Traditional </w:t>
        </w:r>
      </w:ins>
      <w:ins w:id="1013" w:author="HP" w:date="2022-07-27T11:00:00Z">
        <w:r w:rsidR="00F7443A">
          <w:rPr>
            <w:lang w:eastAsia="en-US" w:bidi="ar-DZ"/>
          </w:rPr>
          <w:t>SIM L</w:t>
        </w:r>
      </w:ins>
      <w:ins w:id="1014" w:author="HP" w:date="2022-07-27T11:01:00Z">
        <w:r w:rsidR="00F7443A">
          <w:rPr>
            <w:lang w:eastAsia="en-US" w:bidi="ar-DZ"/>
          </w:rPr>
          <w:t>ifecycle</w:t>
        </w:r>
      </w:ins>
    </w:p>
    <w:p w:rsidR="00D00B4C" w:rsidDel="001D09E3" w:rsidRDefault="00D00B4C" w:rsidP="00F7443A">
      <w:pPr>
        <w:pStyle w:val="ListParagraph"/>
        <w:numPr>
          <w:ilvl w:val="0"/>
          <w:numId w:val="23"/>
        </w:numPr>
        <w:jc w:val="center"/>
        <w:rPr>
          <w:del w:id="1015" w:author="HP" w:date="2022-07-18T14:27:00Z"/>
          <w:lang w:eastAsia="en-US" w:bidi="ar-DZ"/>
        </w:rPr>
      </w:pPr>
    </w:p>
    <w:p w:rsidR="00D00B4C" w:rsidDel="001D09E3" w:rsidRDefault="00D00B4C" w:rsidP="00F7443A">
      <w:pPr>
        <w:pStyle w:val="ListParagraph"/>
        <w:numPr>
          <w:ilvl w:val="0"/>
          <w:numId w:val="23"/>
        </w:numPr>
        <w:jc w:val="center"/>
        <w:rPr>
          <w:del w:id="1016" w:author="HP" w:date="2022-07-18T14:27:00Z"/>
          <w:lang w:eastAsia="en-US" w:bidi="ar-DZ"/>
        </w:rPr>
      </w:pPr>
    </w:p>
    <w:p w:rsidR="00D00B4C" w:rsidDel="001D09E3" w:rsidRDefault="00D00B4C" w:rsidP="00F7443A">
      <w:pPr>
        <w:pStyle w:val="ListParagraph"/>
        <w:numPr>
          <w:ilvl w:val="0"/>
          <w:numId w:val="23"/>
        </w:numPr>
        <w:jc w:val="center"/>
        <w:rPr>
          <w:del w:id="1017" w:author="HP" w:date="2022-07-18T14:27:00Z"/>
          <w:lang w:eastAsia="en-US" w:bidi="ar-DZ"/>
        </w:rPr>
      </w:pPr>
    </w:p>
    <w:p w:rsidR="00D00B4C" w:rsidDel="001D09E3" w:rsidRDefault="00D00B4C" w:rsidP="00F7443A">
      <w:pPr>
        <w:pStyle w:val="ListParagraph"/>
        <w:numPr>
          <w:ilvl w:val="0"/>
          <w:numId w:val="23"/>
        </w:numPr>
        <w:jc w:val="center"/>
        <w:rPr>
          <w:del w:id="1018" w:author="HP" w:date="2022-07-18T14:27:00Z"/>
          <w:lang w:eastAsia="en-US" w:bidi="ar-DZ"/>
        </w:rPr>
      </w:pPr>
    </w:p>
    <w:p w:rsidR="00D00B4C" w:rsidDel="001D09E3" w:rsidRDefault="00D00B4C" w:rsidP="00F7443A">
      <w:pPr>
        <w:pStyle w:val="ListParagraph"/>
        <w:numPr>
          <w:ilvl w:val="0"/>
          <w:numId w:val="23"/>
        </w:numPr>
        <w:jc w:val="center"/>
        <w:rPr>
          <w:del w:id="1019" w:author="HP" w:date="2022-07-18T14:27:00Z"/>
          <w:lang w:eastAsia="en-US" w:bidi="ar-DZ"/>
        </w:rPr>
      </w:pPr>
    </w:p>
    <w:p w:rsidR="00D00B4C" w:rsidDel="001D09E3" w:rsidRDefault="00D00B4C" w:rsidP="00F7443A">
      <w:pPr>
        <w:pStyle w:val="ListParagraph"/>
        <w:numPr>
          <w:ilvl w:val="0"/>
          <w:numId w:val="23"/>
        </w:numPr>
        <w:jc w:val="center"/>
        <w:rPr>
          <w:del w:id="1020" w:author="HP" w:date="2022-07-18T14:27:00Z"/>
          <w:lang w:eastAsia="en-US" w:bidi="ar-DZ"/>
        </w:rPr>
      </w:pPr>
    </w:p>
    <w:p w:rsidR="00D00B4C" w:rsidDel="001D09E3" w:rsidRDefault="00D00B4C" w:rsidP="00F7443A">
      <w:pPr>
        <w:pStyle w:val="ListParagraph"/>
        <w:numPr>
          <w:ilvl w:val="0"/>
          <w:numId w:val="23"/>
        </w:numPr>
        <w:jc w:val="center"/>
        <w:rPr>
          <w:del w:id="1021" w:author="HP" w:date="2022-07-18T14:27:00Z"/>
          <w:lang w:eastAsia="en-US" w:bidi="ar-DZ"/>
        </w:rPr>
      </w:pPr>
    </w:p>
    <w:p w:rsidR="00D00B4C" w:rsidDel="001D09E3" w:rsidRDefault="00D00B4C" w:rsidP="00F7443A">
      <w:pPr>
        <w:pStyle w:val="ListParagraph"/>
        <w:numPr>
          <w:ilvl w:val="0"/>
          <w:numId w:val="23"/>
        </w:numPr>
        <w:jc w:val="center"/>
        <w:rPr>
          <w:del w:id="1022" w:author="HP" w:date="2022-07-18T14:27:00Z"/>
          <w:lang w:eastAsia="en-US" w:bidi="ar-DZ"/>
        </w:rPr>
      </w:pPr>
    </w:p>
    <w:p w:rsidR="001D09E3" w:rsidRDefault="001D09E3" w:rsidP="00F7443A">
      <w:pPr>
        <w:pStyle w:val="ListParagraph"/>
        <w:numPr>
          <w:ilvl w:val="0"/>
          <w:numId w:val="23"/>
        </w:numPr>
        <w:jc w:val="center"/>
        <w:rPr>
          <w:ins w:id="1023" w:author="HP" w:date="2022-07-18T14:27:00Z"/>
          <w:b/>
          <w:bCs/>
          <w:lang w:eastAsia="en-US" w:bidi="ar-DZ"/>
        </w:rPr>
      </w:pPr>
    </w:p>
    <w:p w:rsidR="001D09E3" w:rsidRDefault="00965E18" w:rsidP="00D00B4C">
      <w:pPr>
        <w:jc w:val="center"/>
        <w:rPr>
          <w:ins w:id="1024" w:author="HP" w:date="2022-07-18T14:27:00Z"/>
          <w:b/>
          <w:bCs/>
          <w:lang w:eastAsia="en-US" w:bidi="ar-DZ"/>
        </w:rPr>
      </w:pPr>
      <w:r>
        <w:rPr>
          <w:b/>
          <w:bCs/>
          <w:noProof/>
          <w:lang w:val="en-US" w:eastAsia="en-US" w:bidi="hi-IN"/>
        </w:rPr>
        <w:pict>
          <v:shape id="_x0000_s1126" type="#_x0000_t202" style="position:absolute;left:0;text-align:left;margin-left:318.3pt;margin-top:18.95pt;width:64.5pt;height:39.75pt;z-index:251686912" fillcolor="white [3201]" strokecolor="#ed7d31 [3205]" strokeweight="2.5pt">
            <v:shadow color="#868686"/>
            <v:textbox style="mso-next-textbox:#_x0000_s1126">
              <w:txbxContent>
                <w:p w:rsidR="00A74227" w:rsidRPr="001D7D23" w:rsidRDefault="00A74227">
                  <w:pPr>
                    <w:rPr>
                      <w:sz w:val="20"/>
                      <w:szCs w:val="20"/>
                      <w:lang w:val="en-IN"/>
                    </w:rPr>
                  </w:pPr>
                  <w:ins w:id="1025" w:author="HP" w:date="2022-07-27T11:06:00Z">
                    <w:r w:rsidRPr="001D7D23">
                      <w:rPr>
                        <w:sz w:val="20"/>
                        <w:szCs w:val="20"/>
                        <w:lang w:val="en-IN"/>
                      </w:rPr>
                      <w:t>Download Profile</w:t>
                    </w:r>
                  </w:ins>
                </w:p>
              </w:txbxContent>
            </v:textbox>
          </v:shape>
        </w:pict>
      </w:r>
    </w:p>
    <w:p w:rsidR="001D09E3" w:rsidRDefault="00965E18" w:rsidP="00D00B4C">
      <w:pPr>
        <w:jc w:val="center"/>
        <w:rPr>
          <w:ins w:id="1026" w:author="HP" w:date="2022-07-18T14:27:00Z"/>
          <w:b/>
          <w:bCs/>
          <w:lang w:eastAsia="en-US" w:bidi="ar-DZ"/>
        </w:rPr>
      </w:pPr>
      <w:r>
        <w:rPr>
          <w:b/>
          <w:bCs/>
          <w:noProof/>
          <w:lang w:val="en-US" w:eastAsia="en-US" w:bidi="hi-IN"/>
        </w:rPr>
        <w:pict>
          <v:group id="_x0000_s1137" style="position:absolute;left:0;text-align:left;margin-left:382.8pt;margin-top:15.65pt;width:62.25pt;height:30.75pt;z-index:251694080" coordorigin="8790,8115" coordsize="1245,615">
            <v:shape id="_x0000_s1134" type="#_x0000_t32" style="position:absolute;left:8790;top:8115;width:1245;height:0" o:connectortype="straight"/>
            <v:shape id="_x0000_s1135" type="#_x0000_t32" style="position:absolute;left:10035;top:8115;width:0;height:615" o:connectortype="straight">
              <v:stroke endarrow="block"/>
            </v:shape>
          </v:group>
        </w:pict>
      </w:r>
      <w:r>
        <w:rPr>
          <w:b/>
          <w:bCs/>
          <w:noProof/>
          <w:lang w:val="en-US" w:eastAsia="en-US" w:bidi="hi-IN"/>
        </w:rPr>
        <w:pict>
          <v:group id="_x0000_s1136" style="position:absolute;left:0;text-align:left;margin-left:288.3pt;margin-top:19.4pt;width:30pt;height:60.75pt;z-index:251690496" coordorigin="6900,8190" coordsize="600,1215">
            <v:shape id="_x0000_s1130" type="#_x0000_t32" style="position:absolute;left:6900;top:8190;width:600;height:1" o:connectortype="straight">
              <v:stroke endarrow="block"/>
            </v:shape>
            <v:shape id="_x0000_s1131" type="#_x0000_t32" style="position:absolute;left:6900;top:8190;width:0;height:1215" o:connectortype="straight"/>
          </v:group>
        </w:pict>
      </w:r>
    </w:p>
    <w:p w:rsidR="001D09E3" w:rsidRDefault="001D09E3" w:rsidP="00D00B4C">
      <w:pPr>
        <w:jc w:val="center"/>
        <w:rPr>
          <w:ins w:id="1027" w:author="HP" w:date="2022-07-18T14:27:00Z"/>
          <w:b/>
          <w:bCs/>
          <w:lang w:eastAsia="en-US" w:bidi="ar-DZ"/>
        </w:rPr>
      </w:pPr>
    </w:p>
    <w:p w:rsidR="00F7443A" w:rsidRDefault="00965E18" w:rsidP="00F7443A">
      <w:pPr>
        <w:spacing w:line="360" w:lineRule="auto"/>
        <w:rPr>
          <w:ins w:id="1028" w:author="HP" w:date="2022-07-27T11:02:00Z"/>
        </w:rPr>
      </w:pPr>
      <w:r w:rsidRPr="00965E18">
        <w:rPr>
          <w:b/>
          <w:bCs/>
          <w:noProof/>
          <w:lang w:val="en-US" w:eastAsia="en-US" w:bidi="hi-IN"/>
        </w:rPr>
        <w:pict>
          <v:group id="_x0000_s1142" style="position:absolute;margin-left:425.55pt;margin-top:46.55pt;width:19.5pt;height:41.3pt;z-index:251695616" coordorigin="8895,9525" coordsize="1140,826">
            <v:shape id="_x0000_s1138" type="#_x0000_t32" style="position:absolute;left:8895;top:10351;width:1140;height:0;flip:x" o:connectortype="straight">
              <v:stroke endarrow="block"/>
            </v:shape>
            <v:shape id="_x0000_s1139" type="#_x0000_t32" style="position:absolute;left:10035;top:9525;width:0;height:826" o:connectortype="straight"/>
          </v:group>
        </w:pict>
      </w:r>
      <w:ins w:id="1029" w:author="HP" w:date="2022-07-27T11:08:00Z">
        <w:r w:rsidRPr="00965E18">
          <w:rPr>
            <w:b/>
            <w:bCs/>
            <w:noProof/>
            <w:lang w:val="en-US" w:eastAsia="en-US" w:bidi="hi-IN"/>
          </w:rPr>
          <w:pict>
            <v:shape id="_x0000_s1128" type="#_x0000_t202" style="position:absolute;margin-left:351.3pt;margin-top:68.3pt;width:74.25pt;height:46.4pt;z-index:251688960" fillcolor="white [3201]" strokecolor="#ed7d31 [3205]" strokeweight="2.5pt">
              <v:shadow color="#868686"/>
              <v:textbox style="mso-next-textbox:#_x0000_s1128">
                <w:txbxContent>
                  <w:p w:rsidR="00A74227" w:rsidRPr="001D7D23" w:rsidRDefault="00A74227" w:rsidP="001D7D23">
                    <w:pPr>
                      <w:rPr>
                        <w:sz w:val="20"/>
                        <w:szCs w:val="20"/>
                        <w:lang w:val="en-IN"/>
                      </w:rPr>
                    </w:pPr>
                    <w:ins w:id="1030" w:author="HP" w:date="2022-07-27T11:08:00Z">
                      <w:r>
                        <w:rPr>
                          <w:sz w:val="20"/>
                          <w:szCs w:val="20"/>
                          <w:lang w:val="en-IN"/>
                        </w:rPr>
                        <w:t>End of MNO Subscription</w:t>
                      </w:r>
                    </w:ins>
                  </w:p>
                </w:txbxContent>
              </v:textbox>
            </v:shape>
          </w:pict>
        </w:r>
      </w:ins>
      <w:ins w:id="1031" w:author="HP" w:date="2022-08-01T12:18:00Z">
        <w:r>
          <w:rPr>
            <w:noProof/>
            <w:lang w:val="en-US" w:eastAsia="en-US" w:bidi="hi-IN"/>
          </w:rPr>
          <w:pict>
            <v:shape id="_x0000_s1145" type="#_x0000_t202" style="position:absolute;margin-left:273.3pt;margin-top:68.3pt;width:64.5pt;height:46.4pt;z-index:251700224" fillcolor="#ffd966 [1943]" strokecolor="#ed7d31 [3205]" strokeweight="2.5pt">
              <v:shadow color="#868686"/>
              <v:textbox style="mso-next-textbox:#_x0000_s1145">
                <w:txbxContent>
                  <w:p w:rsidR="00A74227" w:rsidRPr="001D7D23" w:rsidRDefault="00A74227" w:rsidP="005028B7">
                    <w:pPr>
                      <w:rPr>
                        <w:sz w:val="20"/>
                        <w:szCs w:val="20"/>
                        <w:lang w:val="en-IN"/>
                      </w:rPr>
                    </w:pPr>
                    <w:ins w:id="1032" w:author="HP" w:date="2022-08-01T12:18:00Z">
                      <w:r>
                        <w:rPr>
                          <w:sz w:val="20"/>
                          <w:szCs w:val="20"/>
                          <w:lang w:val="en-IN"/>
                        </w:rPr>
                        <w:t>Carrier Switching</w:t>
                      </w:r>
                    </w:ins>
                  </w:p>
                </w:txbxContent>
              </v:textbox>
            </v:shape>
          </w:pict>
        </w:r>
      </w:ins>
      <w:r w:rsidRPr="00965E18">
        <w:rPr>
          <w:b/>
          <w:bCs/>
          <w:noProof/>
          <w:lang w:val="en-US" w:eastAsia="en-US" w:bidi="hi-IN"/>
        </w:rPr>
        <w:pict>
          <v:group id="_x0000_s1143" style="position:absolute;margin-left:252.35pt;margin-top:54.8pt;width:65.95pt;height:33.1pt;z-index:251699200" coordorigin="6181,9690" coordsize="1319,662">
            <v:shape id="_x0000_s1140" type="#_x0000_t32" style="position:absolute;left:6181;top:10351;width:1319;height:1" o:connectortype="straight"/>
            <v:shape id="_x0000_s1141" type="#_x0000_t32" style="position:absolute;left:6181;top:9690;width:0;height:662;flip:y" o:connectortype="straight">
              <v:stroke endarrow="block"/>
            </v:shape>
          </v:group>
        </w:pict>
      </w:r>
      <w:ins w:id="1033" w:author="HP" w:date="2022-07-27T11:07:00Z">
        <w:r>
          <w:rPr>
            <w:noProof/>
            <w:lang w:val="en-US" w:eastAsia="en-US" w:bidi="hi-IN"/>
          </w:rPr>
          <w:pict>
            <v:shape id="_x0000_s1127" type="#_x0000_t202" style="position:absolute;margin-left:425.55pt;margin-top:6.8pt;width:52.5pt;height:39.75pt;z-index:251687936" fillcolor="white [3201]" strokecolor="#ed7d31 [3205]" strokeweight="2.5pt">
              <v:shadow color="#868686"/>
              <v:textbox style="mso-next-textbox:#_x0000_s1127">
                <w:txbxContent>
                  <w:p w:rsidR="00A74227" w:rsidRPr="001D7D23" w:rsidRDefault="00A74227" w:rsidP="001D7D23">
                    <w:pPr>
                      <w:rPr>
                        <w:sz w:val="20"/>
                        <w:szCs w:val="20"/>
                        <w:lang w:val="en-IN"/>
                      </w:rPr>
                    </w:pPr>
                    <w:ins w:id="1034" w:author="HP" w:date="2022-07-27T11:07:00Z">
                      <w:r>
                        <w:rPr>
                          <w:sz w:val="20"/>
                          <w:szCs w:val="20"/>
                          <w:lang w:val="en-IN"/>
                        </w:rPr>
                        <w:t>Usage</w:t>
                      </w:r>
                    </w:ins>
                  </w:p>
                </w:txbxContent>
              </v:textbox>
            </v:shape>
          </w:pict>
        </w:r>
      </w:ins>
      <w:ins w:id="1035" w:author="HP" w:date="2022-07-27T11:02:00Z">
        <w:r w:rsidR="00545AD1">
          <w:rPr>
            <w:noProof/>
            <w:lang w:val="en-US" w:eastAsia="en-US" w:bidi="hi-IN"/>
          </w:rPr>
          <w:drawing>
            <wp:inline distT="0" distB="0" distL="0" distR="0">
              <wp:extent cx="3648075" cy="847725"/>
              <wp:effectExtent l="38100" t="0" r="9525" b="0"/>
              <wp:docPr id="4" name="Diagram 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4" r:lo="rId25" r:qs="rId26" r:cs="rId27"/>
                </a:graphicData>
              </a:graphic>
            </wp:inline>
          </w:drawing>
        </w:r>
      </w:ins>
    </w:p>
    <w:p w:rsidR="001D09E3" w:rsidRDefault="00965E18" w:rsidP="00D00B4C">
      <w:pPr>
        <w:jc w:val="center"/>
        <w:rPr>
          <w:ins w:id="1036" w:author="HP" w:date="2022-07-18T14:27:00Z"/>
          <w:b/>
          <w:bCs/>
          <w:lang w:eastAsia="en-US" w:bidi="ar-DZ"/>
        </w:rPr>
      </w:pPr>
      <w:r>
        <w:rPr>
          <w:b/>
          <w:bCs/>
          <w:noProof/>
          <w:lang w:val="en-US" w:eastAsia="en-US" w:bidi="hi-IN"/>
        </w:rPr>
        <w:pict>
          <v:shape id="_x0000_s1149" type="#_x0000_t32" style="position:absolute;left:0;text-align:left;margin-left:337.8pt;margin-top:12.65pt;width:13.5pt;height:0;flip:x;z-index:251701248" o:connectortype="straight">
            <v:stroke endarrow="block"/>
          </v:shape>
        </w:pict>
      </w:r>
    </w:p>
    <w:p w:rsidR="001D09E3" w:rsidRDefault="001D09E3" w:rsidP="00D00B4C">
      <w:pPr>
        <w:jc w:val="center"/>
        <w:rPr>
          <w:ins w:id="1037" w:author="HP" w:date="2022-07-27T11:13:00Z"/>
          <w:b/>
          <w:bCs/>
          <w:lang w:eastAsia="en-US" w:bidi="ar-DZ"/>
        </w:rPr>
      </w:pPr>
    </w:p>
    <w:p w:rsidR="00CF70D4" w:rsidRDefault="00CF70D4" w:rsidP="00CF70D4">
      <w:pPr>
        <w:pStyle w:val="ListParagraph"/>
        <w:numPr>
          <w:ilvl w:val="0"/>
          <w:numId w:val="23"/>
        </w:numPr>
        <w:jc w:val="center"/>
        <w:rPr>
          <w:ins w:id="1038" w:author="HP" w:date="2022-07-27T11:14:00Z"/>
          <w:lang w:eastAsia="en-US" w:bidi="ar-DZ"/>
        </w:rPr>
      </w:pPr>
      <w:ins w:id="1039" w:author="HP" w:date="2022-07-27T11:13:00Z">
        <w:r w:rsidRPr="00CF70D4">
          <w:rPr>
            <w:lang w:eastAsia="en-US" w:bidi="ar-DZ"/>
          </w:rPr>
          <w:t xml:space="preserve">eSIM Lifecycle </w:t>
        </w:r>
      </w:ins>
    </w:p>
    <w:p w:rsidR="00CF70D4" w:rsidRPr="00CF70D4" w:rsidRDefault="00CF70D4" w:rsidP="00CF70D4">
      <w:pPr>
        <w:pStyle w:val="ListParagraph"/>
        <w:rPr>
          <w:ins w:id="1040" w:author="HP" w:date="2022-07-18T14:27:00Z"/>
          <w:lang w:eastAsia="en-US" w:bidi="ar-DZ"/>
        </w:rPr>
      </w:pPr>
    </w:p>
    <w:p w:rsidR="00D00B4C" w:rsidRPr="001D09E3" w:rsidRDefault="00D00B4C" w:rsidP="00D00B4C">
      <w:pPr>
        <w:jc w:val="center"/>
        <w:rPr>
          <w:b/>
          <w:bCs/>
          <w:lang w:eastAsia="en-US" w:bidi="ar-DZ"/>
        </w:rPr>
      </w:pPr>
      <w:r w:rsidRPr="001D09E3">
        <w:rPr>
          <w:b/>
          <w:bCs/>
          <w:lang w:eastAsia="en-US" w:bidi="ar-DZ"/>
        </w:rPr>
        <w:t xml:space="preserve">Figure </w:t>
      </w:r>
      <w:ins w:id="1041" w:author="HP" w:date="2022-07-19T13:09:00Z">
        <w:r w:rsidR="004716E5">
          <w:rPr>
            <w:b/>
            <w:bCs/>
            <w:lang w:eastAsia="en-US" w:bidi="ar-DZ"/>
          </w:rPr>
          <w:t>3</w:t>
        </w:r>
      </w:ins>
      <w:ins w:id="1042" w:author="HP" w:date="2022-07-18T14:22:00Z">
        <w:r w:rsidR="001D09E3">
          <w:rPr>
            <w:b/>
            <w:bCs/>
            <w:lang w:eastAsia="en-US" w:bidi="ar-DZ"/>
          </w:rPr>
          <w:t>:</w:t>
        </w:r>
      </w:ins>
      <w:del w:id="1043" w:author="HP" w:date="2022-07-18T14:22:00Z">
        <w:r w:rsidRPr="001D09E3" w:rsidDel="001D09E3">
          <w:rPr>
            <w:b/>
            <w:bCs/>
            <w:lang w:eastAsia="en-US" w:bidi="ar-DZ"/>
          </w:rPr>
          <w:delText>1</w:delText>
        </w:r>
      </w:del>
      <w:r w:rsidRPr="001D09E3">
        <w:rPr>
          <w:b/>
          <w:bCs/>
          <w:lang w:eastAsia="en-US" w:bidi="ar-DZ"/>
        </w:rPr>
        <w:t xml:space="preserve"> </w:t>
      </w:r>
      <w:del w:id="1044" w:author="HP" w:date="2022-07-27T11:01:00Z">
        <w:r w:rsidRPr="001D09E3" w:rsidDel="00F7443A">
          <w:rPr>
            <w:b/>
            <w:bCs/>
            <w:lang w:eastAsia="en-US" w:bidi="ar-DZ"/>
          </w:rPr>
          <w:delText>Basic Model of Connectivity</w:delText>
        </w:r>
      </w:del>
      <w:ins w:id="1045" w:author="HP" w:date="2022-07-27T11:01:00Z">
        <w:r w:rsidR="00F7443A">
          <w:rPr>
            <w:b/>
            <w:bCs/>
            <w:lang w:eastAsia="en-US" w:bidi="ar-DZ"/>
          </w:rPr>
          <w:t>SIM and eSIM Lifecycle</w:t>
        </w:r>
      </w:ins>
      <w:r w:rsidRPr="001D09E3">
        <w:rPr>
          <w:b/>
          <w:bCs/>
          <w:lang w:eastAsia="en-US" w:bidi="ar-DZ"/>
        </w:rPr>
        <w:t xml:space="preserve"> </w:t>
      </w:r>
    </w:p>
    <w:p w:rsidR="00D00B4C" w:rsidRPr="001D09E3" w:rsidDel="00815757" w:rsidRDefault="00D00B4C" w:rsidP="001D09E3">
      <w:pPr>
        <w:pStyle w:val="ListParagraph"/>
        <w:numPr>
          <w:ilvl w:val="1"/>
          <w:numId w:val="18"/>
        </w:numPr>
        <w:rPr>
          <w:del w:id="1046" w:author="ADG TS" w:date="2022-05-23T15:48:00Z"/>
          <w:b/>
          <w:bCs/>
          <w:lang w:eastAsia="en-US" w:bidi="ar-DZ"/>
        </w:rPr>
      </w:pPr>
      <w:del w:id="1047" w:author="ADG TS" w:date="2022-05-23T15:48:00Z">
        <w:r w:rsidRPr="001D09E3" w:rsidDel="00815757">
          <w:rPr>
            <w:b/>
            <w:bCs/>
            <w:lang w:eastAsia="en-US" w:bidi="ar-DZ"/>
          </w:rPr>
          <w:delText>This for Further Study</w:delText>
        </w:r>
      </w:del>
    </w:p>
    <w:p w:rsidR="00974320" w:rsidRPr="001D09E3" w:rsidRDefault="007D44F7" w:rsidP="001D09E3">
      <w:pPr>
        <w:pStyle w:val="ListParagraph"/>
        <w:numPr>
          <w:ilvl w:val="1"/>
          <w:numId w:val="18"/>
        </w:numPr>
        <w:rPr>
          <w:ins w:id="1048" w:author="ADG TS" w:date="2022-05-23T16:00:00Z"/>
          <w:b/>
          <w:bCs/>
          <w:lang w:eastAsia="en-US" w:bidi="ar-DZ"/>
        </w:rPr>
      </w:pPr>
      <w:ins w:id="1049" w:author="ADG TS" w:date="2022-05-23T15:51:00Z">
        <w:r w:rsidRPr="001D09E3">
          <w:rPr>
            <w:b/>
            <w:bCs/>
            <w:lang w:eastAsia="en-US" w:bidi="ar-DZ"/>
          </w:rPr>
          <w:t>Consumer/End User:</w:t>
        </w:r>
      </w:ins>
    </w:p>
    <w:p w:rsidR="00277FFB" w:rsidRPr="007D44F7" w:rsidRDefault="00277FFB" w:rsidP="00277FFB">
      <w:pPr>
        <w:rPr>
          <w:ins w:id="1050" w:author="ADG TS" w:date="2022-05-23T15:51:00Z"/>
          <w:lang w:eastAsia="en-US" w:bidi="ar-DZ"/>
        </w:rPr>
      </w:pPr>
      <w:ins w:id="1051" w:author="ADG TS" w:date="2022-05-23T16:01:00Z">
        <w:r>
          <w:rPr>
            <w:lang w:eastAsia="en-US" w:bidi="ar-DZ"/>
          </w:rPr>
          <w:t>The Consumer or End user is the person or entity having M2M device and utilizing the IOT services.</w:t>
        </w:r>
      </w:ins>
    </w:p>
    <w:p w:rsidR="00974320" w:rsidRDefault="00B771B3" w:rsidP="001D09E3">
      <w:pPr>
        <w:pStyle w:val="ListParagraph"/>
        <w:numPr>
          <w:ilvl w:val="1"/>
          <w:numId w:val="18"/>
        </w:numPr>
        <w:rPr>
          <w:ins w:id="1052" w:author="ADG TS" w:date="2022-05-23T16:02:00Z"/>
          <w:lang w:eastAsia="en-US" w:bidi="ar-DZ"/>
        </w:rPr>
      </w:pPr>
      <w:ins w:id="1053" w:author="HP" w:date="2022-07-19T13:15:00Z">
        <w:r>
          <w:rPr>
            <w:b/>
            <w:bCs/>
            <w:lang w:eastAsia="en-US" w:bidi="ar-DZ"/>
          </w:rPr>
          <w:lastRenderedPageBreak/>
          <w:t xml:space="preserve">IoT/M2M </w:t>
        </w:r>
      </w:ins>
      <w:ins w:id="1054" w:author="HP" w:date="2022-07-19T12:18:00Z">
        <w:r w:rsidR="00A904C5">
          <w:rPr>
            <w:b/>
            <w:bCs/>
            <w:lang w:eastAsia="en-US" w:bidi="ar-DZ"/>
          </w:rPr>
          <w:t>Service Provider</w:t>
        </w:r>
      </w:ins>
      <w:ins w:id="1055" w:author="HP" w:date="2022-08-01T12:20:00Z">
        <w:r w:rsidR="00076583">
          <w:rPr>
            <w:b/>
            <w:bCs/>
            <w:lang w:eastAsia="en-US" w:bidi="ar-DZ"/>
          </w:rPr>
          <w:t xml:space="preserve"> or Service Provider</w:t>
        </w:r>
      </w:ins>
      <w:ins w:id="1056" w:author="HP" w:date="2022-07-19T12:18:00Z">
        <w:r w:rsidR="00A904C5">
          <w:rPr>
            <w:b/>
            <w:bCs/>
            <w:lang w:eastAsia="en-US" w:bidi="ar-DZ"/>
          </w:rPr>
          <w:t xml:space="preserve"> </w:t>
        </w:r>
      </w:ins>
      <w:ins w:id="1057" w:author="ADG TS" w:date="2022-05-23T15:51:00Z">
        <w:del w:id="1058" w:author="HP" w:date="2022-07-19T12:18:00Z">
          <w:r w:rsidR="007D44F7" w:rsidRPr="001D09E3" w:rsidDel="00A904C5">
            <w:rPr>
              <w:b/>
              <w:bCs/>
              <w:lang w:eastAsia="en-US" w:bidi="ar-DZ"/>
            </w:rPr>
            <w:delText>Service Provider</w:delText>
          </w:r>
        </w:del>
      </w:ins>
      <w:ins w:id="1059" w:author="ADG TS" w:date="2022-05-23T16:39:00Z">
        <w:r w:rsidR="001351B2" w:rsidRPr="001D09E3">
          <w:rPr>
            <w:b/>
            <w:bCs/>
            <w:lang w:eastAsia="en-US" w:bidi="ar-DZ"/>
          </w:rPr>
          <w:t>:</w:t>
        </w:r>
      </w:ins>
    </w:p>
    <w:p w:rsidR="00974320" w:rsidRDefault="00CA3954">
      <w:pPr>
        <w:jc w:val="both"/>
        <w:rPr>
          <w:ins w:id="1060" w:author="ADG TS" w:date="2022-05-23T16:05:00Z"/>
          <w:lang w:eastAsia="en-US" w:bidi="ar-DZ"/>
        </w:rPr>
      </w:pPr>
      <w:ins w:id="1061" w:author="ADG TS" w:date="2022-05-23T16:02:00Z">
        <w:r>
          <w:rPr>
            <w:lang w:eastAsia="en-US" w:bidi="ar-DZ"/>
          </w:rPr>
          <w:t xml:space="preserve">The </w:t>
        </w:r>
      </w:ins>
      <w:ins w:id="1062" w:author="HP" w:date="2022-07-19T13:16:00Z">
        <w:r w:rsidR="00B771B3">
          <w:rPr>
            <w:lang w:eastAsia="en-US" w:bidi="ar-DZ"/>
          </w:rPr>
          <w:t xml:space="preserve">IoT/M2M </w:t>
        </w:r>
      </w:ins>
      <w:ins w:id="1063" w:author="ADG TS" w:date="2022-05-23T16:02:00Z">
        <w:del w:id="1064" w:author="HP" w:date="2022-07-19T12:18:00Z">
          <w:r w:rsidDel="00A904C5">
            <w:rPr>
              <w:lang w:eastAsia="en-US" w:bidi="ar-DZ"/>
            </w:rPr>
            <w:delText>Service provider</w:delText>
          </w:r>
        </w:del>
      </w:ins>
      <w:ins w:id="1065" w:author="HP" w:date="2022-07-19T12:18:00Z">
        <w:r w:rsidR="00A904C5">
          <w:rPr>
            <w:lang w:eastAsia="en-US" w:bidi="ar-DZ"/>
          </w:rPr>
          <w:t>Service Provider</w:t>
        </w:r>
      </w:ins>
      <w:ins w:id="1066" w:author="ADG TS" w:date="2022-05-23T16:02:00Z">
        <w:del w:id="1067" w:author="HP" w:date="2022-07-19T12:19:00Z">
          <w:r w:rsidDel="00A904C5">
            <w:rPr>
              <w:lang w:eastAsia="en-US" w:bidi="ar-DZ"/>
            </w:rPr>
            <w:delText xml:space="preserve"> </w:delText>
          </w:r>
        </w:del>
      </w:ins>
      <w:ins w:id="1068" w:author="ADG TS" w:date="2022-05-23T16:03:00Z">
        <w:del w:id="1069" w:author="HP" w:date="2022-07-19T12:19:00Z">
          <w:r w:rsidDel="00A904C5">
            <w:rPr>
              <w:lang w:eastAsia="en-US" w:bidi="ar-DZ"/>
            </w:rPr>
            <w:delText>provides</w:delText>
          </w:r>
        </w:del>
      </w:ins>
      <w:ins w:id="1070" w:author="HP" w:date="2022-07-19T12:19:00Z">
        <w:r w:rsidR="00A904C5">
          <w:rPr>
            <w:lang w:eastAsia="en-US" w:bidi="ar-DZ"/>
          </w:rPr>
          <w:t xml:space="preserve"> provides</w:t>
        </w:r>
      </w:ins>
      <w:ins w:id="1071" w:author="ADG TS" w:date="2022-05-23T16:03:00Z">
        <w:r>
          <w:rPr>
            <w:lang w:eastAsia="en-US" w:bidi="ar-DZ"/>
          </w:rPr>
          <w:t xml:space="preserve"> the Network Connectivity</w:t>
        </w:r>
      </w:ins>
      <w:ins w:id="1072" w:author="HP" w:date="2022-07-19T13:17:00Z">
        <w:r w:rsidR="00BF2B05">
          <w:rPr>
            <w:lang w:eastAsia="en-US" w:bidi="ar-DZ"/>
          </w:rPr>
          <w:t xml:space="preserve"> and manages SM-DP and SM-SR</w:t>
        </w:r>
      </w:ins>
      <w:ins w:id="1073" w:author="ADG TS" w:date="2022-05-23T16:03:00Z">
        <w:del w:id="1074" w:author="HP" w:date="2022-07-19T13:16:00Z">
          <w:r w:rsidDel="00B771B3">
            <w:rPr>
              <w:lang w:eastAsia="en-US" w:bidi="ar-DZ"/>
            </w:rPr>
            <w:delText xml:space="preserve"> and </w:delText>
          </w:r>
        </w:del>
      </w:ins>
      <w:ins w:id="1075" w:author="ADG TS" w:date="2022-05-23T16:04:00Z">
        <w:del w:id="1076" w:author="HP" w:date="2022-07-19T13:16:00Z">
          <w:r w:rsidDel="00B771B3">
            <w:rPr>
              <w:lang w:eastAsia="en-US" w:bidi="ar-DZ"/>
            </w:rPr>
            <w:delText>owner of User Profiles</w:delText>
          </w:r>
        </w:del>
        <w:r>
          <w:rPr>
            <w:lang w:eastAsia="en-US" w:bidi="ar-DZ"/>
          </w:rPr>
          <w:t>.</w:t>
        </w:r>
      </w:ins>
      <w:ins w:id="1077" w:author="HP" w:date="2022-07-19T13:16:00Z">
        <w:r w:rsidR="00B771B3">
          <w:rPr>
            <w:lang w:eastAsia="en-US" w:bidi="ar-DZ"/>
          </w:rPr>
          <w:t xml:space="preserve"> </w:t>
        </w:r>
      </w:ins>
      <w:ins w:id="1078" w:author="ADG TS" w:date="2022-05-23T16:05:00Z">
        <w:r w:rsidR="00AD5125">
          <w:rPr>
            <w:lang w:eastAsia="en-US" w:bidi="ar-DZ"/>
          </w:rPr>
          <w:t xml:space="preserve">It defines the </w:t>
        </w:r>
      </w:ins>
      <w:ins w:id="1079" w:author="ADG TS" w:date="2022-05-23T16:06:00Z">
        <w:r w:rsidR="00AD5125">
          <w:rPr>
            <w:lang w:eastAsia="en-US" w:bidi="ar-DZ"/>
          </w:rPr>
          <w:t xml:space="preserve">Profile features, Characteristics, applications along with other profile </w:t>
        </w:r>
      </w:ins>
      <w:ins w:id="1080" w:author="ADG TS" w:date="2022-05-23T16:07:00Z">
        <w:r w:rsidR="00AD5125">
          <w:rPr>
            <w:lang w:eastAsia="en-US" w:bidi="ar-DZ"/>
          </w:rPr>
          <w:t>Management</w:t>
        </w:r>
      </w:ins>
      <w:ins w:id="1081" w:author="ADG TS" w:date="2022-05-23T16:06:00Z">
        <w:r w:rsidR="00AD5125">
          <w:rPr>
            <w:lang w:eastAsia="en-US" w:bidi="ar-DZ"/>
          </w:rPr>
          <w:t xml:space="preserve"> related activities such as Profile Creation,</w:t>
        </w:r>
      </w:ins>
      <w:ins w:id="1082" w:author="HP" w:date="2022-07-19T13:16:00Z">
        <w:r w:rsidR="00B771B3">
          <w:rPr>
            <w:lang w:eastAsia="en-US" w:bidi="ar-DZ"/>
          </w:rPr>
          <w:t xml:space="preserve"> </w:t>
        </w:r>
      </w:ins>
      <w:ins w:id="1083" w:author="ADG TS" w:date="2022-05-23T16:07:00Z">
        <w:r w:rsidR="00AD5125">
          <w:rPr>
            <w:lang w:eastAsia="en-US" w:bidi="ar-DZ"/>
          </w:rPr>
          <w:t>Download and deletion etc.</w:t>
        </w:r>
      </w:ins>
      <w:ins w:id="1084" w:author="HP" w:date="2022-07-19T13:17:00Z">
        <w:r w:rsidR="00BF2B05">
          <w:rPr>
            <w:lang w:eastAsia="en-US" w:bidi="ar-DZ"/>
          </w:rPr>
          <w:t xml:space="preserve"> This role can also be performed by MNOs in case they setup their in-house SM-DP and SM-SR systems as per GSMA requirement. </w:t>
        </w:r>
      </w:ins>
    </w:p>
    <w:p w:rsidR="00974320" w:rsidRDefault="00974320">
      <w:pPr>
        <w:jc w:val="both"/>
        <w:rPr>
          <w:ins w:id="1085" w:author="ADG TS" w:date="2022-06-09T16:19:00Z"/>
          <w:b/>
          <w:bCs/>
          <w:lang w:eastAsia="en-US" w:bidi="ar-DZ"/>
        </w:rPr>
      </w:pPr>
    </w:p>
    <w:p w:rsidR="00974320" w:rsidRPr="001D09E3" w:rsidRDefault="00F11FBA" w:rsidP="001D09E3">
      <w:pPr>
        <w:pStyle w:val="ListParagraph"/>
        <w:numPr>
          <w:ilvl w:val="1"/>
          <w:numId w:val="18"/>
        </w:numPr>
        <w:jc w:val="both"/>
        <w:rPr>
          <w:ins w:id="1086" w:author="ADG TS" w:date="2022-06-09T16:20:00Z"/>
          <w:b/>
          <w:bCs/>
          <w:lang w:eastAsia="en-US" w:bidi="ar-DZ"/>
        </w:rPr>
      </w:pPr>
      <w:ins w:id="1087" w:author="ADG TS" w:date="2022-06-09T16:20:00Z">
        <w:r w:rsidRPr="001D09E3">
          <w:rPr>
            <w:b/>
            <w:bCs/>
            <w:lang w:eastAsia="en-US" w:bidi="ar-DZ"/>
          </w:rPr>
          <w:t xml:space="preserve">eUICC Manufacturer: </w:t>
        </w:r>
      </w:ins>
    </w:p>
    <w:p w:rsidR="00974320" w:rsidRDefault="00F32CCF">
      <w:pPr>
        <w:jc w:val="both"/>
        <w:rPr>
          <w:ins w:id="1088" w:author="HP" w:date="2022-07-18T14:28:00Z"/>
          <w:lang w:eastAsia="en-US" w:bidi="ar-DZ"/>
        </w:rPr>
      </w:pPr>
      <w:ins w:id="1089" w:author="ADG TS" w:date="2022-06-09T16:21:00Z">
        <w:r>
          <w:rPr>
            <w:lang w:eastAsia="en-US" w:bidi="ar-DZ"/>
          </w:rPr>
          <w:t xml:space="preserve">eUICC manufacturer is responsible for </w:t>
        </w:r>
      </w:ins>
      <w:ins w:id="1090" w:author="ADG TS" w:date="2022-06-09T16:22:00Z">
        <w:r>
          <w:rPr>
            <w:lang w:eastAsia="en-US" w:bidi="ar-DZ"/>
          </w:rPr>
          <w:t>manufacturing</w:t>
        </w:r>
      </w:ins>
      <w:ins w:id="1091" w:author="ADG TS" w:date="2022-06-09T16:21:00Z">
        <w:r>
          <w:rPr>
            <w:lang w:eastAsia="en-US" w:bidi="ar-DZ"/>
          </w:rPr>
          <w:t xml:space="preserve"> the IC Chip, loading the default applications along with default parameters in the </w:t>
        </w:r>
      </w:ins>
      <w:ins w:id="1092" w:author="HP" w:date="2022-07-18T14:24:00Z">
        <w:r w:rsidR="001D09E3">
          <w:rPr>
            <w:lang w:eastAsia="en-US" w:bidi="ar-DZ"/>
          </w:rPr>
          <w:t>e</w:t>
        </w:r>
      </w:ins>
      <w:ins w:id="1093" w:author="ADG TS" w:date="2022-06-09T16:21:00Z">
        <w:del w:id="1094" w:author="HP" w:date="2022-07-18T14:24:00Z">
          <w:r w:rsidDel="001D09E3">
            <w:rPr>
              <w:lang w:eastAsia="en-US" w:bidi="ar-DZ"/>
            </w:rPr>
            <w:delText>E</w:delText>
          </w:r>
        </w:del>
        <w:r>
          <w:rPr>
            <w:lang w:eastAsia="en-US" w:bidi="ar-DZ"/>
          </w:rPr>
          <w:t>UICC Chip.</w:t>
        </w:r>
      </w:ins>
      <w:ins w:id="1095" w:author="HP" w:date="2022-07-18T14:24:00Z">
        <w:r w:rsidR="001D09E3">
          <w:rPr>
            <w:lang w:eastAsia="en-US" w:bidi="ar-DZ"/>
          </w:rPr>
          <w:t xml:space="preserve"> </w:t>
        </w:r>
      </w:ins>
      <w:ins w:id="1096" w:author="ADG TS" w:date="2022-06-09T16:27:00Z">
        <w:r w:rsidR="000A6D50">
          <w:rPr>
            <w:lang w:eastAsia="en-US" w:bidi="ar-DZ"/>
          </w:rPr>
          <w:t>It also incorporates in device a default profile for initial provisioning.</w:t>
        </w:r>
      </w:ins>
    </w:p>
    <w:p w:rsidR="001D09E3" w:rsidRDefault="001D09E3">
      <w:pPr>
        <w:jc w:val="both"/>
        <w:rPr>
          <w:ins w:id="1097" w:author="ADG TS" w:date="2022-06-09T16:20:00Z"/>
          <w:lang w:eastAsia="en-US" w:bidi="ar-DZ"/>
        </w:rPr>
      </w:pPr>
    </w:p>
    <w:p w:rsidR="00974320" w:rsidRDefault="007E3ABE" w:rsidP="001D09E3">
      <w:pPr>
        <w:pStyle w:val="ListParagraph"/>
        <w:numPr>
          <w:ilvl w:val="1"/>
          <w:numId w:val="18"/>
        </w:numPr>
        <w:jc w:val="both"/>
        <w:rPr>
          <w:ins w:id="1098" w:author="ADG TS" w:date="2022-05-23T16:07:00Z"/>
          <w:lang w:eastAsia="en-US" w:bidi="ar-DZ"/>
        </w:rPr>
      </w:pPr>
      <w:ins w:id="1099" w:author="HP" w:date="2022-08-01T12:04:00Z">
        <w:r>
          <w:rPr>
            <w:b/>
            <w:bCs/>
            <w:lang w:eastAsia="en-US" w:bidi="ar-DZ"/>
          </w:rPr>
          <w:t xml:space="preserve"> </w:t>
        </w:r>
      </w:ins>
      <w:ins w:id="1100" w:author="HP" w:date="2022-07-27T10:33:00Z">
        <w:r w:rsidR="00DA5A70">
          <w:rPr>
            <w:b/>
            <w:bCs/>
            <w:lang w:eastAsia="en-US" w:bidi="ar-DZ"/>
          </w:rPr>
          <w:t xml:space="preserve">IoT/M2M </w:t>
        </w:r>
      </w:ins>
      <w:ins w:id="1101" w:author="ADG TS" w:date="2022-05-23T15:52:00Z">
        <w:r w:rsidR="00F11FBA" w:rsidRPr="00F11FBA">
          <w:rPr>
            <w:b/>
            <w:bCs/>
            <w:lang w:eastAsia="en-US" w:bidi="ar-DZ"/>
          </w:rPr>
          <w:t>Device Man</w:t>
        </w:r>
      </w:ins>
      <w:ins w:id="1102" w:author="ADG TS" w:date="2022-05-23T16:00:00Z">
        <w:r w:rsidR="00F11FBA" w:rsidRPr="00F11FBA">
          <w:rPr>
            <w:b/>
            <w:bCs/>
            <w:lang w:eastAsia="en-US" w:bidi="ar-DZ"/>
          </w:rPr>
          <w:t>ufacturer</w:t>
        </w:r>
      </w:ins>
      <w:ins w:id="1103" w:author="HP" w:date="2022-08-01T12:21:00Z">
        <w:r w:rsidR="00076583">
          <w:rPr>
            <w:b/>
            <w:bCs/>
            <w:lang w:eastAsia="en-US" w:bidi="ar-DZ"/>
          </w:rPr>
          <w:t xml:space="preserve"> or Enterprise</w:t>
        </w:r>
      </w:ins>
      <w:ins w:id="1104" w:author="ADG TS" w:date="2022-05-23T16:00:00Z">
        <w:r w:rsidR="00F11FBA" w:rsidRPr="00F11FBA">
          <w:rPr>
            <w:b/>
            <w:bCs/>
            <w:lang w:eastAsia="en-US" w:bidi="ar-DZ"/>
          </w:rPr>
          <w:t>:</w:t>
        </w:r>
      </w:ins>
    </w:p>
    <w:p w:rsidR="00974320" w:rsidRDefault="00722867">
      <w:pPr>
        <w:jc w:val="both"/>
        <w:rPr>
          <w:ins w:id="1105" w:author="HP" w:date="2022-07-18T14:28:00Z"/>
          <w:lang w:eastAsia="en-US" w:bidi="ar-DZ"/>
        </w:rPr>
      </w:pPr>
      <w:ins w:id="1106" w:author="ADG TS" w:date="2022-05-23T16:08:00Z">
        <w:del w:id="1107" w:author="HP" w:date="2022-08-01T12:04:00Z">
          <w:r w:rsidDel="007E3ABE">
            <w:rPr>
              <w:lang w:eastAsia="en-US" w:bidi="ar-DZ"/>
            </w:rPr>
            <w:delText>The device manufacturer,</w:delText>
          </w:r>
        </w:del>
      </w:ins>
      <w:ins w:id="1108" w:author="HP" w:date="2022-08-01T12:04:00Z">
        <w:r w:rsidR="007E3ABE">
          <w:rPr>
            <w:lang w:eastAsia="en-US" w:bidi="ar-DZ"/>
          </w:rPr>
          <w:t>Enterprise</w:t>
        </w:r>
      </w:ins>
      <w:ins w:id="1109" w:author="ADG TS" w:date="2022-05-23T16:08:00Z">
        <w:r>
          <w:rPr>
            <w:lang w:eastAsia="en-US" w:bidi="ar-DZ"/>
          </w:rPr>
          <w:t xml:space="preserve"> manufacturers the </w:t>
        </w:r>
      </w:ins>
      <w:ins w:id="1110" w:author="ADG TS" w:date="2022-05-23T16:09:00Z">
        <w:del w:id="1111" w:author="HP" w:date="2022-07-18T14:24:00Z">
          <w:r w:rsidDel="001D09E3">
            <w:rPr>
              <w:lang w:eastAsia="en-US" w:bidi="ar-DZ"/>
            </w:rPr>
            <w:delText>Machine to Machine</w:delText>
          </w:r>
        </w:del>
      </w:ins>
      <w:ins w:id="1112" w:author="HP" w:date="2022-07-18T14:24:00Z">
        <w:r w:rsidR="001D09E3">
          <w:rPr>
            <w:lang w:eastAsia="en-US" w:bidi="ar-DZ"/>
          </w:rPr>
          <w:t>IoT</w:t>
        </w:r>
      </w:ins>
      <w:ins w:id="1113" w:author="HP" w:date="2022-08-01T12:04:00Z">
        <w:r w:rsidR="007E3ABE">
          <w:rPr>
            <w:lang w:eastAsia="en-US" w:bidi="ar-DZ"/>
          </w:rPr>
          <w:t>/M2M</w:t>
        </w:r>
      </w:ins>
      <w:ins w:id="1114" w:author="ADG TS" w:date="2022-05-23T16:09:00Z">
        <w:r>
          <w:rPr>
            <w:lang w:eastAsia="en-US" w:bidi="ar-DZ"/>
          </w:rPr>
          <w:t xml:space="preserve"> device having communication </w:t>
        </w:r>
        <w:del w:id="1115" w:author="HP" w:date="2022-07-15T13:37:00Z">
          <w:r w:rsidDel="001976F4">
            <w:rPr>
              <w:lang w:eastAsia="en-US" w:bidi="ar-DZ"/>
            </w:rPr>
            <w:delText>module</w:delText>
          </w:r>
        </w:del>
      </w:ins>
      <w:ins w:id="1116" w:author="ADG TS" w:date="2022-05-23T16:10:00Z">
        <w:del w:id="1117" w:author="HP" w:date="2022-07-15T13:37:00Z">
          <w:r w:rsidDel="001976F4">
            <w:rPr>
              <w:lang w:eastAsia="en-US" w:bidi="ar-DZ"/>
            </w:rPr>
            <w:delText>.</w:delText>
          </w:r>
        </w:del>
      </w:ins>
      <w:ins w:id="1118" w:author="ADG TS" w:date="2022-06-09T15:45:00Z">
        <w:del w:id="1119" w:author="HP" w:date="2022-07-15T13:37:00Z">
          <w:r w:rsidR="006571DB" w:rsidDel="001976F4">
            <w:rPr>
              <w:lang w:eastAsia="en-US" w:bidi="ar-DZ"/>
            </w:rPr>
            <w:delText>This</w:delText>
          </w:r>
        </w:del>
      </w:ins>
      <w:ins w:id="1120" w:author="HP" w:date="2022-07-15T13:37:00Z">
        <w:r w:rsidR="001976F4">
          <w:rPr>
            <w:lang w:eastAsia="en-US" w:bidi="ar-DZ"/>
          </w:rPr>
          <w:t>module. This</w:t>
        </w:r>
      </w:ins>
      <w:ins w:id="1121" w:author="HP" w:date="2022-09-29T13:54:00Z">
        <w:r w:rsidR="00286138">
          <w:rPr>
            <w:lang w:eastAsia="en-US" w:bidi="ar-DZ"/>
          </w:rPr>
          <w:t xml:space="preserve"> may</w:t>
        </w:r>
      </w:ins>
      <w:ins w:id="1122" w:author="ADG TS" w:date="2022-06-09T15:45:00Z">
        <w:r w:rsidR="006571DB">
          <w:rPr>
            <w:lang w:eastAsia="en-US" w:bidi="ar-DZ"/>
          </w:rPr>
          <w:t xml:space="preserve"> also include</w:t>
        </w:r>
        <w:del w:id="1123" w:author="HP" w:date="2022-09-29T13:54:00Z">
          <w:r w:rsidR="006571DB" w:rsidDel="00286138">
            <w:rPr>
              <w:lang w:eastAsia="en-US" w:bidi="ar-DZ"/>
            </w:rPr>
            <w:delText>s</w:delText>
          </w:r>
        </w:del>
        <w:r w:rsidR="006571DB">
          <w:rPr>
            <w:lang w:eastAsia="en-US" w:bidi="ar-DZ"/>
          </w:rPr>
          <w:t xml:space="preserve"> the M2M chipset </w:t>
        </w:r>
      </w:ins>
      <w:ins w:id="1124" w:author="ADG TS" w:date="2022-06-09T15:46:00Z">
        <w:r w:rsidR="006571DB">
          <w:rPr>
            <w:lang w:eastAsia="en-US" w:bidi="ar-DZ"/>
          </w:rPr>
          <w:t>manufacture, module</w:t>
        </w:r>
      </w:ins>
      <w:ins w:id="1125" w:author="ADG TS" w:date="2022-06-09T15:45:00Z">
        <w:r w:rsidR="006571DB">
          <w:rPr>
            <w:lang w:eastAsia="en-US" w:bidi="ar-DZ"/>
          </w:rPr>
          <w:t xml:space="preserve"> manufacturer and end device manufacturer.</w:t>
        </w:r>
      </w:ins>
    </w:p>
    <w:p w:rsidR="001D09E3" w:rsidDel="007E3ABE" w:rsidRDefault="001D09E3">
      <w:pPr>
        <w:jc w:val="both"/>
        <w:rPr>
          <w:ins w:id="1126" w:author="ADG TS" w:date="2022-05-23T16:11:00Z"/>
          <w:del w:id="1127" w:author="HP" w:date="2022-08-01T12:03:00Z"/>
          <w:lang w:eastAsia="en-US" w:bidi="ar-DZ"/>
        </w:rPr>
      </w:pPr>
    </w:p>
    <w:p w:rsidR="00974320" w:rsidDel="007E3ABE" w:rsidRDefault="004B2E91" w:rsidP="001D09E3">
      <w:pPr>
        <w:pStyle w:val="ListParagraph"/>
        <w:numPr>
          <w:ilvl w:val="1"/>
          <w:numId w:val="18"/>
        </w:numPr>
        <w:jc w:val="both"/>
        <w:rPr>
          <w:ins w:id="1128" w:author="ADG TS" w:date="2022-05-23T16:12:00Z"/>
          <w:del w:id="1129" w:author="HP" w:date="2022-08-01T12:03:00Z"/>
          <w:lang w:eastAsia="en-US" w:bidi="ar-DZ"/>
        </w:rPr>
      </w:pPr>
      <w:ins w:id="1130" w:author="ADG TS" w:date="2022-06-09T15:25:00Z">
        <w:del w:id="1131" w:author="HP" w:date="2022-08-01T12:03:00Z">
          <w:r w:rsidDel="007E3ABE">
            <w:rPr>
              <w:b/>
              <w:bCs/>
              <w:lang w:eastAsia="en-US" w:bidi="ar-DZ"/>
            </w:rPr>
            <w:delText xml:space="preserve">M2M </w:delText>
          </w:r>
        </w:del>
      </w:ins>
      <w:ins w:id="1132" w:author="ADG TS" w:date="2022-05-23T16:12:00Z">
        <w:del w:id="1133" w:author="HP" w:date="2022-08-01T12:03:00Z">
          <w:r w:rsidR="00D81258" w:rsidDel="007E3ABE">
            <w:rPr>
              <w:b/>
              <w:bCs/>
              <w:lang w:eastAsia="en-US" w:bidi="ar-DZ"/>
            </w:rPr>
            <w:delText>Service Provider</w:delText>
          </w:r>
          <w:r w:rsidR="002F53EE" w:rsidDel="007E3ABE">
            <w:rPr>
              <w:b/>
              <w:bCs/>
              <w:lang w:eastAsia="en-US" w:bidi="ar-DZ"/>
            </w:rPr>
            <w:delText xml:space="preserve">: </w:delText>
          </w:r>
        </w:del>
      </w:ins>
    </w:p>
    <w:p w:rsidR="001D09E3" w:rsidRDefault="00D81258">
      <w:pPr>
        <w:jc w:val="both"/>
        <w:rPr>
          <w:ins w:id="1134" w:author="ADG TS" w:date="2022-06-09T15:48:00Z"/>
          <w:lang w:eastAsia="en-US" w:bidi="ar-DZ"/>
        </w:rPr>
      </w:pPr>
      <w:ins w:id="1135" w:author="ADG TS" w:date="2022-05-23T16:12:00Z">
        <w:del w:id="1136" w:author="HP" w:date="2022-08-01T12:03:00Z">
          <w:r w:rsidDel="007E3ABE">
            <w:rPr>
              <w:lang w:eastAsia="en-US" w:bidi="ar-DZ"/>
            </w:rPr>
            <w:delText xml:space="preserve">It is actual partner of the MNO for </w:delText>
          </w:r>
        </w:del>
        <w:del w:id="1137" w:author="HP" w:date="2022-07-27T10:33:00Z">
          <w:r w:rsidDel="00DA5A70">
            <w:rPr>
              <w:lang w:eastAsia="en-US" w:bidi="ar-DZ"/>
            </w:rPr>
            <w:delText>S</w:delText>
          </w:r>
        </w:del>
        <w:del w:id="1138" w:author="HP" w:date="2022-08-01T12:03:00Z">
          <w:r w:rsidDel="007E3ABE">
            <w:rPr>
              <w:lang w:eastAsia="en-US" w:bidi="ar-DZ"/>
            </w:rPr>
            <w:delText>ubscription</w:delText>
          </w:r>
        </w:del>
      </w:ins>
      <w:ins w:id="1139" w:author="ADG TS" w:date="2022-05-23T16:13:00Z">
        <w:del w:id="1140" w:author="HP" w:date="2022-08-01T12:03:00Z">
          <w:r w:rsidDel="007E3ABE">
            <w:rPr>
              <w:lang w:eastAsia="en-US" w:bidi="ar-DZ"/>
            </w:rPr>
            <w:delText xml:space="preserve"> and may not necessarily be the End User.</w:delText>
          </w:r>
        </w:del>
      </w:ins>
    </w:p>
    <w:p w:rsidR="00974320" w:rsidRDefault="00F11FBA" w:rsidP="001D09E3">
      <w:pPr>
        <w:pStyle w:val="ListParagraph"/>
        <w:numPr>
          <w:ilvl w:val="1"/>
          <w:numId w:val="18"/>
        </w:numPr>
        <w:jc w:val="both"/>
        <w:rPr>
          <w:ins w:id="1141" w:author="ADG TS" w:date="2022-06-09T15:48:00Z"/>
          <w:b/>
          <w:bCs/>
          <w:lang w:eastAsia="en-US" w:bidi="ar-DZ"/>
        </w:rPr>
      </w:pPr>
      <w:ins w:id="1142" w:author="ADG TS" w:date="2022-06-09T15:48:00Z">
        <w:del w:id="1143" w:author="HP" w:date="2022-07-18T14:26:00Z">
          <w:r w:rsidRPr="00F11FBA" w:rsidDel="001D09E3">
            <w:rPr>
              <w:b/>
              <w:bCs/>
              <w:lang w:eastAsia="en-US" w:bidi="ar-DZ"/>
            </w:rPr>
            <w:delText>5.5</w:delText>
          </w:r>
        </w:del>
        <w:r w:rsidRPr="00F11FBA">
          <w:rPr>
            <w:b/>
            <w:bCs/>
            <w:lang w:eastAsia="en-US" w:bidi="ar-DZ"/>
          </w:rPr>
          <w:t xml:space="preserve"> M2M Application Provider:</w:t>
        </w:r>
      </w:ins>
    </w:p>
    <w:p w:rsidR="00974320" w:rsidRDefault="00AA249B">
      <w:pPr>
        <w:jc w:val="both"/>
        <w:rPr>
          <w:ins w:id="1144" w:author="HP" w:date="2022-07-15T13:31:00Z"/>
          <w:lang w:eastAsia="en-US" w:bidi="ar-DZ"/>
        </w:rPr>
      </w:pPr>
      <w:ins w:id="1145" w:author="ADG TS" w:date="2022-06-09T15:50:00Z">
        <w:r>
          <w:rPr>
            <w:lang w:eastAsia="en-US" w:bidi="ar-DZ"/>
          </w:rPr>
          <w:t xml:space="preserve">This entity realises the service </w:t>
        </w:r>
        <w:r w:rsidR="00052F23">
          <w:rPr>
            <w:lang w:eastAsia="en-US" w:bidi="ar-DZ"/>
          </w:rPr>
          <w:t xml:space="preserve">logic of M2M application </w:t>
        </w:r>
      </w:ins>
      <w:ins w:id="1146" w:author="ADG TS" w:date="2022-06-09T15:54:00Z">
        <w:r w:rsidR="00052F23">
          <w:rPr>
            <w:lang w:eastAsia="en-US" w:bidi="ar-DZ"/>
          </w:rPr>
          <w:t xml:space="preserve">and provide M2M application services to end users by </w:t>
        </w:r>
      </w:ins>
      <w:ins w:id="1147" w:author="ADG TS" w:date="2022-06-09T15:55:00Z">
        <w:del w:id="1148" w:author="HP" w:date="2022-07-27T10:34:00Z">
          <w:r w:rsidR="00052F23" w:rsidDel="00DA5A70">
            <w:rPr>
              <w:lang w:eastAsia="en-US" w:bidi="ar-DZ"/>
            </w:rPr>
            <w:delText>utilisingthe</w:delText>
          </w:r>
        </w:del>
      </w:ins>
      <w:ins w:id="1149" w:author="HP" w:date="2022-07-27T10:34:00Z">
        <w:r w:rsidR="00DA5A70">
          <w:rPr>
            <w:lang w:eastAsia="en-US" w:bidi="ar-DZ"/>
          </w:rPr>
          <w:t>utilising the</w:t>
        </w:r>
      </w:ins>
      <w:ins w:id="1150" w:author="ADG TS" w:date="2022-06-09T15:55:00Z">
        <w:r w:rsidR="00052F23">
          <w:rPr>
            <w:lang w:eastAsia="en-US" w:bidi="ar-DZ"/>
          </w:rPr>
          <w:t xml:space="preserve"> capabilities/resources of Network Provider, </w:t>
        </w:r>
      </w:ins>
      <w:ins w:id="1151" w:author="ADG TS" w:date="2022-06-09T15:56:00Z">
        <w:r w:rsidR="00052F23">
          <w:rPr>
            <w:lang w:eastAsia="en-US" w:bidi="ar-DZ"/>
          </w:rPr>
          <w:t>Device Manufacturer</w:t>
        </w:r>
      </w:ins>
      <w:ins w:id="1152" w:author="ADG TS" w:date="2022-06-09T15:55:00Z">
        <w:r w:rsidR="00052F23">
          <w:rPr>
            <w:lang w:eastAsia="en-US" w:bidi="ar-DZ"/>
          </w:rPr>
          <w:t xml:space="preserve"> and M2M Service Provider.</w:t>
        </w:r>
      </w:ins>
    </w:p>
    <w:p w:rsidR="00D11625" w:rsidRDefault="00D11625">
      <w:pPr>
        <w:jc w:val="both"/>
        <w:rPr>
          <w:ins w:id="1153" w:author="ADG TS" w:date="2022-05-23T15:51:00Z"/>
          <w:lang w:eastAsia="en-US" w:bidi="ar-DZ"/>
        </w:rPr>
      </w:pPr>
    </w:p>
    <w:p w:rsidR="00521841" w:rsidRDefault="00521841" w:rsidP="00D11625">
      <w:pPr>
        <w:pStyle w:val="ListParagraph"/>
        <w:numPr>
          <w:ilvl w:val="0"/>
          <w:numId w:val="18"/>
        </w:numPr>
        <w:rPr>
          <w:ins w:id="1154" w:author="HP" w:date="2022-07-18T14:33:00Z"/>
          <w:b/>
          <w:bCs/>
          <w:lang w:eastAsia="en-US" w:bidi="ar-DZ"/>
        </w:rPr>
      </w:pPr>
      <w:ins w:id="1155" w:author="HP" w:date="2022-07-18T14:33:00Z">
        <w:r>
          <w:rPr>
            <w:b/>
            <w:bCs/>
            <w:lang w:eastAsia="en-US" w:bidi="ar-DZ"/>
          </w:rPr>
          <w:t>Relationship between key entities</w:t>
        </w:r>
      </w:ins>
    </w:p>
    <w:p w:rsidR="00521841" w:rsidRDefault="00521841" w:rsidP="00521841">
      <w:pPr>
        <w:pStyle w:val="ListParagraph"/>
        <w:ind w:left="360"/>
        <w:rPr>
          <w:ins w:id="1156" w:author="HP" w:date="2022-07-18T14:33:00Z"/>
          <w:b/>
          <w:bCs/>
          <w:lang w:eastAsia="en-US" w:bidi="ar-DZ"/>
        </w:rPr>
      </w:pPr>
    </w:p>
    <w:p w:rsidR="00521841" w:rsidDel="009E7C46" w:rsidRDefault="00521841" w:rsidP="00521841">
      <w:pPr>
        <w:jc w:val="both"/>
        <w:rPr>
          <w:del w:id="1157" w:author="HP" w:date="2022-07-27T11:16:00Z"/>
          <w:lang w:eastAsia="en-US" w:bidi="ar-DZ"/>
        </w:rPr>
      </w:pPr>
      <w:moveToRangeStart w:id="1158" w:author="HP" w:date="2022-07-18T14:33:00Z" w:name="move109047255"/>
      <w:moveTo w:id="1159" w:author="HP" w:date="2022-07-18T14:33:00Z">
        <w:del w:id="1160" w:author="HP" w:date="2022-07-27T11:16:00Z">
          <w:r w:rsidDel="009E7C46">
            <w:rPr>
              <w:lang w:eastAsia="en-US" w:bidi="ar-DZ"/>
            </w:rPr>
            <w:delText>Figure 1 in clause 5 above described the basic model of connectivity.  In that basic model of connectivity, the relationship between the entities is shown.  In this clause further description of the relationship occurs.</w:delText>
          </w:r>
        </w:del>
      </w:moveTo>
    </w:p>
    <w:p w:rsidR="00521841" w:rsidRDefault="00521841" w:rsidP="00521841">
      <w:pPr>
        <w:jc w:val="both"/>
        <w:rPr>
          <w:lang w:eastAsia="en-US" w:bidi="ar-DZ"/>
        </w:rPr>
      </w:pPr>
      <w:moveTo w:id="1161" w:author="HP" w:date="2022-07-18T14:33:00Z">
        <w:r w:rsidRPr="001139FD">
          <w:rPr>
            <w:lang w:eastAsia="en-US" w:bidi="ar-DZ"/>
          </w:rPr>
          <w:t xml:space="preserve">The </w:t>
        </w:r>
      </w:moveTo>
      <w:ins w:id="1162" w:author="HP" w:date="2022-07-27T12:03:00Z">
        <w:r w:rsidR="00913F5B">
          <w:rPr>
            <w:lang w:eastAsia="en-US" w:bidi="ar-DZ"/>
          </w:rPr>
          <w:t>End C</w:t>
        </w:r>
      </w:ins>
      <w:moveTo w:id="1163" w:author="HP" w:date="2022-07-18T14:33:00Z">
        <w:del w:id="1164" w:author="HP" w:date="2022-07-27T12:03:00Z">
          <w:r w:rsidRPr="001139FD" w:rsidDel="00913F5B">
            <w:rPr>
              <w:lang w:eastAsia="en-US" w:bidi="ar-DZ"/>
            </w:rPr>
            <w:delText>c</w:delText>
          </w:r>
        </w:del>
        <w:r w:rsidRPr="001139FD">
          <w:rPr>
            <w:lang w:eastAsia="en-US" w:bidi="ar-DZ"/>
          </w:rPr>
          <w:t xml:space="preserve">onsumer is the </w:t>
        </w:r>
        <w:del w:id="1165" w:author="HP" w:date="2022-07-27T12:03:00Z">
          <w:r w:rsidRPr="001139FD" w:rsidDel="00913F5B">
            <w:rPr>
              <w:lang w:eastAsia="en-US" w:bidi="ar-DZ"/>
            </w:rPr>
            <w:delText>e</w:delText>
          </w:r>
          <w:r w:rsidDel="00913F5B">
            <w:rPr>
              <w:lang w:eastAsia="en-US" w:bidi="ar-DZ"/>
            </w:rPr>
            <w:delText>nt</w:delText>
          </w:r>
          <w:r w:rsidRPr="001139FD" w:rsidDel="00913F5B">
            <w:rPr>
              <w:lang w:eastAsia="en-US" w:bidi="ar-DZ"/>
            </w:rPr>
            <w:delText>itywho</w:delText>
          </w:r>
        </w:del>
        <w:ins w:id="1166" w:author="HP" w:date="2022-07-27T12:03:00Z">
          <w:r w:rsidR="00913F5B" w:rsidRPr="001139FD">
            <w:rPr>
              <w:lang w:eastAsia="en-US" w:bidi="ar-DZ"/>
            </w:rPr>
            <w:t>e</w:t>
          </w:r>
          <w:r w:rsidR="00913F5B">
            <w:rPr>
              <w:lang w:eastAsia="en-US" w:bidi="ar-DZ"/>
            </w:rPr>
            <w:t>nt</w:t>
          </w:r>
          <w:r w:rsidR="00913F5B" w:rsidRPr="001139FD">
            <w:rPr>
              <w:lang w:eastAsia="en-US" w:bidi="ar-DZ"/>
            </w:rPr>
            <w:t>ity who</w:t>
          </w:r>
        </w:ins>
        <w:r w:rsidRPr="001139FD">
          <w:rPr>
            <w:lang w:eastAsia="en-US" w:bidi="ar-DZ"/>
          </w:rPr>
          <w:t xml:space="preserve"> signs up for a service.  That service may be for an energy supplier, where M2M/IoT is being used to allow the energy supplier to provide connectivity </w:t>
        </w:r>
        <w:del w:id="1167" w:author="HP" w:date="2022-08-01T12:01:00Z">
          <w:r w:rsidRPr="001139FD" w:rsidDel="007E3ABE">
            <w:rPr>
              <w:lang w:eastAsia="en-US" w:bidi="ar-DZ"/>
            </w:rPr>
            <w:delText xml:space="preserve">for the energy supplier </w:delText>
          </w:r>
        </w:del>
        <w:r w:rsidRPr="001139FD">
          <w:rPr>
            <w:lang w:eastAsia="en-US" w:bidi="ar-DZ"/>
          </w:rPr>
          <w:t xml:space="preserve">to take remote readings of the meter at the consumer’s premises.  Alternative entities may be associated with </w:t>
        </w:r>
        <w:r>
          <w:rPr>
            <w:lang w:eastAsia="en-US" w:bidi="ar-DZ"/>
          </w:rPr>
          <w:t>the vehicle industry, and may provide connectivity for the vehicle manufacturer for engine management, or for access by the occupants of the vehicle to emergency services, or to infotainment services.</w:t>
        </w:r>
      </w:moveTo>
    </w:p>
    <w:p w:rsidR="00521841" w:rsidRDefault="00521841" w:rsidP="00521841">
      <w:pPr>
        <w:jc w:val="both"/>
        <w:rPr>
          <w:lang w:eastAsia="en-US" w:bidi="ar-DZ"/>
        </w:rPr>
      </w:pPr>
      <w:moveTo w:id="1168" w:author="HP" w:date="2022-07-18T14:33:00Z">
        <w:r>
          <w:rPr>
            <w:lang w:eastAsia="en-US" w:bidi="ar-DZ"/>
          </w:rPr>
          <w:t>In the basic model of connectivity, the e</w:t>
        </w:r>
        <w:del w:id="1169" w:author="HP" w:date="2022-09-29T13:54:00Z">
          <w:r w:rsidDel="00286138">
            <w:rPr>
              <w:lang w:eastAsia="en-US" w:bidi="ar-DZ"/>
            </w:rPr>
            <w:delText>lements</w:delText>
          </w:r>
        </w:del>
      </w:moveTo>
      <w:ins w:id="1170" w:author="HP" w:date="2022-09-29T13:54:00Z">
        <w:r w:rsidR="00286138">
          <w:rPr>
            <w:lang w:eastAsia="en-US" w:bidi="ar-DZ"/>
          </w:rPr>
          <w:t>ntities</w:t>
        </w:r>
      </w:ins>
      <w:moveTo w:id="1171" w:author="HP" w:date="2022-07-18T14:33:00Z">
        <w:r>
          <w:rPr>
            <w:lang w:eastAsia="en-US" w:bidi="ar-DZ"/>
          </w:rPr>
          <w:t xml:space="preserve"> are the consumer, the enterprise and the service provider.  The basic model is logical, and shows two instances of the enterprise.  The two instances maybe considered to be two elements of the enterprise, e.g., equipment in the consumer’s location such as a smart meter, and the management software that manages the reading from the consumer equipment, for example billing software.</w:t>
        </w:r>
      </w:moveTo>
    </w:p>
    <w:p w:rsidR="00521841" w:rsidRDefault="00521841" w:rsidP="00521841">
      <w:pPr>
        <w:jc w:val="both"/>
        <w:rPr>
          <w:lang w:eastAsia="en-US" w:bidi="ar-DZ"/>
        </w:rPr>
      </w:pPr>
      <w:moveTo w:id="1172" w:author="HP" w:date="2022-07-18T14:33:00Z">
        <w:r>
          <w:rPr>
            <w:lang w:eastAsia="en-US" w:bidi="ar-DZ"/>
          </w:rPr>
          <w:t>The elements are connected</w:t>
        </w:r>
        <w:del w:id="1173" w:author="HP" w:date="2022-09-29T13:55:00Z">
          <w:r w:rsidDel="00286138">
            <w:rPr>
              <w:lang w:eastAsia="en-US" w:bidi="ar-DZ"/>
            </w:rPr>
            <w:delText>,</w:delText>
          </w:r>
        </w:del>
        <w:r>
          <w:rPr>
            <w:lang w:eastAsia="en-US" w:bidi="ar-DZ"/>
          </w:rPr>
          <w:t xml:space="preserve"> and the interfaces between them are identified.  The interface between the Consumer and the enterprise is the Ce interface, the interface between the enterprise and the service provider is the Esp interface and the interface between the service provider and the </w:t>
        </w:r>
        <w:r>
          <w:rPr>
            <w:lang w:eastAsia="en-US" w:bidi="ar-DZ"/>
          </w:rPr>
          <w:lastRenderedPageBreak/>
          <w:t xml:space="preserve">enterprise is the SPe interface.  The basic information that flows across these interfaces is determined by the type of service being offered and how that service is established.  </w:t>
        </w:r>
      </w:moveTo>
    </w:p>
    <w:moveToRangeEnd w:id="1158"/>
    <w:p w:rsidR="00D11625" w:rsidRDefault="00D11625" w:rsidP="00D11625">
      <w:pPr>
        <w:pStyle w:val="ListParagraph"/>
        <w:ind w:left="360"/>
        <w:rPr>
          <w:ins w:id="1174" w:author="HP" w:date="2022-09-28T09:55:00Z"/>
          <w:b/>
          <w:bCs/>
          <w:lang w:eastAsia="en-US" w:bidi="ar-DZ"/>
        </w:rPr>
      </w:pPr>
    </w:p>
    <w:p w:rsidR="00672A26" w:rsidRDefault="00672A26" w:rsidP="00D11625">
      <w:pPr>
        <w:pStyle w:val="ListParagraph"/>
        <w:ind w:left="360"/>
        <w:rPr>
          <w:ins w:id="1175" w:author="HP" w:date="2022-07-15T13:35:00Z"/>
          <w:b/>
          <w:bCs/>
          <w:lang w:eastAsia="en-US" w:bidi="ar-DZ"/>
        </w:rPr>
      </w:pPr>
    </w:p>
    <w:p w:rsidR="004B2E91" w:rsidRPr="00D11625" w:rsidRDefault="001D09E3" w:rsidP="00D11625">
      <w:pPr>
        <w:pStyle w:val="ListParagraph"/>
        <w:numPr>
          <w:ilvl w:val="0"/>
          <w:numId w:val="18"/>
        </w:numPr>
        <w:rPr>
          <w:ins w:id="1176" w:author="ADG TS" w:date="2022-06-09T15:28:00Z"/>
          <w:b/>
          <w:bCs/>
          <w:lang w:eastAsia="en-US" w:bidi="ar-DZ"/>
        </w:rPr>
      </w:pPr>
      <w:ins w:id="1177" w:author="HP" w:date="2022-07-18T14:29:00Z">
        <w:r>
          <w:rPr>
            <w:b/>
            <w:bCs/>
            <w:lang w:eastAsia="en-US" w:bidi="ar-DZ"/>
          </w:rPr>
          <w:t>Operational</w:t>
        </w:r>
      </w:ins>
      <w:del w:id="1178" w:author="HP" w:date="2022-07-15T13:31:00Z">
        <w:r w:rsidR="00D00B4C" w:rsidRPr="00D11625" w:rsidDel="00D11625">
          <w:rPr>
            <w:b/>
            <w:bCs/>
            <w:lang w:eastAsia="en-US" w:bidi="ar-DZ"/>
          </w:rPr>
          <w:delText>6</w:delText>
        </w:r>
      </w:del>
      <w:ins w:id="1179" w:author="ADG TS" w:date="2022-06-09T15:28:00Z">
        <w:del w:id="1180" w:author="HP" w:date="2022-07-15T13:33:00Z">
          <w:r w:rsidR="004B2E91" w:rsidRPr="00D11625" w:rsidDel="00D11625">
            <w:rPr>
              <w:b/>
              <w:bCs/>
              <w:lang w:eastAsia="en-US" w:bidi="ar-DZ"/>
            </w:rPr>
            <w:delText xml:space="preserve">The role carrier switching </w:delText>
          </w:r>
        </w:del>
      </w:ins>
      <w:ins w:id="1181" w:author="HP" w:date="2022-07-18T14:28:00Z">
        <w:r>
          <w:rPr>
            <w:b/>
            <w:bCs/>
            <w:lang w:eastAsia="en-US" w:bidi="ar-DZ"/>
          </w:rPr>
          <w:t xml:space="preserve"> </w:t>
        </w:r>
      </w:ins>
      <w:ins w:id="1182" w:author="HP" w:date="2022-08-01T12:10:00Z">
        <w:r w:rsidR="004F12E5">
          <w:rPr>
            <w:b/>
            <w:bCs/>
            <w:lang w:eastAsia="en-US" w:bidi="ar-DZ"/>
          </w:rPr>
          <w:t>Scenario</w:t>
        </w:r>
      </w:ins>
      <w:ins w:id="1183" w:author="HP" w:date="2022-07-18T14:28:00Z">
        <w:r>
          <w:rPr>
            <w:b/>
            <w:bCs/>
            <w:lang w:eastAsia="en-US" w:bidi="ar-DZ"/>
          </w:rPr>
          <w:t xml:space="preserve"> for</w:t>
        </w:r>
      </w:ins>
      <w:ins w:id="1184" w:author="HP" w:date="2022-07-15T13:33:00Z">
        <w:r w:rsidR="00D11625">
          <w:rPr>
            <w:b/>
            <w:bCs/>
            <w:lang w:eastAsia="en-US" w:bidi="ar-DZ"/>
          </w:rPr>
          <w:t xml:space="preserve"> Carrier Switching</w:t>
        </w:r>
      </w:ins>
      <w:ins w:id="1185" w:author="HP" w:date="2022-07-15T13:34:00Z">
        <w:r w:rsidR="00D11625">
          <w:rPr>
            <w:b/>
            <w:bCs/>
            <w:lang w:eastAsia="en-US" w:bidi="ar-DZ"/>
          </w:rPr>
          <w:t xml:space="preserve"> </w:t>
        </w:r>
      </w:ins>
      <w:ins w:id="1186" w:author="HP" w:date="2022-07-18T14:28:00Z">
        <w:r>
          <w:rPr>
            <w:b/>
            <w:bCs/>
            <w:lang w:eastAsia="en-US" w:bidi="ar-DZ"/>
          </w:rPr>
          <w:t xml:space="preserve"> </w:t>
        </w:r>
      </w:ins>
    </w:p>
    <w:p w:rsidR="004B2E91" w:rsidRDefault="004B2E91" w:rsidP="004B2E91">
      <w:pPr>
        <w:rPr>
          <w:ins w:id="1187" w:author="ADG TS" w:date="2022-06-09T15:28:00Z"/>
          <w:lang w:eastAsia="en-US" w:bidi="ar-DZ"/>
        </w:rPr>
      </w:pPr>
      <w:ins w:id="1188" w:author="ADG TS" w:date="2022-06-09T15:29:00Z">
        <w:r>
          <w:rPr>
            <w:lang w:eastAsia="en-US" w:bidi="ar-DZ"/>
          </w:rPr>
          <w:t>There are two different</w:t>
        </w:r>
        <w:r w:rsidR="006571DB">
          <w:rPr>
            <w:lang w:eastAsia="en-US" w:bidi="ar-DZ"/>
          </w:rPr>
          <w:t xml:space="preserve"> uses cases/models for the </w:t>
        </w:r>
      </w:ins>
      <w:ins w:id="1189" w:author="ADG TS" w:date="2022-06-09T15:43:00Z">
        <w:r w:rsidR="006571DB">
          <w:rPr>
            <w:lang w:eastAsia="en-US" w:bidi="ar-DZ"/>
          </w:rPr>
          <w:t>deployment</w:t>
        </w:r>
      </w:ins>
      <w:ins w:id="1190" w:author="HP" w:date="2022-07-15T13:36:00Z">
        <w:r w:rsidR="00D11625">
          <w:rPr>
            <w:lang w:eastAsia="en-US" w:bidi="ar-DZ"/>
          </w:rPr>
          <w:t xml:space="preserve"> </w:t>
        </w:r>
      </w:ins>
      <w:ins w:id="1191" w:author="ADG TS" w:date="2022-06-09T15:43:00Z">
        <w:r w:rsidR="006571DB">
          <w:rPr>
            <w:lang w:eastAsia="en-US" w:bidi="ar-DZ"/>
          </w:rPr>
          <w:t>of Embedded SIM.</w:t>
        </w:r>
      </w:ins>
    </w:p>
    <w:p w:rsidR="004B2E91" w:rsidRDefault="004B2E91" w:rsidP="004B2E91">
      <w:pPr>
        <w:jc w:val="both"/>
        <w:rPr>
          <w:ins w:id="1192" w:author="ADG TS" w:date="2022-06-09T15:28:00Z"/>
          <w:lang w:eastAsia="en-US" w:bidi="ar-DZ"/>
        </w:rPr>
      </w:pPr>
      <w:ins w:id="1193" w:author="ADG TS" w:date="2022-06-09T15:28:00Z">
        <w:r>
          <w:rPr>
            <w:lang w:eastAsia="en-US" w:bidi="ar-DZ"/>
          </w:rPr>
          <w:t xml:space="preserve"> In the first use cases the </w:t>
        </w:r>
      </w:ins>
      <w:ins w:id="1194" w:author="ADG TS" w:date="2022-06-09T15:37:00Z">
        <w:r>
          <w:rPr>
            <w:lang w:eastAsia="en-US" w:bidi="ar-DZ"/>
          </w:rPr>
          <w:t>consumer’s</w:t>
        </w:r>
      </w:ins>
      <w:ins w:id="1195" w:author="ADG TS" w:date="2022-06-09T15:28:00Z">
        <w:r>
          <w:rPr>
            <w:lang w:eastAsia="en-US" w:bidi="ar-DZ"/>
          </w:rPr>
          <w:t xml:space="preserve"> initiates </w:t>
        </w:r>
      </w:ins>
      <w:ins w:id="1196" w:author="HP" w:date="2022-08-01T12:07:00Z">
        <w:r w:rsidR="007E3ABE">
          <w:rPr>
            <w:lang w:eastAsia="en-US" w:bidi="ar-DZ"/>
          </w:rPr>
          <w:t>request to</w:t>
        </w:r>
      </w:ins>
      <w:ins w:id="1197" w:author="ADG TS" w:date="2022-06-09T15:28:00Z">
        <w:del w:id="1198" w:author="HP" w:date="2022-08-01T12:07:00Z">
          <w:r w:rsidDel="007E3ABE">
            <w:rPr>
              <w:lang w:eastAsia="en-US" w:bidi="ar-DZ"/>
            </w:rPr>
            <w:delText>with</w:delText>
          </w:r>
        </w:del>
        <w:r>
          <w:rPr>
            <w:lang w:eastAsia="en-US" w:bidi="ar-DZ"/>
          </w:rPr>
          <w:t xml:space="preserve"> the M2M service provider for accessing the Application. This is applicable to consumer device</w:t>
        </w:r>
        <w:del w:id="1199" w:author="HP" w:date="2022-09-29T13:55:00Z">
          <w:r w:rsidDel="00286138">
            <w:rPr>
              <w:lang w:eastAsia="en-US" w:bidi="ar-DZ"/>
            </w:rPr>
            <w:delText>s</w:delText>
          </w:r>
        </w:del>
        <w:r>
          <w:rPr>
            <w:lang w:eastAsia="en-US" w:bidi="ar-DZ"/>
          </w:rPr>
          <w:t xml:space="preserve"> cases such as Mobile Phones, Smart Watch etc.</w:t>
        </w:r>
      </w:ins>
      <w:ins w:id="1200" w:author="HP" w:date="2022-08-01T12:10:00Z">
        <w:r w:rsidR="004F12E5">
          <w:rPr>
            <w:lang w:eastAsia="en-US" w:bidi="ar-DZ"/>
          </w:rPr>
          <w:t xml:space="preserve"> This </w:t>
        </w:r>
      </w:ins>
      <w:ins w:id="1201" w:author="HP" w:date="2022-08-01T12:11:00Z">
        <w:r w:rsidR="004F12E5">
          <w:rPr>
            <w:lang w:eastAsia="en-US" w:bidi="ar-DZ"/>
          </w:rPr>
          <w:t xml:space="preserve">use </w:t>
        </w:r>
      </w:ins>
      <w:ins w:id="1202" w:author="HP" w:date="2022-08-01T12:10:00Z">
        <w:r w:rsidR="004F12E5">
          <w:rPr>
            <w:lang w:eastAsia="en-US" w:bidi="ar-DZ"/>
          </w:rPr>
          <w:t xml:space="preserve">does not fall in the category of </w:t>
        </w:r>
      </w:ins>
      <w:ins w:id="1203" w:author="HP" w:date="2022-08-01T12:11:00Z">
        <w:r w:rsidR="004F12E5">
          <w:rPr>
            <w:lang w:eastAsia="en-US" w:bidi="ar-DZ"/>
          </w:rPr>
          <w:t>e</w:t>
        </w:r>
      </w:ins>
      <w:ins w:id="1204" w:author="HP" w:date="2022-08-01T12:10:00Z">
        <w:r w:rsidR="004F12E5">
          <w:rPr>
            <w:lang w:eastAsia="en-US" w:bidi="ar-DZ"/>
          </w:rPr>
          <w:t>nterprise use case</w:t>
        </w:r>
      </w:ins>
      <w:ins w:id="1205" w:author="HP" w:date="2022-08-01T12:11:00Z">
        <w:r w:rsidR="004F12E5">
          <w:rPr>
            <w:lang w:eastAsia="en-US" w:bidi="ar-DZ"/>
          </w:rPr>
          <w:t>.</w:t>
        </w:r>
      </w:ins>
    </w:p>
    <w:p w:rsidR="004F12E5" w:rsidRDefault="004B2E91" w:rsidP="004B2E91">
      <w:pPr>
        <w:jc w:val="both"/>
        <w:rPr>
          <w:ins w:id="1206" w:author="HP" w:date="2022-08-01T12:13:00Z"/>
          <w:lang w:eastAsia="en-US" w:bidi="ar-DZ"/>
        </w:rPr>
      </w:pPr>
      <w:ins w:id="1207" w:author="ADG TS" w:date="2022-06-09T15:28:00Z">
        <w:r>
          <w:rPr>
            <w:lang w:eastAsia="en-US" w:bidi="ar-DZ"/>
          </w:rPr>
          <w:t xml:space="preserve">The second use case is where the </w:t>
        </w:r>
        <w:del w:id="1208" w:author="HP" w:date="2022-08-01T12:12:00Z">
          <w:r w:rsidDel="004F12E5">
            <w:rPr>
              <w:lang w:eastAsia="en-US" w:bidi="ar-DZ"/>
            </w:rPr>
            <w:delText xml:space="preserve">enterprise </w:delText>
          </w:r>
        </w:del>
      </w:ins>
      <w:ins w:id="1209" w:author="HP" w:date="2022-08-01T12:12:00Z">
        <w:r w:rsidR="004F12E5">
          <w:rPr>
            <w:lang w:eastAsia="en-US" w:bidi="ar-DZ"/>
          </w:rPr>
          <w:t>enterprise has taken initial subscription from service provider ‘X’ and intends</w:t>
        </w:r>
      </w:ins>
      <w:ins w:id="1210" w:author="HP" w:date="2022-08-01T12:11:00Z">
        <w:r w:rsidR="004F12E5">
          <w:rPr>
            <w:lang w:eastAsia="en-US" w:bidi="ar-DZ"/>
          </w:rPr>
          <w:t xml:space="preserve"> to </w:t>
        </w:r>
      </w:ins>
      <w:ins w:id="1211" w:author="ADG TS" w:date="2022-06-09T15:28:00Z">
        <w:r>
          <w:rPr>
            <w:lang w:eastAsia="en-US" w:bidi="ar-DZ"/>
          </w:rPr>
          <w:t>change</w:t>
        </w:r>
        <w:del w:id="1212" w:author="HP" w:date="2022-08-01T12:11:00Z">
          <w:r w:rsidDel="004F12E5">
            <w:rPr>
              <w:lang w:eastAsia="en-US" w:bidi="ar-DZ"/>
            </w:rPr>
            <w:delText>s</w:delText>
          </w:r>
        </w:del>
        <w:r>
          <w:rPr>
            <w:lang w:eastAsia="en-US" w:bidi="ar-DZ"/>
          </w:rPr>
          <w:t xml:space="preserve"> its relationship </w:t>
        </w:r>
      </w:ins>
      <w:ins w:id="1213" w:author="HP" w:date="2022-08-01T12:11:00Z">
        <w:r w:rsidR="004F12E5">
          <w:rPr>
            <w:lang w:eastAsia="en-US" w:bidi="ar-DZ"/>
          </w:rPr>
          <w:t xml:space="preserve">and want </w:t>
        </w:r>
      </w:ins>
      <w:ins w:id="1214" w:author="HP" w:date="2022-08-01T12:09:00Z">
        <w:r w:rsidR="00EE286E">
          <w:rPr>
            <w:lang w:eastAsia="en-US" w:bidi="ar-DZ"/>
          </w:rPr>
          <w:t>to migrate to</w:t>
        </w:r>
      </w:ins>
      <w:ins w:id="1215" w:author="ADG TS" w:date="2022-06-09T15:28:00Z">
        <w:del w:id="1216" w:author="HP" w:date="2022-08-01T12:09:00Z">
          <w:r w:rsidDel="00EE286E">
            <w:rPr>
              <w:lang w:eastAsia="en-US" w:bidi="ar-DZ"/>
            </w:rPr>
            <w:delText>with a</w:delText>
          </w:r>
        </w:del>
        <w:r>
          <w:rPr>
            <w:lang w:eastAsia="en-US" w:bidi="ar-DZ"/>
          </w:rPr>
          <w:t xml:space="preserve"> service provider</w:t>
        </w:r>
      </w:ins>
      <w:ins w:id="1217" w:author="HP" w:date="2022-08-01T12:09:00Z">
        <w:r w:rsidR="00EE286E">
          <w:rPr>
            <w:lang w:eastAsia="en-US" w:bidi="ar-DZ"/>
          </w:rPr>
          <w:t xml:space="preserve"> ‘Y’</w:t>
        </w:r>
      </w:ins>
      <w:ins w:id="1218" w:author="ADG TS" w:date="2022-06-09T15:28:00Z">
        <w:r>
          <w:rPr>
            <w:lang w:eastAsia="en-US" w:bidi="ar-DZ"/>
          </w:rPr>
          <w:t xml:space="preserve">. In </w:t>
        </w:r>
        <w:del w:id="1219" w:author="HP" w:date="2022-08-01T12:10:00Z">
          <w:r w:rsidDel="004F12E5">
            <w:rPr>
              <w:lang w:eastAsia="en-US" w:bidi="ar-DZ"/>
            </w:rPr>
            <w:delText>second</w:delText>
          </w:r>
        </w:del>
      </w:ins>
      <w:ins w:id="1220" w:author="HP" w:date="2022-08-01T12:10:00Z">
        <w:r w:rsidR="004F12E5">
          <w:rPr>
            <w:lang w:eastAsia="en-US" w:bidi="ar-DZ"/>
          </w:rPr>
          <w:t>this</w:t>
        </w:r>
      </w:ins>
      <w:ins w:id="1221" w:author="ADG TS" w:date="2022-06-09T15:28:00Z">
        <w:r>
          <w:rPr>
            <w:lang w:eastAsia="en-US" w:bidi="ar-DZ"/>
          </w:rPr>
          <w:t xml:space="preserve"> </w:t>
        </w:r>
        <w:del w:id="1222" w:author="HP" w:date="2022-08-01T12:11:00Z">
          <w:r w:rsidDel="004F12E5">
            <w:rPr>
              <w:lang w:eastAsia="en-US" w:bidi="ar-DZ"/>
            </w:rPr>
            <w:delText>U</w:delText>
          </w:r>
        </w:del>
      </w:ins>
      <w:ins w:id="1223" w:author="HP" w:date="2022-08-01T12:11:00Z">
        <w:r w:rsidR="004F12E5">
          <w:rPr>
            <w:lang w:eastAsia="en-US" w:bidi="ar-DZ"/>
          </w:rPr>
          <w:t>u</w:t>
        </w:r>
      </w:ins>
      <w:ins w:id="1224" w:author="ADG TS" w:date="2022-06-09T15:28:00Z">
        <w:r>
          <w:rPr>
            <w:lang w:eastAsia="en-US" w:bidi="ar-DZ"/>
          </w:rPr>
          <w:t>se case</w:t>
        </w:r>
        <w:del w:id="1225" w:author="HP" w:date="2022-08-01T12:12:00Z">
          <w:r w:rsidDel="004F12E5">
            <w:rPr>
              <w:lang w:eastAsia="en-US" w:bidi="ar-DZ"/>
            </w:rPr>
            <w:delText>s</w:delText>
          </w:r>
        </w:del>
        <w:r>
          <w:rPr>
            <w:lang w:eastAsia="en-US" w:bidi="ar-DZ"/>
          </w:rPr>
          <w:t xml:space="preserve">, the M2M service Provider initiates the </w:t>
        </w:r>
        <w:del w:id="1226" w:author="HP" w:date="2022-08-01T12:12:00Z">
          <w:r w:rsidDel="004F12E5">
            <w:rPr>
              <w:lang w:eastAsia="en-US" w:bidi="ar-DZ"/>
            </w:rPr>
            <w:delText>connection</w:delText>
          </w:r>
        </w:del>
      </w:ins>
      <w:ins w:id="1227" w:author="HP" w:date="2022-08-01T12:12:00Z">
        <w:r w:rsidR="004F12E5">
          <w:rPr>
            <w:lang w:eastAsia="en-US" w:bidi="ar-DZ"/>
          </w:rPr>
          <w:t>carrier switching request</w:t>
        </w:r>
      </w:ins>
      <w:ins w:id="1228" w:author="ADG TS" w:date="2022-06-09T15:28:00Z">
        <w:del w:id="1229" w:author="HP" w:date="2022-08-01T12:12:00Z">
          <w:r w:rsidDel="004F12E5">
            <w:rPr>
              <w:lang w:eastAsia="en-US" w:bidi="ar-DZ"/>
            </w:rPr>
            <w:delText xml:space="preserve"> as and when request received by the Enterprise or Telecom Service Provider</w:delText>
          </w:r>
        </w:del>
        <w:r>
          <w:rPr>
            <w:lang w:eastAsia="en-US" w:bidi="ar-DZ"/>
          </w:rPr>
          <w:t>. This generally applies to scenarios where device is remotely located and management is done remotely</w:t>
        </w:r>
      </w:ins>
      <w:ins w:id="1230" w:author="HP" w:date="2022-08-01T12:13:00Z">
        <w:r w:rsidR="004F12E5">
          <w:rPr>
            <w:lang w:eastAsia="en-US" w:bidi="ar-DZ"/>
          </w:rPr>
          <w:t xml:space="preserve"> on eSIM</w:t>
        </w:r>
      </w:ins>
      <w:ins w:id="1231" w:author="ADG TS" w:date="2022-06-09T15:28:00Z">
        <w:r>
          <w:rPr>
            <w:lang w:eastAsia="en-US" w:bidi="ar-DZ"/>
          </w:rPr>
          <w:t>.</w:t>
        </w:r>
      </w:ins>
    </w:p>
    <w:p w:rsidR="004B2E91" w:rsidRDefault="004B2E91" w:rsidP="004B2E91">
      <w:pPr>
        <w:jc w:val="both"/>
        <w:rPr>
          <w:ins w:id="1232" w:author="ADG TS" w:date="2022-06-09T15:28:00Z"/>
          <w:lang w:eastAsia="en-US" w:bidi="ar-DZ"/>
        </w:rPr>
      </w:pPr>
      <w:ins w:id="1233" w:author="ADG TS" w:date="2022-06-09T15:28:00Z">
        <w:r>
          <w:rPr>
            <w:lang w:eastAsia="en-US" w:bidi="ar-DZ"/>
          </w:rPr>
          <w:t xml:space="preserve"> In generic terms this is carrier switching as shown in </w:t>
        </w:r>
      </w:ins>
      <w:ins w:id="1234" w:author="HP" w:date="2022-08-01T12:22:00Z">
        <w:r w:rsidR="00454526">
          <w:rPr>
            <w:b/>
            <w:bCs/>
            <w:lang w:eastAsia="en-US" w:bidi="ar-DZ"/>
          </w:rPr>
          <w:t>F</w:t>
        </w:r>
      </w:ins>
      <w:ins w:id="1235" w:author="ADG TS" w:date="2022-06-09T15:28:00Z">
        <w:del w:id="1236" w:author="HP" w:date="2022-08-01T12:22:00Z">
          <w:r w:rsidRPr="00454526" w:rsidDel="00454526">
            <w:rPr>
              <w:b/>
              <w:bCs/>
              <w:lang w:eastAsia="en-US" w:bidi="ar-DZ"/>
            </w:rPr>
            <w:delText>f</w:delText>
          </w:r>
        </w:del>
        <w:r w:rsidRPr="00454526">
          <w:rPr>
            <w:b/>
            <w:bCs/>
            <w:lang w:eastAsia="en-US" w:bidi="ar-DZ"/>
          </w:rPr>
          <w:t xml:space="preserve">igure </w:t>
        </w:r>
      </w:ins>
      <w:ins w:id="1237" w:author="HP" w:date="2022-07-27T12:01:00Z">
        <w:r w:rsidR="000A4005" w:rsidRPr="00454526">
          <w:rPr>
            <w:b/>
            <w:bCs/>
            <w:lang w:eastAsia="en-US" w:bidi="ar-DZ"/>
          </w:rPr>
          <w:t>4</w:t>
        </w:r>
      </w:ins>
      <w:ins w:id="1238" w:author="ADG TS" w:date="2022-06-09T15:28:00Z">
        <w:del w:id="1239" w:author="HP" w:date="2022-07-27T12:01:00Z">
          <w:r w:rsidDel="000A4005">
            <w:rPr>
              <w:lang w:eastAsia="en-US" w:bidi="ar-DZ"/>
            </w:rPr>
            <w:delText>2</w:delText>
          </w:r>
        </w:del>
        <w:r>
          <w:rPr>
            <w:lang w:eastAsia="en-US" w:bidi="ar-DZ"/>
          </w:rPr>
          <w:t>.</w:t>
        </w:r>
      </w:ins>
    </w:p>
    <w:p w:rsidR="004B2E91" w:rsidRDefault="004B2E91" w:rsidP="004B2E91">
      <w:pPr>
        <w:rPr>
          <w:ins w:id="1240" w:author="ADG TS" w:date="2022-06-09T15:28:00Z"/>
          <w:lang w:eastAsia="en-US" w:bidi="ar-DZ"/>
        </w:rPr>
      </w:pPr>
    </w:p>
    <w:p w:rsidR="004B2E91" w:rsidRDefault="00965E18" w:rsidP="004B2E91">
      <w:pPr>
        <w:rPr>
          <w:ins w:id="1241" w:author="ADG TS" w:date="2022-06-09T15:28:00Z"/>
          <w:lang w:eastAsia="en-US" w:bidi="ar-DZ"/>
        </w:rPr>
      </w:pPr>
      <w:ins w:id="1242" w:author="ADG TS" w:date="2022-06-09T15:28:00Z">
        <w:r w:rsidRPr="00965E18">
          <w:rPr>
            <w:noProof/>
            <w:lang w:val="en-IN" w:eastAsia="en-IN" w:bidi="hi-IN"/>
          </w:rPr>
          <w:pict>
            <v:group id="Group 40" o:spid="_x0000_s1047" style="position:absolute;margin-left:11.55pt;margin-top:11.85pt;width:440.6pt;height:140.75pt;z-index:251665408" coordsize="55955,178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">
              <v:roundrect id="Rectangle: Rounded Corners 23" o:spid="_x0000_s1048" style="position:absolute;top:9808;width:12768;height:3232;visibility:visibl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" filled="f" strokecolor="#1f4d78 [1604]" strokeweight="1pt">
                <v:stroke joinstyle="miter"/>
              </v:roundrect>
              <v:roundrect id="Rectangle: Rounded Corners 24" o:spid="_x0000_s1049" style="position:absolute;left:15315;top:9744;width:10067;height:3231;visibility:visibl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" filled="f" strokecolor="#1f4d78 [1604]" strokeweight="1pt">
                <v:stroke joinstyle="miter"/>
              </v:roundrect>
              <v:roundrect id="Rectangle: Rounded Corners 25" o:spid="_x0000_s1050" style="position:absolute;left:29518;top:8435;width:10435;height:5174;visibility:visibl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" filled="f" strokecolor="#1f4d78 [1604]" strokeweight="1pt">
                <v:stroke joinstyle="miter"/>
              </v:roundrect>
              <v:shape id="TextBox 7" o:spid="_x0000_s1051" type="#_x0000_t202" style="position:absolute;left:644;top:9808;width:8579;height:3537;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" filled="f" stroked="f">
                <v:textbox style="mso-fit-shape-to-text:t">
                  <w:txbxContent>
                    <w:p w:rsidR="00A74227" w:rsidRDefault="00A74227" w:rsidP="004B2E91">
                      <w:pPr>
                        <w:rPr>
                          <w:rFonts w:asciiTheme="minorHAnsi" w:hAnsi="Calibri" w:cstheme="minorBidi"/>
                          <w:color w:val="000000" w:themeColor="text1"/>
                          <w:kern w:val="24"/>
                        </w:rPr>
                      </w:pPr>
                      <w:r>
                        <w:rPr>
                          <w:rFonts w:asciiTheme="minorHAnsi" w:hAnsi="Calibri" w:cstheme="minorBidi"/>
                          <w:color w:val="000000" w:themeColor="text1"/>
                          <w:kern w:val="24"/>
                        </w:rPr>
                        <w:t>Consumer</w:t>
                      </w:r>
                    </w:p>
                  </w:txbxContent>
                </v:textbox>
              </v:shape>
              <v:shape id="TextBox 8" o:spid="_x0000_s1052" type="#_x0000_t202" style="position:absolute;left:16781;top:9743;width:8598;height:3537;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" filled="f" stroked="f">
                <v:textbox style="mso-fit-shape-to-text:t">
                  <w:txbxContent>
                    <w:p w:rsidR="00A74227" w:rsidRDefault="00A74227" w:rsidP="004B2E91">
                      <w:pPr>
                        <w:rPr>
                          <w:rFonts w:asciiTheme="minorHAnsi" w:hAnsi="Calibri" w:cstheme="minorBidi"/>
                          <w:color w:val="000000" w:themeColor="text1"/>
                          <w:kern w:val="24"/>
                        </w:rPr>
                      </w:pPr>
                      <w:r>
                        <w:rPr>
                          <w:rFonts w:asciiTheme="minorHAnsi" w:hAnsi="Calibri" w:cstheme="minorBidi"/>
                          <w:color w:val="000000" w:themeColor="text1"/>
                          <w:kern w:val="24"/>
                        </w:rPr>
                        <w:t>Enterprise</w:t>
                      </w:r>
                    </w:p>
                  </w:txbxContent>
                </v:textbox>
              </v:shape>
              <v:shape id="TextBox 9" o:spid="_x0000_s1053" type="#_x0000_t202" style="position:absolute;left:31324;top:8251;width:7658;height:4636;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" filled="f" stroked="f">
                <v:textbox style="mso-fit-shape-to-text:t">
                  <w:txbxContent>
                    <w:p w:rsidR="00A74227" w:rsidRDefault="00A74227" w:rsidP="004B2E91">
                      <w:pPr>
                        <w:spacing w:before="0"/>
                        <w:rPr>
                          <w:rFonts w:asciiTheme="minorHAnsi" w:hAnsi="Calibri" w:cstheme="minorBidi"/>
                          <w:color w:val="000000" w:themeColor="text1"/>
                          <w:kern w:val="24"/>
                        </w:rPr>
                      </w:pPr>
                      <w:r>
                        <w:rPr>
                          <w:rFonts w:asciiTheme="minorHAnsi" w:hAnsi="Calibri" w:cstheme="minorBidi"/>
                          <w:color w:val="000000" w:themeColor="text1"/>
                          <w:kern w:val="24"/>
                        </w:rPr>
                        <w:t xml:space="preserve">Service </w:t>
                      </w:r>
                    </w:p>
                    <w:p w:rsidR="00A74227" w:rsidRDefault="00A74227" w:rsidP="004B2E91">
                      <w:pPr>
                        <w:spacing w:before="0"/>
                        <w:rPr>
                          <w:rFonts w:asciiTheme="minorHAnsi" w:hAnsi="Calibri" w:cstheme="minorBidi"/>
                          <w:color w:val="000000" w:themeColor="text1"/>
                          <w:kern w:val="24"/>
                        </w:rPr>
                      </w:pPr>
                      <w:r>
                        <w:rPr>
                          <w:rFonts w:asciiTheme="minorHAnsi" w:hAnsi="Calibri" w:cstheme="minorBidi"/>
                          <w:color w:val="000000" w:themeColor="text1"/>
                          <w:kern w:val="24"/>
                        </w:rPr>
                        <w:t>Provider</w:t>
                      </w:r>
                    </w:p>
                  </w:txbxContent>
                </v:textbox>
              </v:shape>
              <v:roundrect id="Rectangle: Rounded Corners 29" o:spid="_x0000_s1054" style="position:absolute;left:46269;top:9365;width:9686;height:3232;visibility:visibl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" filled="f" strokecolor="#1f4d78 [1604]" strokeweight="1pt">
                <v:stroke joinstyle="miter"/>
              </v:roundrect>
              <v:shape id="TextBox 13" o:spid="_x0000_s1055" type="#_x0000_t202" style="position:absolute;left:46506;top:9434;width:8459;height:3537;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" filled="f" stroked="f">
                <v:textbox style="mso-fit-shape-to-text:t">
                  <w:txbxContent>
                    <w:p w:rsidR="00A74227" w:rsidRDefault="00A74227" w:rsidP="004B2E91">
                      <w:pPr>
                        <w:rPr>
                          <w:rFonts w:asciiTheme="minorHAnsi" w:hAnsi="Calibri" w:cstheme="minorBidi"/>
                          <w:color w:val="000000" w:themeColor="text1"/>
                          <w:kern w:val="24"/>
                        </w:rPr>
                      </w:pPr>
                      <w:r>
                        <w:rPr>
                          <w:rFonts w:asciiTheme="minorHAnsi" w:hAnsi="Calibri" w:cstheme="minorBidi"/>
                          <w:color w:val="000000" w:themeColor="text1"/>
                          <w:kern w:val="24"/>
                        </w:rPr>
                        <w:t>Enterprise</w:t>
                      </w:r>
                    </w:p>
                  </w:txbxContent>
                </v:textbox>
              </v:shape>
              <v:line id="Straight Connector 31" o:spid="_x0000_s1056" style="position:absolute;visibility:visible" from="13345,0" to="13345,178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" strokecolor="#5b9bd5 [3204]" strokeweight=".5pt">
                <v:stroke joinstyle="miter"/>
              </v:line>
              <v:line id="Straight Connector 32" o:spid="_x0000_s1057" style="position:absolute;visibility:visible" from="27143,0" to="27143,178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" strokecolor="#5b9bd5 [3204]" strokeweight=".5pt">
                <v:stroke joinstyle="miter"/>
              </v:line>
              <v:line id="Straight Connector 33" o:spid="_x0000_s1058" style="position:absolute;visibility:visible" from="43125,0" to="43125,178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" strokecolor="#5b9bd5 [3204]" strokeweight=".5pt">
                <v:stroke joinstyle="miter"/>
              </v:line>
              <v:shape id="Straight Arrow Connector 34" o:spid="_x0000_s1059" type="#_x0000_t32" style="position:absolute;left:12768;top:11360;width:2547;height:64;flip:y;visibility:visibl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" strokecolor="#5b9bd5 [3204]" strokeweight=".5pt">
                <v:stroke startarrow="block" endarrow="block" joinstyle="miter"/>
              </v:shape>
              <v:shape id="Straight Arrow Connector 35" o:spid="_x0000_s1060" type="#_x0000_t32" style="position:absolute;left:25382;top:11022;width:4136;height:107;flip:y;visibility:visibl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" strokecolor="#5b9bd5 [3204]" strokeweight=".5pt">
                <v:stroke startarrow="block" endarrow="block" joinstyle="miter"/>
              </v:shape>
              <v:shape id="Straight Arrow Connector 36" o:spid="_x0000_s1061" type="#_x0000_t32" style="position:absolute;left:39953;top:10981;width:6316;height:41;flip:y;visibility:visibl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" strokecolor="#5b9bd5 [3204]" strokeweight=".5pt">
                <v:stroke startarrow="block" endarrow="block" joinstyle="miter"/>
              </v:shape>
              <v:shape id="TextBox 26" o:spid="_x0000_s1062" type="#_x0000_t202" style="position:absolute;left:7544;top:13039;width:3403;height:3537;visibility:visible;mso-wrap-style:non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" filled="f" stroked="f">
                <v:textbox style="mso-fit-shape-to-text:t">
                  <w:txbxContent>
                    <w:p w:rsidR="00A74227" w:rsidRDefault="00A74227" w:rsidP="004B2E91">
                      <w:pPr>
                        <w:rPr>
                          <w:rFonts w:asciiTheme="minorHAnsi" w:hAnsi="Calibri" w:cstheme="minorBidi"/>
                          <w:color w:val="000000" w:themeColor="text1"/>
                          <w:kern w:val="24"/>
                        </w:rPr>
                      </w:pPr>
                      <w:r>
                        <w:rPr>
                          <w:rFonts w:asciiTheme="minorHAnsi" w:hAnsi="Calibri" w:cstheme="minorBidi"/>
                          <w:color w:val="000000" w:themeColor="text1"/>
                          <w:kern w:val="24"/>
                        </w:rPr>
                        <w:t>Ce</w:t>
                      </w:r>
                    </w:p>
                  </w:txbxContent>
                </v:textbox>
              </v:shape>
              <v:shape id="TextBox 27" o:spid="_x0000_s1063" type="#_x0000_t202" style="position:absolute;left:20755;top:12975;width:3975;height:3537;visibility:visible;mso-wrap-style:non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" filled="f" stroked="f">
                <v:textbox style="mso-fit-shape-to-text:t">
                  <w:txbxContent>
                    <w:p w:rsidR="00A74227" w:rsidRDefault="00A74227" w:rsidP="004B2E91">
                      <w:pPr>
                        <w:rPr>
                          <w:rFonts w:asciiTheme="minorHAnsi" w:hAnsi="Calibri" w:cstheme="minorBidi"/>
                          <w:color w:val="000000" w:themeColor="text1"/>
                          <w:kern w:val="24"/>
                        </w:rPr>
                      </w:pPr>
                      <w:r>
                        <w:rPr>
                          <w:rFonts w:asciiTheme="minorHAnsi" w:hAnsi="Calibri" w:cstheme="minorBidi"/>
                          <w:color w:val="000000" w:themeColor="text1"/>
                          <w:kern w:val="24"/>
                        </w:rPr>
                        <w:t>Esp</w:t>
                      </w:r>
                    </w:p>
                  </w:txbxContent>
                </v:textbox>
              </v:shape>
              <v:shape id="TextBox 28" o:spid="_x0000_s1064" type="#_x0000_t202" style="position:absolute;left:35583;top:13039;width:4363;height:3537;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" filled="f" stroked="f">
                <v:textbox style="mso-fit-shape-to-text:t">
                  <w:txbxContent>
                    <w:p w:rsidR="00A74227" w:rsidRDefault="00A74227" w:rsidP="004B2E91">
                      <w:pPr>
                        <w:rPr>
                          <w:rFonts w:asciiTheme="minorHAnsi" w:hAnsi="Calibri" w:cstheme="minorBidi"/>
                          <w:color w:val="000000" w:themeColor="text1"/>
                          <w:kern w:val="24"/>
                        </w:rPr>
                      </w:pPr>
                      <w:r>
                        <w:rPr>
                          <w:rFonts w:asciiTheme="minorHAnsi" w:hAnsi="Calibri" w:cstheme="minorBidi"/>
                          <w:color w:val="000000" w:themeColor="text1"/>
                          <w:kern w:val="24"/>
                        </w:rPr>
                        <w:t>SPe</w:t>
                      </w:r>
                    </w:p>
                  </w:txbxContent>
                </v:textbox>
              </v:shape>
              <v:shape id="Straight Arrow Connector 41" o:spid="_x0000_s1065" type="#_x0000_t32" style="position:absolute;left:10978;top:14425;width:1660;height:0;flip:y;visibility:visibl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" strokecolor="#5b9bd5 [3204]" strokeweight=".5pt">
                <v:stroke endarrow="block" joinstyle="miter"/>
              </v:shape>
              <v:shape id="Straight Arrow Connector 42" o:spid="_x0000_s1066" type="#_x0000_t32" style="position:absolute;left:24768;top:14360;width:1586;height:0;flip:y;visibility:visibl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" strokecolor="#5b9bd5 [3204]" strokeweight=".5pt">
                <v:stroke endarrow="block" joinstyle="miter"/>
              </v:shape>
              <v:shape id="Straight Arrow Connector 43" o:spid="_x0000_s1067" type="#_x0000_t32" style="position:absolute;left:39953;top:14425;width:2382;height:0;visibility:visibl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" strokecolor="#5b9bd5 [3204]" strokeweight=".5pt">
                <v:stroke endarrow="block" joinstyle="miter"/>
              </v:shape>
              <v:roundrect id="Rectangle: Rounded Corners 44" o:spid="_x0000_s1068" style="position:absolute;left:29306;top:1414;width:10435;height:5174;visibility:visibl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" filled="f" strokecolor="#1f4d78 [1604]" strokeweight="1pt">
                <v:stroke joinstyle="miter"/>
              </v:roundrect>
              <v:shape id="TextBox 31" o:spid="_x0000_s1069" type="#_x0000_t202" style="position:absolute;left:31112;top:1231;width:7652;height:4635;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" filled="f" stroked="f">
                <v:textbox style="mso-fit-shape-to-text:t">
                  <w:txbxContent>
                    <w:p w:rsidR="00A74227" w:rsidRDefault="00A74227" w:rsidP="004B2E91">
                      <w:pPr>
                        <w:spacing w:before="0"/>
                        <w:rPr>
                          <w:rFonts w:asciiTheme="minorHAnsi" w:hAnsi="Calibri" w:cstheme="minorBidi"/>
                          <w:color w:val="000000" w:themeColor="text1"/>
                          <w:kern w:val="24"/>
                        </w:rPr>
                      </w:pPr>
                      <w:r>
                        <w:rPr>
                          <w:rFonts w:asciiTheme="minorHAnsi" w:hAnsi="Calibri" w:cstheme="minorBidi"/>
                          <w:color w:val="000000" w:themeColor="text1"/>
                          <w:kern w:val="24"/>
                        </w:rPr>
                        <w:t xml:space="preserve">Service </w:t>
                      </w:r>
                    </w:p>
                    <w:p w:rsidR="00A74227" w:rsidRDefault="00A74227" w:rsidP="004B2E91">
                      <w:pPr>
                        <w:spacing w:before="0"/>
                        <w:rPr>
                          <w:rFonts w:asciiTheme="minorHAnsi" w:hAnsi="Calibri" w:cstheme="minorBidi"/>
                          <w:color w:val="000000" w:themeColor="text1"/>
                          <w:kern w:val="24"/>
                        </w:rPr>
                      </w:pPr>
                      <w:r>
                        <w:rPr>
                          <w:rFonts w:asciiTheme="minorHAnsi" w:hAnsi="Calibri" w:cstheme="minorBidi"/>
                          <w:color w:val="000000" w:themeColor="text1"/>
                          <w:kern w:val="24"/>
                        </w:rPr>
                        <w:t>Provider</w:t>
                      </w:r>
                    </w:p>
                  </w:txbxContent>
                </v:textbox>
              </v:shape>
              <v:shape id="TextBox 20" o:spid="_x0000_s1070" type="#_x0000_t202" style="position:absolute;left:25886;top:9280;width:2781;height:4464;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" filled="f" stroked="f">
                <v:textbox style="mso-fit-shape-to-text:t">
                  <w:txbxContent>
                    <w:p w:rsidR="00A74227" w:rsidRDefault="00A74227" w:rsidP="004B2E91">
                      <w:pPr>
                        <w:rPr>
                          <w:rFonts w:asciiTheme="minorHAnsi" w:hAnsi="Calibri" w:cstheme="minorBidi"/>
                          <w:color w:val="000000" w:themeColor="text1"/>
                          <w:kern w:val="24"/>
                          <w:sz w:val="36"/>
                          <w:szCs w:val="36"/>
                        </w:rPr>
                      </w:pPr>
                      <w:r>
                        <w:rPr>
                          <w:rFonts w:asciiTheme="minorHAnsi" w:hAnsi="Calibri" w:cstheme="minorBidi"/>
                          <w:color w:val="000000" w:themeColor="text1"/>
                          <w:kern w:val="24"/>
                          <w:sz w:val="36"/>
                          <w:szCs w:val="36"/>
                        </w:rPr>
                        <w:t>X</w:t>
                      </w:r>
                    </w:p>
                  </w:txbxContent>
                </v:textbox>
              </v:shape>
              <v:shape id="TextBox 33" o:spid="_x0000_s1071" type="#_x0000_t202" style="position:absolute;left:41570;top:9175;width:3016;height:4464;visibility:visible;mso-wrap-style:non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" filled="f" stroked="f">
                <v:textbox style="mso-fit-shape-to-text:t">
                  <w:txbxContent>
                    <w:p w:rsidR="00A74227" w:rsidRDefault="00A74227" w:rsidP="004B2E91">
                      <w:pPr>
                        <w:rPr>
                          <w:rFonts w:asciiTheme="minorHAnsi" w:hAnsi="Calibri" w:cstheme="minorBidi"/>
                          <w:color w:val="000000" w:themeColor="text1"/>
                          <w:kern w:val="24"/>
                          <w:sz w:val="36"/>
                          <w:szCs w:val="36"/>
                        </w:rPr>
                      </w:pPr>
                      <w:r>
                        <w:rPr>
                          <w:rFonts w:asciiTheme="minorHAnsi" w:hAnsi="Calibri" w:cstheme="minorBidi"/>
                          <w:color w:val="000000" w:themeColor="text1"/>
                          <w:kern w:val="24"/>
                          <w:sz w:val="36"/>
                          <w:szCs w:val="36"/>
                        </w:rPr>
                        <w:t>X</w:t>
                      </w:r>
                    </w:p>
                  </w:txbxContent>
                </v:textbox>
              </v:shape>
              <v:shape id="Straight Arrow Connector 48" o:spid="_x0000_s1072" type="#_x0000_t32" style="position:absolute;left:21083;top:4001;width:8223;height:5743;flip:y;visibility:visibl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" strokecolor="#5b9bd5 [3204]" strokeweight=".5pt">
                <v:stroke endarrow="block" joinstyle="miter"/>
                <o:lock v:ext="edit" shapetype="f"/>
              </v:shape>
              <v:shape id="Straight Arrow Connector 49" o:spid="_x0000_s1073" type="#_x0000_t32" style="position:absolute;left:39741;top:4001;width:11000;height:5433;visibility:visibl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" strokecolor="#5b9bd5 [3204]" strokeweight=".5pt">
                <v:stroke endarrow="block" joinstyle="miter"/>
                <o:lock v:ext="edit" shapetype="f"/>
              </v:shape>
            </v:group>
          </w:pict>
        </w:r>
      </w:ins>
    </w:p>
    <w:p w:rsidR="004B2E91" w:rsidRDefault="004B2E91" w:rsidP="004B2E91">
      <w:pPr>
        <w:rPr>
          <w:ins w:id="1243" w:author="ADG TS" w:date="2022-06-09T15:28:00Z"/>
          <w:lang w:eastAsia="en-US" w:bidi="ar-DZ"/>
        </w:rPr>
      </w:pPr>
    </w:p>
    <w:p w:rsidR="004B2E91" w:rsidRDefault="004B2E91" w:rsidP="004B2E91">
      <w:pPr>
        <w:rPr>
          <w:ins w:id="1244" w:author="ADG TS" w:date="2022-06-09T15:28:00Z"/>
          <w:lang w:eastAsia="en-US" w:bidi="ar-DZ"/>
        </w:rPr>
      </w:pPr>
    </w:p>
    <w:p w:rsidR="004B2E91" w:rsidRDefault="004B2E91" w:rsidP="004B2E91">
      <w:pPr>
        <w:rPr>
          <w:ins w:id="1245" w:author="ADG TS" w:date="2022-06-09T15:28:00Z"/>
          <w:lang w:eastAsia="en-US" w:bidi="ar-DZ"/>
        </w:rPr>
      </w:pPr>
    </w:p>
    <w:p w:rsidR="004B2E91" w:rsidRDefault="004B2E91" w:rsidP="004B2E91">
      <w:pPr>
        <w:rPr>
          <w:ins w:id="1246" w:author="ADG TS" w:date="2022-06-09T15:28:00Z"/>
          <w:lang w:eastAsia="en-US" w:bidi="ar-DZ"/>
        </w:rPr>
      </w:pPr>
    </w:p>
    <w:p w:rsidR="004B2E91" w:rsidRDefault="004B2E91" w:rsidP="004B2E91">
      <w:pPr>
        <w:rPr>
          <w:ins w:id="1247" w:author="ADG TS" w:date="2022-06-09T15:28:00Z"/>
          <w:lang w:eastAsia="en-US" w:bidi="ar-DZ"/>
        </w:rPr>
      </w:pPr>
    </w:p>
    <w:p w:rsidR="004B2E91" w:rsidRDefault="004B2E91" w:rsidP="004B2E91">
      <w:pPr>
        <w:rPr>
          <w:ins w:id="1248" w:author="ADG TS" w:date="2022-06-09T15:28:00Z"/>
          <w:lang w:eastAsia="en-US" w:bidi="ar-DZ"/>
        </w:rPr>
      </w:pPr>
    </w:p>
    <w:p w:rsidR="004B2E91" w:rsidRDefault="004B2E91" w:rsidP="004B2E91">
      <w:pPr>
        <w:rPr>
          <w:ins w:id="1249" w:author="ADG TS" w:date="2022-06-09T15:28:00Z"/>
          <w:lang w:eastAsia="en-US" w:bidi="ar-DZ"/>
        </w:rPr>
      </w:pPr>
    </w:p>
    <w:p w:rsidR="004B2E91" w:rsidRPr="000A4005" w:rsidRDefault="004B2E91" w:rsidP="004B2E91">
      <w:pPr>
        <w:jc w:val="center"/>
        <w:rPr>
          <w:ins w:id="1250" w:author="ADG TS" w:date="2022-06-09T15:28:00Z"/>
          <w:b/>
          <w:bCs/>
          <w:lang w:eastAsia="en-US" w:bidi="ar-DZ"/>
        </w:rPr>
      </w:pPr>
      <w:ins w:id="1251" w:author="ADG TS" w:date="2022-06-09T15:28:00Z">
        <w:r w:rsidRPr="000A4005">
          <w:rPr>
            <w:b/>
            <w:bCs/>
            <w:lang w:eastAsia="en-US" w:bidi="ar-DZ"/>
          </w:rPr>
          <w:t xml:space="preserve">Figure </w:t>
        </w:r>
      </w:ins>
      <w:ins w:id="1252" w:author="HP" w:date="2022-07-27T12:01:00Z">
        <w:r w:rsidR="000A4005" w:rsidRPr="000A4005">
          <w:rPr>
            <w:b/>
            <w:bCs/>
            <w:lang w:eastAsia="en-US" w:bidi="ar-DZ"/>
          </w:rPr>
          <w:t>4</w:t>
        </w:r>
        <w:r w:rsidR="000A4005">
          <w:rPr>
            <w:b/>
            <w:bCs/>
            <w:lang w:eastAsia="en-US" w:bidi="ar-DZ"/>
          </w:rPr>
          <w:t>:</w:t>
        </w:r>
      </w:ins>
      <w:ins w:id="1253" w:author="ADG TS" w:date="2022-06-09T15:28:00Z">
        <w:del w:id="1254" w:author="HP" w:date="2022-07-18T14:28:00Z">
          <w:r w:rsidRPr="000A4005" w:rsidDel="001D09E3">
            <w:rPr>
              <w:b/>
              <w:bCs/>
              <w:lang w:eastAsia="en-US" w:bidi="ar-DZ"/>
            </w:rPr>
            <w:delText>2</w:delText>
          </w:r>
        </w:del>
        <w:r w:rsidRPr="000A4005">
          <w:rPr>
            <w:b/>
            <w:bCs/>
            <w:lang w:eastAsia="en-US" w:bidi="ar-DZ"/>
          </w:rPr>
          <w:t xml:space="preserve"> Carrier Switching</w:t>
        </w:r>
      </w:ins>
    </w:p>
    <w:p w:rsidR="004B2E91" w:rsidRDefault="004B2E91" w:rsidP="004B2E91">
      <w:pPr>
        <w:rPr>
          <w:ins w:id="1255" w:author="ADG TS" w:date="2022-06-09T15:28:00Z"/>
          <w:lang w:eastAsia="en-US" w:bidi="ar-DZ"/>
        </w:rPr>
      </w:pPr>
      <w:ins w:id="1256" w:author="ADG TS" w:date="2022-06-09T15:28:00Z">
        <w:r>
          <w:rPr>
            <w:lang w:eastAsia="en-US" w:bidi="ar-DZ"/>
          </w:rPr>
          <w:t>In choosing a different Service Provider, it is only the enterprise that is affected.  The consumer has no knowledge of the change nor is the consumer</w:t>
        </w:r>
        <w:del w:id="1257" w:author="HP" w:date="2022-07-27T12:02:00Z">
          <w:r w:rsidDel="000A4005">
            <w:rPr>
              <w:lang w:eastAsia="en-US" w:bidi="ar-DZ"/>
            </w:rPr>
            <w:delText xml:space="preserve"> </w:delText>
          </w:r>
        </w:del>
      </w:ins>
      <w:ins w:id="1258" w:author="HP" w:date="2022-07-27T12:02:00Z">
        <w:r w:rsidR="000A4005">
          <w:rPr>
            <w:lang w:eastAsia="en-US" w:bidi="ar-DZ"/>
          </w:rPr>
          <w:t xml:space="preserve"> service </w:t>
        </w:r>
      </w:ins>
      <w:ins w:id="1259" w:author="ADG TS" w:date="2022-06-09T15:28:00Z">
        <w:r>
          <w:rPr>
            <w:lang w:eastAsia="en-US" w:bidi="ar-DZ"/>
          </w:rPr>
          <w:t>impacted.</w:t>
        </w:r>
      </w:ins>
    </w:p>
    <w:p w:rsidR="00974320" w:rsidRDefault="00F34674">
      <w:pPr>
        <w:jc w:val="both"/>
        <w:rPr>
          <w:ins w:id="1260" w:author="ADG TS" w:date="2022-06-09T15:56:00Z"/>
          <w:lang w:eastAsia="en-US" w:bidi="ar-DZ"/>
        </w:rPr>
      </w:pPr>
      <w:ins w:id="1261" w:author="ADG TS" w:date="2022-06-09T16:08:00Z">
        <w:r>
          <w:rPr>
            <w:lang w:eastAsia="en-US" w:bidi="ar-DZ"/>
          </w:rPr>
          <w:t xml:space="preserve">Both of the above models </w:t>
        </w:r>
        <w:del w:id="1262" w:author="HP" w:date="2022-08-01T12:14:00Z">
          <w:r w:rsidDel="004F12E5">
            <w:rPr>
              <w:lang w:eastAsia="en-US" w:bidi="ar-DZ"/>
            </w:rPr>
            <w:delText>involves</w:delText>
          </w:r>
        </w:del>
      </w:ins>
      <w:ins w:id="1263" w:author="HP" w:date="2022-08-01T12:14:00Z">
        <w:r w:rsidR="004F12E5">
          <w:rPr>
            <w:lang w:eastAsia="en-US" w:bidi="ar-DZ"/>
          </w:rPr>
          <w:t>involve</w:t>
        </w:r>
      </w:ins>
      <w:ins w:id="1264" w:author="ADG TS" w:date="2022-06-09T16:08:00Z">
        <w:r>
          <w:rPr>
            <w:lang w:eastAsia="en-US" w:bidi="ar-DZ"/>
          </w:rPr>
          <w:t xml:space="preserve"> the usage of </w:t>
        </w:r>
      </w:ins>
      <w:ins w:id="1265" w:author="ADG TS" w:date="2022-06-09T16:09:00Z">
        <w:r>
          <w:rPr>
            <w:lang w:eastAsia="en-US" w:bidi="ar-DZ"/>
          </w:rPr>
          <w:t>secure element or eUICC and used Pre-</w:t>
        </w:r>
      </w:ins>
      <w:ins w:id="1266" w:author="ADG TS" w:date="2022-06-09T16:17:00Z">
        <w:r w:rsidR="00173747">
          <w:rPr>
            <w:lang w:eastAsia="en-US" w:bidi="ar-DZ"/>
          </w:rPr>
          <w:t>Shared</w:t>
        </w:r>
      </w:ins>
      <w:ins w:id="1267" w:author="ADG TS" w:date="2022-06-09T16:09:00Z">
        <w:r>
          <w:rPr>
            <w:lang w:eastAsia="en-US" w:bidi="ar-DZ"/>
          </w:rPr>
          <w:t xml:space="preserve"> Key and Public Key </w:t>
        </w:r>
      </w:ins>
      <w:ins w:id="1268" w:author="ADG TS" w:date="2022-06-09T16:17:00Z">
        <w:r w:rsidR="00173747">
          <w:rPr>
            <w:lang w:eastAsia="en-US" w:bidi="ar-DZ"/>
          </w:rPr>
          <w:t>Infrastructure based</w:t>
        </w:r>
      </w:ins>
      <w:ins w:id="1269" w:author="ADG TS" w:date="2022-06-09T16:09:00Z">
        <w:r>
          <w:rPr>
            <w:lang w:eastAsia="en-US" w:bidi="ar-DZ"/>
          </w:rPr>
          <w:t xml:space="preserve"> cryptography.</w:t>
        </w:r>
      </w:ins>
    </w:p>
    <w:p w:rsidR="00974320" w:rsidDel="001D09E3" w:rsidRDefault="00F11FBA" w:rsidP="001D09E3">
      <w:pPr>
        <w:ind w:left="360"/>
        <w:jc w:val="both"/>
        <w:rPr>
          <w:ins w:id="1270" w:author="ADG TS" w:date="2022-06-09T16:06:00Z"/>
          <w:del w:id="1271" w:author="HP" w:date="2022-07-18T14:29:00Z"/>
          <w:b/>
          <w:bCs/>
          <w:lang w:eastAsia="en-US" w:bidi="ar-DZ"/>
        </w:rPr>
      </w:pPr>
      <w:ins w:id="1272" w:author="ADG TS" w:date="2022-06-09T15:56:00Z">
        <w:del w:id="1273" w:author="HP" w:date="2022-07-15T13:56:00Z">
          <w:r w:rsidRPr="00F11FBA" w:rsidDel="00001913">
            <w:rPr>
              <w:b/>
              <w:bCs/>
              <w:lang w:eastAsia="en-US" w:bidi="ar-DZ"/>
            </w:rPr>
            <w:delText>7</w:delText>
          </w:r>
        </w:del>
        <w:del w:id="1274" w:author="HP" w:date="2022-07-18T14:29:00Z">
          <w:r w:rsidRPr="00F11FBA" w:rsidDel="001D09E3">
            <w:rPr>
              <w:b/>
              <w:bCs/>
              <w:lang w:eastAsia="en-US" w:bidi="ar-DZ"/>
            </w:rPr>
            <w:delText xml:space="preserve">. </w:delText>
          </w:r>
        </w:del>
      </w:ins>
      <w:ins w:id="1275" w:author="ADG TS" w:date="2022-06-09T16:06:00Z">
        <w:del w:id="1276" w:author="HP" w:date="2022-07-18T14:29:00Z">
          <w:r w:rsidRPr="00F11FBA" w:rsidDel="001D09E3">
            <w:rPr>
              <w:rFonts w:eastAsia="MS Mincho"/>
              <w:b/>
              <w:szCs w:val="20"/>
              <w:lang w:eastAsia="en-US" w:bidi="ar-DZ"/>
            </w:rPr>
            <w:delText>Steps</w:delText>
          </w:r>
          <w:r w:rsidRPr="00F11FBA" w:rsidDel="001D09E3">
            <w:rPr>
              <w:b/>
              <w:bCs/>
              <w:lang w:eastAsia="en-US" w:bidi="ar-DZ"/>
            </w:rPr>
            <w:delText xml:space="preserve"> for enabling and Provisioning of M2M services:</w:delText>
          </w:r>
        </w:del>
      </w:ins>
    </w:p>
    <w:p w:rsidR="001D09E3" w:rsidRDefault="001D09E3" w:rsidP="001D09E3">
      <w:pPr>
        <w:pStyle w:val="ListParagraph"/>
        <w:spacing w:line="360" w:lineRule="auto"/>
        <w:ind w:left="360"/>
        <w:jc w:val="both"/>
        <w:rPr>
          <w:ins w:id="1277" w:author="HP" w:date="2022-07-18T14:29:00Z"/>
          <w:b/>
          <w:lang w:bidi="ar-DZ"/>
        </w:rPr>
      </w:pPr>
    </w:p>
    <w:p w:rsidR="00521841" w:rsidRDefault="00521841" w:rsidP="0033141F">
      <w:pPr>
        <w:pStyle w:val="ListParagraph"/>
        <w:numPr>
          <w:ilvl w:val="0"/>
          <w:numId w:val="18"/>
        </w:numPr>
        <w:spacing w:line="360" w:lineRule="auto"/>
        <w:jc w:val="both"/>
        <w:rPr>
          <w:ins w:id="1278" w:author="HP" w:date="2022-07-18T14:31:00Z"/>
          <w:b/>
          <w:lang w:bidi="ar-DZ"/>
        </w:rPr>
      </w:pPr>
      <w:ins w:id="1279" w:author="HP" w:date="2022-07-18T14:31:00Z">
        <w:r>
          <w:rPr>
            <w:b/>
            <w:lang w:bidi="ar-DZ"/>
          </w:rPr>
          <w:t>Identifier(s) Involved in Carrier Switching</w:t>
        </w:r>
      </w:ins>
    </w:p>
    <w:p w:rsidR="00521841" w:rsidRDefault="00521841" w:rsidP="00521841">
      <w:pPr>
        <w:pStyle w:val="ListParagraph"/>
        <w:ind w:left="360"/>
        <w:jc w:val="both"/>
        <w:rPr>
          <w:ins w:id="1280" w:author="HP" w:date="2022-07-18T14:36:00Z"/>
          <w:lang w:eastAsia="en-US" w:bidi="ar-DZ"/>
        </w:rPr>
      </w:pPr>
      <w:moveToRangeStart w:id="1281" w:author="HP" w:date="2022-07-18T14:35:00Z" w:name="move109047346"/>
      <w:moveTo w:id="1282" w:author="HP" w:date="2022-07-18T14:35:00Z">
        <w:r>
          <w:rPr>
            <w:lang w:eastAsia="en-US" w:bidi="ar-DZ"/>
          </w:rPr>
          <w:t>As a minimum</w:t>
        </w:r>
      </w:moveTo>
      <w:ins w:id="1283" w:author="HP" w:date="2022-07-27T11:52:00Z">
        <w:r w:rsidR="00714E18">
          <w:rPr>
            <w:lang w:eastAsia="en-US" w:bidi="ar-DZ"/>
          </w:rPr>
          <w:t>,</w:t>
        </w:r>
      </w:ins>
      <w:moveTo w:id="1284" w:author="HP" w:date="2022-07-18T14:35:00Z">
        <w:r>
          <w:rPr>
            <w:lang w:eastAsia="en-US" w:bidi="ar-DZ"/>
          </w:rPr>
          <w:t xml:space="preserve"> the identifier segment should identify the </w:t>
        </w:r>
      </w:moveTo>
      <w:ins w:id="1285" w:author="HP" w:date="2022-07-27T11:56:00Z">
        <w:r w:rsidR="001E07C4">
          <w:rPr>
            <w:lang w:eastAsia="en-US" w:bidi="ar-DZ"/>
          </w:rPr>
          <w:t>Enterprise, End C</w:t>
        </w:r>
      </w:ins>
      <w:moveTo w:id="1286" w:author="HP" w:date="2022-07-18T14:35:00Z">
        <w:del w:id="1287" w:author="HP" w:date="2022-07-27T11:56:00Z">
          <w:r w:rsidDel="001E07C4">
            <w:rPr>
              <w:lang w:eastAsia="en-US" w:bidi="ar-DZ"/>
            </w:rPr>
            <w:delText>c</w:delText>
          </w:r>
        </w:del>
        <w:r>
          <w:rPr>
            <w:lang w:eastAsia="en-US" w:bidi="ar-DZ"/>
          </w:rPr>
          <w:t>onsumer</w:t>
        </w:r>
      </w:moveTo>
      <w:ins w:id="1288" w:author="HP" w:date="2022-07-27T11:53:00Z">
        <w:r w:rsidR="001E07C4">
          <w:rPr>
            <w:lang w:eastAsia="en-US" w:bidi="ar-DZ"/>
          </w:rPr>
          <w:t xml:space="preserve"> and corresponding IoT/M2M device</w:t>
        </w:r>
      </w:ins>
      <w:moveTo w:id="1289" w:author="HP" w:date="2022-07-18T14:35:00Z">
        <w:del w:id="1290" w:author="HP" w:date="2022-07-27T11:53:00Z">
          <w:r w:rsidDel="001E07C4">
            <w:rPr>
              <w:lang w:eastAsia="en-US" w:bidi="ar-DZ"/>
            </w:rPr>
            <w:delText>,</w:delText>
          </w:r>
        </w:del>
        <w:r>
          <w:rPr>
            <w:lang w:eastAsia="en-US" w:bidi="ar-DZ"/>
          </w:rPr>
          <w:t xml:space="preserve"> which may or may not be a telephone number.  </w:t>
        </w:r>
        <w:del w:id="1291" w:author="HP" w:date="2022-07-27T11:53:00Z">
          <w:r w:rsidDel="001E07C4">
            <w:rPr>
              <w:lang w:eastAsia="en-US" w:bidi="ar-DZ"/>
            </w:rPr>
            <w:delText xml:space="preserve">Where they </w:delText>
          </w:r>
        </w:del>
      </w:moveTo>
      <w:ins w:id="1292" w:author="HP" w:date="2022-07-27T11:54:00Z">
        <w:r w:rsidR="001E07C4">
          <w:rPr>
            <w:lang w:eastAsia="en-US" w:bidi="ar-DZ"/>
          </w:rPr>
          <w:t xml:space="preserve">If there is </w:t>
        </w:r>
      </w:ins>
      <w:moveTo w:id="1293" w:author="HP" w:date="2022-07-18T14:35:00Z">
        <w:del w:id="1294" w:author="HP" w:date="2022-07-27T11:54:00Z">
          <w:r w:rsidDel="001E07C4">
            <w:rPr>
              <w:lang w:eastAsia="en-US" w:bidi="ar-DZ"/>
            </w:rPr>
            <w:delText>may be a</w:delText>
          </w:r>
        </w:del>
        <w:r>
          <w:rPr>
            <w:lang w:eastAsia="en-US" w:bidi="ar-DZ"/>
          </w:rPr>
          <w:t xml:space="preserve"> requirement to communicate through a public communications service</w:t>
        </w:r>
      </w:moveTo>
      <w:ins w:id="1295" w:author="HP" w:date="2022-07-27T11:54:00Z">
        <w:r w:rsidR="001E07C4">
          <w:rPr>
            <w:lang w:eastAsia="en-US" w:bidi="ar-DZ"/>
          </w:rPr>
          <w:t xml:space="preserve"> with the IoT/M2M device</w:t>
        </w:r>
      </w:ins>
      <w:moveTo w:id="1296" w:author="HP" w:date="2022-07-18T14:35:00Z">
        <w:r>
          <w:rPr>
            <w:lang w:eastAsia="en-US" w:bidi="ar-DZ"/>
          </w:rPr>
          <w:t xml:space="preserve"> then a </w:t>
        </w:r>
        <w:del w:id="1297" w:author="HP" w:date="2022-07-27T11:54:00Z">
          <w:r w:rsidDel="001E07C4">
            <w:rPr>
              <w:lang w:eastAsia="en-US" w:bidi="ar-DZ"/>
            </w:rPr>
            <w:delText>telephon</w:delText>
          </w:r>
        </w:del>
      </w:moveTo>
      <w:ins w:id="1298" w:author="HP" w:date="2022-07-27T11:54:00Z">
        <w:r w:rsidR="001E07C4">
          <w:rPr>
            <w:lang w:eastAsia="en-US" w:bidi="ar-DZ"/>
          </w:rPr>
          <w:t>PSTN/PLMN identifier</w:t>
        </w:r>
      </w:ins>
      <w:moveTo w:id="1299" w:author="HP" w:date="2022-07-18T14:35:00Z">
        <w:del w:id="1300" w:author="HP" w:date="2022-07-27T11:54:00Z">
          <w:r w:rsidDel="001E07C4">
            <w:rPr>
              <w:lang w:eastAsia="en-US" w:bidi="ar-DZ"/>
            </w:rPr>
            <w:delText>e</w:delText>
          </w:r>
        </w:del>
        <w:del w:id="1301" w:author="HP" w:date="2022-07-27T11:55:00Z">
          <w:r w:rsidDel="001E07C4">
            <w:rPr>
              <w:lang w:eastAsia="en-US" w:bidi="ar-DZ"/>
            </w:rPr>
            <w:delText xml:space="preserve"> number</w:delText>
          </w:r>
        </w:del>
        <w:r>
          <w:rPr>
            <w:lang w:eastAsia="en-US" w:bidi="ar-DZ"/>
          </w:rPr>
          <w:t xml:space="preserve"> may be required.  Where no communication is required </w:t>
        </w:r>
      </w:moveTo>
      <w:ins w:id="1302" w:author="HP" w:date="2022-07-27T11:55:00Z">
        <w:r w:rsidR="001E07C4">
          <w:rPr>
            <w:lang w:eastAsia="en-US" w:bidi="ar-DZ"/>
          </w:rPr>
          <w:t xml:space="preserve">through PSTN/PLMN </w:t>
        </w:r>
      </w:ins>
      <w:moveTo w:id="1303" w:author="HP" w:date="2022-07-18T14:35:00Z">
        <w:r>
          <w:rPr>
            <w:lang w:eastAsia="en-US" w:bidi="ar-DZ"/>
          </w:rPr>
          <w:t xml:space="preserve">and a private identification scheme is used then </w:t>
        </w:r>
        <w:del w:id="1304" w:author="HP" w:date="2022-07-27T11:55:00Z">
          <w:r w:rsidDel="001E07C4">
            <w:rPr>
              <w:lang w:eastAsia="en-US" w:bidi="ar-DZ"/>
            </w:rPr>
            <w:delText>this is not considered further</w:delText>
          </w:r>
        </w:del>
      </w:moveTo>
      <w:ins w:id="1305" w:author="HP" w:date="2022-07-27T11:55:00Z">
        <w:r w:rsidR="001E07C4">
          <w:rPr>
            <w:lang w:eastAsia="en-US" w:bidi="ar-DZ"/>
          </w:rPr>
          <w:t>any relevant identifiers may be used</w:t>
        </w:r>
      </w:ins>
      <w:moveTo w:id="1306" w:author="HP" w:date="2022-07-18T14:35:00Z">
        <w:r>
          <w:rPr>
            <w:lang w:eastAsia="en-US" w:bidi="ar-DZ"/>
          </w:rPr>
          <w:t>.  Whe</w:t>
        </w:r>
      </w:moveTo>
      <w:ins w:id="1307" w:author="HP" w:date="2022-09-29T13:55:00Z">
        <w:r w:rsidR="00286138">
          <w:rPr>
            <w:lang w:eastAsia="en-US" w:bidi="ar-DZ"/>
          </w:rPr>
          <w:t>n</w:t>
        </w:r>
      </w:ins>
      <w:moveTo w:id="1308" w:author="HP" w:date="2022-07-18T14:35:00Z">
        <w:del w:id="1309" w:author="HP" w:date="2022-09-29T13:55:00Z">
          <w:r w:rsidDel="00286138">
            <w:rPr>
              <w:lang w:eastAsia="en-US" w:bidi="ar-DZ"/>
            </w:rPr>
            <w:delText>ther</w:delText>
          </w:r>
        </w:del>
        <w:r>
          <w:rPr>
            <w:lang w:eastAsia="en-US" w:bidi="ar-DZ"/>
          </w:rPr>
          <w:t xml:space="preserve"> a public </w:t>
        </w:r>
        <w:del w:id="1310" w:author="HP" w:date="2022-07-27T11:57:00Z">
          <w:r w:rsidDel="001E07C4">
            <w:rPr>
              <w:lang w:eastAsia="en-US" w:bidi="ar-DZ"/>
            </w:rPr>
            <w:delText xml:space="preserve">or private </w:delText>
          </w:r>
        </w:del>
        <w:r>
          <w:rPr>
            <w:lang w:eastAsia="en-US" w:bidi="ar-DZ"/>
          </w:rPr>
          <w:t xml:space="preserve">identification scheme is used in the relationship between the consumer and the enterprise, </w:t>
        </w:r>
        <w:del w:id="1311" w:author="HP" w:date="2022-09-29T13:56:00Z">
          <w:r w:rsidDel="00286138">
            <w:rPr>
              <w:lang w:eastAsia="en-US" w:bidi="ar-DZ"/>
            </w:rPr>
            <w:delText>both</w:delText>
          </w:r>
        </w:del>
      </w:moveTo>
      <w:ins w:id="1312" w:author="HP" w:date="2022-09-29T13:56:00Z">
        <w:r w:rsidR="00286138">
          <w:rPr>
            <w:lang w:eastAsia="en-US" w:bidi="ar-DZ"/>
          </w:rPr>
          <w:t>it</w:t>
        </w:r>
      </w:ins>
      <w:moveTo w:id="1313" w:author="HP" w:date="2022-07-18T14:35:00Z">
        <w:r>
          <w:rPr>
            <w:lang w:eastAsia="en-US" w:bidi="ar-DZ"/>
          </w:rPr>
          <w:t xml:space="preserve"> will have to have a relationship with the IMSI.</w:t>
        </w:r>
      </w:moveTo>
    </w:p>
    <w:p w:rsidR="0092366D" w:rsidRDefault="0092366D" w:rsidP="00521841">
      <w:pPr>
        <w:pStyle w:val="ListParagraph"/>
        <w:ind w:left="360"/>
        <w:jc w:val="both"/>
        <w:rPr>
          <w:lang w:eastAsia="en-US" w:bidi="ar-DZ"/>
        </w:rPr>
      </w:pPr>
    </w:p>
    <w:p w:rsidR="00521841" w:rsidRDefault="00521841" w:rsidP="00521841">
      <w:pPr>
        <w:pStyle w:val="ListParagraph"/>
        <w:ind w:left="360"/>
        <w:jc w:val="both"/>
        <w:rPr>
          <w:ins w:id="1314" w:author="HP" w:date="2022-07-18T14:36:00Z"/>
          <w:lang w:eastAsia="en-US" w:bidi="ar-DZ"/>
        </w:rPr>
      </w:pPr>
      <w:moveTo w:id="1315" w:author="HP" w:date="2022-07-18T14:35:00Z">
        <w:r>
          <w:rPr>
            <w:lang w:eastAsia="en-US" w:bidi="ar-DZ"/>
          </w:rPr>
          <w:t>The relationship between the identifier that is used by the enterprise</w:t>
        </w:r>
      </w:moveTo>
      <w:ins w:id="1316" w:author="HP" w:date="2022-08-01T12:15:00Z">
        <w:r w:rsidR="00416CDB">
          <w:rPr>
            <w:lang w:eastAsia="en-US" w:bidi="ar-DZ"/>
          </w:rPr>
          <w:t xml:space="preserve">, </w:t>
        </w:r>
      </w:ins>
      <w:moveTo w:id="1317" w:author="HP" w:date="2022-07-18T14:35:00Z">
        <w:del w:id="1318" w:author="HP" w:date="2022-08-01T12:15:00Z">
          <w:r w:rsidDel="00416CDB">
            <w:rPr>
              <w:lang w:eastAsia="en-US" w:bidi="ar-DZ"/>
            </w:rPr>
            <w:delText xml:space="preserve"> and </w:delText>
          </w:r>
        </w:del>
        <w:r>
          <w:rPr>
            <w:lang w:eastAsia="en-US" w:bidi="ar-DZ"/>
          </w:rPr>
          <w:t xml:space="preserve">the consumer </w:t>
        </w:r>
      </w:moveTo>
      <w:ins w:id="1319" w:author="HP" w:date="2022-08-01T12:15:00Z">
        <w:r w:rsidR="00416CDB">
          <w:rPr>
            <w:lang w:eastAsia="en-US" w:bidi="ar-DZ"/>
          </w:rPr>
          <w:t xml:space="preserve">identifier </w:t>
        </w:r>
      </w:ins>
      <w:moveTo w:id="1320" w:author="HP" w:date="2022-07-18T14:35:00Z">
        <w:r>
          <w:rPr>
            <w:lang w:eastAsia="en-US" w:bidi="ar-DZ"/>
          </w:rPr>
          <w:t>and the IMSI is transferred across the Esp and the SPe interface.</w:t>
        </w:r>
      </w:moveTo>
    </w:p>
    <w:p w:rsidR="0092366D" w:rsidRDefault="0092366D" w:rsidP="00521841">
      <w:pPr>
        <w:pStyle w:val="ListParagraph"/>
        <w:ind w:left="360"/>
        <w:jc w:val="both"/>
        <w:rPr>
          <w:lang w:eastAsia="en-US" w:bidi="ar-DZ"/>
        </w:rPr>
      </w:pPr>
    </w:p>
    <w:p w:rsidR="00521841" w:rsidRDefault="00521841" w:rsidP="00521841">
      <w:pPr>
        <w:pStyle w:val="ListParagraph"/>
        <w:ind w:left="360"/>
        <w:jc w:val="both"/>
        <w:rPr>
          <w:lang w:eastAsia="en-US" w:bidi="ar-DZ"/>
        </w:rPr>
      </w:pPr>
      <w:moveTo w:id="1321" w:author="HP" w:date="2022-07-18T14:35:00Z">
        <w:r>
          <w:rPr>
            <w:lang w:eastAsia="en-US" w:bidi="ar-DZ"/>
          </w:rPr>
          <w:t xml:space="preserve">The consumer will have equipment related to the service to be received from the enterprise, often provided by the enterprise, and </w:t>
        </w:r>
        <w:del w:id="1322" w:author="HP" w:date="2022-09-29T13:56:00Z">
          <w:r w:rsidDel="00286138">
            <w:rPr>
              <w:lang w:eastAsia="en-US" w:bidi="ar-DZ"/>
            </w:rPr>
            <w:delText>which</w:delText>
          </w:r>
        </w:del>
      </w:moveTo>
      <w:ins w:id="1323" w:author="HP" w:date="2022-09-29T13:56:00Z">
        <w:r w:rsidR="00286138">
          <w:rPr>
            <w:lang w:eastAsia="en-US" w:bidi="ar-DZ"/>
          </w:rPr>
          <w:t>it</w:t>
        </w:r>
      </w:ins>
      <w:moveTo w:id="1324" w:author="HP" w:date="2022-07-18T14:35:00Z">
        <w:r>
          <w:rPr>
            <w:lang w:eastAsia="en-US" w:bidi="ar-DZ"/>
          </w:rPr>
          <w:t xml:space="preserve"> will contain either a SIM card or an e-SIM.  Equipment provided by an enterprise without a SIM or an </w:t>
        </w:r>
      </w:moveTo>
      <w:ins w:id="1325" w:author="HP" w:date="2022-10-13T14:54:00Z">
        <w:r w:rsidR="00E25E9D">
          <w:rPr>
            <w:lang w:eastAsia="en-US" w:bidi="ar-DZ"/>
          </w:rPr>
          <w:t>e</w:t>
        </w:r>
      </w:ins>
      <w:moveTo w:id="1326" w:author="HP" w:date="2022-07-18T14:35:00Z">
        <w:del w:id="1327" w:author="HP" w:date="2022-10-13T14:54:00Z">
          <w:r w:rsidDel="00E25E9D">
            <w:rPr>
              <w:lang w:eastAsia="en-US" w:bidi="ar-DZ"/>
            </w:rPr>
            <w:delText>E</w:delText>
          </w:r>
        </w:del>
        <w:r>
          <w:rPr>
            <w:lang w:eastAsia="en-US" w:bidi="ar-DZ"/>
          </w:rPr>
          <w:t xml:space="preserve">-SIM </w:t>
        </w:r>
        <w:del w:id="1328" w:author="HP" w:date="2022-07-27T10:29:00Z">
          <w:r w:rsidDel="00DB078C">
            <w:rPr>
              <w:lang w:eastAsia="en-US" w:bidi="ar-DZ"/>
            </w:rPr>
            <w:delText>are</w:delText>
          </w:r>
        </w:del>
        <w:ins w:id="1329" w:author="HP" w:date="2022-07-27T10:29:00Z">
          <w:r w:rsidR="00DB078C">
            <w:rPr>
              <w:lang w:eastAsia="en-US" w:bidi="ar-DZ"/>
            </w:rPr>
            <w:t>is</w:t>
          </w:r>
        </w:ins>
        <w:r>
          <w:rPr>
            <w:lang w:eastAsia="en-US" w:bidi="ar-DZ"/>
          </w:rPr>
          <w:t xml:space="preserve"> not considered further</w:t>
        </w:r>
      </w:moveTo>
      <w:ins w:id="1330" w:author="HP" w:date="2022-09-29T13:56:00Z">
        <w:r w:rsidR="00286138">
          <w:rPr>
            <w:lang w:eastAsia="en-US" w:bidi="ar-DZ"/>
          </w:rPr>
          <w:t xml:space="preserve"> in this report</w:t>
        </w:r>
      </w:ins>
      <w:moveTo w:id="1331" w:author="HP" w:date="2022-07-18T14:35:00Z">
        <w:r>
          <w:rPr>
            <w:lang w:eastAsia="en-US" w:bidi="ar-DZ"/>
          </w:rPr>
          <w:t>.</w:t>
        </w:r>
      </w:moveTo>
    </w:p>
    <w:moveToRangeEnd w:id="1281"/>
    <w:p w:rsidR="00521841" w:rsidRDefault="00521841" w:rsidP="00521841">
      <w:pPr>
        <w:pStyle w:val="ListParagraph"/>
        <w:spacing w:line="360" w:lineRule="auto"/>
        <w:ind w:left="360"/>
        <w:jc w:val="both"/>
        <w:rPr>
          <w:ins w:id="1332" w:author="HP" w:date="2022-07-18T14:31:00Z"/>
          <w:b/>
          <w:lang w:bidi="ar-DZ"/>
        </w:rPr>
      </w:pPr>
    </w:p>
    <w:p w:rsidR="0033141F" w:rsidRDefault="00FF0464" w:rsidP="0033141F">
      <w:pPr>
        <w:pStyle w:val="ListParagraph"/>
        <w:numPr>
          <w:ilvl w:val="0"/>
          <w:numId w:val="18"/>
        </w:numPr>
        <w:spacing w:line="360" w:lineRule="auto"/>
        <w:jc w:val="both"/>
        <w:rPr>
          <w:ins w:id="1333" w:author="HP" w:date="2022-07-18T14:29:00Z"/>
          <w:b/>
          <w:lang w:bidi="ar-DZ"/>
        </w:rPr>
      </w:pPr>
      <w:ins w:id="1334" w:author="ADG TS" w:date="2022-06-22T17:04:00Z">
        <w:del w:id="1335" w:author="HP" w:date="2022-07-15T14:29:00Z">
          <w:r w:rsidRPr="0033141F" w:rsidDel="0033141F">
            <w:rPr>
              <w:b/>
              <w:lang w:bidi="ar-DZ"/>
            </w:rPr>
            <w:delText>10.</w:delText>
          </w:r>
        </w:del>
      </w:ins>
      <w:ins w:id="1336" w:author="HP" w:date="2022-07-15T14:29:00Z">
        <w:r w:rsidR="0033141F">
          <w:rPr>
            <w:b/>
            <w:lang w:bidi="ar-DZ"/>
          </w:rPr>
          <w:t>Security Con</w:t>
        </w:r>
      </w:ins>
      <w:ins w:id="1337" w:author="HP" w:date="2022-07-27T12:04:00Z">
        <w:r w:rsidR="00913F5B">
          <w:rPr>
            <w:b/>
            <w:lang w:bidi="ar-DZ"/>
          </w:rPr>
          <w:t>siderations</w:t>
        </w:r>
      </w:ins>
      <w:ins w:id="1338" w:author="ADG TS" w:date="2022-06-22T17:04:00Z">
        <w:del w:id="1339" w:author="HP" w:date="2022-07-27T12:04:00Z">
          <w:r w:rsidRPr="0033141F" w:rsidDel="00913F5B">
            <w:rPr>
              <w:b/>
              <w:lang w:bidi="ar-DZ"/>
            </w:rPr>
            <w:delText xml:space="preserve"> </w:delText>
          </w:r>
        </w:del>
      </w:ins>
    </w:p>
    <w:p w:rsidR="001D09E3" w:rsidRDefault="00854896" w:rsidP="00854896">
      <w:pPr>
        <w:pStyle w:val="ListParagraph"/>
        <w:autoSpaceDE w:val="0"/>
        <w:autoSpaceDN w:val="0"/>
        <w:adjustRightInd w:val="0"/>
        <w:spacing w:before="0"/>
        <w:ind w:left="360"/>
        <w:jc w:val="both"/>
        <w:rPr>
          <w:ins w:id="1340" w:author="HP" w:date="2022-07-27T11:43:00Z"/>
          <w:lang w:eastAsia="en-US" w:bidi="ar-DZ"/>
        </w:rPr>
      </w:pPr>
      <w:ins w:id="1341" w:author="HP" w:date="2022-07-27T11:42:00Z">
        <w:r w:rsidRPr="00854896">
          <w:rPr>
            <w:lang w:eastAsia="en-US" w:bidi="ar-DZ"/>
          </w:rPr>
          <w:t>Security is the most serious concern in the world of IoT</w:t>
        </w:r>
      </w:ins>
      <w:ins w:id="1342" w:author="HP" w:date="2022-07-27T11:47:00Z">
        <w:r>
          <w:rPr>
            <w:lang w:eastAsia="en-US" w:bidi="ar-DZ"/>
          </w:rPr>
          <w:t>/M2M</w:t>
        </w:r>
      </w:ins>
      <w:ins w:id="1343" w:author="HP" w:date="2022-07-27T11:42:00Z">
        <w:r w:rsidRPr="00854896">
          <w:rPr>
            <w:lang w:eastAsia="en-US" w:bidi="ar-DZ"/>
          </w:rPr>
          <w:t xml:space="preserve">. </w:t>
        </w:r>
      </w:ins>
      <w:ins w:id="1344" w:author="HP" w:date="2022-07-27T11:48:00Z">
        <w:r>
          <w:rPr>
            <w:lang w:eastAsia="en-US" w:bidi="ar-DZ"/>
          </w:rPr>
          <w:t>Though</w:t>
        </w:r>
      </w:ins>
      <w:ins w:id="1345" w:author="HP" w:date="2022-07-27T11:42:00Z">
        <w:r w:rsidRPr="00854896">
          <w:rPr>
            <w:lang w:eastAsia="en-US" w:bidi="ar-DZ"/>
          </w:rPr>
          <w:t xml:space="preserve"> IoT market has matured sufficiently to address this issue,</w:t>
        </w:r>
      </w:ins>
      <w:ins w:id="1346" w:author="HP" w:date="2022-07-27T11:48:00Z">
        <w:r>
          <w:rPr>
            <w:lang w:eastAsia="en-US" w:bidi="ar-DZ"/>
          </w:rPr>
          <w:t xml:space="preserve"> however,</w:t>
        </w:r>
      </w:ins>
      <w:ins w:id="1347" w:author="HP" w:date="2022-07-27T11:42:00Z">
        <w:r w:rsidRPr="00854896">
          <w:rPr>
            <w:lang w:eastAsia="en-US" w:bidi="ar-DZ"/>
          </w:rPr>
          <w:t xml:space="preserve"> new technology </w:t>
        </w:r>
      </w:ins>
      <w:ins w:id="1348" w:author="HP" w:date="2022-07-27T11:48:00Z">
        <w:r>
          <w:rPr>
            <w:lang w:eastAsia="en-US" w:bidi="ar-DZ"/>
          </w:rPr>
          <w:t xml:space="preserve">may </w:t>
        </w:r>
      </w:ins>
      <w:ins w:id="1349" w:author="HP" w:date="2022-07-27T11:49:00Z">
        <w:r w:rsidRPr="00854896">
          <w:rPr>
            <w:lang w:eastAsia="en-US" w:bidi="ar-DZ"/>
          </w:rPr>
          <w:t>expose</w:t>
        </w:r>
        <w:r>
          <w:rPr>
            <w:lang w:eastAsia="en-US" w:bidi="ar-DZ"/>
          </w:rPr>
          <w:t xml:space="preserve"> new</w:t>
        </w:r>
      </w:ins>
      <w:ins w:id="1350" w:author="HP" w:date="2022-07-27T11:42:00Z">
        <w:r w:rsidRPr="00854896">
          <w:rPr>
            <w:lang w:eastAsia="en-US" w:bidi="ar-DZ"/>
          </w:rPr>
          <w:t xml:space="preserve"> security</w:t>
        </w:r>
      </w:ins>
      <w:ins w:id="1351" w:author="HP" w:date="2022-07-27T11:49:00Z">
        <w:r>
          <w:rPr>
            <w:lang w:eastAsia="en-US" w:bidi="ar-DZ"/>
          </w:rPr>
          <w:t xml:space="preserve"> vulnerabilities</w:t>
        </w:r>
      </w:ins>
      <w:ins w:id="1352" w:author="HP" w:date="2022-07-27T11:42:00Z">
        <w:r w:rsidRPr="00854896">
          <w:rPr>
            <w:lang w:eastAsia="en-US" w:bidi="ar-DZ"/>
          </w:rPr>
          <w:t xml:space="preserve">. </w:t>
        </w:r>
      </w:ins>
      <w:ins w:id="1353" w:author="HP" w:date="2022-07-27T11:49:00Z">
        <w:r>
          <w:rPr>
            <w:lang w:eastAsia="en-US" w:bidi="ar-DZ"/>
          </w:rPr>
          <w:t>Since an</w:t>
        </w:r>
      </w:ins>
      <w:ins w:id="1354" w:author="HP" w:date="2022-07-27T11:42:00Z">
        <w:r w:rsidRPr="00854896">
          <w:rPr>
            <w:lang w:eastAsia="en-US" w:bidi="ar-DZ"/>
          </w:rPr>
          <w:t xml:space="preserve"> eSIM is configured remotely, all user credentials are essentially transferred over the air. As a result, side channel attacks are possible against the eSIM </w:t>
        </w:r>
      </w:ins>
      <w:ins w:id="1355" w:author="HP" w:date="2022-07-27T11:49:00Z">
        <w:r>
          <w:rPr>
            <w:lang w:eastAsia="en-US" w:bidi="ar-DZ"/>
          </w:rPr>
          <w:t xml:space="preserve">remote provisioning </w:t>
        </w:r>
      </w:ins>
      <w:ins w:id="1356" w:author="HP" w:date="2022-07-27T11:42:00Z">
        <w:r w:rsidRPr="00854896">
          <w:rPr>
            <w:lang w:eastAsia="en-US" w:bidi="ar-DZ"/>
          </w:rPr>
          <w:t>architecture. If the hacker is successful in breaking into the connection between the eSIM and the platform, they will have access to actual carrier profiles, which may be exploited in a variety of fraudulent scenarios.</w:t>
        </w:r>
      </w:ins>
      <w:ins w:id="1357" w:author="HP" w:date="2022-07-27T11:50:00Z">
        <w:r w:rsidR="00714E18">
          <w:rPr>
            <w:lang w:eastAsia="en-US" w:bidi="ar-DZ"/>
          </w:rPr>
          <w:t xml:space="preserve"> Therefore, it is extremely important to implement security controls and process as per GSMA requirements</w:t>
        </w:r>
      </w:ins>
      <w:ins w:id="1358" w:author="HP" w:date="2022-07-27T11:51:00Z">
        <w:r w:rsidR="00714E18">
          <w:rPr>
            <w:lang w:eastAsia="en-US" w:bidi="ar-DZ"/>
          </w:rPr>
          <w:t xml:space="preserve"> to avoid any risks to end consumers</w:t>
        </w:r>
      </w:ins>
      <w:ins w:id="1359" w:author="HP" w:date="2022-07-27T11:50:00Z">
        <w:r w:rsidR="00714E18">
          <w:rPr>
            <w:lang w:eastAsia="en-US" w:bidi="ar-DZ"/>
          </w:rPr>
          <w:t>.</w:t>
        </w:r>
      </w:ins>
    </w:p>
    <w:p w:rsidR="00854896" w:rsidRDefault="00854896" w:rsidP="00854896">
      <w:pPr>
        <w:pStyle w:val="ListParagraph"/>
        <w:autoSpaceDE w:val="0"/>
        <w:autoSpaceDN w:val="0"/>
        <w:adjustRightInd w:val="0"/>
        <w:spacing w:before="0" w:line="360" w:lineRule="auto"/>
        <w:ind w:left="360"/>
        <w:jc w:val="both"/>
        <w:rPr>
          <w:ins w:id="1360" w:author="HP" w:date="2022-07-27T11:44:00Z"/>
          <w:lang w:eastAsia="en-US" w:bidi="ar-DZ"/>
        </w:rPr>
      </w:pPr>
    </w:p>
    <w:p w:rsidR="00854896" w:rsidRPr="00854896" w:rsidRDefault="00854896" w:rsidP="00854896">
      <w:pPr>
        <w:pStyle w:val="ListParagraph"/>
        <w:numPr>
          <w:ilvl w:val="0"/>
          <w:numId w:val="18"/>
        </w:numPr>
        <w:spacing w:line="360" w:lineRule="auto"/>
        <w:jc w:val="both"/>
        <w:rPr>
          <w:ins w:id="1361" w:author="HP" w:date="2022-07-27T11:44:00Z"/>
          <w:b/>
          <w:lang w:bidi="ar-DZ"/>
        </w:rPr>
      </w:pPr>
      <w:ins w:id="1362" w:author="HP" w:date="2022-07-27T11:44:00Z">
        <w:r w:rsidRPr="00854896">
          <w:rPr>
            <w:b/>
            <w:lang w:bidi="ar-DZ"/>
          </w:rPr>
          <w:t>Geographic Regulations</w:t>
        </w:r>
      </w:ins>
    </w:p>
    <w:p w:rsidR="00854896" w:rsidRPr="00854896" w:rsidRDefault="00854896" w:rsidP="00854896">
      <w:pPr>
        <w:pStyle w:val="ListParagraph"/>
        <w:autoSpaceDE w:val="0"/>
        <w:autoSpaceDN w:val="0"/>
        <w:adjustRightInd w:val="0"/>
        <w:spacing w:before="0"/>
        <w:ind w:left="360"/>
        <w:jc w:val="both"/>
        <w:rPr>
          <w:ins w:id="1363" w:author="HP" w:date="2022-07-18T14:29:00Z"/>
          <w:lang w:eastAsia="en-US" w:bidi="ar-DZ"/>
        </w:rPr>
      </w:pPr>
      <w:ins w:id="1364" w:author="HP" w:date="2022-07-27T11:44:00Z">
        <w:r>
          <w:rPr>
            <w:lang w:eastAsia="en-US" w:bidi="ar-DZ"/>
          </w:rPr>
          <w:t>Though</w:t>
        </w:r>
        <w:r w:rsidRPr="00854896">
          <w:rPr>
            <w:lang w:eastAsia="en-US" w:bidi="ar-DZ"/>
          </w:rPr>
          <w:t xml:space="preserve"> GSMA governs and ensures t</w:t>
        </w:r>
        <w:r>
          <w:rPr>
            <w:lang w:eastAsia="en-US" w:bidi="ar-DZ"/>
          </w:rPr>
          <w:t xml:space="preserve">he standardisation of Remote </w:t>
        </w:r>
      </w:ins>
      <w:ins w:id="1365" w:author="HP" w:date="2022-09-29T13:56:00Z">
        <w:r w:rsidR="00286138">
          <w:rPr>
            <w:lang w:eastAsia="en-US" w:bidi="ar-DZ"/>
          </w:rPr>
          <w:t>e</w:t>
        </w:r>
      </w:ins>
      <w:ins w:id="1366" w:author="HP" w:date="2022-07-27T11:44:00Z">
        <w:r>
          <w:rPr>
            <w:lang w:eastAsia="en-US" w:bidi="ar-DZ"/>
          </w:rPr>
          <w:t>S</w:t>
        </w:r>
      </w:ins>
      <w:ins w:id="1367" w:author="HP" w:date="2022-07-27T11:45:00Z">
        <w:r>
          <w:rPr>
            <w:lang w:eastAsia="en-US" w:bidi="ar-DZ"/>
          </w:rPr>
          <w:t>IM</w:t>
        </w:r>
      </w:ins>
      <w:ins w:id="1368" w:author="HP" w:date="2022-07-27T11:44:00Z">
        <w:r w:rsidRPr="00854896">
          <w:rPr>
            <w:lang w:eastAsia="en-US" w:bidi="ar-DZ"/>
          </w:rPr>
          <w:t xml:space="preserve"> Provisioning solutions, </w:t>
        </w:r>
      </w:ins>
      <w:ins w:id="1369" w:author="HP" w:date="2022-07-27T11:45:00Z">
        <w:r>
          <w:rPr>
            <w:lang w:eastAsia="en-US" w:bidi="ar-DZ"/>
          </w:rPr>
          <w:t>it is</w:t>
        </w:r>
      </w:ins>
      <w:ins w:id="1370" w:author="HP" w:date="2022-07-27T11:44:00Z">
        <w:r w:rsidRPr="00854896">
          <w:rPr>
            <w:lang w:eastAsia="en-US" w:bidi="ar-DZ"/>
          </w:rPr>
          <w:t xml:space="preserve"> to </w:t>
        </w:r>
      </w:ins>
      <w:ins w:id="1371" w:author="HP" w:date="2022-07-27T11:45:00Z">
        <w:r>
          <w:rPr>
            <w:lang w:eastAsia="en-US" w:bidi="ar-DZ"/>
          </w:rPr>
          <w:t>note</w:t>
        </w:r>
      </w:ins>
      <w:ins w:id="1372" w:author="HP" w:date="2022-07-27T11:44:00Z">
        <w:r w:rsidRPr="00854896">
          <w:rPr>
            <w:lang w:eastAsia="en-US" w:bidi="ar-DZ"/>
          </w:rPr>
          <w:t xml:space="preserve"> that the requirements for hosting a Subscription Management platform and Data-Centers </w:t>
        </w:r>
      </w:ins>
      <w:ins w:id="1373" w:author="HP" w:date="2022-07-27T11:45:00Z">
        <w:r>
          <w:rPr>
            <w:lang w:eastAsia="en-US" w:bidi="ar-DZ"/>
          </w:rPr>
          <w:t xml:space="preserve">may differ </w:t>
        </w:r>
      </w:ins>
      <w:ins w:id="1374" w:author="HP" w:date="2022-07-27T11:46:00Z">
        <w:r>
          <w:rPr>
            <w:lang w:eastAsia="en-US" w:bidi="ar-DZ"/>
          </w:rPr>
          <w:t>in different Member States</w:t>
        </w:r>
      </w:ins>
      <w:ins w:id="1375" w:author="HP" w:date="2022-08-03T13:50:00Z">
        <w:r w:rsidR="001607FF">
          <w:rPr>
            <w:lang w:eastAsia="en-US" w:bidi="ar-DZ"/>
          </w:rPr>
          <w:t xml:space="preserve"> based on their </w:t>
        </w:r>
      </w:ins>
      <w:ins w:id="1376" w:author="HP" w:date="2022-08-03T13:51:00Z">
        <w:r w:rsidR="001607FF">
          <w:rPr>
            <w:lang w:eastAsia="en-US" w:bidi="ar-DZ"/>
          </w:rPr>
          <w:t>local regulations</w:t>
        </w:r>
      </w:ins>
      <w:ins w:id="1377" w:author="HP" w:date="2022-08-03T13:50:00Z">
        <w:r w:rsidR="001607FF">
          <w:rPr>
            <w:lang w:eastAsia="en-US" w:bidi="ar-DZ"/>
          </w:rPr>
          <w:t>.</w:t>
        </w:r>
      </w:ins>
      <w:ins w:id="1378" w:author="HP" w:date="2022-07-27T11:44:00Z">
        <w:r w:rsidRPr="00854896">
          <w:rPr>
            <w:lang w:eastAsia="en-US" w:bidi="ar-DZ"/>
          </w:rPr>
          <w:t xml:space="preserve">. </w:t>
        </w:r>
      </w:ins>
      <w:ins w:id="1379" w:author="HP" w:date="2022-07-27T11:46:00Z">
        <w:r>
          <w:rPr>
            <w:lang w:eastAsia="en-US" w:bidi="ar-DZ"/>
          </w:rPr>
          <w:t xml:space="preserve"> </w:t>
        </w:r>
      </w:ins>
    </w:p>
    <w:p w:rsidR="001D09E3" w:rsidRPr="00854896" w:rsidRDefault="001D09E3" w:rsidP="00854896">
      <w:pPr>
        <w:pStyle w:val="ListParagraph"/>
        <w:spacing w:line="360" w:lineRule="auto"/>
        <w:ind w:left="360"/>
        <w:jc w:val="both"/>
        <w:rPr>
          <w:ins w:id="1380" w:author="HP" w:date="2022-07-18T14:29:00Z"/>
          <w:lang w:eastAsia="en-US" w:bidi="ar-DZ"/>
        </w:rPr>
      </w:pPr>
    </w:p>
    <w:p w:rsidR="001D09E3" w:rsidRPr="001D09E3" w:rsidDel="00145EBC" w:rsidRDefault="00FF0464" w:rsidP="001D09E3">
      <w:pPr>
        <w:spacing w:line="360" w:lineRule="auto"/>
        <w:jc w:val="both"/>
        <w:rPr>
          <w:ins w:id="1381" w:author="ADG TS" w:date="2022-06-22T17:05:00Z"/>
          <w:del w:id="1382" w:author="HP" w:date="2022-08-03T15:06:00Z"/>
          <w:b/>
          <w:lang w:bidi="ar-DZ"/>
        </w:rPr>
      </w:pPr>
      <w:moveFromRangeStart w:id="1383" w:author="HP" w:date="2022-07-27T10:28:00Z" w:name="move109810132"/>
      <w:moveFrom w:id="1384" w:author="HP" w:date="2022-07-27T10:28:00Z">
        <w:ins w:id="1385" w:author="ADG TS" w:date="2022-06-22T17:04:00Z">
          <w:r w:rsidRPr="001D09E3" w:rsidDel="00697A22">
            <w:rPr>
              <w:b/>
              <w:lang w:bidi="ar-DZ"/>
            </w:rPr>
            <w:t>Case Studies</w:t>
          </w:r>
        </w:ins>
      </w:moveFrom>
      <w:moveFromRangeEnd w:id="1383"/>
    </w:p>
    <w:p w:rsidR="001D09E3" w:rsidDel="00697A22" w:rsidRDefault="00FF0464">
      <w:pPr>
        <w:spacing w:line="360" w:lineRule="auto"/>
        <w:jc w:val="both"/>
        <w:rPr>
          <w:ins w:id="1386" w:author="ADG TS" w:date="2022-06-22T17:05:00Z"/>
          <w:del w:id="1387" w:author="HP" w:date="2022-07-27T10:28:00Z"/>
          <w:b/>
          <w:lang w:bidi="ar-DZ"/>
        </w:rPr>
      </w:pPr>
      <w:ins w:id="1388" w:author="ADG TS" w:date="2022-06-22T17:05:00Z">
        <w:del w:id="1389" w:author="HP" w:date="2022-07-27T10:28:00Z">
          <w:r w:rsidDel="00697A22">
            <w:rPr>
              <w:b/>
              <w:lang w:bidi="ar-DZ"/>
            </w:rPr>
            <w:delText>1</w:delText>
          </w:r>
        </w:del>
        <w:del w:id="1390" w:author="HP" w:date="2022-07-15T14:29:00Z">
          <w:r w:rsidDel="0033141F">
            <w:rPr>
              <w:b/>
              <w:lang w:bidi="ar-DZ"/>
            </w:rPr>
            <w:delText>1</w:delText>
          </w:r>
        </w:del>
        <w:del w:id="1391" w:author="HP" w:date="2022-07-27T10:28:00Z">
          <w:r w:rsidDel="00697A22">
            <w:rPr>
              <w:b/>
              <w:lang w:bidi="ar-DZ"/>
            </w:rPr>
            <w:delText>. International Standardization</w:delText>
          </w:r>
        </w:del>
      </w:ins>
    </w:p>
    <w:p w:rsidR="00974320" w:rsidDel="00DB078C" w:rsidRDefault="00FF0464">
      <w:pPr>
        <w:spacing w:line="360" w:lineRule="auto"/>
        <w:jc w:val="both"/>
        <w:rPr>
          <w:ins w:id="1392" w:author="ADG TS" w:date="2022-06-22T17:05:00Z"/>
          <w:del w:id="1393" w:author="HP" w:date="2022-07-27T10:31:00Z"/>
          <w:b/>
          <w:lang w:bidi="ar-DZ"/>
        </w:rPr>
      </w:pPr>
      <w:ins w:id="1394" w:author="ADG TS" w:date="2022-06-22T17:05:00Z">
        <w:del w:id="1395" w:author="HP" w:date="2022-07-27T10:31:00Z">
          <w:r w:rsidDel="00DB078C">
            <w:rPr>
              <w:b/>
              <w:lang w:bidi="ar-DZ"/>
            </w:rPr>
            <w:delText>1</w:delText>
          </w:r>
        </w:del>
        <w:del w:id="1396" w:author="HP" w:date="2022-07-15T14:29:00Z">
          <w:r w:rsidDel="0033141F">
            <w:rPr>
              <w:b/>
              <w:lang w:bidi="ar-DZ"/>
            </w:rPr>
            <w:delText>2</w:delText>
          </w:r>
        </w:del>
        <w:del w:id="1397" w:author="HP" w:date="2022-07-27T10:31:00Z">
          <w:r w:rsidDel="00DB078C">
            <w:rPr>
              <w:b/>
              <w:lang w:bidi="ar-DZ"/>
            </w:rPr>
            <w:delText xml:space="preserve">. </w:delText>
          </w:r>
        </w:del>
        <w:del w:id="1398" w:author="HP" w:date="2022-07-27T10:29:00Z">
          <w:r w:rsidDel="00DB078C">
            <w:rPr>
              <w:b/>
              <w:lang w:bidi="ar-DZ"/>
            </w:rPr>
            <w:delText>Role of regulator</w:delText>
          </w:r>
        </w:del>
        <w:bookmarkStart w:id="1399" w:name="_GoBack"/>
        <w:bookmarkEnd w:id="1399"/>
      </w:ins>
    </w:p>
    <w:p w:rsidR="00974320" w:rsidDel="00145EBC" w:rsidRDefault="00974320">
      <w:pPr>
        <w:spacing w:line="360" w:lineRule="auto"/>
        <w:jc w:val="both"/>
        <w:rPr>
          <w:ins w:id="1400" w:author="ADG TS" w:date="2022-06-22T17:05:00Z"/>
          <w:del w:id="1401" w:author="HP" w:date="2022-08-03T15:06:00Z"/>
          <w:b/>
          <w:lang w:bidi="ar-DZ"/>
        </w:rPr>
      </w:pPr>
    </w:p>
    <w:p w:rsidR="00974320" w:rsidDel="00145EBC" w:rsidRDefault="00974320">
      <w:pPr>
        <w:spacing w:line="360" w:lineRule="auto"/>
        <w:jc w:val="both"/>
        <w:rPr>
          <w:ins w:id="1402" w:author="ADG TS" w:date="2022-06-22T17:05:00Z"/>
          <w:del w:id="1403" w:author="HP" w:date="2022-08-03T15:06:00Z"/>
          <w:b/>
          <w:lang w:bidi="ar-DZ"/>
        </w:rPr>
      </w:pPr>
    </w:p>
    <w:p w:rsidR="00974320" w:rsidDel="00145EBC" w:rsidRDefault="00974320">
      <w:pPr>
        <w:spacing w:line="360" w:lineRule="auto"/>
        <w:jc w:val="both"/>
        <w:rPr>
          <w:ins w:id="1404" w:author="ADG TS" w:date="2022-06-22T17:02:00Z"/>
          <w:del w:id="1405" w:author="HP" w:date="2022-08-03T15:06:00Z"/>
          <w:b/>
          <w:lang w:bidi="ar-DZ"/>
        </w:rPr>
      </w:pPr>
    </w:p>
    <w:p w:rsidR="00697A22" w:rsidRDefault="00F11FBA">
      <w:pPr>
        <w:spacing w:line="360" w:lineRule="auto"/>
        <w:jc w:val="both"/>
        <w:rPr>
          <w:ins w:id="1406" w:author="HP" w:date="2022-07-27T10:23:00Z"/>
          <w:b/>
          <w:lang w:bidi="ar-DZ"/>
        </w:rPr>
      </w:pPr>
      <w:ins w:id="1407" w:author="ADG TS" w:date="2022-06-09T15:28:00Z">
        <w:del w:id="1408" w:author="HP" w:date="2022-08-03T15:06:00Z">
          <w:r w:rsidRPr="00F11FBA" w:rsidDel="00145EBC">
            <w:rPr>
              <w:b/>
              <w:lang w:bidi="ar-DZ"/>
            </w:rPr>
            <w:br w:type="page"/>
          </w:r>
        </w:del>
      </w:ins>
    </w:p>
    <w:p w:rsidR="00697A22" w:rsidRPr="00F71C2C" w:rsidRDefault="00697A22" w:rsidP="00697A22">
      <w:pPr>
        <w:jc w:val="center"/>
        <w:rPr>
          <w:ins w:id="1409" w:author="HP" w:date="2022-07-27T10:23:00Z"/>
          <w:b/>
          <w:bCs/>
          <w:sz w:val="26"/>
          <w:lang w:val="en-US" w:eastAsia="en-US"/>
        </w:rPr>
      </w:pPr>
      <w:ins w:id="1410" w:author="HP" w:date="2022-07-27T10:23:00Z">
        <w:r w:rsidRPr="00F71C2C">
          <w:rPr>
            <w:b/>
            <w:bCs/>
            <w:sz w:val="26"/>
            <w:lang w:val="en-US" w:eastAsia="en-US"/>
          </w:rPr>
          <w:lastRenderedPageBreak/>
          <w:t>Bibliography</w:t>
        </w:r>
      </w:ins>
    </w:p>
    <w:p w:rsidR="00697A22" w:rsidRPr="004320A5" w:rsidRDefault="00697A22" w:rsidP="00697A22">
      <w:pPr>
        <w:overflowPunct w:val="0"/>
        <w:autoSpaceDE w:val="0"/>
        <w:autoSpaceDN w:val="0"/>
        <w:adjustRightInd w:val="0"/>
        <w:textAlignment w:val="baseline"/>
        <w:rPr>
          <w:ins w:id="1411" w:author="HP" w:date="2022-07-27T10:23:00Z"/>
          <w:rFonts w:eastAsia="MS Mincho"/>
        </w:rPr>
      </w:pPr>
      <w:ins w:id="1412" w:author="HP" w:date="2022-07-27T10:23:00Z">
        <w:r>
          <w:t>[GSMA White Paper CLP.05] -</w:t>
        </w:r>
      </w:ins>
      <w:ins w:id="1413" w:author="HP" w:date="2022-07-27T10:24:00Z">
        <w:r>
          <w:t xml:space="preserve"> </w:t>
        </w:r>
      </w:ins>
      <w:ins w:id="1414" w:author="HP" w:date="2022-07-27T10:23:00Z">
        <w:r>
          <w:t>Business Process for Remote SIM Provisioning in M2M</w:t>
        </w:r>
      </w:ins>
    </w:p>
    <w:p w:rsidR="00697A22" w:rsidRDefault="00697A22">
      <w:pPr>
        <w:spacing w:line="360" w:lineRule="auto"/>
        <w:jc w:val="both"/>
        <w:rPr>
          <w:ins w:id="1415" w:author="ADG TS" w:date="2022-06-09T15:28:00Z"/>
          <w:lang w:eastAsia="en-US" w:bidi="ar-DZ"/>
        </w:rPr>
      </w:pPr>
    </w:p>
    <w:p w:rsidR="00974320" w:rsidDel="00697A22" w:rsidRDefault="00974320">
      <w:pPr>
        <w:rPr>
          <w:del w:id="1416" w:author="HP" w:date="2022-07-18T14:35:00Z"/>
          <w:b/>
          <w:bCs/>
          <w:lang w:eastAsia="en-US" w:bidi="ar-DZ"/>
        </w:rPr>
      </w:pPr>
    </w:p>
    <w:p w:rsidR="00697A22" w:rsidRDefault="00697A22">
      <w:pPr>
        <w:jc w:val="both"/>
        <w:rPr>
          <w:ins w:id="1417" w:author="HP" w:date="2022-07-27T10:24:00Z"/>
          <w:b/>
          <w:bCs/>
          <w:lang w:eastAsia="en-US" w:bidi="ar-DZ"/>
        </w:rPr>
      </w:pPr>
    </w:p>
    <w:p w:rsidR="00697A22" w:rsidRDefault="00697A22">
      <w:pPr>
        <w:jc w:val="both"/>
        <w:rPr>
          <w:ins w:id="1418" w:author="HP" w:date="2022-07-27T10:24:00Z"/>
          <w:b/>
          <w:bCs/>
          <w:lang w:eastAsia="en-US" w:bidi="ar-DZ"/>
        </w:rPr>
      </w:pPr>
    </w:p>
    <w:p w:rsidR="00697A22" w:rsidRDefault="00697A22">
      <w:pPr>
        <w:jc w:val="both"/>
        <w:rPr>
          <w:ins w:id="1419" w:author="HP" w:date="2022-07-27T10:24:00Z"/>
          <w:b/>
          <w:bCs/>
          <w:lang w:eastAsia="en-US" w:bidi="ar-DZ"/>
        </w:rPr>
      </w:pPr>
    </w:p>
    <w:p w:rsidR="00697A22" w:rsidRDefault="00697A22">
      <w:pPr>
        <w:jc w:val="both"/>
        <w:rPr>
          <w:ins w:id="1420" w:author="HP" w:date="2022-07-27T10:24:00Z"/>
          <w:b/>
          <w:bCs/>
          <w:lang w:eastAsia="en-US" w:bidi="ar-DZ"/>
        </w:rPr>
      </w:pPr>
    </w:p>
    <w:p w:rsidR="00697A22" w:rsidRDefault="00697A22">
      <w:pPr>
        <w:jc w:val="both"/>
        <w:rPr>
          <w:ins w:id="1421" w:author="HP" w:date="2022-07-27T10:24:00Z"/>
          <w:b/>
          <w:bCs/>
          <w:lang w:eastAsia="en-US" w:bidi="ar-DZ"/>
        </w:rPr>
      </w:pPr>
    </w:p>
    <w:p w:rsidR="00697A22" w:rsidRDefault="00697A22">
      <w:pPr>
        <w:jc w:val="both"/>
        <w:rPr>
          <w:ins w:id="1422" w:author="HP" w:date="2022-07-27T10:24:00Z"/>
          <w:b/>
          <w:bCs/>
          <w:lang w:eastAsia="en-US" w:bidi="ar-DZ"/>
        </w:rPr>
      </w:pPr>
    </w:p>
    <w:p w:rsidR="00697A22" w:rsidRDefault="00697A22">
      <w:pPr>
        <w:jc w:val="both"/>
        <w:rPr>
          <w:ins w:id="1423" w:author="HP" w:date="2022-07-27T10:24:00Z"/>
          <w:b/>
          <w:bCs/>
          <w:lang w:eastAsia="en-US" w:bidi="ar-DZ"/>
        </w:rPr>
      </w:pPr>
    </w:p>
    <w:p w:rsidR="00697A22" w:rsidRDefault="00697A22">
      <w:pPr>
        <w:jc w:val="both"/>
        <w:rPr>
          <w:ins w:id="1424" w:author="HP" w:date="2022-07-27T10:24:00Z"/>
          <w:b/>
          <w:bCs/>
          <w:lang w:eastAsia="en-US" w:bidi="ar-DZ"/>
        </w:rPr>
      </w:pPr>
    </w:p>
    <w:p w:rsidR="00697A22" w:rsidRDefault="00697A22">
      <w:pPr>
        <w:jc w:val="both"/>
        <w:rPr>
          <w:ins w:id="1425" w:author="HP" w:date="2022-07-27T10:24:00Z"/>
          <w:b/>
          <w:bCs/>
          <w:lang w:eastAsia="en-US" w:bidi="ar-DZ"/>
        </w:rPr>
      </w:pPr>
    </w:p>
    <w:p w:rsidR="00697A22" w:rsidRDefault="00697A22">
      <w:pPr>
        <w:jc w:val="both"/>
        <w:rPr>
          <w:ins w:id="1426" w:author="HP" w:date="2022-07-27T10:24:00Z"/>
          <w:b/>
          <w:bCs/>
          <w:lang w:eastAsia="en-US" w:bidi="ar-DZ"/>
        </w:rPr>
      </w:pPr>
    </w:p>
    <w:p w:rsidR="00697A22" w:rsidRDefault="00697A22">
      <w:pPr>
        <w:jc w:val="both"/>
        <w:rPr>
          <w:ins w:id="1427" w:author="HP" w:date="2022-07-27T10:24:00Z"/>
          <w:b/>
          <w:bCs/>
          <w:lang w:eastAsia="en-US" w:bidi="ar-DZ"/>
        </w:rPr>
      </w:pPr>
    </w:p>
    <w:p w:rsidR="00697A22" w:rsidRDefault="00697A22">
      <w:pPr>
        <w:jc w:val="both"/>
        <w:rPr>
          <w:ins w:id="1428" w:author="HP" w:date="2022-07-27T10:24:00Z"/>
          <w:b/>
          <w:bCs/>
          <w:lang w:eastAsia="en-US" w:bidi="ar-DZ"/>
        </w:rPr>
      </w:pPr>
    </w:p>
    <w:p w:rsidR="00697A22" w:rsidRDefault="00697A22">
      <w:pPr>
        <w:jc w:val="both"/>
        <w:rPr>
          <w:ins w:id="1429" w:author="HP" w:date="2022-07-27T10:24:00Z"/>
          <w:b/>
          <w:bCs/>
          <w:lang w:eastAsia="en-US" w:bidi="ar-DZ"/>
        </w:rPr>
      </w:pPr>
    </w:p>
    <w:p w:rsidR="00697A22" w:rsidRDefault="00697A22">
      <w:pPr>
        <w:jc w:val="both"/>
        <w:rPr>
          <w:ins w:id="1430" w:author="HP" w:date="2022-07-27T10:24:00Z"/>
          <w:b/>
          <w:bCs/>
          <w:lang w:eastAsia="en-US" w:bidi="ar-DZ"/>
        </w:rPr>
      </w:pPr>
    </w:p>
    <w:p w:rsidR="00697A22" w:rsidRDefault="00697A22">
      <w:pPr>
        <w:jc w:val="both"/>
        <w:rPr>
          <w:ins w:id="1431" w:author="HP" w:date="2022-07-27T10:24:00Z"/>
          <w:b/>
          <w:bCs/>
          <w:lang w:eastAsia="en-US" w:bidi="ar-DZ"/>
        </w:rPr>
      </w:pPr>
    </w:p>
    <w:p w:rsidR="00697A22" w:rsidRDefault="00697A22">
      <w:pPr>
        <w:jc w:val="both"/>
        <w:rPr>
          <w:ins w:id="1432" w:author="HP" w:date="2022-07-27T10:24:00Z"/>
          <w:b/>
          <w:bCs/>
          <w:lang w:eastAsia="en-US" w:bidi="ar-DZ"/>
        </w:rPr>
      </w:pPr>
    </w:p>
    <w:p w:rsidR="00697A22" w:rsidRDefault="00697A22">
      <w:pPr>
        <w:jc w:val="both"/>
        <w:rPr>
          <w:ins w:id="1433" w:author="HP" w:date="2022-07-27T10:24:00Z"/>
          <w:b/>
          <w:bCs/>
          <w:lang w:eastAsia="en-US" w:bidi="ar-DZ"/>
        </w:rPr>
      </w:pPr>
    </w:p>
    <w:p w:rsidR="00697A22" w:rsidRDefault="00697A22">
      <w:pPr>
        <w:jc w:val="both"/>
        <w:rPr>
          <w:ins w:id="1434" w:author="HP" w:date="2022-07-27T10:24:00Z"/>
          <w:b/>
          <w:bCs/>
          <w:lang w:eastAsia="en-US" w:bidi="ar-DZ"/>
        </w:rPr>
      </w:pPr>
    </w:p>
    <w:p w:rsidR="00697A22" w:rsidRDefault="00697A22">
      <w:pPr>
        <w:jc w:val="both"/>
        <w:rPr>
          <w:ins w:id="1435" w:author="HP" w:date="2022-07-27T10:24:00Z"/>
          <w:b/>
          <w:bCs/>
          <w:lang w:eastAsia="en-US" w:bidi="ar-DZ"/>
        </w:rPr>
      </w:pPr>
    </w:p>
    <w:p w:rsidR="00697A22" w:rsidRDefault="00697A22">
      <w:pPr>
        <w:jc w:val="both"/>
        <w:rPr>
          <w:ins w:id="1436" w:author="HP" w:date="2022-07-27T10:24:00Z"/>
          <w:b/>
          <w:bCs/>
          <w:lang w:eastAsia="en-US" w:bidi="ar-DZ"/>
        </w:rPr>
      </w:pPr>
    </w:p>
    <w:p w:rsidR="00697A22" w:rsidRDefault="00697A22">
      <w:pPr>
        <w:jc w:val="both"/>
        <w:rPr>
          <w:ins w:id="1437" w:author="HP" w:date="2022-07-27T10:24:00Z"/>
          <w:b/>
          <w:bCs/>
          <w:lang w:eastAsia="en-US" w:bidi="ar-DZ"/>
        </w:rPr>
      </w:pPr>
    </w:p>
    <w:p w:rsidR="00974320" w:rsidDel="00521841" w:rsidRDefault="00974320">
      <w:pPr>
        <w:jc w:val="both"/>
        <w:rPr>
          <w:ins w:id="1438" w:author="ADG TS" w:date="2022-06-09T15:28:00Z"/>
          <w:del w:id="1439" w:author="HP" w:date="2022-07-18T14:35:00Z"/>
          <w:b/>
          <w:bCs/>
          <w:lang w:eastAsia="en-US" w:bidi="ar-DZ"/>
        </w:rPr>
      </w:pPr>
    </w:p>
    <w:p w:rsidR="00974320" w:rsidDel="00521841" w:rsidRDefault="00D00B4C">
      <w:pPr>
        <w:jc w:val="both"/>
        <w:rPr>
          <w:del w:id="1440" w:author="HP" w:date="2022-07-18T14:35:00Z"/>
          <w:b/>
          <w:bCs/>
          <w:lang w:eastAsia="en-US" w:bidi="ar-DZ"/>
        </w:rPr>
      </w:pPr>
      <w:del w:id="1441" w:author="HP" w:date="2022-07-18T14:35:00Z">
        <w:r w:rsidRPr="00D00B4C" w:rsidDel="00521841">
          <w:rPr>
            <w:b/>
            <w:bCs/>
            <w:lang w:eastAsia="en-US" w:bidi="ar-DZ"/>
          </w:rPr>
          <w:delText>Identifiers involved</w:delText>
        </w:r>
      </w:del>
    </w:p>
    <w:p w:rsidR="00525CDE" w:rsidRPr="00525CDE" w:rsidDel="00521841" w:rsidRDefault="00525CDE" w:rsidP="00D00B4C">
      <w:pPr>
        <w:rPr>
          <w:del w:id="1442" w:author="HP" w:date="2022-07-18T14:35:00Z"/>
          <w:lang w:eastAsia="en-US" w:bidi="ar-DZ"/>
        </w:rPr>
      </w:pPr>
      <w:del w:id="1443" w:author="HP" w:date="2022-07-18T14:35:00Z">
        <w:r w:rsidRPr="00525CDE" w:rsidDel="00521841">
          <w:rPr>
            <w:lang w:eastAsia="en-US" w:bidi="ar-DZ"/>
          </w:rPr>
          <w:delText>This for further study</w:delText>
        </w:r>
      </w:del>
    </w:p>
    <w:p w:rsidR="00D00B4C" w:rsidDel="00521841" w:rsidRDefault="00D00B4C" w:rsidP="0022765A">
      <w:pPr>
        <w:rPr>
          <w:del w:id="1444" w:author="HP" w:date="2022-07-18T14:35:00Z"/>
          <w:b/>
          <w:bCs/>
          <w:lang w:eastAsia="en-US" w:bidi="ar-DZ"/>
        </w:rPr>
      </w:pPr>
      <w:del w:id="1445" w:author="HP" w:date="2022-07-18T14:35:00Z">
        <w:r w:rsidDel="00521841">
          <w:rPr>
            <w:b/>
            <w:bCs/>
            <w:lang w:eastAsia="en-US" w:bidi="ar-DZ"/>
          </w:rPr>
          <w:delText>7 The relationship between the entities</w:delText>
        </w:r>
      </w:del>
    </w:p>
    <w:p w:rsidR="00D00B4C" w:rsidDel="00521841" w:rsidRDefault="00D00B4C" w:rsidP="0022765A">
      <w:pPr>
        <w:rPr>
          <w:del w:id="1446" w:author="HP" w:date="2022-07-18T14:35:00Z"/>
          <w:lang w:eastAsia="en-US" w:bidi="ar-DZ"/>
        </w:rPr>
      </w:pPr>
      <w:moveFromRangeStart w:id="1447" w:author="HP" w:date="2022-07-18T14:33:00Z" w:name="move109047255"/>
      <w:moveFrom w:id="1448" w:author="HP" w:date="2022-07-18T14:33:00Z">
        <w:del w:id="1449" w:author="HP" w:date="2022-07-18T14:35:00Z">
          <w:r w:rsidDel="00521841">
            <w:rPr>
              <w:lang w:eastAsia="en-US" w:bidi="ar-DZ"/>
            </w:rPr>
            <w:delText xml:space="preserve">Figure 1 in clause 5 above described the basic model of connectivity.  In that basic model of </w:delText>
          </w:r>
          <w:r w:rsidR="00284682" w:rsidDel="00521841">
            <w:rPr>
              <w:lang w:eastAsia="en-US" w:bidi="ar-DZ"/>
            </w:rPr>
            <w:delText>connectivity,</w:delText>
          </w:r>
          <w:r w:rsidDel="00521841">
            <w:rPr>
              <w:lang w:eastAsia="en-US" w:bidi="ar-DZ"/>
            </w:rPr>
            <w:delText xml:space="preserve"> the relationship between the en</w:delText>
          </w:r>
          <w:r w:rsidR="00525CDE" w:rsidDel="00521841">
            <w:rPr>
              <w:lang w:eastAsia="en-US" w:bidi="ar-DZ"/>
            </w:rPr>
            <w:delText>ti</w:delText>
          </w:r>
          <w:r w:rsidDel="00521841">
            <w:rPr>
              <w:lang w:eastAsia="en-US" w:bidi="ar-DZ"/>
            </w:rPr>
            <w:delText>ties is shown.  In this clause further description of the relationship occurs.</w:delText>
          </w:r>
        </w:del>
      </w:moveFrom>
    </w:p>
    <w:p w:rsidR="0022765A" w:rsidDel="00521841" w:rsidRDefault="0022765A" w:rsidP="0022765A">
      <w:pPr>
        <w:rPr>
          <w:del w:id="1450" w:author="HP" w:date="2022-07-18T14:35:00Z"/>
          <w:lang w:eastAsia="en-US" w:bidi="ar-DZ"/>
        </w:rPr>
      </w:pPr>
      <w:moveFrom w:id="1451" w:author="HP" w:date="2022-07-18T14:33:00Z">
        <w:del w:id="1452" w:author="HP" w:date="2022-07-18T14:35:00Z">
          <w:r w:rsidRPr="001139FD" w:rsidDel="00521841">
            <w:rPr>
              <w:lang w:eastAsia="en-US" w:bidi="ar-DZ"/>
            </w:rPr>
            <w:delText xml:space="preserve">The consumer is the </w:delText>
          </w:r>
          <w:r w:rsidR="001139FD" w:rsidRPr="001139FD" w:rsidDel="00521841">
            <w:rPr>
              <w:lang w:eastAsia="en-US" w:bidi="ar-DZ"/>
            </w:rPr>
            <w:delText>e</w:delText>
          </w:r>
          <w:r w:rsidR="001139FD" w:rsidDel="00521841">
            <w:rPr>
              <w:lang w:eastAsia="en-US" w:bidi="ar-DZ"/>
            </w:rPr>
            <w:delText>nt</w:delText>
          </w:r>
          <w:r w:rsidR="001139FD" w:rsidRPr="001139FD" w:rsidDel="00521841">
            <w:rPr>
              <w:lang w:eastAsia="en-US" w:bidi="ar-DZ"/>
            </w:rPr>
            <w:delText xml:space="preserve">itywho signs up for a service.  That service may be for an energy supplier, where M2M/IoT is being used to allow the energy supplier to provide connectivity for the energy supplier to take remote readings of the meter at the consumer’s premises.  Alternative entities may be associated with </w:delText>
          </w:r>
          <w:r w:rsidR="001139FD" w:rsidDel="00521841">
            <w:rPr>
              <w:lang w:eastAsia="en-US" w:bidi="ar-DZ"/>
            </w:rPr>
            <w:delText xml:space="preserve">the vehicle industry, and may provide connectivity for the vehicle manufacturer for engine management, or for access by the occupants of the vehicle </w:delText>
          </w:r>
          <w:r w:rsidR="00677E27" w:rsidDel="00521841">
            <w:rPr>
              <w:lang w:eastAsia="en-US" w:bidi="ar-DZ"/>
            </w:rPr>
            <w:delText>to</w:delText>
          </w:r>
          <w:r w:rsidR="001139FD" w:rsidDel="00521841">
            <w:rPr>
              <w:lang w:eastAsia="en-US" w:bidi="ar-DZ"/>
            </w:rPr>
            <w:delText xml:space="preserve"> emergency services, or to </w:delText>
          </w:r>
          <w:r w:rsidR="00677E27" w:rsidDel="00521841">
            <w:rPr>
              <w:lang w:eastAsia="en-US" w:bidi="ar-DZ"/>
            </w:rPr>
            <w:delText>infotainment services.</w:delText>
          </w:r>
        </w:del>
      </w:moveFrom>
    </w:p>
    <w:p w:rsidR="0063093D" w:rsidDel="00521841" w:rsidRDefault="001B2F77" w:rsidP="001B2F77">
      <w:pPr>
        <w:rPr>
          <w:del w:id="1453" w:author="HP" w:date="2022-07-18T14:35:00Z"/>
          <w:lang w:eastAsia="en-US" w:bidi="ar-DZ"/>
        </w:rPr>
      </w:pPr>
      <w:moveFrom w:id="1454" w:author="HP" w:date="2022-07-18T14:33:00Z">
        <w:del w:id="1455" w:author="HP" w:date="2022-07-18T14:35:00Z">
          <w:r w:rsidDel="00521841">
            <w:rPr>
              <w:lang w:eastAsia="en-US" w:bidi="ar-DZ"/>
            </w:rPr>
            <w:lastRenderedPageBreak/>
            <w:delText xml:space="preserve">In the basic model of </w:delText>
          </w:r>
          <w:r w:rsidR="00282704" w:rsidDel="00521841">
            <w:rPr>
              <w:lang w:eastAsia="en-US" w:bidi="ar-DZ"/>
            </w:rPr>
            <w:delText>connectivity,</w:delText>
          </w:r>
          <w:r w:rsidDel="00521841">
            <w:rPr>
              <w:lang w:eastAsia="en-US" w:bidi="ar-DZ"/>
            </w:rPr>
            <w:delText xml:space="preserve"> the elements are the consumer, the enterprise and the </w:delText>
          </w:r>
          <w:r w:rsidR="00282704" w:rsidDel="00521841">
            <w:rPr>
              <w:lang w:eastAsia="en-US" w:bidi="ar-DZ"/>
            </w:rPr>
            <w:delText>service</w:delText>
          </w:r>
          <w:r w:rsidDel="00521841">
            <w:rPr>
              <w:lang w:eastAsia="en-US" w:bidi="ar-DZ"/>
            </w:rPr>
            <w:delText xml:space="preserve"> provider.  </w:delText>
          </w:r>
          <w:r w:rsidR="0063093D" w:rsidDel="00521841">
            <w:rPr>
              <w:lang w:eastAsia="en-US" w:bidi="ar-DZ"/>
            </w:rPr>
            <w:delText xml:space="preserve">The basic model is logical, and shows two instances of the enterprise.  The two instances maybe considered to be two elements of the enterprise, </w:delText>
          </w:r>
          <w:r w:rsidR="00E27247" w:rsidDel="00521841">
            <w:rPr>
              <w:lang w:eastAsia="en-US" w:bidi="ar-DZ"/>
            </w:rPr>
            <w:delText>e.g.,</w:delText>
          </w:r>
          <w:r w:rsidR="0063093D" w:rsidDel="00521841">
            <w:rPr>
              <w:lang w:eastAsia="en-US" w:bidi="ar-DZ"/>
            </w:rPr>
            <w:delText xml:space="preserve"> equipment in the consumer’s location such as a smart meter, and the management software that manages the reading from the consumer equipment, for example billing software.</w:delText>
          </w:r>
        </w:del>
      </w:moveFrom>
    </w:p>
    <w:p w:rsidR="00D43AB0" w:rsidDel="00521841" w:rsidRDefault="00BC0842" w:rsidP="001B2F77">
      <w:pPr>
        <w:rPr>
          <w:del w:id="1456" w:author="HP" w:date="2022-07-18T14:35:00Z"/>
          <w:lang w:eastAsia="en-US" w:bidi="ar-DZ"/>
        </w:rPr>
      </w:pPr>
      <w:moveFrom w:id="1457" w:author="HP" w:date="2022-07-18T14:33:00Z">
        <w:del w:id="1458" w:author="HP" w:date="2022-07-18T14:35:00Z">
          <w:r w:rsidDel="00521841">
            <w:rPr>
              <w:lang w:eastAsia="en-US" w:bidi="ar-DZ"/>
            </w:rPr>
            <w:delText>The elements are connected, and the interface</w:delText>
          </w:r>
          <w:r w:rsidR="0063093D" w:rsidDel="00521841">
            <w:rPr>
              <w:lang w:eastAsia="en-US" w:bidi="ar-DZ"/>
            </w:rPr>
            <w:delText>s</w:delText>
          </w:r>
          <w:r w:rsidDel="00521841">
            <w:rPr>
              <w:lang w:eastAsia="en-US" w:bidi="ar-DZ"/>
            </w:rPr>
            <w:delText xml:space="preserve"> between them are identified.  The interface between the Consumer and the enterprise is the Ce interface, </w:delText>
          </w:r>
          <w:r w:rsidR="0063093D" w:rsidDel="00521841">
            <w:rPr>
              <w:lang w:eastAsia="en-US" w:bidi="ar-DZ"/>
            </w:rPr>
            <w:delText xml:space="preserve">the interface between the enterprise and the service provider is the Esp interface and the interface between the service provider and the enterprise is the SPe interface.  The basic information that flows across these interfaces is determined by the type of </w:delText>
          </w:r>
          <w:r w:rsidR="00D43AB0" w:rsidDel="00521841">
            <w:rPr>
              <w:lang w:eastAsia="en-US" w:bidi="ar-DZ"/>
            </w:rPr>
            <w:delText>service</w:delText>
          </w:r>
          <w:r w:rsidR="0063093D" w:rsidDel="00521841">
            <w:rPr>
              <w:lang w:eastAsia="en-US" w:bidi="ar-DZ"/>
            </w:rPr>
            <w:delText xml:space="preserve"> being offered and how that </w:delText>
          </w:r>
          <w:r w:rsidR="00D43AB0" w:rsidDel="00521841">
            <w:rPr>
              <w:lang w:eastAsia="en-US" w:bidi="ar-DZ"/>
            </w:rPr>
            <w:delText>service</w:delText>
          </w:r>
          <w:r w:rsidR="0063093D" w:rsidDel="00521841">
            <w:rPr>
              <w:lang w:eastAsia="en-US" w:bidi="ar-DZ"/>
            </w:rPr>
            <w:delText xml:space="preserve"> is established.  </w:delText>
          </w:r>
        </w:del>
      </w:moveFrom>
    </w:p>
    <w:moveFromRangeEnd w:id="1447"/>
    <w:p w:rsidR="00525CDE" w:rsidRPr="00D00B4C" w:rsidDel="00521841" w:rsidRDefault="00525CDE" w:rsidP="00525CDE">
      <w:pPr>
        <w:rPr>
          <w:del w:id="1459" w:author="HP" w:date="2022-07-18T14:35:00Z"/>
          <w:b/>
          <w:bCs/>
          <w:lang w:eastAsia="en-US" w:bidi="ar-DZ"/>
        </w:rPr>
      </w:pPr>
      <w:del w:id="1460" w:author="HP" w:date="2022-07-18T14:35:00Z">
        <w:r w:rsidDel="00521841">
          <w:rPr>
            <w:b/>
            <w:bCs/>
            <w:lang w:eastAsia="en-US" w:bidi="ar-DZ"/>
          </w:rPr>
          <w:delText>8 The relationship of the entities to the identifiers</w:delText>
        </w:r>
      </w:del>
    </w:p>
    <w:p w:rsidR="0063093D" w:rsidDel="00521841" w:rsidRDefault="0063093D" w:rsidP="001B2F77">
      <w:pPr>
        <w:rPr>
          <w:del w:id="1461" w:author="HP" w:date="2022-07-18T14:35:00Z"/>
          <w:lang w:eastAsia="en-US" w:bidi="ar-DZ"/>
        </w:rPr>
      </w:pPr>
      <w:moveFromRangeStart w:id="1462" w:author="HP" w:date="2022-07-18T14:35:00Z" w:name="move109047346"/>
      <w:moveFrom w:id="1463" w:author="HP" w:date="2022-07-18T14:35:00Z">
        <w:del w:id="1464" w:author="HP" w:date="2022-07-18T14:35:00Z">
          <w:r w:rsidDel="00521841">
            <w:rPr>
              <w:lang w:eastAsia="en-US" w:bidi="ar-DZ"/>
            </w:rPr>
            <w:delText xml:space="preserve">As a minimum the identifier </w:delText>
          </w:r>
          <w:r w:rsidR="00D43AB0" w:rsidDel="00521841">
            <w:rPr>
              <w:lang w:eastAsia="en-US" w:bidi="ar-DZ"/>
            </w:rPr>
            <w:delText>segment should identify the consumer, which may or may not be a telephone number.  Where they may be a requirement to communicate through a public communications service then a telephone number may be required.  Where no communication is required and a private identification scheme is used then this is not considered further.  Whether a public or private identification scheme is used in the relationship between the consumer and the enterprise, both will have to have a relationship with the IMSI.</w:delText>
          </w:r>
        </w:del>
      </w:moveFrom>
    </w:p>
    <w:p w:rsidR="0063093D" w:rsidDel="00521841" w:rsidRDefault="00D43AB0" w:rsidP="001B2F77">
      <w:pPr>
        <w:rPr>
          <w:del w:id="1465" w:author="HP" w:date="2022-07-18T14:35:00Z"/>
          <w:lang w:eastAsia="en-US" w:bidi="ar-DZ"/>
        </w:rPr>
      </w:pPr>
      <w:moveFrom w:id="1466" w:author="HP" w:date="2022-07-18T14:35:00Z">
        <w:del w:id="1467" w:author="HP" w:date="2022-07-18T14:35:00Z">
          <w:r w:rsidDel="00521841">
            <w:rPr>
              <w:lang w:eastAsia="en-US" w:bidi="ar-DZ"/>
            </w:rPr>
            <w:delText>The relationship between the identifier that is used by the enterprise and the consumer and the IMSI is transferred across the Esp and the SPe interface.</w:delText>
          </w:r>
        </w:del>
      </w:moveFrom>
    </w:p>
    <w:p w:rsidR="000C05BB" w:rsidDel="00521841" w:rsidRDefault="00282704" w:rsidP="001B2F77">
      <w:pPr>
        <w:rPr>
          <w:del w:id="1468" w:author="HP" w:date="2022-07-18T14:35:00Z"/>
          <w:lang w:eastAsia="en-US" w:bidi="ar-DZ"/>
        </w:rPr>
      </w:pPr>
      <w:moveFrom w:id="1469" w:author="HP" w:date="2022-07-18T14:35:00Z">
        <w:del w:id="1470" w:author="HP" w:date="2022-07-18T14:35:00Z">
          <w:r w:rsidDel="00521841">
            <w:rPr>
              <w:lang w:eastAsia="en-US" w:bidi="ar-DZ"/>
            </w:rPr>
            <w:delText xml:space="preserve">The consumer will have equipment related to the </w:delText>
          </w:r>
          <w:r w:rsidR="00FA5CFA" w:rsidDel="00521841">
            <w:rPr>
              <w:lang w:eastAsia="en-US" w:bidi="ar-DZ"/>
            </w:rPr>
            <w:delText xml:space="preserve">service to be received from the </w:delText>
          </w:r>
          <w:r w:rsidDel="00521841">
            <w:rPr>
              <w:lang w:eastAsia="en-US" w:bidi="ar-DZ"/>
            </w:rPr>
            <w:delText>enterprise, often provided by the enterprise</w:delText>
          </w:r>
          <w:r w:rsidR="00FA5CFA" w:rsidDel="00521841">
            <w:rPr>
              <w:lang w:eastAsia="en-US" w:bidi="ar-DZ"/>
            </w:rPr>
            <w:delText>, and which will contain either a SIM card or an e-SIM.  Equipment provided by an enterprise without a SIM or an E-SIM are not considered further.</w:delText>
          </w:r>
        </w:del>
      </w:moveFrom>
    </w:p>
    <w:moveFromRangeEnd w:id="1462"/>
    <w:p w:rsidR="00525CDE" w:rsidRPr="00525CDE" w:rsidDel="004B2E91" w:rsidRDefault="00525CDE" w:rsidP="004B2E91">
      <w:pPr>
        <w:rPr>
          <w:del w:id="1471" w:author="ADG TS" w:date="2022-06-09T15:28:00Z"/>
          <w:b/>
          <w:bCs/>
          <w:lang w:eastAsia="en-US" w:bidi="ar-DZ"/>
        </w:rPr>
      </w:pPr>
      <w:del w:id="1472" w:author="HP" w:date="2022-07-18T14:35:00Z">
        <w:r w:rsidRPr="00525CDE" w:rsidDel="00521841">
          <w:rPr>
            <w:b/>
            <w:bCs/>
            <w:lang w:eastAsia="en-US" w:bidi="ar-DZ"/>
          </w:rPr>
          <w:delText xml:space="preserve">9 </w:delText>
        </w:r>
      </w:del>
      <w:del w:id="1473" w:author="ADG TS" w:date="2022-06-09T15:28:00Z">
        <w:r w:rsidRPr="00525CDE" w:rsidDel="004B2E91">
          <w:rPr>
            <w:b/>
            <w:bCs/>
            <w:lang w:eastAsia="en-US" w:bidi="ar-DZ"/>
          </w:rPr>
          <w:delText xml:space="preserve">The role carrier switching </w:delText>
        </w:r>
      </w:del>
    </w:p>
    <w:p w:rsidR="000C05BB" w:rsidDel="004B2E91" w:rsidRDefault="000C05BB" w:rsidP="004B2E91">
      <w:pPr>
        <w:rPr>
          <w:del w:id="1474" w:author="ADG TS" w:date="2022-06-09T15:28:00Z"/>
          <w:lang w:eastAsia="en-US" w:bidi="ar-DZ"/>
        </w:rPr>
      </w:pPr>
      <w:del w:id="1475" w:author="ADG TS" w:date="2022-06-09T15:28:00Z">
        <w:r w:rsidDel="004B2E91">
          <w:rPr>
            <w:lang w:eastAsia="en-US" w:bidi="ar-DZ"/>
          </w:rPr>
          <w:delText>The</w:delText>
        </w:r>
        <w:r w:rsidR="00E27247" w:rsidDel="004B2E91">
          <w:rPr>
            <w:lang w:eastAsia="en-US" w:bidi="ar-DZ"/>
          </w:rPr>
          <w:delText>re</w:delText>
        </w:r>
        <w:r w:rsidDel="004B2E91">
          <w:rPr>
            <w:lang w:eastAsia="en-US" w:bidi="ar-DZ"/>
          </w:rPr>
          <w:delText xml:space="preserve"> are two use cases that need to be considered that develop the basic model of connectivity.</w:delText>
        </w:r>
      </w:del>
    </w:p>
    <w:p w:rsidR="001B2F77" w:rsidDel="004B2E91" w:rsidRDefault="000C05BB" w:rsidP="00173747">
      <w:pPr>
        <w:rPr>
          <w:del w:id="1476" w:author="ADG TS" w:date="2022-06-09T15:28:00Z"/>
          <w:lang w:eastAsia="en-US" w:bidi="ar-DZ"/>
        </w:rPr>
      </w:pPr>
      <w:del w:id="1477" w:author="ADG TS" w:date="2022-05-23T17:14:00Z">
        <w:r w:rsidDel="000C4934">
          <w:rPr>
            <w:lang w:eastAsia="en-US" w:bidi="ar-DZ"/>
          </w:rPr>
          <w:delText>The first use case is where the consumer changes the enterprise with which it has a relationship.  This is for further study</w:delText>
        </w:r>
      </w:del>
    </w:p>
    <w:p w:rsidR="000C05BB" w:rsidDel="004B2E91" w:rsidRDefault="000C05BB" w:rsidP="00173747">
      <w:pPr>
        <w:rPr>
          <w:del w:id="1478" w:author="ADG TS" w:date="2022-06-09T15:28:00Z"/>
          <w:lang w:eastAsia="en-US" w:bidi="ar-DZ"/>
        </w:rPr>
      </w:pPr>
      <w:del w:id="1479" w:author="ADG TS" w:date="2022-06-09T15:28:00Z">
        <w:r w:rsidDel="004B2E91">
          <w:rPr>
            <w:lang w:eastAsia="en-US" w:bidi="ar-DZ"/>
          </w:rPr>
          <w:delText xml:space="preserve">The second use case is where the enterprise changes its relationship with a </w:delText>
        </w:r>
        <w:r w:rsidR="00E27247" w:rsidDel="004B2E91">
          <w:rPr>
            <w:lang w:eastAsia="en-US" w:bidi="ar-DZ"/>
          </w:rPr>
          <w:delText>service</w:delText>
        </w:r>
        <w:r w:rsidDel="004B2E91">
          <w:rPr>
            <w:lang w:eastAsia="en-US" w:bidi="ar-DZ"/>
          </w:rPr>
          <w:delText xml:space="preserve"> provider.  In generic terms this is carrier switching as shown in figure 2.</w:delText>
        </w:r>
      </w:del>
    </w:p>
    <w:p w:rsidR="004176A2" w:rsidDel="004B2E91" w:rsidRDefault="004176A2" w:rsidP="00F32CCF">
      <w:pPr>
        <w:rPr>
          <w:del w:id="1480" w:author="ADG TS" w:date="2022-06-09T15:28:00Z"/>
          <w:lang w:eastAsia="en-US" w:bidi="ar-DZ"/>
        </w:rPr>
      </w:pPr>
    </w:p>
    <w:p w:rsidR="004176A2" w:rsidDel="004B2E91" w:rsidRDefault="00965E18" w:rsidP="00F32CCF">
      <w:pPr>
        <w:rPr>
          <w:del w:id="1481" w:author="ADG TS" w:date="2022-06-09T15:28:00Z"/>
          <w:lang w:eastAsia="en-US" w:bidi="ar-DZ"/>
        </w:rPr>
      </w:pPr>
      <w:del w:id="1482" w:author="ADG TS" w:date="2022-06-09T15:28:00Z">
        <w:r w:rsidRPr="00965E18">
          <w:rPr>
            <w:noProof/>
            <w:lang w:val="en-IN" w:eastAsia="en-IN" w:bidi="hi-IN"/>
          </w:rPr>
          <w:pict>
            <v:group id="_x0000_s1074" style="position:absolute;margin-left:11.55pt;margin-top:11.85pt;width:440.6pt;height:140.75pt;z-index:251661312" coordsize="55955,178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">
              <v:roundrect id="Rectangle: Rounded Corners 23" o:spid="_x0000_s1075" style="position:absolute;top:9808;width:12768;height:3232;visibility:visibl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" filled="f" strokecolor="#1f4d78 [1604]" strokeweight="1pt">
                <v:stroke joinstyle="miter"/>
              </v:roundrect>
              <v:roundrect id="Rectangle: Rounded Corners 24" o:spid="_x0000_s1076" style="position:absolute;left:15315;top:9744;width:10067;height:3231;visibility:visibl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" filled="f" strokecolor="#1f4d78 [1604]" strokeweight="1pt">
                <v:stroke joinstyle="miter"/>
              </v:roundrect>
              <v:roundrect id="Rectangle: Rounded Corners 25" o:spid="_x0000_s1077" style="position:absolute;left:29518;top:8435;width:10435;height:5174;visibility:visibl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" filled="f" strokecolor="#1f4d78 [1604]" strokeweight="1pt">
                <v:stroke joinstyle="miter"/>
              </v:roundrect>
              <v:shape id="TextBox 7" o:spid="_x0000_s1078" type="#_x0000_t202" style="position:absolute;left:644;top:9808;width:8579;height:3537;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" filled="f" stroked="f">
                <v:textbox style="mso-fit-shape-to-text:t">
                  <w:txbxContent>
                    <w:p w:rsidR="00A74227" w:rsidRDefault="00A74227" w:rsidP="004176A2">
                      <w:pPr>
                        <w:rPr>
                          <w:rFonts w:asciiTheme="minorHAnsi" w:hAnsi="Calibri" w:cstheme="minorBidi"/>
                          <w:color w:val="000000" w:themeColor="text1"/>
                          <w:kern w:val="24"/>
                        </w:rPr>
                      </w:pPr>
                      <w:r>
                        <w:rPr>
                          <w:rFonts w:asciiTheme="minorHAnsi" w:hAnsi="Calibri" w:cstheme="minorBidi"/>
                          <w:color w:val="000000" w:themeColor="text1"/>
                          <w:kern w:val="24"/>
                        </w:rPr>
                        <w:t>Consumer</w:t>
                      </w:r>
                    </w:p>
                  </w:txbxContent>
                </v:textbox>
              </v:shape>
              <v:shape id="TextBox 8" o:spid="_x0000_s1079" type="#_x0000_t202" style="position:absolute;left:16781;top:9743;width:8598;height:3537;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" filled="f" stroked="f">
                <v:textbox style="mso-fit-shape-to-text:t">
                  <w:txbxContent>
                    <w:p w:rsidR="00A74227" w:rsidRDefault="00A74227" w:rsidP="004176A2">
                      <w:pPr>
                        <w:rPr>
                          <w:rFonts w:asciiTheme="minorHAnsi" w:hAnsi="Calibri" w:cstheme="minorBidi"/>
                          <w:color w:val="000000" w:themeColor="text1"/>
                          <w:kern w:val="24"/>
                        </w:rPr>
                      </w:pPr>
                      <w:r>
                        <w:rPr>
                          <w:rFonts w:asciiTheme="minorHAnsi" w:hAnsi="Calibri" w:cstheme="minorBidi"/>
                          <w:color w:val="000000" w:themeColor="text1"/>
                          <w:kern w:val="24"/>
                        </w:rPr>
                        <w:t>Enterprise</w:t>
                      </w:r>
                    </w:p>
                  </w:txbxContent>
                </v:textbox>
              </v:shape>
              <v:shape id="TextBox 9" o:spid="_x0000_s1080" type="#_x0000_t202" style="position:absolute;left:31324;top:8251;width:7658;height:4636;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" filled="f" stroked="f">
                <v:textbox style="mso-fit-shape-to-text:t">
                  <w:txbxContent>
                    <w:p w:rsidR="00A74227" w:rsidRDefault="00A74227" w:rsidP="004176A2">
                      <w:pPr>
                        <w:spacing w:before="0"/>
                        <w:rPr>
                          <w:rFonts w:asciiTheme="minorHAnsi" w:hAnsi="Calibri" w:cstheme="minorBidi"/>
                          <w:color w:val="000000" w:themeColor="text1"/>
                          <w:kern w:val="24"/>
                        </w:rPr>
                      </w:pPr>
                      <w:r>
                        <w:rPr>
                          <w:rFonts w:asciiTheme="minorHAnsi" w:hAnsi="Calibri" w:cstheme="minorBidi"/>
                          <w:color w:val="000000" w:themeColor="text1"/>
                          <w:kern w:val="24"/>
                        </w:rPr>
                        <w:t xml:space="preserve">Service </w:t>
                      </w:r>
                    </w:p>
                    <w:p w:rsidR="00A74227" w:rsidRDefault="00A74227" w:rsidP="004176A2">
                      <w:pPr>
                        <w:spacing w:before="0"/>
                        <w:rPr>
                          <w:rFonts w:asciiTheme="minorHAnsi" w:hAnsi="Calibri" w:cstheme="minorBidi"/>
                          <w:color w:val="000000" w:themeColor="text1"/>
                          <w:kern w:val="24"/>
                        </w:rPr>
                      </w:pPr>
                      <w:r>
                        <w:rPr>
                          <w:rFonts w:asciiTheme="minorHAnsi" w:hAnsi="Calibri" w:cstheme="minorBidi"/>
                          <w:color w:val="000000" w:themeColor="text1"/>
                          <w:kern w:val="24"/>
                        </w:rPr>
                        <w:t>Provider</w:t>
                      </w:r>
                    </w:p>
                  </w:txbxContent>
                </v:textbox>
              </v:shape>
              <v:roundrect id="Rectangle: Rounded Corners 29" o:spid="_x0000_s1081" style="position:absolute;left:46269;top:9365;width:9686;height:3232;visibility:visibl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" filled="f" strokecolor="#1f4d78 [1604]" strokeweight="1pt">
                <v:stroke joinstyle="miter"/>
              </v:roundrect>
              <v:shape id="TextBox 13" o:spid="_x0000_s1082" type="#_x0000_t202" style="position:absolute;left:46506;top:9434;width:8459;height:3537;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" filled="f" stroked="f">
                <v:textbox style="mso-fit-shape-to-text:t">
                  <w:txbxContent>
                    <w:p w:rsidR="00A74227" w:rsidRDefault="00A74227" w:rsidP="004176A2">
                      <w:pPr>
                        <w:rPr>
                          <w:rFonts w:asciiTheme="minorHAnsi" w:hAnsi="Calibri" w:cstheme="minorBidi"/>
                          <w:color w:val="000000" w:themeColor="text1"/>
                          <w:kern w:val="24"/>
                        </w:rPr>
                      </w:pPr>
                      <w:r>
                        <w:rPr>
                          <w:rFonts w:asciiTheme="minorHAnsi" w:hAnsi="Calibri" w:cstheme="minorBidi"/>
                          <w:color w:val="000000" w:themeColor="text1"/>
                          <w:kern w:val="24"/>
                        </w:rPr>
                        <w:t>Enterprise</w:t>
                      </w:r>
                    </w:p>
                  </w:txbxContent>
                </v:textbox>
              </v:shape>
              <v:line id="Straight Connector 31" o:spid="_x0000_s1083" style="position:absolute;visibility:visible" from="13345,0" to="13345,178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" strokecolor="#5b9bd5 [3204]" strokeweight=".5pt">
                <v:stroke joinstyle="miter"/>
              </v:line>
              <v:line id="Straight Connector 32" o:spid="_x0000_s1084" style="position:absolute;visibility:visible" from="27143,0" to="27143,178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" strokecolor="#5b9bd5 [3204]" strokeweight=".5pt">
                <v:stroke joinstyle="miter"/>
              </v:line>
              <v:line id="Straight Connector 33" o:spid="_x0000_s1085" style="position:absolute;visibility:visible" from="43125,0" to="43125,178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" strokecolor="#5b9bd5 [3204]" strokeweight=".5pt">
                <v:stroke joinstyle="miter"/>
              </v:line>
              <v:shape id="Straight Arrow Connector 34" o:spid="_x0000_s1086" type="#_x0000_t32" style="position:absolute;left:12768;top:11360;width:2547;height:64;flip:y;visibility:visibl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" strokecolor="#5b9bd5 [3204]" strokeweight=".5pt">
                <v:stroke startarrow="block" endarrow="block" joinstyle="miter"/>
              </v:shape>
              <v:shape id="Straight Arrow Connector 35" o:spid="_x0000_s1087" type="#_x0000_t32" style="position:absolute;left:25382;top:11022;width:4136;height:107;flip:y;visibility:visibl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" strokecolor="#5b9bd5 [3204]" strokeweight=".5pt">
                <v:stroke startarrow="block" endarrow="block" joinstyle="miter"/>
              </v:shape>
              <v:shape id="Straight Arrow Connector 36" o:spid="_x0000_s1088" type="#_x0000_t32" style="position:absolute;left:39953;top:10981;width:6316;height:41;flip:y;visibility:visibl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" strokecolor="#5b9bd5 [3204]" strokeweight=".5pt">
                <v:stroke startarrow="block" endarrow="block" joinstyle="miter"/>
              </v:shape>
              <v:shape id="TextBox 26" o:spid="_x0000_s1089" type="#_x0000_t202" style="position:absolute;left:7544;top:13039;width:3403;height:3537;visibility:visible;mso-wrap-style:non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" filled="f" stroked="f">
                <v:textbox style="mso-fit-shape-to-text:t">
                  <w:txbxContent>
                    <w:p w:rsidR="00A74227" w:rsidRDefault="00A74227" w:rsidP="004176A2">
                      <w:pPr>
                        <w:rPr>
                          <w:rFonts w:asciiTheme="minorHAnsi" w:hAnsi="Calibri" w:cstheme="minorBidi"/>
                          <w:color w:val="000000" w:themeColor="text1"/>
                          <w:kern w:val="24"/>
                        </w:rPr>
                      </w:pPr>
                      <w:r>
                        <w:rPr>
                          <w:rFonts w:asciiTheme="minorHAnsi" w:hAnsi="Calibri" w:cstheme="minorBidi"/>
                          <w:color w:val="000000" w:themeColor="text1"/>
                          <w:kern w:val="24"/>
                        </w:rPr>
                        <w:t>Ce</w:t>
                      </w:r>
                    </w:p>
                  </w:txbxContent>
                </v:textbox>
              </v:shape>
              <v:shape id="TextBox 27" o:spid="_x0000_s1090" type="#_x0000_t202" style="position:absolute;left:20755;top:12975;width:3975;height:3537;visibility:visible;mso-wrap-style:non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" filled="f" stroked="f">
                <v:textbox style="mso-fit-shape-to-text:t">
                  <w:txbxContent>
                    <w:p w:rsidR="00A74227" w:rsidRDefault="00A74227" w:rsidP="004176A2">
                      <w:pPr>
                        <w:rPr>
                          <w:rFonts w:asciiTheme="minorHAnsi" w:hAnsi="Calibri" w:cstheme="minorBidi"/>
                          <w:color w:val="000000" w:themeColor="text1"/>
                          <w:kern w:val="24"/>
                        </w:rPr>
                      </w:pPr>
                      <w:r>
                        <w:rPr>
                          <w:rFonts w:asciiTheme="minorHAnsi" w:hAnsi="Calibri" w:cstheme="minorBidi"/>
                          <w:color w:val="000000" w:themeColor="text1"/>
                          <w:kern w:val="24"/>
                        </w:rPr>
                        <w:t>Esp</w:t>
                      </w:r>
                    </w:p>
                  </w:txbxContent>
                </v:textbox>
              </v:shape>
              <v:shape id="TextBox 28" o:spid="_x0000_s1091" type="#_x0000_t202" style="position:absolute;left:35583;top:13039;width:4363;height:3537;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" filled="f" stroked="f">
                <v:textbox style="mso-fit-shape-to-text:t">
                  <w:txbxContent>
                    <w:p w:rsidR="00A74227" w:rsidRDefault="00A74227" w:rsidP="004176A2">
                      <w:pPr>
                        <w:rPr>
                          <w:rFonts w:asciiTheme="minorHAnsi" w:hAnsi="Calibri" w:cstheme="minorBidi"/>
                          <w:color w:val="000000" w:themeColor="text1"/>
                          <w:kern w:val="24"/>
                        </w:rPr>
                      </w:pPr>
                      <w:r>
                        <w:rPr>
                          <w:rFonts w:asciiTheme="minorHAnsi" w:hAnsi="Calibri" w:cstheme="minorBidi"/>
                          <w:color w:val="000000" w:themeColor="text1"/>
                          <w:kern w:val="24"/>
                        </w:rPr>
                        <w:t>SPe</w:t>
                      </w:r>
                    </w:p>
                  </w:txbxContent>
                </v:textbox>
              </v:shape>
              <v:shape id="Straight Arrow Connector 41" o:spid="_x0000_s1092" type="#_x0000_t32" style="position:absolute;left:10978;top:14425;width:1660;height:0;flip:y;visibility:visibl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" strokecolor="#5b9bd5 [3204]" strokeweight=".5pt">
                <v:stroke endarrow="block" joinstyle="miter"/>
              </v:shape>
              <v:shape id="Straight Arrow Connector 42" o:spid="_x0000_s1093" type="#_x0000_t32" style="position:absolute;left:24768;top:14360;width:1586;height:0;flip:y;visibility:visibl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" strokecolor="#5b9bd5 [3204]" strokeweight=".5pt">
                <v:stroke endarrow="block" joinstyle="miter"/>
              </v:shape>
              <v:shape id="Straight Arrow Connector 43" o:spid="_x0000_s1094" type="#_x0000_t32" style="position:absolute;left:39953;top:14425;width:2382;height:0;visibility:visibl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" strokecolor="#5b9bd5 [3204]" strokeweight=".5pt">
                <v:stroke endarrow="block" joinstyle="miter"/>
              </v:shape>
              <v:roundrect id="Rectangle: Rounded Corners 44" o:spid="_x0000_s1095" style="position:absolute;left:29306;top:1414;width:10435;height:5174;visibility:visibl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" filled="f" strokecolor="#1f4d78 [1604]" strokeweight="1pt">
                <v:stroke joinstyle="miter"/>
              </v:roundrect>
              <v:shape id="TextBox 31" o:spid="_x0000_s1096" type="#_x0000_t202" style="position:absolute;left:31112;top:1231;width:7652;height:4635;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" filled="f" stroked="f">
                <v:textbox style="mso-fit-shape-to-text:t">
                  <w:txbxContent>
                    <w:p w:rsidR="00A74227" w:rsidRDefault="00A74227" w:rsidP="004176A2">
                      <w:pPr>
                        <w:spacing w:before="0"/>
                        <w:rPr>
                          <w:rFonts w:asciiTheme="minorHAnsi" w:hAnsi="Calibri" w:cstheme="minorBidi"/>
                          <w:color w:val="000000" w:themeColor="text1"/>
                          <w:kern w:val="24"/>
                        </w:rPr>
                      </w:pPr>
                      <w:r>
                        <w:rPr>
                          <w:rFonts w:asciiTheme="minorHAnsi" w:hAnsi="Calibri" w:cstheme="minorBidi"/>
                          <w:color w:val="000000" w:themeColor="text1"/>
                          <w:kern w:val="24"/>
                        </w:rPr>
                        <w:t xml:space="preserve">Service </w:t>
                      </w:r>
                    </w:p>
                    <w:p w:rsidR="00A74227" w:rsidRDefault="00A74227" w:rsidP="004176A2">
                      <w:pPr>
                        <w:spacing w:before="0"/>
                        <w:rPr>
                          <w:rFonts w:asciiTheme="minorHAnsi" w:hAnsi="Calibri" w:cstheme="minorBidi"/>
                          <w:color w:val="000000" w:themeColor="text1"/>
                          <w:kern w:val="24"/>
                        </w:rPr>
                      </w:pPr>
                      <w:r>
                        <w:rPr>
                          <w:rFonts w:asciiTheme="minorHAnsi" w:hAnsi="Calibri" w:cstheme="minorBidi"/>
                          <w:color w:val="000000" w:themeColor="text1"/>
                          <w:kern w:val="24"/>
                        </w:rPr>
                        <w:t>Provider</w:t>
                      </w:r>
                    </w:p>
                  </w:txbxContent>
                </v:textbox>
              </v:shape>
              <v:shape id="TextBox 20" o:spid="_x0000_s1097" type="#_x0000_t202" style="position:absolute;left:25886;top:9280;width:2781;height:4464;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" filled="f" stroked="f">
                <v:textbox style="mso-fit-shape-to-text:t">
                  <w:txbxContent>
                    <w:p w:rsidR="00A74227" w:rsidRDefault="00A74227" w:rsidP="004176A2">
                      <w:pPr>
                        <w:rPr>
                          <w:rFonts w:asciiTheme="minorHAnsi" w:hAnsi="Calibri" w:cstheme="minorBidi"/>
                          <w:color w:val="000000" w:themeColor="text1"/>
                          <w:kern w:val="24"/>
                          <w:sz w:val="36"/>
                          <w:szCs w:val="36"/>
                        </w:rPr>
                      </w:pPr>
                      <w:r>
                        <w:rPr>
                          <w:rFonts w:asciiTheme="minorHAnsi" w:hAnsi="Calibri" w:cstheme="minorBidi"/>
                          <w:color w:val="000000" w:themeColor="text1"/>
                          <w:kern w:val="24"/>
                          <w:sz w:val="36"/>
                          <w:szCs w:val="36"/>
                        </w:rPr>
                        <w:t>X</w:t>
                      </w:r>
                    </w:p>
                  </w:txbxContent>
                </v:textbox>
              </v:shape>
              <v:shape id="TextBox 33" o:spid="_x0000_s1098" type="#_x0000_t202" style="position:absolute;left:41570;top:9175;width:3016;height:4464;visibility:visible;mso-wrap-style:non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" filled="f" stroked="f">
                <v:textbox style="mso-fit-shape-to-text:t">
                  <w:txbxContent>
                    <w:p w:rsidR="00A74227" w:rsidRDefault="00A74227" w:rsidP="004176A2">
                      <w:pPr>
                        <w:rPr>
                          <w:rFonts w:asciiTheme="minorHAnsi" w:hAnsi="Calibri" w:cstheme="minorBidi"/>
                          <w:color w:val="000000" w:themeColor="text1"/>
                          <w:kern w:val="24"/>
                          <w:sz w:val="36"/>
                          <w:szCs w:val="36"/>
                        </w:rPr>
                      </w:pPr>
                      <w:r>
                        <w:rPr>
                          <w:rFonts w:asciiTheme="minorHAnsi" w:hAnsi="Calibri" w:cstheme="minorBidi"/>
                          <w:color w:val="000000" w:themeColor="text1"/>
                          <w:kern w:val="24"/>
                          <w:sz w:val="36"/>
                          <w:szCs w:val="36"/>
                        </w:rPr>
                        <w:t>X</w:t>
                      </w:r>
                    </w:p>
                  </w:txbxContent>
                </v:textbox>
              </v:shape>
              <v:shape id="Straight Arrow Connector 48" o:spid="_x0000_s1099" type="#_x0000_t32" style="position:absolute;left:21083;top:4001;width:8223;height:5743;flip:y;visibility:visibl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" strokecolor="#5b9bd5 [3204]" strokeweight=".5pt">
                <v:stroke endarrow="block" joinstyle="miter"/>
                <o:lock v:ext="edit" shapetype="f"/>
              </v:shape>
              <v:shape id="Straight Arrow Connector 49" o:spid="_x0000_s1100" type="#_x0000_t32" style="position:absolute;left:39741;top:4001;width:11000;height:5433;visibility:visibl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" strokecolor="#5b9bd5 [3204]" strokeweight=".5pt">
                <v:stroke endarrow="block" joinstyle="miter"/>
                <o:lock v:ext="edit" shapetype="f"/>
              </v:shape>
            </v:group>
          </w:pict>
        </w:r>
      </w:del>
    </w:p>
    <w:p w:rsidR="004176A2" w:rsidDel="004B2E91" w:rsidRDefault="004176A2" w:rsidP="00F32CCF">
      <w:pPr>
        <w:rPr>
          <w:del w:id="1483" w:author="ADG TS" w:date="2022-06-09T15:28:00Z"/>
          <w:lang w:eastAsia="en-US" w:bidi="ar-DZ"/>
        </w:rPr>
      </w:pPr>
    </w:p>
    <w:p w:rsidR="004176A2" w:rsidDel="004B2E91" w:rsidRDefault="004176A2">
      <w:pPr>
        <w:rPr>
          <w:del w:id="1484" w:author="ADG TS" w:date="2022-06-09T15:28:00Z"/>
          <w:lang w:eastAsia="en-US" w:bidi="ar-DZ"/>
        </w:rPr>
      </w:pPr>
    </w:p>
    <w:p w:rsidR="004176A2" w:rsidDel="004B2E91" w:rsidRDefault="004176A2">
      <w:pPr>
        <w:rPr>
          <w:del w:id="1485" w:author="ADG TS" w:date="2022-06-09T15:28:00Z"/>
          <w:lang w:eastAsia="en-US" w:bidi="ar-DZ"/>
        </w:rPr>
      </w:pPr>
    </w:p>
    <w:p w:rsidR="004176A2" w:rsidDel="004B2E91" w:rsidRDefault="004176A2">
      <w:pPr>
        <w:rPr>
          <w:del w:id="1486" w:author="ADG TS" w:date="2022-06-09T15:28:00Z"/>
          <w:lang w:eastAsia="en-US" w:bidi="ar-DZ"/>
        </w:rPr>
      </w:pPr>
    </w:p>
    <w:p w:rsidR="004176A2" w:rsidDel="004B2E91" w:rsidRDefault="004176A2">
      <w:pPr>
        <w:rPr>
          <w:del w:id="1487" w:author="ADG TS" w:date="2022-06-09T15:28:00Z"/>
          <w:lang w:eastAsia="en-US" w:bidi="ar-DZ"/>
        </w:rPr>
      </w:pPr>
    </w:p>
    <w:p w:rsidR="004176A2" w:rsidDel="004B2E91" w:rsidRDefault="004176A2">
      <w:pPr>
        <w:rPr>
          <w:del w:id="1488" w:author="ADG TS" w:date="2022-06-09T15:28:00Z"/>
          <w:lang w:eastAsia="en-US" w:bidi="ar-DZ"/>
        </w:rPr>
      </w:pPr>
    </w:p>
    <w:p w:rsidR="004176A2" w:rsidDel="004B2E91" w:rsidRDefault="004176A2">
      <w:pPr>
        <w:rPr>
          <w:del w:id="1489" w:author="ADG TS" w:date="2022-06-09T15:28:00Z"/>
          <w:lang w:eastAsia="en-US" w:bidi="ar-DZ"/>
        </w:rPr>
      </w:pPr>
    </w:p>
    <w:p w:rsidR="00974320" w:rsidRDefault="004176A2">
      <w:pPr>
        <w:rPr>
          <w:del w:id="1490" w:author="ADG TS" w:date="2022-06-09T15:28:00Z"/>
          <w:lang w:eastAsia="en-US" w:bidi="ar-DZ"/>
        </w:rPr>
      </w:pPr>
      <w:del w:id="1491" w:author="ADG TS" w:date="2022-06-09T15:28:00Z">
        <w:r w:rsidDel="004B2E91">
          <w:rPr>
            <w:lang w:eastAsia="en-US" w:bidi="ar-DZ"/>
          </w:rPr>
          <w:delText>Figure 2 Carrier Switching</w:delText>
        </w:r>
      </w:del>
    </w:p>
    <w:p w:rsidR="004176A2" w:rsidDel="004B2E91" w:rsidRDefault="004176A2" w:rsidP="004B2E91">
      <w:pPr>
        <w:rPr>
          <w:del w:id="1492" w:author="ADG TS" w:date="2022-06-09T15:28:00Z"/>
          <w:lang w:eastAsia="en-US" w:bidi="ar-DZ"/>
        </w:rPr>
      </w:pPr>
      <w:del w:id="1493" w:author="ADG TS" w:date="2022-06-09T15:28:00Z">
        <w:r w:rsidDel="004B2E91">
          <w:rPr>
            <w:lang w:eastAsia="en-US" w:bidi="ar-DZ"/>
          </w:rPr>
          <w:delText>In choosing a different Service Provider, it is only the enterprise that is affected.  The consumer has no knowledge of the change nor is the consumer impacted.</w:delText>
        </w:r>
      </w:del>
    </w:p>
    <w:p w:rsidR="001B2F77" w:rsidDel="004B2E91" w:rsidRDefault="001B2F77" w:rsidP="00173747">
      <w:pPr>
        <w:rPr>
          <w:del w:id="1494" w:author="ADG TS" w:date="2022-06-09T15:28:00Z"/>
          <w:lang w:eastAsia="en-US" w:bidi="ar-DZ"/>
        </w:rPr>
      </w:pPr>
    </w:p>
    <w:p w:rsidR="00974320" w:rsidRDefault="00BA06AF">
      <w:pPr>
        <w:rPr>
          <w:lang w:eastAsia="en-US" w:bidi="ar-DZ"/>
        </w:rPr>
      </w:pPr>
      <w:del w:id="1495" w:author="ADG TS" w:date="2022-06-09T15:28:00Z">
        <w:r w:rsidDel="004B2E91">
          <w:rPr>
            <w:b/>
            <w:lang w:bidi="ar-DZ"/>
          </w:rPr>
          <w:br w:type="page"/>
        </w:r>
      </w:del>
    </w:p>
    <w:p w:rsidR="0028268F" w:rsidRDefault="0028268F" w:rsidP="0028268F">
      <w:pPr>
        <w:pStyle w:val="AppendixNotitle"/>
        <w:rPr>
          <w:lang w:bidi="ar-DZ"/>
        </w:rPr>
      </w:pPr>
      <w:bookmarkStart w:id="1496" w:name="_Toc110431698"/>
      <w:r>
        <w:rPr>
          <w:lang w:bidi="ar-DZ"/>
        </w:rPr>
        <w:lastRenderedPageBreak/>
        <w:t>Appendix I</w:t>
      </w:r>
      <w:r>
        <w:rPr>
          <w:lang w:bidi="ar-DZ"/>
        </w:rPr>
        <w:br/>
      </w:r>
      <w:del w:id="1497" w:author="HP" w:date="2022-08-04T09:42:00Z">
        <w:r w:rsidDel="0015036C">
          <w:rPr>
            <w:highlight w:val="yellow"/>
            <w:lang w:bidi="ar-DZ"/>
          </w:rPr>
          <w:delText>Example of appendix</w:delText>
        </w:r>
      </w:del>
      <w:bookmarkEnd w:id="1496"/>
    </w:p>
    <w:p w:rsidR="00E55967" w:rsidDel="00FC7EC8" w:rsidRDefault="00E55967" w:rsidP="0089088E">
      <w:pPr>
        <w:rPr>
          <w:del w:id="1498" w:author="HP" w:date="2022-08-01T13:00:00Z"/>
          <w:rtl/>
        </w:rPr>
      </w:pPr>
    </w:p>
    <w:p w:rsidR="00BA06AF" w:rsidDel="009071A1" w:rsidRDefault="00BA06AF" w:rsidP="0089088E">
      <w:pPr>
        <w:rPr>
          <w:del w:id="1499" w:author="HP" w:date="2022-08-03T10:34:00Z"/>
          <w:rtl/>
        </w:rPr>
      </w:pPr>
    </w:p>
    <w:p w:rsidR="00697A22" w:rsidRDefault="00BA3288" w:rsidP="00697A22">
      <w:pPr>
        <w:pStyle w:val="ListParagraph"/>
        <w:spacing w:line="360" w:lineRule="auto"/>
        <w:ind w:left="360"/>
        <w:jc w:val="both"/>
        <w:rPr>
          <w:ins w:id="1500" w:author="HP" w:date="2022-08-01T12:56:00Z"/>
          <w:b/>
          <w:lang w:bidi="ar-DZ"/>
        </w:rPr>
      </w:pPr>
      <w:ins w:id="1501" w:author="HP" w:date="2022-08-01T12:48:00Z">
        <w:r>
          <w:rPr>
            <w:b/>
            <w:lang w:bidi="ar-DZ"/>
          </w:rPr>
          <w:t xml:space="preserve">Implementation </w:t>
        </w:r>
      </w:ins>
      <w:moveToRangeStart w:id="1502" w:author="HP" w:date="2022-07-27T10:28:00Z" w:name="move109810132"/>
      <w:moveTo w:id="1503" w:author="HP" w:date="2022-07-27T10:28:00Z">
        <w:r w:rsidR="00697A22" w:rsidRPr="001D09E3">
          <w:rPr>
            <w:b/>
            <w:lang w:bidi="ar-DZ"/>
          </w:rPr>
          <w:t>Case Stud</w:t>
        </w:r>
      </w:moveTo>
      <w:ins w:id="1504" w:author="HP" w:date="2022-08-01T12:46:00Z">
        <w:r>
          <w:rPr>
            <w:b/>
            <w:lang w:bidi="ar-DZ"/>
          </w:rPr>
          <w:t xml:space="preserve">y </w:t>
        </w:r>
      </w:ins>
      <w:ins w:id="1505" w:author="HP" w:date="2022-08-01T13:01:00Z">
        <w:r w:rsidR="00FC7EC8">
          <w:rPr>
            <w:b/>
            <w:lang w:bidi="ar-DZ"/>
          </w:rPr>
          <w:t xml:space="preserve">in </w:t>
        </w:r>
      </w:ins>
      <w:moveTo w:id="1506" w:author="HP" w:date="2022-07-27T10:28:00Z">
        <w:del w:id="1507" w:author="HP" w:date="2022-08-01T12:46:00Z">
          <w:r w:rsidR="00697A22" w:rsidRPr="001D09E3" w:rsidDel="00BA3288">
            <w:rPr>
              <w:b/>
              <w:lang w:bidi="ar-DZ"/>
            </w:rPr>
            <w:delText>ies</w:delText>
          </w:r>
        </w:del>
      </w:moveTo>
      <w:ins w:id="1508" w:author="HP" w:date="2022-08-01T12:46:00Z">
        <w:r w:rsidR="00672A26">
          <w:rPr>
            <w:b/>
            <w:lang w:bidi="ar-DZ"/>
          </w:rPr>
          <w:t>India</w:t>
        </w:r>
      </w:ins>
    </w:p>
    <w:p w:rsidR="00BA3288" w:rsidRPr="00735141" w:rsidRDefault="00BA3288" w:rsidP="00422463">
      <w:pPr>
        <w:pStyle w:val="ListParagraph"/>
        <w:numPr>
          <w:ilvl w:val="0"/>
          <w:numId w:val="30"/>
        </w:numPr>
        <w:spacing w:line="276" w:lineRule="auto"/>
        <w:jc w:val="both"/>
        <w:rPr>
          <w:ins w:id="1509" w:author="HP" w:date="2022-08-01T12:56:00Z"/>
          <w:bCs/>
          <w:lang w:bidi="ar-DZ"/>
        </w:rPr>
      </w:pPr>
      <w:ins w:id="1510" w:author="HP" w:date="2022-08-01T12:56:00Z">
        <w:r w:rsidRPr="00735141">
          <w:rPr>
            <w:bCs/>
            <w:lang w:bidi="ar-DZ"/>
          </w:rPr>
          <w:t xml:space="preserve">Assuming a </w:t>
        </w:r>
      </w:ins>
      <w:ins w:id="1511" w:author="HP" w:date="2022-08-03T10:16:00Z">
        <w:r w:rsidR="004632AF">
          <w:rPr>
            <w:bCs/>
            <w:lang w:bidi="ar-DZ"/>
          </w:rPr>
          <w:t>foreign</w:t>
        </w:r>
      </w:ins>
      <w:ins w:id="1512" w:author="HP" w:date="2022-08-01T12:56:00Z">
        <w:r w:rsidR="004632AF">
          <w:rPr>
            <w:bCs/>
            <w:lang w:bidi="ar-DZ"/>
          </w:rPr>
          <w:t xml:space="preserve"> </w:t>
        </w:r>
      </w:ins>
      <w:ins w:id="1513" w:author="HP" w:date="2022-08-03T10:16:00Z">
        <w:r w:rsidR="004632AF">
          <w:rPr>
            <w:bCs/>
            <w:lang w:bidi="ar-DZ"/>
          </w:rPr>
          <w:t>v</w:t>
        </w:r>
      </w:ins>
      <w:ins w:id="1514" w:author="HP" w:date="2022-08-01T12:56:00Z">
        <w:r w:rsidRPr="00735141">
          <w:rPr>
            <w:bCs/>
            <w:lang w:bidi="ar-DZ"/>
          </w:rPr>
          <w:t xml:space="preserve">ehicle with initial </w:t>
        </w:r>
      </w:ins>
      <w:ins w:id="1515" w:author="HP" w:date="2022-08-03T10:17:00Z">
        <w:r w:rsidR="004632AF">
          <w:rPr>
            <w:bCs/>
            <w:lang w:bidi="ar-DZ"/>
          </w:rPr>
          <w:t>f</w:t>
        </w:r>
      </w:ins>
      <w:ins w:id="1516" w:author="HP" w:date="2022-08-03T10:16:00Z">
        <w:r w:rsidR="004632AF">
          <w:rPr>
            <w:bCs/>
            <w:lang w:bidi="ar-DZ"/>
          </w:rPr>
          <w:t>oreign</w:t>
        </w:r>
      </w:ins>
      <w:ins w:id="1517" w:author="HP" w:date="2022-08-01T12:56:00Z">
        <w:r w:rsidRPr="00735141">
          <w:rPr>
            <w:bCs/>
            <w:lang w:bidi="ar-DZ"/>
          </w:rPr>
          <w:t xml:space="preserve"> MNO eSIM subscription </w:t>
        </w:r>
      </w:ins>
      <w:ins w:id="1518" w:author="HP" w:date="2022-08-01T12:59:00Z">
        <w:r w:rsidR="004C2F44" w:rsidRPr="00735141">
          <w:rPr>
            <w:bCs/>
            <w:lang w:bidi="ar-DZ"/>
          </w:rPr>
          <w:t>is supplied</w:t>
        </w:r>
      </w:ins>
      <w:ins w:id="1519" w:author="HP" w:date="2022-08-01T12:56:00Z">
        <w:r w:rsidRPr="00735141">
          <w:rPr>
            <w:bCs/>
            <w:lang w:bidi="ar-DZ"/>
          </w:rPr>
          <w:t xml:space="preserve"> in India</w:t>
        </w:r>
      </w:ins>
      <w:ins w:id="1520" w:author="HP" w:date="2022-08-01T12:59:00Z">
        <w:r w:rsidR="004C2F44" w:rsidRPr="00735141">
          <w:rPr>
            <w:bCs/>
            <w:lang w:bidi="ar-DZ"/>
          </w:rPr>
          <w:t xml:space="preserve"> by vehicle manufacturer</w:t>
        </w:r>
      </w:ins>
      <w:ins w:id="1521" w:author="HP" w:date="2022-08-01T12:56:00Z">
        <w:r w:rsidRPr="00735141">
          <w:rPr>
            <w:bCs/>
            <w:lang w:bidi="ar-DZ"/>
          </w:rPr>
          <w:t xml:space="preserve">. The vehicle needs local subscription of Indian MNO as </w:t>
        </w:r>
      </w:ins>
      <w:ins w:id="1522" w:author="HP" w:date="2022-08-03T10:17:00Z">
        <w:r w:rsidR="004632AF">
          <w:rPr>
            <w:bCs/>
            <w:lang w:bidi="ar-DZ"/>
          </w:rPr>
          <w:t>f</w:t>
        </w:r>
      </w:ins>
      <w:ins w:id="1523" w:author="HP" w:date="2022-08-03T10:16:00Z">
        <w:r w:rsidR="004632AF">
          <w:rPr>
            <w:bCs/>
            <w:lang w:bidi="ar-DZ"/>
          </w:rPr>
          <w:t>oreign</w:t>
        </w:r>
      </w:ins>
      <w:ins w:id="1524" w:author="HP" w:date="2022-08-01T12:56:00Z">
        <w:r w:rsidRPr="00735141">
          <w:rPr>
            <w:bCs/>
            <w:lang w:bidi="ar-DZ"/>
          </w:rPr>
          <w:t xml:space="preserve"> MNO’s eSIM is in </w:t>
        </w:r>
      </w:ins>
      <w:ins w:id="1525" w:author="HP" w:date="2022-08-03T10:17:00Z">
        <w:r w:rsidR="004632AF">
          <w:rPr>
            <w:bCs/>
            <w:lang w:bidi="ar-DZ"/>
          </w:rPr>
          <w:t xml:space="preserve">international </w:t>
        </w:r>
      </w:ins>
      <w:ins w:id="1526" w:author="HP" w:date="2022-08-01T12:56:00Z">
        <w:r w:rsidRPr="00735141">
          <w:rPr>
            <w:bCs/>
            <w:lang w:bidi="ar-DZ"/>
          </w:rPr>
          <w:t>roaming. Though the vehicle manufacturers i.e. Enterprise may continue with international roaming for the vehicle without any change for a specified period of t</w:t>
        </w:r>
        <w:r w:rsidR="004632AF">
          <w:rPr>
            <w:bCs/>
            <w:lang w:bidi="ar-DZ"/>
          </w:rPr>
          <w:t>ime as per extent regulations</w:t>
        </w:r>
      </w:ins>
      <w:ins w:id="1527" w:author="HP" w:date="2022-08-03T10:17:00Z">
        <w:r w:rsidR="004632AF">
          <w:rPr>
            <w:bCs/>
            <w:lang w:bidi="ar-DZ"/>
          </w:rPr>
          <w:t>,</w:t>
        </w:r>
      </w:ins>
      <w:ins w:id="1528" w:author="HP" w:date="2022-08-01T12:56:00Z">
        <w:r w:rsidR="004632AF">
          <w:rPr>
            <w:bCs/>
            <w:lang w:bidi="ar-DZ"/>
          </w:rPr>
          <w:t xml:space="preserve"> </w:t>
        </w:r>
      </w:ins>
      <w:ins w:id="1529" w:author="HP" w:date="2022-08-03T10:17:00Z">
        <w:r w:rsidR="004632AF">
          <w:rPr>
            <w:bCs/>
            <w:lang w:bidi="ar-DZ"/>
          </w:rPr>
          <w:t>h</w:t>
        </w:r>
      </w:ins>
      <w:ins w:id="1530" w:author="HP" w:date="2022-08-01T12:56:00Z">
        <w:r w:rsidRPr="00735141">
          <w:rPr>
            <w:bCs/>
            <w:lang w:bidi="ar-DZ"/>
          </w:rPr>
          <w:t xml:space="preserve">owever, due to wide gaps in mobile service tariffs in India and </w:t>
        </w:r>
      </w:ins>
      <w:ins w:id="1531" w:author="HP" w:date="2022-08-03T10:18:00Z">
        <w:r w:rsidR="004632AF">
          <w:rPr>
            <w:bCs/>
            <w:lang w:bidi="ar-DZ"/>
          </w:rPr>
          <w:t>outside India</w:t>
        </w:r>
      </w:ins>
      <w:ins w:id="1532" w:author="HP" w:date="2022-08-01T12:56:00Z">
        <w:r w:rsidRPr="00735141">
          <w:rPr>
            <w:bCs/>
            <w:lang w:bidi="ar-DZ"/>
          </w:rPr>
          <w:t xml:space="preserve">, the Enterprise </w:t>
        </w:r>
      </w:ins>
      <w:ins w:id="1533" w:author="HP" w:date="2022-08-03T10:18:00Z">
        <w:r w:rsidR="004632AF">
          <w:rPr>
            <w:bCs/>
            <w:lang w:bidi="ar-DZ"/>
          </w:rPr>
          <w:t xml:space="preserve">decides to </w:t>
        </w:r>
      </w:ins>
      <w:ins w:id="1534" w:author="HP" w:date="2022-08-01T12:56:00Z">
        <w:r w:rsidR="004632AF">
          <w:rPr>
            <w:bCs/>
            <w:lang w:bidi="ar-DZ"/>
          </w:rPr>
          <w:t>switch</w:t>
        </w:r>
        <w:r w:rsidRPr="00735141">
          <w:rPr>
            <w:bCs/>
            <w:lang w:bidi="ar-DZ"/>
          </w:rPr>
          <w:t xml:space="preserve"> to the services subscription of Indian MNO.  Therefore, the Carrier Switching scenario becomes applicable.  </w:t>
        </w:r>
        <w:r w:rsidR="004C2F44" w:rsidRPr="00735141">
          <w:rPr>
            <w:bCs/>
            <w:lang w:bidi="ar-DZ"/>
          </w:rPr>
          <w:t>Technically</w:t>
        </w:r>
        <w:r w:rsidRPr="00735141">
          <w:rPr>
            <w:bCs/>
            <w:lang w:bidi="ar-DZ"/>
          </w:rPr>
          <w:t xml:space="preserve">, following two options are possible to </w:t>
        </w:r>
      </w:ins>
      <w:ins w:id="1535" w:author="HP" w:date="2022-08-01T12:57:00Z">
        <w:r w:rsidR="004C2F44" w:rsidRPr="00735141">
          <w:rPr>
            <w:bCs/>
            <w:lang w:bidi="ar-DZ"/>
          </w:rPr>
          <w:t xml:space="preserve">implement Carrier Switching. </w:t>
        </w:r>
      </w:ins>
    </w:p>
    <w:p w:rsidR="00BA3288" w:rsidRPr="00545AD6" w:rsidRDefault="00BA3288" w:rsidP="00697A22">
      <w:pPr>
        <w:pStyle w:val="ListParagraph"/>
        <w:spacing w:line="360" w:lineRule="auto"/>
        <w:ind w:left="360"/>
        <w:jc w:val="both"/>
        <w:rPr>
          <w:ins w:id="1536" w:author="HP" w:date="2022-08-01T13:19:00Z"/>
          <w:bCs/>
          <w:lang w:bidi="ar-DZ"/>
        </w:rPr>
      </w:pPr>
    </w:p>
    <w:p w:rsidR="004D6165" w:rsidRPr="00545AD6" w:rsidRDefault="00545AD6" w:rsidP="00545AD6">
      <w:pPr>
        <w:pStyle w:val="ListParagraph"/>
        <w:numPr>
          <w:ilvl w:val="0"/>
          <w:numId w:val="29"/>
        </w:numPr>
        <w:spacing w:line="360" w:lineRule="auto"/>
        <w:jc w:val="both"/>
        <w:rPr>
          <w:ins w:id="1537" w:author="HP" w:date="2022-08-01T13:32:00Z"/>
          <w:bCs/>
          <w:lang w:bidi="ar-DZ"/>
        </w:rPr>
      </w:pPr>
      <w:ins w:id="1538" w:author="HP" w:date="2022-08-01T13:30:00Z">
        <w:r w:rsidRPr="00545AD6">
          <w:rPr>
            <w:bCs/>
            <w:lang w:bidi="ar-DZ"/>
          </w:rPr>
          <w:t>SM-DP</w:t>
        </w:r>
      </w:ins>
      <w:ins w:id="1539" w:author="HP" w:date="2022-08-01T13:34:00Z">
        <w:r w:rsidR="00735141">
          <w:rPr>
            <w:bCs/>
            <w:lang w:bidi="ar-DZ"/>
          </w:rPr>
          <w:t>-</w:t>
        </w:r>
      </w:ins>
      <w:ins w:id="1540" w:author="HP" w:date="2022-08-01T13:33:00Z">
        <w:r>
          <w:rPr>
            <w:bCs/>
            <w:lang w:bidi="ar-DZ"/>
          </w:rPr>
          <w:t>2</w:t>
        </w:r>
      </w:ins>
      <w:ins w:id="1541" w:author="HP" w:date="2022-08-01T13:30:00Z">
        <w:r w:rsidRPr="00545AD6">
          <w:rPr>
            <w:bCs/>
            <w:lang w:bidi="ar-DZ"/>
          </w:rPr>
          <w:t xml:space="preserve"> to SM-SR</w:t>
        </w:r>
      </w:ins>
      <w:ins w:id="1542" w:author="HP" w:date="2022-08-01T13:34:00Z">
        <w:r w:rsidR="00735141">
          <w:rPr>
            <w:bCs/>
            <w:lang w:bidi="ar-DZ"/>
          </w:rPr>
          <w:t>-</w:t>
        </w:r>
      </w:ins>
      <w:ins w:id="1543" w:author="HP" w:date="2022-08-01T13:33:00Z">
        <w:r>
          <w:rPr>
            <w:bCs/>
            <w:lang w:bidi="ar-DZ"/>
          </w:rPr>
          <w:t>1</w:t>
        </w:r>
      </w:ins>
      <w:ins w:id="1544" w:author="HP" w:date="2022-08-01T13:30:00Z">
        <w:r w:rsidRPr="00545AD6">
          <w:rPr>
            <w:bCs/>
            <w:lang w:bidi="ar-DZ"/>
          </w:rPr>
          <w:t>(ES3</w:t>
        </w:r>
      </w:ins>
      <w:ins w:id="1545" w:author="HP" w:date="2022-08-01T13:31:00Z">
        <w:r w:rsidRPr="00545AD6">
          <w:rPr>
            <w:bCs/>
            <w:lang w:bidi="ar-DZ"/>
          </w:rPr>
          <w:t>)</w:t>
        </w:r>
      </w:ins>
      <w:ins w:id="1546" w:author="HP" w:date="2022-08-01T13:30:00Z">
        <w:r w:rsidRPr="00545AD6">
          <w:rPr>
            <w:bCs/>
            <w:lang w:bidi="ar-DZ"/>
          </w:rPr>
          <w:t xml:space="preserve"> </w:t>
        </w:r>
      </w:ins>
      <w:ins w:id="1547" w:author="HP" w:date="2022-08-01T13:31:00Z">
        <w:r w:rsidRPr="00545AD6">
          <w:rPr>
            <w:bCs/>
            <w:lang w:bidi="ar-DZ"/>
          </w:rPr>
          <w:t>Switching:</w:t>
        </w:r>
      </w:ins>
    </w:p>
    <w:p w:rsidR="00545AD6" w:rsidRDefault="00545AD6" w:rsidP="00735141">
      <w:pPr>
        <w:pStyle w:val="ListParagraph"/>
        <w:spacing w:line="276" w:lineRule="auto"/>
        <w:jc w:val="both"/>
        <w:rPr>
          <w:ins w:id="1548" w:author="HP" w:date="2022-08-01T13:32:00Z"/>
          <w:bCs/>
          <w:lang w:bidi="ar-DZ"/>
        </w:rPr>
      </w:pPr>
      <w:ins w:id="1549" w:author="HP" w:date="2022-08-01T13:32:00Z">
        <w:r>
          <w:rPr>
            <w:bCs/>
            <w:lang w:bidi="ar-DZ"/>
          </w:rPr>
          <w:t>In this option of Carrier switching, the SM-DP</w:t>
        </w:r>
      </w:ins>
      <w:ins w:id="1550" w:author="HP" w:date="2022-08-01T13:34:00Z">
        <w:r w:rsidR="00735141">
          <w:rPr>
            <w:bCs/>
            <w:lang w:bidi="ar-DZ"/>
          </w:rPr>
          <w:t>-2</w:t>
        </w:r>
      </w:ins>
      <w:ins w:id="1551" w:author="HP" w:date="2022-08-01T13:32:00Z">
        <w:r>
          <w:rPr>
            <w:bCs/>
            <w:lang w:bidi="ar-DZ"/>
          </w:rPr>
          <w:t xml:space="preserve"> of Indian MNO </w:t>
        </w:r>
      </w:ins>
      <w:ins w:id="1552" w:author="HP" w:date="2022-08-01T13:33:00Z">
        <w:r w:rsidR="00735141">
          <w:rPr>
            <w:bCs/>
            <w:lang w:bidi="ar-DZ"/>
          </w:rPr>
          <w:t xml:space="preserve">will </w:t>
        </w:r>
      </w:ins>
      <w:ins w:id="1553" w:author="HP" w:date="2022-08-01T13:35:00Z">
        <w:r w:rsidR="00735141">
          <w:rPr>
            <w:bCs/>
            <w:lang w:bidi="ar-DZ"/>
          </w:rPr>
          <w:t xml:space="preserve">interface </w:t>
        </w:r>
      </w:ins>
      <w:ins w:id="1554" w:author="HP" w:date="2022-08-01T13:33:00Z">
        <w:r>
          <w:rPr>
            <w:bCs/>
            <w:lang w:bidi="ar-DZ"/>
          </w:rPr>
          <w:t xml:space="preserve">with the </w:t>
        </w:r>
      </w:ins>
      <w:ins w:id="1555" w:author="HP" w:date="2022-08-01T13:35:00Z">
        <w:r w:rsidR="00735141">
          <w:rPr>
            <w:bCs/>
            <w:lang w:bidi="ar-DZ"/>
          </w:rPr>
          <w:t xml:space="preserve">SM-SR-1 of </w:t>
        </w:r>
      </w:ins>
      <w:ins w:id="1556" w:author="HP" w:date="2022-08-03T10:16:00Z">
        <w:r w:rsidR="004632AF">
          <w:rPr>
            <w:bCs/>
            <w:lang w:bidi="ar-DZ"/>
          </w:rPr>
          <w:t>Foreign</w:t>
        </w:r>
      </w:ins>
      <w:ins w:id="1557" w:author="HP" w:date="2022-08-01T13:35:00Z">
        <w:r w:rsidR="00735141">
          <w:rPr>
            <w:bCs/>
            <w:lang w:bidi="ar-DZ"/>
          </w:rPr>
          <w:t xml:space="preserve"> MNO</w:t>
        </w:r>
      </w:ins>
      <w:ins w:id="1558" w:author="HP" w:date="2022-08-01T13:36:00Z">
        <w:r w:rsidR="00735141">
          <w:rPr>
            <w:bCs/>
            <w:lang w:bidi="ar-DZ"/>
          </w:rPr>
          <w:t xml:space="preserve">. After activation of interfaces as per GSMA standard, Indian MNO will push its subscription profile from its SM-DP to the eSIM of vehicle via SM-SR-1 of </w:t>
        </w:r>
      </w:ins>
      <w:ins w:id="1559" w:author="HP" w:date="2022-08-03T10:16:00Z">
        <w:r w:rsidR="004632AF">
          <w:rPr>
            <w:bCs/>
            <w:lang w:bidi="ar-DZ"/>
          </w:rPr>
          <w:t>Foreign</w:t>
        </w:r>
      </w:ins>
      <w:ins w:id="1560" w:author="HP" w:date="2022-08-01T13:36:00Z">
        <w:r w:rsidR="00735141">
          <w:rPr>
            <w:bCs/>
            <w:lang w:bidi="ar-DZ"/>
          </w:rPr>
          <w:t xml:space="preserve"> MNO.</w:t>
        </w:r>
      </w:ins>
      <w:ins w:id="1561" w:author="HP" w:date="2022-08-01T13:37:00Z">
        <w:r w:rsidR="00735141">
          <w:rPr>
            <w:bCs/>
            <w:lang w:bidi="ar-DZ"/>
          </w:rPr>
          <w:t xml:space="preserve"> However, due to regulation on</w:t>
        </w:r>
      </w:ins>
      <w:ins w:id="1562" w:author="HP" w:date="2022-08-01T13:38:00Z">
        <w:r w:rsidR="00735141">
          <w:rPr>
            <w:bCs/>
            <w:lang w:bidi="ar-DZ"/>
          </w:rPr>
          <w:t xml:space="preserve"> </w:t>
        </w:r>
      </w:ins>
      <w:ins w:id="1563" w:author="HP" w:date="2022-08-01T13:39:00Z">
        <w:r w:rsidR="00735141">
          <w:rPr>
            <w:bCs/>
            <w:lang w:bidi="ar-DZ"/>
          </w:rPr>
          <w:t xml:space="preserve">certain type of </w:t>
        </w:r>
      </w:ins>
      <w:ins w:id="1564" w:author="HP" w:date="2022-08-01T13:38:00Z">
        <w:r w:rsidR="00735141">
          <w:rPr>
            <w:bCs/>
            <w:lang w:bidi="ar-DZ"/>
          </w:rPr>
          <w:t xml:space="preserve">data movement outside geographical boundaries of India, this </w:t>
        </w:r>
      </w:ins>
      <w:ins w:id="1565" w:author="HP" w:date="2022-08-01T13:39:00Z">
        <w:r w:rsidR="00735141">
          <w:rPr>
            <w:bCs/>
            <w:lang w:bidi="ar-DZ"/>
          </w:rPr>
          <w:t>option is not implemented.</w:t>
        </w:r>
      </w:ins>
    </w:p>
    <w:p w:rsidR="00545AD6" w:rsidRPr="00545AD6" w:rsidRDefault="00545AD6" w:rsidP="00545AD6">
      <w:pPr>
        <w:pStyle w:val="ListParagraph"/>
        <w:spacing w:line="360" w:lineRule="auto"/>
        <w:jc w:val="both"/>
        <w:rPr>
          <w:ins w:id="1566" w:author="HP" w:date="2022-08-01T13:30:00Z"/>
          <w:bCs/>
          <w:lang w:bidi="ar-DZ"/>
        </w:rPr>
      </w:pPr>
    </w:p>
    <w:p w:rsidR="00545AD6" w:rsidRDefault="00545AD6" w:rsidP="00545AD6">
      <w:pPr>
        <w:pStyle w:val="ListParagraph"/>
        <w:numPr>
          <w:ilvl w:val="0"/>
          <w:numId w:val="29"/>
        </w:numPr>
        <w:spacing w:line="360" w:lineRule="auto"/>
        <w:jc w:val="both"/>
        <w:rPr>
          <w:ins w:id="1567" w:author="HP" w:date="2022-08-03T10:24:00Z"/>
          <w:bCs/>
          <w:lang w:bidi="ar-DZ"/>
        </w:rPr>
      </w:pPr>
      <w:ins w:id="1568" w:author="HP" w:date="2022-08-01T13:31:00Z">
        <w:r w:rsidRPr="00545AD6">
          <w:rPr>
            <w:bCs/>
            <w:lang w:bidi="ar-DZ"/>
          </w:rPr>
          <w:t xml:space="preserve">SM-SR to SM-SR </w:t>
        </w:r>
      </w:ins>
      <w:ins w:id="1569" w:author="HP" w:date="2022-08-01T13:32:00Z">
        <w:r w:rsidRPr="00545AD6">
          <w:rPr>
            <w:bCs/>
            <w:lang w:bidi="ar-DZ"/>
          </w:rPr>
          <w:t>Switching</w:t>
        </w:r>
      </w:ins>
      <w:ins w:id="1570" w:author="HP" w:date="2022-08-03T10:23:00Z">
        <w:r w:rsidR="002D5C08">
          <w:rPr>
            <w:bCs/>
            <w:lang w:bidi="ar-DZ"/>
          </w:rPr>
          <w:t>(ES7 integration)</w:t>
        </w:r>
      </w:ins>
      <w:ins w:id="1571" w:author="HP" w:date="2022-08-01T13:32:00Z">
        <w:r w:rsidRPr="00545AD6">
          <w:rPr>
            <w:bCs/>
            <w:lang w:bidi="ar-DZ"/>
          </w:rPr>
          <w:t xml:space="preserve"> :</w:t>
        </w:r>
      </w:ins>
    </w:p>
    <w:p w:rsidR="002D5C08" w:rsidRPr="00622F0C" w:rsidRDefault="002D5C08" w:rsidP="002D5C08">
      <w:pPr>
        <w:pStyle w:val="ListParagraph"/>
        <w:spacing w:line="276" w:lineRule="auto"/>
        <w:jc w:val="both"/>
        <w:rPr>
          <w:ins w:id="1572" w:author="HP" w:date="2022-08-03T10:24:00Z"/>
          <w:rFonts w:ascii="Calibri" w:eastAsia="Times New Roman" w:hAnsi="Calibri" w:cs="Calibri"/>
          <w:color w:val="000000"/>
        </w:rPr>
      </w:pPr>
      <w:ins w:id="1573" w:author="HP" w:date="2022-08-03T10:24:00Z">
        <w:r>
          <w:rPr>
            <w:bCs/>
            <w:lang w:bidi="ar-DZ"/>
          </w:rPr>
          <w:t xml:space="preserve">In SM-SR to SM-SR switching, </w:t>
        </w:r>
      </w:ins>
      <w:ins w:id="1574" w:author="HP" w:date="2022-08-03T10:26:00Z">
        <w:r>
          <w:rPr>
            <w:bCs/>
            <w:lang w:bidi="ar-DZ"/>
          </w:rPr>
          <w:t>the foreign</w:t>
        </w:r>
      </w:ins>
      <w:ins w:id="1575" w:author="HP" w:date="2022-08-03T10:24:00Z">
        <w:r w:rsidRPr="002D5C08">
          <w:rPr>
            <w:bCs/>
            <w:lang w:bidi="ar-DZ"/>
          </w:rPr>
          <w:t xml:space="preserve"> MNO’s SM-SR</w:t>
        </w:r>
      </w:ins>
      <w:ins w:id="1576" w:author="HP" w:date="2022-08-03T10:28:00Z">
        <w:r>
          <w:rPr>
            <w:bCs/>
            <w:lang w:bidi="ar-DZ"/>
          </w:rPr>
          <w:t xml:space="preserve"> (1)</w:t>
        </w:r>
      </w:ins>
      <w:ins w:id="1577" w:author="HP" w:date="2022-08-03T10:24:00Z">
        <w:r w:rsidRPr="002D5C08">
          <w:rPr>
            <w:bCs/>
            <w:lang w:bidi="ar-DZ"/>
          </w:rPr>
          <w:t xml:space="preserve"> will be integrated with Indian </w:t>
        </w:r>
      </w:ins>
      <w:ins w:id="1578" w:author="HP" w:date="2022-08-03T10:26:00Z">
        <w:r w:rsidRPr="002D5C08">
          <w:rPr>
            <w:bCs/>
            <w:lang w:bidi="ar-DZ"/>
          </w:rPr>
          <w:t>MNO</w:t>
        </w:r>
      </w:ins>
      <w:ins w:id="1579" w:author="HP" w:date="2022-08-03T10:24:00Z">
        <w:r w:rsidRPr="002D5C08">
          <w:rPr>
            <w:bCs/>
            <w:lang w:bidi="ar-DZ"/>
          </w:rPr>
          <w:t>’s SM-SR</w:t>
        </w:r>
      </w:ins>
      <w:ins w:id="1580" w:author="HP" w:date="2022-08-03T10:28:00Z">
        <w:r>
          <w:rPr>
            <w:bCs/>
            <w:lang w:bidi="ar-DZ"/>
          </w:rPr>
          <w:t>(2)</w:t>
        </w:r>
      </w:ins>
      <w:ins w:id="1581" w:author="HP" w:date="2022-08-03T10:26:00Z">
        <w:r w:rsidRPr="002D5C08">
          <w:rPr>
            <w:bCs/>
            <w:lang w:bidi="ar-DZ"/>
          </w:rPr>
          <w:t>. After successful integration,</w:t>
        </w:r>
      </w:ins>
      <w:ins w:id="1582" w:author="HP" w:date="2022-08-03T10:24:00Z">
        <w:r w:rsidRPr="002D5C08">
          <w:rPr>
            <w:bCs/>
            <w:lang w:bidi="ar-DZ"/>
          </w:rPr>
          <w:t xml:space="preserve"> foreign MNO’s SM-SR will transfer the EIS (eUICC Information Set) to Indian TSP’s SM-SR.</w:t>
        </w:r>
      </w:ins>
      <w:ins w:id="1583" w:author="HP" w:date="2022-08-03T10:26:00Z">
        <w:r w:rsidRPr="002D5C08">
          <w:rPr>
            <w:bCs/>
            <w:lang w:bidi="ar-DZ"/>
          </w:rPr>
          <w:t xml:space="preserve"> </w:t>
        </w:r>
      </w:ins>
      <w:ins w:id="1584" w:author="HP" w:date="2022-08-03T10:24:00Z">
        <w:r w:rsidRPr="002D5C08">
          <w:rPr>
            <w:bCs/>
            <w:lang w:bidi="ar-DZ"/>
          </w:rPr>
          <w:t xml:space="preserve">Now eSIM ownership/registration lies with Indian </w:t>
        </w:r>
      </w:ins>
      <w:ins w:id="1585" w:author="HP" w:date="2022-08-03T10:27:00Z">
        <w:r w:rsidRPr="002D5C08">
          <w:rPr>
            <w:bCs/>
            <w:lang w:bidi="ar-DZ"/>
          </w:rPr>
          <w:t>MNO and</w:t>
        </w:r>
      </w:ins>
      <w:ins w:id="1586" w:author="HP" w:date="2022-08-03T10:24:00Z">
        <w:r w:rsidRPr="002D5C08">
          <w:rPr>
            <w:bCs/>
            <w:lang w:bidi="ar-DZ"/>
          </w:rPr>
          <w:t xml:space="preserve"> It will be removed from Foreign MNO’s SM-SR. </w:t>
        </w:r>
      </w:ins>
      <w:ins w:id="1587" w:author="HP" w:date="2022-08-03T10:27:00Z">
        <w:r w:rsidRPr="002D5C08">
          <w:rPr>
            <w:bCs/>
            <w:lang w:bidi="ar-DZ"/>
          </w:rPr>
          <w:t xml:space="preserve">This </w:t>
        </w:r>
      </w:ins>
      <w:ins w:id="1588" w:author="HP" w:date="2022-08-03T13:51:00Z">
        <w:r w:rsidR="001607FF" w:rsidRPr="002D5C08">
          <w:rPr>
            <w:bCs/>
            <w:lang w:bidi="ar-DZ"/>
          </w:rPr>
          <w:t>is as</w:t>
        </w:r>
      </w:ins>
      <w:ins w:id="1589" w:author="HP" w:date="2022-08-03T10:24:00Z">
        <w:r w:rsidRPr="002D5C08">
          <w:rPr>
            <w:bCs/>
            <w:lang w:bidi="ar-DZ"/>
          </w:rPr>
          <w:t xml:space="preserve"> per GSMA</w:t>
        </w:r>
      </w:ins>
      <w:ins w:id="1590" w:author="HP" w:date="2022-08-03T10:27:00Z">
        <w:r w:rsidRPr="002D5C08">
          <w:rPr>
            <w:bCs/>
            <w:lang w:bidi="ar-DZ"/>
          </w:rPr>
          <w:t xml:space="preserve"> guidelines that</w:t>
        </w:r>
      </w:ins>
      <w:ins w:id="1591" w:author="HP" w:date="2022-08-03T10:24:00Z">
        <w:r w:rsidRPr="002D5C08">
          <w:rPr>
            <w:bCs/>
            <w:lang w:bidi="ar-DZ"/>
          </w:rPr>
          <w:t xml:space="preserve"> an eSIM cannot be in two SM-SR’s at the same time.</w:t>
        </w:r>
      </w:ins>
      <w:ins w:id="1592" w:author="HP" w:date="2022-08-03T10:28:00Z">
        <w:r>
          <w:rPr>
            <w:bCs/>
            <w:lang w:bidi="ar-DZ"/>
          </w:rPr>
          <w:t xml:space="preserve"> </w:t>
        </w:r>
      </w:ins>
      <w:ins w:id="1593" w:author="HP" w:date="2022-08-03T10:24:00Z">
        <w:r w:rsidRPr="00622F0C">
          <w:rPr>
            <w:rFonts w:ascii="Calibri" w:eastAsia="Times New Roman" w:hAnsi="Calibri" w:cs="Calibri"/>
            <w:color w:val="000000"/>
            <w:sz w:val="22"/>
            <w:szCs w:val="22"/>
          </w:rPr>
          <w:t xml:space="preserve">Now </w:t>
        </w:r>
        <w:r>
          <w:rPr>
            <w:rFonts w:ascii="Calibri" w:eastAsia="Times New Roman" w:hAnsi="Calibri" w:cs="Calibri"/>
            <w:color w:val="000000"/>
            <w:sz w:val="22"/>
            <w:szCs w:val="22"/>
          </w:rPr>
          <w:t xml:space="preserve">Indian </w:t>
        </w:r>
      </w:ins>
      <w:ins w:id="1594" w:author="HP" w:date="2022-08-03T10:28:00Z">
        <w:r>
          <w:rPr>
            <w:rFonts w:ascii="Calibri" w:eastAsia="Times New Roman" w:hAnsi="Calibri" w:cs="Calibri"/>
            <w:color w:val="000000"/>
            <w:sz w:val="22"/>
            <w:szCs w:val="22"/>
          </w:rPr>
          <w:t>MNO</w:t>
        </w:r>
      </w:ins>
      <w:ins w:id="1595" w:author="HP" w:date="2022-08-03T10:24:00Z">
        <w:r>
          <w:rPr>
            <w:rFonts w:ascii="Calibri" w:eastAsia="Times New Roman" w:hAnsi="Calibri" w:cs="Calibri"/>
            <w:color w:val="000000"/>
            <w:sz w:val="22"/>
            <w:szCs w:val="22"/>
          </w:rPr>
          <w:t xml:space="preserve"> </w:t>
        </w:r>
        <w:r w:rsidRPr="00622F0C">
          <w:rPr>
            <w:rFonts w:ascii="Calibri" w:eastAsia="Times New Roman" w:hAnsi="Calibri" w:cs="Calibri"/>
            <w:color w:val="000000"/>
            <w:sz w:val="22"/>
            <w:szCs w:val="22"/>
          </w:rPr>
          <w:t>will push its subscription from its SM-DP to roaming eSIM via its own SM-SR.</w:t>
        </w:r>
      </w:ins>
    </w:p>
    <w:p w:rsidR="002D5C08" w:rsidRDefault="00965E18" w:rsidP="00735141">
      <w:pPr>
        <w:pStyle w:val="ListParagraph"/>
        <w:spacing w:line="360" w:lineRule="auto"/>
        <w:jc w:val="both"/>
        <w:rPr>
          <w:ins w:id="1596" w:author="HP" w:date="2022-08-01T13:42:00Z"/>
          <w:bCs/>
          <w:lang w:bidi="ar-DZ"/>
        </w:rPr>
      </w:pPr>
      <w:ins w:id="1597" w:author="HP" w:date="2022-08-03T10:31:00Z">
        <w:r>
          <w:rPr>
            <w:bCs/>
            <w:noProof/>
            <w:lang w:val="en-US" w:eastAsia="en-US" w:bidi="hi-IN"/>
          </w:rPr>
          <w:pict>
            <v:shape id="_x0000_s1182" type="#_x0000_t202" style="position:absolute;left:0;text-align:left;margin-left:28.05pt;margin-top:4.5pt;width:77.25pt;height:158.2pt;z-index:251730944" strokecolor="black [3213]">
              <v:textbox>
                <w:txbxContent>
                  <w:p w:rsidR="00A74227" w:rsidRDefault="00A74227" w:rsidP="002D5C08">
                    <w:pPr>
                      <w:rPr>
                        <w:ins w:id="1598" w:author="HP" w:date="2022-08-03T10:33:00Z"/>
                        <w:lang w:val="en-IN"/>
                      </w:rPr>
                    </w:pPr>
                    <w:ins w:id="1599" w:author="HP" w:date="2022-08-04T09:45:00Z">
                      <w:r>
                        <w:rPr>
                          <w:lang w:val="en-IN"/>
                        </w:rPr>
                        <w:t>Before carrier switching-</w:t>
                      </w:r>
                    </w:ins>
                  </w:p>
                  <w:p w:rsidR="00A74227" w:rsidRPr="002D5C08" w:rsidRDefault="00A74227" w:rsidP="002D5C08">
                    <w:pPr>
                      <w:rPr>
                        <w:lang w:val="en-IN"/>
                      </w:rPr>
                    </w:pPr>
                    <w:ins w:id="1600" w:author="HP" w:date="2022-08-04T09:46:00Z">
                      <w:r>
                        <w:rPr>
                          <w:lang w:val="en-IN"/>
                        </w:rPr>
                        <w:t>R</w:t>
                      </w:r>
                    </w:ins>
                    <w:ins w:id="1601" w:author="HP" w:date="2022-08-04T09:45:00Z">
                      <w:r w:rsidRPr="002D5C08">
                        <w:rPr>
                          <w:lang w:val="en-IN"/>
                        </w:rPr>
                        <w:t xml:space="preserve">emote </w:t>
                      </w:r>
                      <w:r>
                        <w:rPr>
                          <w:lang w:val="en-IN"/>
                        </w:rPr>
                        <w:t>eSIM provisioning</w:t>
                      </w:r>
                    </w:ins>
                    <w:ins w:id="1602" w:author="HP" w:date="2022-08-04T09:46:00Z">
                      <w:r>
                        <w:rPr>
                          <w:lang w:val="en-IN"/>
                        </w:rPr>
                        <w:t xml:space="preserve"> by foreign MNO</w:t>
                      </w:r>
                    </w:ins>
                    <w:ins w:id="1603" w:author="HP" w:date="2022-08-03T10:31:00Z">
                      <w:r w:rsidRPr="002D5C08">
                        <w:rPr>
                          <w:lang w:val="en-IN"/>
                        </w:rPr>
                        <w:t xml:space="preserve"> </w:t>
                      </w:r>
                    </w:ins>
                  </w:p>
                </w:txbxContent>
              </v:textbox>
            </v:shape>
          </w:pict>
        </w:r>
      </w:ins>
      <w:ins w:id="1604" w:author="HP" w:date="2022-08-03T10:32:00Z">
        <w:r w:rsidRPr="00965E18">
          <w:rPr>
            <w:b/>
            <w:noProof/>
            <w:lang w:val="en-US" w:eastAsia="en-US" w:bidi="hi-IN"/>
          </w:rPr>
          <w:pict>
            <v:shape id="_x0000_s1183" type="#_x0000_t202" style="position:absolute;left:0;text-align:left;margin-left:370.8pt;margin-top:.7pt;width:76.5pt;height:162pt;z-index:251731968" strokecolor="black [3213]">
              <v:textbox>
                <w:txbxContent>
                  <w:p w:rsidR="00A74227" w:rsidRDefault="00A74227" w:rsidP="009071A1">
                    <w:pPr>
                      <w:jc w:val="center"/>
                      <w:rPr>
                        <w:ins w:id="1605" w:author="HP" w:date="2022-08-03T10:33:00Z"/>
                        <w:lang w:val="en-IN"/>
                      </w:rPr>
                    </w:pPr>
                    <w:ins w:id="1606" w:author="HP" w:date="2022-08-04T09:46:00Z">
                      <w:r>
                        <w:rPr>
                          <w:lang w:val="en-IN"/>
                        </w:rPr>
                        <w:t>After Carrier Switching-</w:t>
                      </w:r>
                    </w:ins>
                  </w:p>
                  <w:p w:rsidR="00A74227" w:rsidRPr="002D5C08" w:rsidRDefault="00A74227" w:rsidP="009071A1">
                    <w:pPr>
                      <w:jc w:val="center"/>
                      <w:rPr>
                        <w:lang w:val="en-IN"/>
                      </w:rPr>
                    </w:pPr>
                    <w:ins w:id="1607" w:author="HP" w:date="2022-08-04T09:46:00Z">
                      <w:r>
                        <w:rPr>
                          <w:lang w:val="en-IN"/>
                        </w:rPr>
                        <w:t>R</w:t>
                      </w:r>
                    </w:ins>
                    <w:ins w:id="1608" w:author="HP" w:date="2022-08-03T10:33:00Z">
                      <w:r w:rsidRPr="002D5C08">
                        <w:rPr>
                          <w:lang w:val="en-IN"/>
                        </w:rPr>
                        <w:t xml:space="preserve">emote </w:t>
                      </w:r>
                      <w:r>
                        <w:rPr>
                          <w:lang w:val="en-IN"/>
                        </w:rPr>
                        <w:t>e</w:t>
                      </w:r>
                    </w:ins>
                    <w:ins w:id="1609" w:author="HP" w:date="2022-08-03T10:32:00Z">
                      <w:r>
                        <w:rPr>
                          <w:lang w:val="en-IN"/>
                        </w:rPr>
                        <w:t xml:space="preserve">-SIM </w:t>
                      </w:r>
                    </w:ins>
                    <w:ins w:id="1610" w:author="HP" w:date="2022-08-03T10:31:00Z">
                      <w:r w:rsidRPr="002D5C08">
                        <w:rPr>
                          <w:lang w:val="en-IN"/>
                        </w:rPr>
                        <w:t xml:space="preserve">provisioning </w:t>
                      </w:r>
                    </w:ins>
                    <w:ins w:id="1611" w:author="HP" w:date="2022-08-04T09:47:00Z">
                      <w:r>
                        <w:rPr>
                          <w:lang w:val="en-IN"/>
                        </w:rPr>
                        <w:t>by local MNO</w:t>
                      </w:r>
                    </w:ins>
                  </w:p>
                </w:txbxContent>
              </v:textbox>
            </v:shape>
          </w:pict>
        </w:r>
      </w:ins>
      <w:r>
        <w:rPr>
          <w:bCs/>
          <w:noProof/>
          <w:lang w:val="en-US" w:eastAsia="en-US" w:bidi="hi-IN"/>
        </w:rPr>
        <w:pict>
          <v:group id="_x0000_s1181" style="position:absolute;left:0;text-align:left;margin-left:205.05pt;margin-top:.7pt;width:133.5pt;height:206.3pt;z-index:251729920" coordorigin="7800,11355" coordsize="2670,4126">
            <v:shape id="_x0000_s1164" type="#_x0000_t202" style="position:absolute;left:8970;top:12736;width:1500;height:630">
              <v:textbox style="mso-next-textbox:#_x0000_s1164">
                <w:txbxContent>
                  <w:p w:rsidR="00A74227" w:rsidRPr="00735141" w:rsidRDefault="00A74227" w:rsidP="00735141">
                    <w:pPr>
                      <w:rPr>
                        <w:lang w:val="en-IN"/>
                      </w:rPr>
                    </w:pPr>
                    <w:ins w:id="1612" w:author="HP" w:date="2022-08-01T13:40:00Z">
                      <w:r>
                        <w:rPr>
                          <w:lang w:val="en-IN"/>
                        </w:rPr>
                        <w:t>SM-DP-</w:t>
                      </w:r>
                    </w:ins>
                    <w:ins w:id="1613" w:author="HP" w:date="2022-08-01T13:41:00Z">
                      <w:r>
                        <w:rPr>
                          <w:lang w:val="en-IN"/>
                        </w:rPr>
                        <w:t>2</w:t>
                      </w:r>
                    </w:ins>
                  </w:p>
                </w:txbxContent>
              </v:textbox>
            </v:shape>
            <v:shape id="_x0000_s1165" type="#_x0000_t202" style="position:absolute;left:8895;top:13965;width:1500;height:630">
              <v:textbox>
                <w:txbxContent>
                  <w:p w:rsidR="00A74227" w:rsidRPr="00735141" w:rsidRDefault="00A74227" w:rsidP="00735141">
                    <w:pPr>
                      <w:rPr>
                        <w:lang w:val="en-IN"/>
                      </w:rPr>
                    </w:pPr>
                    <w:ins w:id="1614" w:author="HP" w:date="2022-08-01T13:40:00Z">
                      <w:r>
                        <w:rPr>
                          <w:lang w:val="en-IN"/>
                        </w:rPr>
                        <w:t>SM-</w:t>
                      </w:r>
                    </w:ins>
                    <w:ins w:id="1615" w:author="HP" w:date="2022-08-01T13:41:00Z">
                      <w:r>
                        <w:rPr>
                          <w:lang w:val="en-IN"/>
                        </w:rPr>
                        <w:t>SR</w:t>
                      </w:r>
                    </w:ins>
                    <w:ins w:id="1616" w:author="HP" w:date="2022-08-01T13:40:00Z">
                      <w:r>
                        <w:rPr>
                          <w:lang w:val="en-IN"/>
                        </w:rPr>
                        <w:t>-</w:t>
                      </w:r>
                    </w:ins>
                    <w:ins w:id="1617" w:author="HP" w:date="2022-08-01T13:41:00Z">
                      <w:r>
                        <w:rPr>
                          <w:lang w:val="en-IN"/>
                        </w:rPr>
                        <w:t>2</w:t>
                      </w:r>
                    </w:ins>
                  </w:p>
                </w:txbxContent>
              </v:textbox>
            </v:shape>
            <v:shape id="_x0000_s1169" type="#_x0000_t202" style="position:absolute;left:8895;top:11355;width:1500;height:930">
              <v:textbox>
                <w:txbxContent>
                  <w:p w:rsidR="00A74227" w:rsidRDefault="00A74227" w:rsidP="00735141">
                    <w:pPr>
                      <w:rPr>
                        <w:ins w:id="1618" w:author="HP" w:date="2022-08-01T13:42:00Z"/>
                        <w:lang w:val="en-IN"/>
                      </w:rPr>
                    </w:pPr>
                    <w:ins w:id="1619" w:author="HP" w:date="2022-08-01T13:42:00Z">
                      <w:r>
                        <w:rPr>
                          <w:lang w:val="en-IN"/>
                        </w:rPr>
                        <w:t>Profile-</w:t>
                      </w:r>
                    </w:ins>
                    <w:ins w:id="1620" w:author="HP" w:date="2022-08-01T13:43:00Z">
                      <w:r>
                        <w:rPr>
                          <w:lang w:val="en-IN"/>
                        </w:rPr>
                        <w:t>2</w:t>
                      </w:r>
                    </w:ins>
                  </w:p>
                  <w:p w:rsidR="00A74227" w:rsidRPr="00735141" w:rsidRDefault="00A74227" w:rsidP="00735141">
                    <w:pPr>
                      <w:rPr>
                        <w:lang w:val="en-IN"/>
                      </w:rPr>
                    </w:pPr>
                    <w:ins w:id="1621" w:author="HP" w:date="2022-08-01T13:43:00Z">
                      <w:r>
                        <w:rPr>
                          <w:lang w:val="en-IN"/>
                        </w:rPr>
                        <w:t>HLR-2</w:t>
                      </w:r>
                    </w:ins>
                  </w:p>
                </w:txbxContent>
              </v:textbox>
            </v:shape>
            <v:shape id="_x0000_s1173" type="#_x0000_t32" style="position:absolute;left:8625;top:14595;width:855;height:886;flip:x" o:connectortype="straight" strokecolor="#00b050" strokeweight="4.5pt">
              <v:stroke endarrow="block"/>
            </v:shape>
            <v:shape id="_x0000_s1176" type="#_x0000_t32" style="position:absolute;left:7800;top:14326;width:1095;height:0" o:connectortype="straight" strokecolor="#00b0f0" strokeweight="4.5pt">
              <v:stroke endarrow="block"/>
            </v:shape>
            <v:shape id="_x0000_s1178" type="#_x0000_t32" style="position:absolute;left:9615;top:12286;width:0;height:450" o:connectortype="straight" strokecolor="#00b050" strokeweight="4.5pt">
              <v:stroke endarrow="block"/>
            </v:shape>
            <v:shape id="_x0000_s1179" type="#_x0000_t32" style="position:absolute;left:9615;top:13366;width:1;height:599" o:connectortype="straight" strokecolor="#00b050" strokeweight="4.5pt">
              <v:stroke endarrow="block"/>
            </v:shape>
          </v:group>
        </w:pict>
      </w:r>
      <w:r>
        <w:rPr>
          <w:bCs/>
          <w:noProof/>
          <w:lang w:val="en-US" w:eastAsia="en-US" w:bidi="hi-IN"/>
        </w:rPr>
        <w:pict>
          <v:group id="_x0000_s1180" style="position:absolute;left:0;text-align:left;margin-left:124.05pt;margin-top:.75pt;width:150pt;height:237.75pt;z-index:251724288" coordorigin="6180,11355" coordsize="3000,4755">
            <v:shape id="_x0000_s1161" type="#_x0000_t202" style="position:absolute;left:6300;top:12736;width:1500;height:630">
              <v:textbox>
                <w:txbxContent>
                  <w:p w:rsidR="00A74227" w:rsidRPr="00735141" w:rsidRDefault="00A74227">
                    <w:pPr>
                      <w:rPr>
                        <w:lang w:val="en-IN"/>
                      </w:rPr>
                    </w:pPr>
                    <w:ins w:id="1622" w:author="HP" w:date="2022-08-01T13:40:00Z">
                      <w:r>
                        <w:rPr>
                          <w:lang w:val="en-IN"/>
                        </w:rPr>
                        <w:t>SM-DP-1</w:t>
                      </w:r>
                    </w:ins>
                  </w:p>
                </w:txbxContent>
              </v:textbox>
            </v:shape>
            <v:shape id="_x0000_s1162" type="#_x0000_t202" style="position:absolute;left:6300;top:13965;width:1500;height:630">
              <v:textbox>
                <w:txbxContent>
                  <w:p w:rsidR="00A74227" w:rsidRPr="00735141" w:rsidRDefault="00A74227" w:rsidP="00735141">
                    <w:pPr>
                      <w:rPr>
                        <w:lang w:val="en-IN"/>
                      </w:rPr>
                    </w:pPr>
                    <w:ins w:id="1623" w:author="HP" w:date="2022-08-01T13:40:00Z">
                      <w:r>
                        <w:rPr>
                          <w:lang w:val="en-IN"/>
                        </w:rPr>
                        <w:t>SM-SR-1</w:t>
                      </w:r>
                    </w:ins>
                  </w:p>
                </w:txbxContent>
              </v:textbox>
            </v:shape>
            <v:shape id="_x0000_s1163" type="#_x0000_t202" style="position:absolute;left:7680;top:15480;width:1500;height:630">
              <v:textbox style="mso-next-textbox:#_x0000_s1163">
                <w:txbxContent>
                  <w:p w:rsidR="00A74227" w:rsidRPr="00735141" w:rsidRDefault="00A74227" w:rsidP="00735141">
                    <w:pPr>
                      <w:rPr>
                        <w:lang w:val="en-IN"/>
                      </w:rPr>
                    </w:pPr>
                    <w:ins w:id="1624" w:author="HP" w:date="2022-08-01T13:40:00Z">
                      <w:r>
                        <w:rPr>
                          <w:lang w:val="en-IN"/>
                        </w:rPr>
                        <w:t>eSIM</w:t>
                      </w:r>
                    </w:ins>
                  </w:p>
                </w:txbxContent>
              </v:textbox>
            </v:shape>
            <v:shape id="_x0000_s1167" type="#_x0000_t202" style="position:absolute;left:6180;top:11355;width:1500;height:930">
              <v:textbox>
                <w:txbxContent>
                  <w:p w:rsidR="00A74227" w:rsidRDefault="00A74227" w:rsidP="002D5C08">
                    <w:pPr>
                      <w:rPr>
                        <w:ins w:id="1625" w:author="HP" w:date="2022-08-01T13:42:00Z"/>
                        <w:lang w:val="en-IN"/>
                      </w:rPr>
                    </w:pPr>
                    <w:ins w:id="1626" w:author="HP" w:date="2022-08-01T13:42:00Z">
                      <w:r>
                        <w:rPr>
                          <w:lang w:val="en-IN"/>
                        </w:rPr>
                        <w:t>Profile-1</w:t>
                      </w:r>
                    </w:ins>
                  </w:p>
                  <w:p w:rsidR="00A74227" w:rsidRPr="00735141" w:rsidRDefault="00A74227" w:rsidP="00735141">
                    <w:pPr>
                      <w:rPr>
                        <w:lang w:val="en-IN"/>
                      </w:rPr>
                    </w:pPr>
                    <w:ins w:id="1627" w:author="HP" w:date="2022-08-01T13:43:00Z">
                      <w:r>
                        <w:rPr>
                          <w:lang w:val="en-IN"/>
                        </w:rPr>
                        <w:t>HLR-1</w:t>
                      </w:r>
                    </w:ins>
                  </w:p>
                </w:txbxContent>
              </v:textbox>
            </v:shape>
            <v:shape id="_x0000_s1172" type="#_x0000_t32" style="position:absolute;left:7275;top:14595;width:1005;height:886" o:connectortype="straight" strokeweight="4.5pt">
              <v:stroke dashstyle="1 1" endarrow="block"/>
            </v:shape>
            <v:shape id="_x0000_s1174" type="#_x0000_t32" style="position:absolute;left:6885;top:12286;width:0;height:450" o:connectortype="straight" strokeweight="4.5pt">
              <v:stroke endarrow="block"/>
            </v:shape>
            <v:shape id="_x0000_s1175" type="#_x0000_t32" style="position:absolute;left:6960;top:13366;width:0;height:599" o:connectortype="straight" strokeweight="4.5pt">
              <v:stroke endarrow="block"/>
            </v:shape>
          </v:group>
        </w:pict>
      </w:r>
    </w:p>
    <w:p w:rsidR="00735141" w:rsidRDefault="00735141" w:rsidP="002D5C08">
      <w:pPr>
        <w:pStyle w:val="ListParagraph"/>
        <w:spacing w:line="360" w:lineRule="auto"/>
        <w:jc w:val="center"/>
        <w:rPr>
          <w:ins w:id="1628" w:author="HP" w:date="2022-08-01T13:42:00Z"/>
          <w:bCs/>
          <w:lang w:bidi="ar-DZ"/>
        </w:rPr>
      </w:pPr>
    </w:p>
    <w:p w:rsidR="00735141" w:rsidRDefault="00735141" w:rsidP="002D5C08">
      <w:pPr>
        <w:pStyle w:val="ListParagraph"/>
        <w:spacing w:line="360" w:lineRule="auto"/>
        <w:jc w:val="center"/>
        <w:rPr>
          <w:ins w:id="1629" w:author="HP" w:date="2022-08-01T13:42:00Z"/>
          <w:bCs/>
          <w:lang w:bidi="ar-DZ"/>
        </w:rPr>
      </w:pPr>
    </w:p>
    <w:p w:rsidR="00735141" w:rsidRDefault="00735141" w:rsidP="002D5C08">
      <w:pPr>
        <w:pStyle w:val="ListParagraph"/>
        <w:spacing w:line="360" w:lineRule="auto"/>
        <w:jc w:val="center"/>
        <w:rPr>
          <w:ins w:id="1630" w:author="HP" w:date="2022-08-01T13:42:00Z"/>
          <w:bCs/>
          <w:lang w:bidi="ar-DZ"/>
        </w:rPr>
      </w:pPr>
    </w:p>
    <w:p w:rsidR="00735141" w:rsidRPr="00545AD6" w:rsidRDefault="00965E18" w:rsidP="002D5C08">
      <w:pPr>
        <w:pStyle w:val="ListParagraph"/>
        <w:spacing w:line="360" w:lineRule="auto"/>
        <w:jc w:val="center"/>
        <w:rPr>
          <w:ins w:id="1631" w:author="HP" w:date="2022-08-01T13:24:00Z"/>
          <w:bCs/>
          <w:lang w:bidi="ar-DZ"/>
        </w:rPr>
      </w:pPr>
      <w:r w:rsidRPr="00965E18">
        <w:rPr>
          <w:b/>
          <w:noProof/>
          <w:lang w:val="en-US" w:eastAsia="en-US" w:bidi="hi-IN"/>
        </w:rPr>
        <w:pict>
          <v:shape id="_x0000_s1177" type="#_x0000_t202" style="position:absolute;left:0;text-align:left;margin-left:210.3pt;margin-top:18.45pt;width:53.25pt;height:36pt;z-index:251726848" strokecolor="white [3212]">
            <v:textbox>
              <w:txbxContent>
                <w:p w:rsidR="00A74227" w:rsidRPr="004632AF" w:rsidRDefault="00A74227">
                  <w:pPr>
                    <w:rPr>
                      <w:b/>
                      <w:bCs/>
                      <w:color w:val="FF0000"/>
                      <w:sz w:val="20"/>
                      <w:szCs w:val="20"/>
                      <w:lang w:val="en-IN"/>
                    </w:rPr>
                  </w:pPr>
                  <w:ins w:id="1632" w:author="HP" w:date="2022-08-03T14:47:00Z">
                    <w:r>
                      <w:rPr>
                        <w:b/>
                        <w:bCs/>
                        <w:color w:val="FF0000"/>
                        <w:sz w:val="20"/>
                        <w:szCs w:val="20"/>
                        <w:lang w:val="en-IN"/>
                      </w:rPr>
                      <w:t xml:space="preserve">SM-SR </w:t>
                    </w:r>
                  </w:ins>
                  <w:ins w:id="1633" w:author="HP" w:date="2022-08-03T10:13:00Z">
                    <w:r w:rsidRPr="004632AF">
                      <w:rPr>
                        <w:b/>
                        <w:bCs/>
                        <w:color w:val="FF0000"/>
                        <w:sz w:val="20"/>
                        <w:szCs w:val="20"/>
                        <w:lang w:val="en-IN"/>
                      </w:rPr>
                      <w:t>Switch</w:t>
                    </w:r>
                  </w:ins>
                </w:p>
              </w:txbxContent>
            </v:textbox>
          </v:shape>
        </w:pict>
      </w:r>
    </w:p>
    <w:p w:rsidR="00545AD6" w:rsidRDefault="00545AD6" w:rsidP="002D5C08">
      <w:pPr>
        <w:pStyle w:val="ListParagraph"/>
        <w:spacing w:line="360" w:lineRule="auto"/>
        <w:ind w:left="360"/>
        <w:jc w:val="center"/>
        <w:rPr>
          <w:ins w:id="1634" w:author="HP" w:date="2022-08-01T13:24:00Z"/>
          <w:b/>
          <w:lang w:bidi="ar-DZ"/>
        </w:rPr>
      </w:pPr>
    </w:p>
    <w:p w:rsidR="00545AD6" w:rsidRDefault="00545AD6" w:rsidP="002D5C08">
      <w:pPr>
        <w:pStyle w:val="ListParagraph"/>
        <w:spacing w:line="360" w:lineRule="auto"/>
        <w:ind w:left="360"/>
        <w:jc w:val="center"/>
        <w:rPr>
          <w:ins w:id="1635" w:author="HP" w:date="2022-08-01T13:24:00Z"/>
          <w:b/>
          <w:lang w:bidi="ar-DZ"/>
        </w:rPr>
      </w:pPr>
    </w:p>
    <w:p w:rsidR="00545AD6" w:rsidRDefault="002D5C08" w:rsidP="002D5C08">
      <w:pPr>
        <w:pStyle w:val="ListParagraph"/>
        <w:tabs>
          <w:tab w:val="left" w:pos="8595"/>
        </w:tabs>
        <w:spacing w:line="360" w:lineRule="auto"/>
        <w:ind w:left="360"/>
        <w:rPr>
          <w:ins w:id="1636" w:author="HP" w:date="2022-08-01T13:24:00Z"/>
          <w:b/>
          <w:lang w:bidi="ar-DZ"/>
        </w:rPr>
      </w:pPr>
      <w:ins w:id="1637" w:author="HP" w:date="2022-08-03T10:33:00Z">
        <w:r>
          <w:rPr>
            <w:b/>
            <w:lang w:bidi="ar-DZ"/>
          </w:rPr>
          <w:tab/>
        </w:r>
      </w:ins>
    </w:p>
    <w:p w:rsidR="00545AD6" w:rsidRDefault="00965E18" w:rsidP="002D5C08">
      <w:pPr>
        <w:pStyle w:val="ListParagraph"/>
        <w:spacing w:line="360" w:lineRule="auto"/>
        <w:ind w:left="360"/>
        <w:jc w:val="center"/>
        <w:rPr>
          <w:ins w:id="1638" w:author="HP" w:date="2022-08-01T13:24:00Z"/>
          <w:b/>
          <w:lang w:bidi="ar-DZ"/>
        </w:rPr>
      </w:pPr>
      <w:del w:id="1639" w:author="HP" w:date="2022-08-03T10:00:00Z">
        <w:r>
          <w:rPr>
            <w:b/>
            <w:noProof/>
            <w:lang w:val="en-US" w:eastAsia="en-US" w:bidi="hi-IN"/>
          </w:rPr>
          <w:pict>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_x0000_s1171" type="#_x0000_t13" style="position:absolute;left:0;text-align:left;margin-left:333.3pt;margin-top:15.2pt;width:14.25pt;height:41.25pt;flip:y;z-index:251720704"/>
          </w:pict>
        </w:r>
      </w:del>
    </w:p>
    <w:p w:rsidR="00545AD6" w:rsidRDefault="00545AD6" w:rsidP="002D5C08">
      <w:pPr>
        <w:pStyle w:val="ListParagraph"/>
        <w:spacing w:line="360" w:lineRule="auto"/>
        <w:ind w:left="360"/>
        <w:jc w:val="center"/>
        <w:rPr>
          <w:ins w:id="1640" w:author="HP" w:date="2022-08-01T13:19:00Z"/>
          <w:b/>
          <w:lang w:bidi="ar-DZ"/>
        </w:rPr>
      </w:pPr>
    </w:p>
    <w:p w:rsidR="004D6165" w:rsidRDefault="004D6165" w:rsidP="002D5C08">
      <w:pPr>
        <w:pStyle w:val="ListParagraph"/>
        <w:spacing w:line="360" w:lineRule="auto"/>
        <w:ind w:left="360"/>
        <w:jc w:val="center"/>
        <w:rPr>
          <w:ins w:id="1641" w:author="HP" w:date="2022-08-01T13:40:00Z"/>
          <w:b/>
          <w:lang w:bidi="ar-DZ"/>
        </w:rPr>
      </w:pPr>
    </w:p>
    <w:p w:rsidR="00735141" w:rsidRDefault="00735141" w:rsidP="002D5C08">
      <w:pPr>
        <w:pStyle w:val="ListParagraph"/>
        <w:spacing w:line="360" w:lineRule="auto"/>
        <w:ind w:left="360"/>
        <w:jc w:val="center"/>
        <w:rPr>
          <w:ins w:id="1642" w:author="HP" w:date="2022-08-01T13:40:00Z"/>
          <w:b/>
          <w:lang w:bidi="ar-DZ"/>
        </w:rPr>
      </w:pPr>
    </w:p>
    <w:p w:rsidR="00735141" w:rsidRDefault="009071A1" w:rsidP="009071A1">
      <w:pPr>
        <w:pStyle w:val="ListParagraph"/>
        <w:spacing w:line="360" w:lineRule="auto"/>
        <w:ind w:left="360"/>
        <w:jc w:val="center"/>
        <w:rPr>
          <w:ins w:id="1643" w:author="HP" w:date="2022-08-01T13:40:00Z"/>
          <w:b/>
          <w:lang w:bidi="ar-DZ"/>
        </w:rPr>
      </w:pPr>
      <w:ins w:id="1644" w:author="HP" w:date="2022-08-03T10:34:00Z">
        <w:r>
          <w:rPr>
            <w:b/>
            <w:lang w:bidi="ar-DZ"/>
          </w:rPr>
          <w:t>Figure-</w:t>
        </w:r>
      </w:ins>
      <w:ins w:id="1645" w:author="HP" w:date="2022-08-03T14:03:00Z">
        <w:r w:rsidR="00F43A65">
          <w:rPr>
            <w:b/>
            <w:lang w:bidi="ar-DZ"/>
          </w:rPr>
          <w:t>5:</w:t>
        </w:r>
      </w:ins>
      <w:ins w:id="1646" w:author="HP" w:date="2022-08-03T10:34:00Z">
        <w:r>
          <w:rPr>
            <w:b/>
            <w:lang w:bidi="ar-DZ"/>
          </w:rPr>
          <w:t xml:space="preserve"> SM-SR to SM-SR Carrier Switching</w:t>
        </w:r>
      </w:ins>
    </w:p>
    <w:p w:rsidR="00735141" w:rsidRDefault="00422463" w:rsidP="00422463">
      <w:pPr>
        <w:pStyle w:val="ListParagraph"/>
        <w:numPr>
          <w:ilvl w:val="0"/>
          <w:numId w:val="30"/>
        </w:numPr>
        <w:spacing w:line="360" w:lineRule="auto"/>
        <w:jc w:val="both"/>
        <w:rPr>
          <w:ins w:id="1647" w:author="HP" w:date="2022-08-03T14:40:00Z"/>
          <w:b/>
          <w:lang w:bidi="ar-DZ"/>
        </w:rPr>
      </w:pPr>
      <w:ins w:id="1648" w:author="HP" w:date="2022-08-03T14:13:00Z">
        <w:r>
          <w:rPr>
            <w:b/>
            <w:lang w:bidi="ar-DZ"/>
          </w:rPr>
          <w:t>Implementation Scenarios :</w:t>
        </w:r>
      </w:ins>
    </w:p>
    <w:p w:rsidR="00A94B5A" w:rsidRDefault="00A94B5A" w:rsidP="00A94B5A">
      <w:pPr>
        <w:pStyle w:val="ListParagraph"/>
        <w:spacing w:line="276" w:lineRule="auto"/>
        <w:jc w:val="both"/>
        <w:rPr>
          <w:ins w:id="1649" w:author="HP" w:date="2022-08-03T14:43:00Z"/>
          <w:bCs/>
          <w:lang w:bidi="ar-DZ"/>
        </w:rPr>
      </w:pPr>
      <w:ins w:id="1650" w:author="HP" w:date="2022-08-03T14:40:00Z">
        <w:r w:rsidRPr="00A94B5A">
          <w:rPr>
            <w:bCs/>
            <w:lang w:bidi="ar-DZ"/>
          </w:rPr>
          <w:t>Following implementation scenarios exist for carrier switching. However, actual implementations are subject to regulatory and legal framework in respective Member State.</w:t>
        </w:r>
      </w:ins>
    </w:p>
    <w:p w:rsidR="00A94B5A" w:rsidRPr="00A94B5A" w:rsidRDefault="00A94B5A" w:rsidP="00A94B5A">
      <w:pPr>
        <w:pStyle w:val="ListParagraph"/>
        <w:spacing w:line="276" w:lineRule="auto"/>
        <w:jc w:val="both"/>
        <w:rPr>
          <w:ins w:id="1651" w:author="HP" w:date="2022-08-01T12:46:00Z"/>
          <w:bCs/>
          <w:lang w:bidi="ar-DZ"/>
        </w:rPr>
      </w:pPr>
    </w:p>
    <w:p w:rsidR="00BA3288" w:rsidRPr="00BA3288" w:rsidRDefault="00BA3288" w:rsidP="00BA3288">
      <w:pPr>
        <w:pStyle w:val="ListParagraph"/>
        <w:numPr>
          <w:ilvl w:val="0"/>
          <w:numId w:val="28"/>
        </w:numPr>
        <w:rPr>
          <w:ins w:id="1652" w:author="HP" w:date="2022-08-01T12:46:00Z"/>
          <w:rFonts w:ascii="Calibri" w:eastAsia="Times New Roman" w:hAnsi="Calibri" w:cs="Calibri"/>
          <w:color w:val="000000"/>
        </w:rPr>
      </w:pPr>
      <w:ins w:id="1653" w:author="HP" w:date="2022-08-01T12:46:00Z">
        <w:r w:rsidRPr="00BA3288">
          <w:rPr>
            <w:rFonts w:ascii="Calibri" w:eastAsia="Times New Roman" w:hAnsi="Calibri" w:cs="Calibri"/>
            <w:b/>
            <w:bCs/>
            <w:color w:val="000000"/>
            <w:sz w:val="22"/>
            <w:szCs w:val="22"/>
          </w:rPr>
          <w:t>Use Case 1</w:t>
        </w:r>
        <w:r w:rsidRPr="00BA3288">
          <w:rPr>
            <w:rFonts w:ascii="Calibri" w:eastAsia="Times New Roman" w:hAnsi="Calibri" w:cs="Calibri"/>
            <w:color w:val="000000"/>
            <w:sz w:val="22"/>
            <w:szCs w:val="22"/>
          </w:rPr>
          <w:t>:</w:t>
        </w:r>
      </w:ins>
      <w:ins w:id="1654" w:author="HP" w:date="2022-08-01T12:47:00Z">
        <w:r w:rsidRPr="00BA3288">
          <w:rPr>
            <w:rFonts w:ascii="Calibri" w:eastAsia="Times New Roman" w:hAnsi="Calibri" w:cs="Calibri"/>
            <w:color w:val="000000"/>
            <w:sz w:val="22"/>
            <w:szCs w:val="22"/>
          </w:rPr>
          <w:t xml:space="preserve"> </w:t>
        </w:r>
      </w:ins>
      <w:ins w:id="1655" w:author="HP" w:date="2022-08-01T12:48:00Z">
        <w:r w:rsidRPr="00BA3288">
          <w:rPr>
            <w:rFonts w:ascii="Calibri" w:eastAsia="Times New Roman" w:hAnsi="Calibri" w:cs="Calibri"/>
            <w:color w:val="000000"/>
            <w:sz w:val="22"/>
            <w:szCs w:val="22"/>
          </w:rPr>
          <w:t xml:space="preserve"> </w:t>
        </w:r>
      </w:ins>
      <w:ins w:id="1656" w:author="HP" w:date="2022-08-01T12:57:00Z">
        <w:r w:rsidR="004C2F44" w:rsidRPr="004C2F44">
          <w:rPr>
            <w:rFonts w:ascii="Calibri" w:eastAsia="Times New Roman" w:hAnsi="Calibri" w:cs="Calibri"/>
            <w:b/>
            <w:bCs/>
            <w:color w:val="000000"/>
            <w:sz w:val="22"/>
            <w:szCs w:val="22"/>
          </w:rPr>
          <w:t>Single MNO Subscription</w:t>
        </w:r>
      </w:ins>
    </w:p>
    <w:p w:rsidR="00BA3288" w:rsidRDefault="00BA3288" w:rsidP="00A94B5A">
      <w:pPr>
        <w:rPr>
          <w:ins w:id="1657" w:author="HP" w:date="2022-08-03T14:43:00Z"/>
          <w:rFonts w:ascii="Calibri" w:eastAsia="Times New Roman" w:hAnsi="Calibri" w:cs="Calibri"/>
          <w:color w:val="000000"/>
          <w:sz w:val="22"/>
          <w:szCs w:val="22"/>
        </w:rPr>
      </w:pPr>
      <w:ins w:id="1658" w:author="HP" w:date="2022-08-01T12:46:00Z">
        <w:r w:rsidRPr="00622F0C">
          <w:rPr>
            <w:rFonts w:ascii="Calibri" w:eastAsia="Times New Roman" w:hAnsi="Calibri" w:cs="Calibri"/>
            <w:color w:val="000000"/>
            <w:sz w:val="22"/>
            <w:szCs w:val="22"/>
          </w:rPr>
          <w:t> </w:t>
        </w:r>
      </w:ins>
      <w:ins w:id="1659" w:author="HP" w:date="2022-08-03T14:42:00Z">
        <w:r w:rsidR="00A94B5A">
          <w:rPr>
            <w:rFonts w:ascii="Calibri" w:eastAsia="Times New Roman" w:hAnsi="Calibri" w:cs="Calibri"/>
            <w:color w:val="000000"/>
            <w:sz w:val="22"/>
            <w:szCs w:val="22"/>
          </w:rPr>
          <w:tab/>
        </w:r>
      </w:ins>
      <w:ins w:id="1660" w:author="HP" w:date="2022-08-01T12:46:00Z">
        <w:r w:rsidRPr="00622F0C">
          <w:rPr>
            <w:rFonts w:ascii="Calibri" w:eastAsia="Times New Roman" w:hAnsi="Calibri" w:cs="Calibri"/>
            <w:b/>
            <w:bCs/>
            <w:color w:val="000000"/>
            <w:sz w:val="22"/>
            <w:szCs w:val="22"/>
          </w:rPr>
          <w:t>Option 1</w:t>
        </w:r>
        <w:r w:rsidRPr="00622F0C">
          <w:rPr>
            <w:rFonts w:ascii="Calibri" w:eastAsia="Times New Roman" w:hAnsi="Calibri" w:cs="Calibri"/>
            <w:color w:val="000000"/>
            <w:sz w:val="22"/>
            <w:szCs w:val="22"/>
          </w:rPr>
          <w:t>:</w:t>
        </w:r>
      </w:ins>
      <w:ins w:id="1661" w:author="HP" w:date="2022-08-03T14:42:00Z">
        <w:r w:rsidR="00A94B5A">
          <w:rPr>
            <w:rFonts w:ascii="Calibri" w:eastAsia="Times New Roman" w:hAnsi="Calibri" w:cs="Calibri"/>
            <w:color w:val="000000"/>
            <w:sz w:val="22"/>
            <w:szCs w:val="22"/>
          </w:rPr>
          <w:t xml:space="preserve"> </w:t>
        </w:r>
      </w:ins>
      <w:ins w:id="1662" w:author="HP" w:date="2022-08-01T12:46:00Z">
        <w:r w:rsidRPr="00622F0C">
          <w:rPr>
            <w:rFonts w:ascii="Calibri" w:eastAsia="Times New Roman" w:hAnsi="Calibri" w:cs="Calibri"/>
            <w:color w:val="000000"/>
            <w:sz w:val="22"/>
            <w:szCs w:val="22"/>
          </w:rPr>
          <w:t>SM-DP to SM-SR (ES3 Integration)</w:t>
        </w:r>
      </w:ins>
    </w:p>
    <w:p w:rsidR="00A94B5A" w:rsidRPr="0015036C" w:rsidRDefault="00A94B5A" w:rsidP="00A94B5A">
      <w:pPr>
        <w:rPr>
          <w:ins w:id="1663" w:author="HP" w:date="2022-08-01T12:46:00Z"/>
          <w:bCs/>
          <w:lang w:bidi="ar-DZ"/>
        </w:rPr>
      </w:pPr>
    </w:p>
    <w:p w:rsidR="00BA3288" w:rsidRPr="00A94B5A" w:rsidRDefault="00A94B5A" w:rsidP="00A94B5A">
      <w:pPr>
        <w:numPr>
          <w:ilvl w:val="0"/>
          <w:numId w:val="24"/>
        </w:numPr>
        <w:tabs>
          <w:tab w:val="clear" w:pos="720"/>
          <w:tab w:val="num" w:pos="1440"/>
        </w:tabs>
        <w:spacing w:before="0" w:line="276" w:lineRule="auto"/>
        <w:ind w:left="1440"/>
        <w:rPr>
          <w:ins w:id="1664" w:author="HP" w:date="2022-08-01T12:46:00Z"/>
          <w:bCs/>
          <w:lang w:bidi="ar-DZ"/>
        </w:rPr>
      </w:pPr>
      <w:ins w:id="1665" w:author="HP" w:date="2022-08-03T14:42:00Z">
        <w:r w:rsidRPr="00A94B5A">
          <w:rPr>
            <w:bCs/>
            <w:lang w:bidi="ar-DZ"/>
          </w:rPr>
          <w:t xml:space="preserve">To be </w:t>
        </w:r>
      </w:ins>
      <w:ins w:id="1666" w:author="HP" w:date="2022-08-01T12:46:00Z">
        <w:r w:rsidRPr="00A94B5A">
          <w:rPr>
            <w:bCs/>
            <w:lang w:bidi="ar-DZ"/>
          </w:rPr>
          <w:t xml:space="preserve"> </w:t>
        </w:r>
      </w:ins>
      <w:ins w:id="1667" w:author="HP" w:date="2022-08-03T14:40:00Z">
        <w:r w:rsidR="00344624">
          <w:rPr>
            <w:bCs/>
            <w:lang w:bidi="ar-DZ"/>
          </w:rPr>
          <w:t>MNO</w:t>
        </w:r>
      </w:ins>
      <w:ins w:id="1668" w:author="HP" w:date="2022-08-01T12:46:00Z">
        <w:r w:rsidR="00BA3288" w:rsidRPr="00A94B5A">
          <w:rPr>
            <w:bCs/>
            <w:lang w:bidi="ar-DZ"/>
          </w:rPr>
          <w:t xml:space="preserve">’s SM-DP will be integrated with </w:t>
        </w:r>
      </w:ins>
      <w:ins w:id="1669" w:author="HP" w:date="2022-08-03T14:42:00Z">
        <w:r w:rsidRPr="00A94B5A">
          <w:rPr>
            <w:bCs/>
            <w:lang w:bidi="ar-DZ"/>
          </w:rPr>
          <w:t>existing</w:t>
        </w:r>
      </w:ins>
      <w:ins w:id="1670" w:author="HP" w:date="2022-08-01T12:46:00Z">
        <w:r w:rsidR="00BA3288" w:rsidRPr="00A94B5A">
          <w:rPr>
            <w:bCs/>
            <w:lang w:bidi="ar-DZ"/>
          </w:rPr>
          <w:t xml:space="preserve"> MNO’s SM-SR</w:t>
        </w:r>
      </w:ins>
    </w:p>
    <w:p w:rsidR="00BA3288" w:rsidRPr="00A94B5A" w:rsidRDefault="00BA3288" w:rsidP="00A94B5A">
      <w:pPr>
        <w:numPr>
          <w:ilvl w:val="0"/>
          <w:numId w:val="24"/>
        </w:numPr>
        <w:tabs>
          <w:tab w:val="clear" w:pos="720"/>
          <w:tab w:val="num" w:pos="1440"/>
        </w:tabs>
        <w:spacing w:before="0" w:line="276" w:lineRule="auto"/>
        <w:ind w:left="1440"/>
        <w:rPr>
          <w:ins w:id="1671" w:author="HP" w:date="2022-08-01T12:46:00Z"/>
          <w:bCs/>
          <w:lang w:bidi="ar-DZ"/>
        </w:rPr>
      </w:pPr>
      <w:ins w:id="1672" w:author="HP" w:date="2022-08-01T12:46:00Z">
        <w:r w:rsidRPr="00A94B5A">
          <w:rPr>
            <w:bCs/>
            <w:lang w:bidi="ar-DZ"/>
          </w:rPr>
          <w:t xml:space="preserve">Post that </w:t>
        </w:r>
      </w:ins>
      <w:ins w:id="1673" w:author="HP" w:date="2022-08-03T14:42:00Z">
        <w:r w:rsidR="00A94B5A" w:rsidRPr="00A94B5A">
          <w:rPr>
            <w:bCs/>
            <w:lang w:bidi="ar-DZ"/>
          </w:rPr>
          <w:t>to be MNO</w:t>
        </w:r>
      </w:ins>
      <w:ins w:id="1674" w:author="HP" w:date="2022-08-01T12:46:00Z">
        <w:r w:rsidRPr="00A94B5A">
          <w:rPr>
            <w:bCs/>
            <w:lang w:bidi="ar-DZ"/>
          </w:rPr>
          <w:t xml:space="preserve"> will push its subscription from its SM-DP to roaming eSIM via </w:t>
        </w:r>
      </w:ins>
      <w:ins w:id="1675" w:author="HP" w:date="2022-08-03T14:42:00Z">
        <w:r w:rsidR="0032791A">
          <w:rPr>
            <w:bCs/>
            <w:lang w:bidi="ar-DZ"/>
          </w:rPr>
          <w:t>exi</w:t>
        </w:r>
      </w:ins>
      <w:ins w:id="1676" w:author="HP" w:date="2022-08-03T14:48:00Z">
        <w:r w:rsidR="0032791A">
          <w:rPr>
            <w:bCs/>
            <w:lang w:bidi="ar-DZ"/>
          </w:rPr>
          <w:t>s</w:t>
        </w:r>
      </w:ins>
      <w:ins w:id="1677" w:author="HP" w:date="2022-08-03T14:42:00Z">
        <w:r w:rsidR="00A94B5A" w:rsidRPr="00A94B5A">
          <w:rPr>
            <w:bCs/>
            <w:lang w:bidi="ar-DZ"/>
          </w:rPr>
          <w:t xml:space="preserve">ting </w:t>
        </w:r>
      </w:ins>
      <w:ins w:id="1678" w:author="HP" w:date="2022-08-01T12:46:00Z">
        <w:r w:rsidRPr="00A94B5A">
          <w:rPr>
            <w:bCs/>
            <w:lang w:bidi="ar-DZ"/>
          </w:rPr>
          <w:t>MNO’s SM-SR.</w:t>
        </w:r>
      </w:ins>
    </w:p>
    <w:p w:rsidR="00BA3288" w:rsidRPr="00622F0C" w:rsidRDefault="00BA3288" w:rsidP="00FC7EC8">
      <w:pPr>
        <w:ind w:left="720"/>
        <w:rPr>
          <w:ins w:id="1679" w:author="HP" w:date="2022-08-01T12:46:00Z"/>
          <w:rFonts w:ascii="Calibri" w:eastAsia="Times New Roman" w:hAnsi="Calibri" w:cs="Calibri"/>
          <w:color w:val="000000"/>
        </w:rPr>
      </w:pPr>
      <w:ins w:id="1680" w:author="HP" w:date="2022-08-01T12:46:00Z">
        <w:r w:rsidRPr="00622F0C">
          <w:rPr>
            <w:rFonts w:ascii="Calibri" w:eastAsia="Times New Roman" w:hAnsi="Calibri" w:cs="Calibri"/>
            <w:color w:val="000000"/>
            <w:sz w:val="22"/>
            <w:szCs w:val="22"/>
          </w:rPr>
          <w:t> </w:t>
        </w:r>
      </w:ins>
    </w:p>
    <w:p w:rsidR="00BA3288" w:rsidRDefault="00BA3288" w:rsidP="00FC7EC8">
      <w:pPr>
        <w:ind w:left="720"/>
        <w:rPr>
          <w:ins w:id="1681" w:author="HP" w:date="2022-08-03T14:43:00Z"/>
          <w:rFonts w:ascii="Calibri" w:eastAsia="Times New Roman" w:hAnsi="Calibri" w:cs="Calibri"/>
          <w:color w:val="000000"/>
          <w:sz w:val="22"/>
          <w:szCs w:val="22"/>
        </w:rPr>
      </w:pPr>
      <w:ins w:id="1682" w:author="HP" w:date="2022-08-01T12:46:00Z">
        <w:r w:rsidRPr="00622F0C">
          <w:rPr>
            <w:rFonts w:ascii="Calibri" w:eastAsia="Times New Roman" w:hAnsi="Calibri" w:cs="Calibri"/>
            <w:b/>
            <w:bCs/>
            <w:color w:val="000000"/>
            <w:sz w:val="22"/>
            <w:szCs w:val="22"/>
          </w:rPr>
          <w:t>Option 2</w:t>
        </w:r>
        <w:r w:rsidRPr="00622F0C">
          <w:rPr>
            <w:rFonts w:ascii="Calibri" w:eastAsia="Times New Roman" w:hAnsi="Calibri" w:cs="Calibri"/>
            <w:color w:val="000000"/>
            <w:sz w:val="22"/>
            <w:szCs w:val="22"/>
          </w:rPr>
          <w:t>:</w:t>
        </w:r>
      </w:ins>
      <w:ins w:id="1683" w:author="HP" w:date="2022-08-03T14:43:00Z">
        <w:r w:rsidR="00A94B5A">
          <w:rPr>
            <w:rFonts w:ascii="Calibri" w:eastAsia="Times New Roman" w:hAnsi="Calibri" w:cs="Calibri"/>
            <w:color w:val="000000"/>
            <w:sz w:val="22"/>
            <w:szCs w:val="22"/>
          </w:rPr>
          <w:t xml:space="preserve"> </w:t>
        </w:r>
      </w:ins>
      <w:ins w:id="1684" w:author="HP" w:date="2022-08-01T12:46:00Z">
        <w:r w:rsidRPr="00622F0C">
          <w:rPr>
            <w:rFonts w:ascii="Calibri" w:eastAsia="Times New Roman" w:hAnsi="Calibri" w:cs="Calibri"/>
            <w:color w:val="000000"/>
            <w:sz w:val="22"/>
            <w:szCs w:val="22"/>
          </w:rPr>
          <w:t>SM-SR to SM-SR Swap (ES7 Integration)</w:t>
        </w:r>
      </w:ins>
    </w:p>
    <w:p w:rsidR="00A94B5A" w:rsidRPr="00622F0C" w:rsidRDefault="00A94B5A" w:rsidP="00FC7EC8">
      <w:pPr>
        <w:ind w:left="720"/>
        <w:rPr>
          <w:ins w:id="1685" w:author="HP" w:date="2022-08-01T12:46:00Z"/>
          <w:rFonts w:ascii="Calibri" w:eastAsia="Times New Roman" w:hAnsi="Calibri" w:cs="Calibri"/>
          <w:color w:val="000000"/>
        </w:rPr>
      </w:pPr>
    </w:p>
    <w:p w:rsidR="00BA3288" w:rsidRPr="00A94B5A" w:rsidRDefault="00A94B5A" w:rsidP="00A94B5A">
      <w:pPr>
        <w:numPr>
          <w:ilvl w:val="0"/>
          <w:numId w:val="24"/>
        </w:numPr>
        <w:tabs>
          <w:tab w:val="clear" w:pos="720"/>
          <w:tab w:val="num" w:pos="1440"/>
        </w:tabs>
        <w:spacing w:before="0" w:line="276" w:lineRule="auto"/>
        <w:ind w:left="1440"/>
        <w:rPr>
          <w:ins w:id="1686" w:author="HP" w:date="2022-08-01T12:46:00Z"/>
          <w:bCs/>
          <w:lang w:bidi="ar-DZ"/>
        </w:rPr>
      </w:pPr>
      <w:ins w:id="1687" w:author="HP" w:date="2022-08-03T14:45:00Z">
        <w:r>
          <w:rPr>
            <w:bCs/>
            <w:lang w:bidi="ar-DZ"/>
          </w:rPr>
          <w:t>Present</w:t>
        </w:r>
      </w:ins>
      <w:ins w:id="1688" w:author="HP" w:date="2022-08-01T12:46:00Z">
        <w:r w:rsidR="00BA3288" w:rsidRPr="00A94B5A">
          <w:rPr>
            <w:bCs/>
            <w:lang w:bidi="ar-DZ"/>
          </w:rPr>
          <w:t xml:space="preserve"> MNO’s SM-SR will be integrated with </w:t>
        </w:r>
      </w:ins>
      <w:ins w:id="1689" w:author="HP" w:date="2022-08-03T14:44:00Z">
        <w:r>
          <w:rPr>
            <w:bCs/>
            <w:lang w:bidi="ar-DZ"/>
          </w:rPr>
          <w:t>to be MNO</w:t>
        </w:r>
      </w:ins>
      <w:ins w:id="1690" w:author="HP" w:date="2022-08-01T12:46:00Z">
        <w:r w:rsidR="00BA3288" w:rsidRPr="00A94B5A">
          <w:rPr>
            <w:bCs/>
            <w:lang w:bidi="ar-DZ"/>
          </w:rPr>
          <w:t>’s SM-SR</w:t>
        </w:r>
      </w:ins>
    </w:p>
    <w:p w:rsidR="00BA3288" w:rsidRPr="00A94B5A" w:rsidRDefault="00BA3288" w:rsidP="00A94B5A">
      <w:pPr>
        <w:numPr>
          <w:ilvl w:val="0"/>
          <w:numId w:val="24"/>
        </w:numPr>
        <w:tabs>
          <w:tab w:val="clear" w:pos="720"/>
          <w:tab w:val="num" w:pos="1440"/>
        </w:tabs>
        <w:spacing w:before="0" w:line="276" w:lineRule="auto"/>
        <w:ind w:left="1440"/>
        <w:rPr>
          <w:ins w:id="1691" w:author="HP" w:date="2022-08-01T12:46:00Z"/>
          <w:bCs/>
          <w:lang w:bidi="ar-DZ"/>
        </w:rPr>
      </w:pPr>
      <w:ins w:id="1692" w:author="HP" w:date="2022-08-01T12:46:00Z">
        <w:r w:rsidRPr="00A94B5A">
          <w:rPr>
            <w:bCs/>
            <w:lang w:bidi="ar-DZ"/>
          </w:rPr>
          <w:t xml:space="preserve">Post that </w:t>
        </w:r>
      </w:ins>
      <w:ins w:id="1693" w:author="HP" w:date="2022-08-03T14:45:00Z">
        <w:r w:rsidR="00A94B5A">
          <w:rPr>
            <w:bCs/>
            <w:lang w:bidi="ar-DZ"/>
          </w:rPr>
          <w:t xml:space="preserve">present </w:t>
        </w:r>
      </w:ins>
      <w:ins w:id="1694" w:author="HP" w:date="2022-08-01T12:46:00Z">
        <w:r w:rsidRPr="00A94B5A">
          <w:rPr>
            <w:bCs/>
            <w:lang w:bidi="ar-DZ"/>
          </w:rPr>
          <w:t xml:space="preserve">MNO’s SM-SR will transfer the EIS (eUICC Information Set) to </w:t>
        </w:r>
      </w:ins>
      <w:ins w:id="1695" w:author="HP" w:date="2022-08-03T14:44:00Z">
        <w:r w:rsidR="00A94B5A">
          <w:rPr>
            <w:bCs/>
            <w:lang w:bidi="ar-DZ"/>
          </w:rPr>
          <w:t>to be MNO</w:t>
        </w:r>
      </w:ins>
      <w:ins w:id="1696" w:author="HP" w:date="2022-08-01T12:46:00Z">
        <w:r w:rsidRPr="00A94B5A">
          <w:rPr>
            <w:bCs/>
            <w:lang w:bidi="ar-DZ"/>
          </w:rPr>
          <w:t>’s SM-SR.</w:t>
        </w:r>
      </w:ins>
    </w:p>
    <w:p w:rsidR="00BA3288" w:rsidRPr="00A94B5A" w:rsidRDefault="00BA3288" w:rsidP="00A94B5A">
      <w:pPr>
        <w:numPr>
          <w:ilvl w:val="0"/>
          <w:numId w:val="24"/>
        </w:numPr>
        <w:tabs>
          <w:tab w:val="clear" w:pos="720"/>
          <w:tab w:val="num" w:pos="1440"/>
        </w:tabs>
        <w:spacing w:before="0" w:line="276" w:lineRule="auto"/>
        <w:ind w:left="1440"/>
        <w:rPr>
          <w:ins w:id="1697" w:author="HP" w:date="2022-08-01T12:46:00Z"/>
          <w:bCs/>
          <w:lang w:bidi="ar-DZ"/>
        </w:rPr>
      </w:pPr>
      <w:ins w:id="1698" w:author="HP" w:date="2022-08-01T12:46:00Z">
        <w:r w:rsidRPr="00A94B5A">
          <w:rPr>
            <w:bCs/>
            <w:lang w:bidi="ar-DZ"/>
          </w:rPr>
          <w:t xml:space="preserve">Now eSIM ownership/registration lies with </w:t>
        </w:r>
      </w:ins>
      <w:ins w:id="1699" w:author="HP" w:date="2022-08-03T14:44:00Z">
        <w:r w:rsidR="00A94B5A">
          <w:rPr>
            <w:bCs/>
            <w:lang w:bidi="ar-DZ"/>
          </w:rPr>
          <w:t xml:space="preserve">to be MNO </w:t>
        </w:r>
      </w:ins>
      <w:ins w:id="1700" w:author="HP" w:date="2022-08-03T14:45:00Z">
        <w:r w:rsidR="00A94B5A">
          <w:rPr>
            <w:bCs/>
            <w:lang w:bidi="ar-DZ"/>
          </w:rPr>
          <w:t>and it</w:t>
        </w:r>
      </w:ins>
      <w:ins w:id="1701" w:author="HP" w:date="2022-08-01T12:46:00Z">
        <w:r w:rsidRPr="00A94B5A">
          <w:rPr>
            <w:bCs/>
            <w:lang w:bidi="ar-DZ"/>
          </w:rPr>
          <w:t xml:space="preserve"> will be removed from </w:t>
        </w:r>
      </w:ins>
      <w:ins w:id="1702" w:author="HP" w:date="2022-08-03T14:45:00Z">
        <w:r w:rsidR="00A94B5A">
          <w:rPr>
            <w:bCs/>
            <w:lang w:bidi="ar-DZ"/>
          </w:rPr>
          <w:t>present</w:t>
        </w:r>
      </w:ins>
      <w:ins w:id="1703" w:author="HP" w:date="2022-08-01T12:46:00Z">
        <w:r w:rsidR="00A94B5A">
          <w:rPr>
            <w:bCs/>
            <w:lang w:bidi="ar-DZ"/>
          </w:rPr>
          <w:t xml:space="preserve"> MNO’s SM-SR</w:t>
        </w:r>
      </w:ins>
      <w:ins w:id="1704" w:author="HP" w:date="2022-08-03T14:46:00Z">
        <w:r w:rsidR="00A94B5A">
          <w:rPr>
            <w:bCs/>
            <w:lang w:bidi="ar-DZ"/>
          </w:rPr>
          <w:t xml:space="preserve"> </w:t>
        </w:r>
      </w:ins>
      <w:ins w:id="1705" w:author="HP" w:date="2022-08-01T12:46:00Z">
        <w:r w:rsidRPr="00A94B5A">
          <w:rPr>
            <w:bCs/>
            <w:lang w:bidi="ar-DZ"/>
          </w:rPr>
          <w:t xml:space="preserve">as per GSMA </w:t>
        </w:r>
      </w:ins>
      <w:ins w:id="1706" w:author="HP" w:date="2022-08-03T14:46:00Z">
        <w:r w:rsidR="00A94B5A">
          <w:rPr>
            <w:bCs/>
            <w:lang w:bidi="ar-DZ"/>
          </w:rPr>
          <w:t>guidelines.</w:t>
        </w:r>
      </w:ins>
    </w:p>
    <w:p w:rsidR="00BA3288" w:rsidRPr="00A94B5A" w:rsidRDefault="00BA3288" w:rsidP="00A94B5A">
      <w:pPr>
        <w:numPr>
          <w:ilvl w:val="0"/>
          <w:numId w:val="24"/>
        </w:numPr>
        <w:tabs>
          <w:tab w:val="clear" w:pos="720"/>
          <w:tab w:val="num" w:pos="1440"/>
        </w:tabs>
        <w:spacing w:before="0" w:line="276" w:lineRule="auto"/>
        <w:ind w:left="1440"/>
        <w:rPr>
          <w:ins w:id="1707" w:author="HP" w:date="2022-08-01T12:46:00Z"/>
          <w:bCs/>
          <w:lang w:bidi="ar-DZ"/>
        </w:rPr>
      </w:pPr>
      <w:ins w:id="1708" w:author="HP" w:date="2022-08-01T12:46:00Z">
        <w:r w:rsidRPr="00A94B5A">
          <w:rPr>
            <w:bCs/>
            <w:lang w:bidi="ar-DZ"/>
          </w:rPr>
          <w:t xml:space="preserve">Now </w:t>
        </w:r>
      </w:ins>
      <w:ins w:id="1709" w:author="HP" w:date="2022-08-03T14:46:00Z">
        <w:r w:rsidR="00A94B5A">
          <w:rPr>
            <w:bCs/>
            <w:lang w:bidi="ar-DZ"/>
          </w:rPr>
          <w:t>new MNO</w:t>
        </w:r>
      </w:ins>
      <w:ins w:id="1710" w:author="HP" w:date="2022-08-01T12:46:00Z">
        <w:r w:rsidRPr="00A94B5A">
          <w:rPr>
            <w:bCs/>
            <w:lang w:bidi="ar-DZ"/>
          </w:rPr>
          <w:t xml:space="preserve"> will push its subscription from its SM-DP to roaming eSIM via its own SM-SR.</w:t>
        </w:r>
      </w:ins>
    </w:p>
    <w:p w:rsidR="00545AD6" w:rsidRPr="00622F0C" w:rsidRDefault="00BA3288" w:rsidP="00BA3288">
      <w:pPr>
        <w:ind w:left="720"/>
        <w:rPr>
          <w:ins w:id="1711" w:author="HP" w:date="2022-08-01T12:46:00Z"/>
          <w:rFonts w:ascii="Calibri" w:eastAsia="Times New Roman" w:hAnsi="Calibri" w:cs="Calibri"/>
          <w:color w:val="000000"/>
        </w:rPr>
      </w:pPr>
      <w:ins w:id="1712" w:author="HP" w:date="2022-08-01T12:46:00Z">
        <w:r w:rsidRPr="00622F0C">
          <w:rPr>
            <w:rFonts w:ascii="Calibri" w:eastAsia="Times New Roman" w:hAnsi="Calibri" w:cs="Calibri"/>
            <w:color w:val="000000"/>
            <w:sz w:val="22"/>
            <w:szCs w:val="22"/>
          </w:rPr>
          <w:t> </w:t>
        </w:r>
      </w:ins>
    </w:p>
    <w:p w:rsidR="00BA3288" w:rsidRPr="00BA3288" w:rsidRDefault="00BA3288" w:rsidP="00BA3288">
      <w:pPr>
        <w:pStyle w:val="ListParagraph"/>
        <w:numPr>
          <w:ilvl w:val="0"/>
          <w:numId w:val="28"/>
        </w:numPr>
        <w:rPr>
          <w:ins w:id="1713" w:author="HP" w:date="2022-08-01T12:46:00Z"/>
          <w:rFonts w:ascii="Calibri" w:eastAsia="Times New Roman" w:hAnsi="Calibri" w:cs="Calibri"/>
          <w:b/>
          <w:bCs/>
          <w:color w:val="000000"/>
          <w:sz w:val="22"/>
          <w:szCs w:val="22"/>
        </w:rPr>
      </w:pPr>
      <w:ins w:id="1714" w:author="HP" w:date="2022-08-01T12:46:00Z">
        <w:r w:rsidRPr="00622F0C">
          <w:rPr>
            <w:rFonts w:ascii="Calibri" w:eastAsia="Times New Roman" w:hAnsi="Calibri" w:cs="Calibri"/>
            <w:b/>
            <w:bCs/>
            <w:color w:val="000000"/>
            <w:sz w:val="22"/>
            <w:szCs w:val="22"/>
          </w:rPr>
          <w:t>Use Case 2:</w:t>
        </w:r>
      </w:ins>
      <w:ins w:id="1715" w:author="HP" w:date="2022-08-01T12:58:00Z">
        <w:r w:rsidR="004C2F44">
          <w:rPr>
            <w:rFonts w:ascii="Calibri" w:eastAsia="Times New Roman" w:hAnsi="Calibri" w:cs="Calibri"/>
            <w:b/>
            <w:bCs/>
            <w:color w:val="000000"/>
            <w:sz w:val="22"/>
            <w:szCs w:val="22"/>
          </w:rPr>
          <w:t xml:space="preserve"> Main and </w:t>
        </w:r>
      </w:ins>
      <w:ins w:id="1716" w:author="HP" w:date="2022-08-01T13:26:00Z">
        <w:r w:rsidR="00545AD6">
          <w:rPr>
            <w:rFonts w:ascii="Calibri" w:eastAsia="Times New Roman" w:hAnsi="Calibri" w:cs="Calibri"/>
            <w:b/>
            <w:bCs/>
            <w:color w:val="000000"/>
            <w:sz w:val="22"/>
            <w:szCs w:val="22"/>
          </w:rPr>
          <w:t xml:space="preserve">Fallback </w:t>
        </w:r>
      </w:ins>
      <w:ins w:id="1717" w:author="HP" w:date="2022-08-01T12:58:00Z">
        <w:r w:rsidR="004C2F44">
          <w:rPr>
            <w:rFonts w:ascii="Calibri" w:eastAsia="Times New Roman" w:hAnsi="Calibri" w:cs="Calibri"/>
            <w:b/>
            <w:bCs/>
            <w:color w:val="000000"/>
            <w:sz w:val="22"/>
            <w:szCs w:val="22"/>
          </w:rPr>
          <w:t xml:space="preserve"> MNO</w:t>
        </w:r>
      </w:ins>
      <w:ins w:id="1718" w:author="HP" w:date="2022-08-01T12:59:00Z">
        <w:r w:rsidR="004C2F44">
          <w:rPr>
            <w:rFonts w:ascii="Calibri" w:eastAsia="Times New Roman" w:hAnsi="Calibri" w:cs="Calibri"/>
            <w:b/>
            <w:bCs/>
            <w:color w:val="000000"/>
            <w:sz w:val="22"/>
            <w:szCs w:val="22"/>
          </w:rPr>
          <w:t xml:space="preserve"> Subscription</w:t>
        </w:r>
      </w:ins>
    </w:p>
    <w:p w:rsidR="00BA3288" w:rsidRPr="00D70663" w:rsidRDefault="00D70663" w:rsidP="00672A26">
      <w:pPr>
        <w:spacing w:before="0" w:line="276" w:lineRule="auto"/>
        <w:ind w:left="1440"/>
        <w:rPr>
          <w:ins w:id="1719" w:author="HP" w:date="2022-08-01T12:46:00Z"/>
          <w:bCs/>
          <w:lang w:bidi="ar-DZ"/>
        </w:rPr>
      </w:pPr>
      <w:ins w:id="1720" w:author="HP" w:date="2022-08-03T14:58:00Z">
        <w:r w:rsidRPr="00D70663">
          <w:rPr>
            <w:bCs/>
            <w:lang w:bidi="ar-DZ"/>
          </w:rPr>
          <w:t>The</w:t>
        </w:r>
      </w:ins>
      <w:ins w:id="1721" w:author="HP" w:date="2022-08-01T12:46:00Z">
        <w:r w:rsidR="00BA3288" w:rsidRPr="00D70663">
          <w:rPr>
            <w:bCs/>
            <w:lang w:bidi="ar-DZ"/>
          </w:rPr>
          <w:t xml:space="preserve"> vehicle</w:t>
        </w:r>
      </w:ins>
      <w:ins w:id="1722" w:author="HP" w:date="2022-08-03T14:58:00Z">
        <w:r w:rsidRPr="00D70663">
          <w:rPr>
            <w:bCs/>
            <w:lang w:bidi="ar-DZ"/>
          </w:rPr>
          <w:t xml:space="preserve"> manufacturer may</w:t>
        </w:r>
      </w:ins>
      <w:ins w:id="1723" w:author="HP" w:date="2022-08-01T12:46:00Z">
        <w:r w:rsidRPr="00D70663">
          <w:rPr>
            <w:bCs/>
            <w:lang w:bidi="ar-DZ"/>
          </w:rPr>
          <w:t xml:space="preserve"> also need another MNO’</w:t>
        </w:r>
      </w:ins>
      <w:ins w:id="1724" w:author="HP" w:date="2022-10-13T14:55:00Z">
        <w:r w:rsidR="00E25E9D">
          <w:rPr>
            <w:bCs/>
            <w:lang w:bidi="ar-DZ"/>
          </w:rPr>
          <w:t>s</w:t>
        </w:r>
      </w:ins>
      <w:ins w:id="1725" w:author="HP" w:date="2022-08-03T14:58:00Z">
        <w:r w:rsidRPr="00D70663">
          <w:rPr>
            <w:bCs/>
            <w:lang w:bidi="ar-DZ"/>
          </w:rPr>
          <w:t xml:space="preserve"> </w:t>
        </w:r>
      </w:ins>
      <w:ins w:id="1726" w:author="HP" w:date="2022-08-01T12:46:00Z">
        <w:r w:rsidR="00BA3288" w:rsidRPr="00D70663">
          <w:rPr>
            <w:bCs/>
            <w:lang w:bidi="ar-DZ"/>
          </w:rPr>
          <w:t>subscription</w:t>
        </w:r>
      </w:ins>
      <w:ins w:id="1727" w:author="HP" w:date="2022-08-04T09:43:00Z">
        <w:r w:rsidR="0015036C">
          <w:rPr>
            <w:bCs/>
            <w:lang w:bidi="ar-DZ"/>
          </w:rPr>
          <w:t>,</w:t>
        </w:r>
      </w:ins>
      <w:ins w:id="1728" w:author="HP" w:date="2022-08-01T12:46:00Z">
        <w:r w:rsidR="00BA3288" w:rsidRPr="00D70663">
          <w:rPr>
            <w:bCs/>
            <w:lang w:bidi="ar-DZ"/>
          </w:rPr>
          <w:t xml:space="preserve"> </w:t>
        </w:r>
      </w:ins>
      <w:ins w:id="1729" w:author="HP" w:date="2022-08-03T14:58:00Z">
        <w:r w:rsidRPr="00D70663">
          <w:rPr>
            <w:bCs/>
            <w:lang w:bidi="ar-DZ"/>
          </w:rPr>
          <w:t>as fallback network</w:t>
        </w:r>
      </w:ins>
      <w:ins w:id="1730" w:author="HP" w:date="2022-08-04T09:43:00Z">
        <w:r w:rsidR="0015036C">
          <w:rPr>
            <w:bCs/>
            <w:lang w:bidi="ar-DZ"/>
          </w:rPr>
          <w:t>,</w:t>
        </w:r>
      </w:ins>
      <w:ins w:id="1731" w:author="HP" w:date="2022-08-03T14:58:00Z">
        <w:r w:rsidRPr="00D70663">
          <w:rPr>
            <w:bCs/>
            <w:lang w:bidi="ar-DZ"/>
          </w:rPr>
          <w:t xml:space="preserve"> to ensure seamless</w:t>
        </w:r>
      </w:ins>
      <w:ins w:id="1732" w:author="HP" w:date="2022-08-04T09:43:00Z">
        <w:r w:rsidR="0015036C">
          <w:rPr>
            <w:bCs/>
            <w:lang w:bidi="ar-DZ"/>
          </w:rPr>
          <w:t xml:space="preserve"> network</w:t>
        </w:r>
      </w:ins>
      <w:ins w:id="1733" w:author="HP" w:date="2022-08-03T14:58:00Z">
        <w:r w:rsidRPr="00D70663">
          <w:rPr>
            <w:bCs/>
            <w:lang w:bidi="ar-DZ"/>
          </w:rPr>
          <w:t xml:space="preserve"> connectivity</w:t>
        </w:r>
      </w:ins>
      <w:ins w:id="1734" w:author="HP" w:date="2022-08-01T12:46:00Z">
        <w:r w:rsidR="00BA3288" w:rsidRPr="00D70663">
          <w:rPr>
            <w:bCs/>
            <w:lang w:bidi="ar-DZ"/>
          </w:rPr>
          <w:t xml:space="preserve"> </w:t>
        </w:r>
      </w:ins>
      <w:ins w:id="1735" w:author="HP" w:date="2022-08-03T14:59:00Z">
        <w:r w:rsidRPr="00D70663">
          <w:rPr>
            <w:bCs/>
            <w:lang w:bidi="ar-DZ"/>
          </w:rPr>
          <w:t>while travelling in</w:t>
        </w:r>
      </w:ins>
      <w:ins w:id="1736" w:author="HP" w:date="2022-08-01T12:46:00Z">
        <w:r w:rsidR="00BA3288" w:rsidRPr="00D70663">
          <w:rPr>
            <w:bCs/>
            <w:lang w:bidi="ar-DZ"/>
          </w:rPr>
          <w:t xml:space="preserve"> areas where </w:t>
        </w:r>
      </w:ins>
      <w:ins w:id="1737" w:author="HP" w:date="2022-08-03T14:59:00Z">
        <w:r w:rsidRPr="00D70663">
          <w:rPr>
            <w:bCs/>
            <w:lang w:bidi="ar-DZ"/>
          </w:rPr>
          <w:t>main MNO’s network</w:t>
        </w:r>
      </w:ins>
      <w:ins w:id="1738" w:author="HP" w:date="2022-08-01T12:46:00Z">
        <w:r w:rsidR="00BA3288" w:rsidRPr="00D70663">
          <w:rPr>
            <w:bCs/>
            <w:lang w:bidi="ar-DZ"/>
          </w:rPr>
          <w:t xml:space="preserve"> is not available.</w:t>
        </w:r>
      </w:ins>
      <w:ins w:id="1739" w:author="HP" w:date="2022-08-03T15:00:00Z">
        <w:r w:rsidRPr="00D70663">
          <w:rPr>
            <w:bCs/>
            <w:lang w:bidi="ar-DZ"/>
          </w:rPr>
          <w:t xml:space="preserve"> The following process of provisioning of main and fallback profile may be used.</w:t>
        </w:r>
      </w:ins>
    </w:p>
    <w:p w:rsidR="00BA3288" w:rsidRDefault="00BA3288" w:rsidP="00FC7EC8">
      <w:pPr>
        <w:ind w:left="720"/>
        <w:rPr>
          <w:ins w:id="1740" w:author="HP" w:date="2022-08-03T15:03:00Z"/>
          <w:rFonts w:ascii="Calibri" w:eastAsia="Times New Roman" w:hAnsi="Calibri" w:cs="Calibri"/>
          <w:color w:val="000000"/>
          <w:sz w:val="22"/>
          <w:szCs w:val="22"/>
        </w:rPr>
      </w:pPr>
      <w:ins w:id="1741" w:author="HP" w:date="2022-08-01T12:46:00Z">
        <w:r w:rsidRPr="00622F0C">
          <w:rPr>
            <w:rFonts w:ascii="Calibri" w:eastAsia="Times New Roman" w:hAnsi="Calibri" w:cs="Calibri"/>
            <w:color w:val="000000"/>
            <w:sz w:val="22"/>
            <w:szCs w:val="22"/>
          </w:rPr>
          <w:t> </w:t>
        </w:r>
        <w:r w:rsidRPr="00622F0C">
          <w:rPr>
            <w:rFonts w:ascii="Calibri" w:eastAsia="Times New Roman" w:hAnsi="Calibri" w:cs="Calibri"/>
            <w:b/>
            <w:bCs/>
            <w:color w:val="000000"/>
            <w:sz w:val="22"/>
            <w:szCs w:val="22"/>
          </w:rPr>
          <w:t>Option 1</w:t>
        </w:r>
        <w:r w:rsidRPr="00622F0C">
          <w:rPr>
            <w:rFonts w:ascii="Calibri" w:eastAsia="Times New Roman" w:hAnsi="Calibri" w:cs="Calibri"/>
            <w:color w:val="000000"/>
            <w:sz w:val="22"/>
            <w:szCs w:val="22"/>
          </w:rPr>
          <w:t>:</w:t>
        </w:r>
      </w:ins>
      <w:ins w:id="1742" w:author="HP" w:date="2022-08-03T15:03:00Z">
        <w:r w:rsidR="00D70663">
          <w:rPr>
            <w:rFonts w:ascii="Calibri" w:eastAsia="Times New Roman" w:hAnsi="Calibri" w:cs="Calibri"/>
            <w:color w:val="000000"/>
            <w:sz w:val="22"/>
            <w:szCs w:val="22"/>
          </w:rPr>
          <w:t xml:space="preserve"> </w:t>
        </w:r>
      </w:ins>
      <w:ins w:id="1743" w:author="HP" w:date="2022-08-01T12:46:00Z">
        <w:r w:rsidRPr="00622F0C">
          <w:rPr>
            <w:rFonts w:ascii="Calibri" w:eastAsia="Times New Roman" w:hAnsi="Calibri" w:cs="Calibri"/>
            <w:color w:val="000000"/>
            <w:sz w:val="22"/>
            <w:szCs w:val="22"/>
          </w:rPr>
          <w:t>SM-DP to SM-SR (ES3 Integration)</w:t>
        </w:r>
      </w:ins>
    </w:p>
    <w:p w:rsidR="00D70663" w:rsidRPr="00622F0C" w:rsidRDefault="00D70663" w:rsidP="00FC7EC8">
      <w:pPr>
        <w:ind w:left="720"/>
        <w:rPr>
          <w:ins w:id="1744" w:author="HP" w:date="2022-08-01T12:46:00Z"/>
          <w:rFonts w:ascii="Calibri" w:eastAsia="Times New Roman" w:hAnsi="Calibri" w:cs="Calibri"/>
          <w:color w:val="000000"/>
        </w:rPr>
      </w:pPr>
    </w:p>
    <w:p w:rsidR="00BA3288" w:rsidRPr="00672A26" w:rsidRDefault="00D70663" w:rsidP="00FC7EC8">
      <w:pPr>
        <w:numPr>
          <w:ilvl w:val="0"/>
          <w:numId w:val="26"/>
        </w:numPr>
        <w:tabs>
          <w:tab w:val="clear" w:pos="720"/>
          <w:tab w:val="num" w:pos="1440"/>
        </w:tabs>
        <w:spacing w:before="0"/>
        <w:ind w:left="1440"/>
        <w:rPr>
          <w:ins w:id="1745" w:author="HP" w:date="2022-08-01T12:46:00Z"/>
          <w:bCs/>
          <w:lang w:bidi="ar-DZ"/>
        </w:rPr>
      </w:pPr>
      <w:ins w:id="1746" w:author="HP" w:date="2022-08-03T15:01:00Z">
        <w:r w:rsidRPr="00672A26">
          <w:rPr>
            <w:bCs/>
            <w:lang w:bidi="ar-DZ"/>
          </w:rPr>
          <w:t>Fallback MNO</w:t>
        </w:r>
      </w:ins>
      <w:ins w:id="1747" w:author="HP" w:date="2022-08-01T12:46:00Z">
        <w:r w:rsidR="00BA3288" w:rsidRPr="00672A26">
          <w:rPr>
            <w:bCs/>
            <w:lang w:bidi="ar-DZ"/>
          </w:rPr>
          <w:t>’</w:t>
        </w:r>
        <w:r w:rsidRPr="00672A26">
          <w:rPr>
            <w:bCs/>
            <w:lang w:bidi="ar-DZ"/>
          </w:rPr>
          <w:t xml:space="preserve">s SM-DP will be integrated </w:t>
        </w:r>
      </w:ins>
      <w:ins w:id="1748" w:author="HP" w:date="2022-08-03T15:02:00Z">
        <w:r w:rsidRPr="00672A26">
          <w:rPr>
            <w:bCs/>
            <w:lang w:bidi="ar-DZ"/>
          </w:rPr>
          <w:t>with SM</w:t>
        </w:r>
      </w:ins>
      <w:ins w:id="1749" w:author="HP" w:date="2022-08-01T12:46:00Z">
        <w:r w:rsidR="00BA3288" w:rsidRPr="00672A26">
          <w:rPr>
            <w:bCs/>
            <w:lang w:bidi="ar-DZ"/>
          </w:rPr>
          <w:t>-SR</w:t>
        </w:r>
      </w:ins>
      <w:ins w:id="1750" w:author="HP" w:date="2022-08-03T15:01:00Z">
        <w:r w:rsidRPr="00672A26">
          <w:rPr>
            <w:bCs/>
            <w:lang w:bidi="ar-DZ"/>
          </w:rPr>
          <w:t xml:space="preserve"> of main MNO</w:t>
        </w:r>
      </w:ins>
      <w:ins w:id="1751" w:author="HP" w:date="2022-08-01T12:46:00Z">
        <w:r w:rsidR="00BA3288" w:rsidRPr="00672A26">
          <w:rPr>
            <w:bCs/>
            <w:lang w:bidi="ar-DZ"/>
          </w:rPr>
          <w:t>.</w:t>
        </w:r>
      </w:ins>
    </w:p>
    <w:p w:rsidR="00BA3288" w:rsidRPr="00672A26" w:rsidRDefault="00BA3288" w:rsidP="00FC7EC8">
      <w:pPr>
        <w:numPr>
          <w:ilvl w:val="0"/>
          <w:numId w:val="26"/>
        </w:numPr>
        <w:tabs>
          <w:tab w:val="clear" w:pos="720"/>
          <w:tab w:val="num" w:pos="1440"/>
        </w:tabs>
        <w:spacing w:before="0"/>
        <w:ind w:left="1440"/>
        <w:jc w:val="both"/>
        <w:rPr>
          <w:ins w:id="1752" w:author="HP" w:date="2022-08-03T15:03:00Z"/>
          <w:bCs/>
          <w:lang w:bidi="ar-DZ"/>
        </w:rPr>
      </w:pPr>
      <w:ins w:id="1753" w:author="HP" w:date="2022-08-01T12:46:00Z">
        <w:r w:rsidRPr="00672A26">
          <w:rPr>
            <w:bCs/>
            <w:lang w:bidi="ar-DZ"/>
          </w:rPr>
          <w:t xml:space="preserve">Post that </w:t>
        </w:r>
      </w:ins>
      <w:ins w:id="1754" w:author="HP" w:date="2022-08-03T15:02:00Z">
        <w:r w:rsidR="00D70663" w:rsidRPr="00672A26">
          <w:rPr>
            <w:bCs/>
            <w:lang w:bidi="ar-DZ"/>
          </w:rPr>
          <w:t>fallback MNO</w:t>
        </w:r>
      </w:ins>
      <w:ins w:id="1755" w:author="HP" w:date="2022-08-01T12:46:00Z">
        <w:r w:rsidRPr="00672A26">
          <w:rPr>
            <w:bCs/>
            <w:lang w:bidi="ar-DZ"/>
          </w:rPr>
          <w:t xml:space="preserve"> will push its subscription from its SM-DP to eSIM via </w:t>
        </w:r>
      </w:ins>
      <w:ins w:id="1756" w:author="HP" w:date="2022-08-03T15:02:00Z">
        <w:r w:rsidR="00D70663" w:rsidRPr="00672A26">
          <w:rPr>
            <w:bCs/>
            <w:lang w:bidi="ar-DZ"/>
          </w:rPr>
          <w:t>main MNO’</w:t>
        </w:r>
      </w:ins>
      <w:ins w:id="1757" w:author="HP" w:date="2022-08-01T12:46:00Z">
        <w:r w:rsidRPr="00672A26">
          <w:rPr>
            <w:bCs/>
            <w:lang w:bidi="ar-DZ"/>
          </w:rPr>
          <w:t xml:space="preserve">s SM-SR as eSIM is registered with </w:t>
        </w:r>
      </w:ins>
      <w:ins w:id="1758" w:author="HP" w:date="2022-08-03T15:02:00Z">
        <w:r w:rsidR="00D70663" w:rsidRPr="00672A26">
          <w:rPr>
            <w:bCs/>
            <w:lang w:bidi="ar-DZ"/>
          </w:rPr>
          <w:t>main MNO’s</w:t>
        </w:r>
      </w:ins>
      <w:ins w:id="1759" w:author="HP" w:date="2022-08-01T12:46:00Z">
        <w:r w:rsidRPr="00672A26">
          <w:rPr>
            <w:bCs/>
            <w:lang w:bidi="ar-DZ"/>
          </w:rPr>
          <w:t xml:space="preserve"> SM-SR.</w:t>
        </w:r>
      </w:ins>
    </w:p>
    <w:p w:rsidR="00D70663" w:rsidRPr="00672A26" w:rsidRDefault="00D70663" w:rsidP="00D70663">
      <w:pPr>
        <w:spacing w:before="0"/>
        <w:ind w:left="1440"/>
        <w:jc w:val="both"/>
        <w:rPr>
          <w:ins w:id="1760" w:author="HP" w:date="2022-08-01T12:46:00Z"/>
          <w:bCs/>
          <w:lang w:bidi="ar-DZ"/>
        </w:rPr>
      </w:pPr>
    </w:p>
    <w:p w:rsidR="00BA3288" w:rsidRPr="00672A26" w:rsidRDefault="00BA3288" w:rsidP="00FC7EC8">
      <w:pPr>
        <w:ind w:left="720"/>
        <w:rPr>
          <w:ins w:id="1761" w:author="HP" w:date="2022-08-01T12:46:00Z"/>
          <w:rFonts w:eastAsia="Times New Roman"/>
          <w:color w:val="000000"/>
        </w:rPr>
      </w:pPr>
      <w:ins w:id="1762" w:author="HP" w:date="2022-08-01T12:46:00Z">
        <w:r w:rsidRPr="00672A26">
          <w:rPr>
            <w:rFonts w:eastAsia="Times New Roman"/>
            <w:b/>
            <w:bCs/>
            <w:color w:val="000000"/>
            <w:sz w:val="22"/>
            <w:szCs w:val="22"/>
          </w:rPr>
          <w:t>Option 2</w:t>
        </w:r>
        <w:r w:rsidRPr="00672A26">
          <w:rPr>
            <w:rFonts w:eastAsia="Times New Roman"/>
            <w:color w:val="000000"/>
            <w:sz w:val="22"/>
            <w:szCs w:val="22"/>
          </w:rPr>
          <w:t>:</w:t>
        </w:r>
      </w:ins>
      <w:ins w:id="1763" w:author="HP" w:date="2022-08-03T15:03:00Z">
        <w:r w:rsidR="00D70663" w:rsidRPr="00672A26">
          <w:rPr>
            <w:rFonts w:eastAsia="Times New Roman"/>
            <w:color w:val="000000"/>
            <w:sz w:val="22"/>
            <w:szCs w:val="22"/>
          </w:rPr>
          <w:t xml:space="preserve"> </w:t>
        </w:r>
      </w:ins>
      <w:ins w:id="1764" w:author="HP" w:date="2022-08-01T12:46:00Z">
        <w:r w:rsidRPr="00672A26">
          <w:rPr>
            <w:rFonts w:eastAsia="Times New Roman"/>
            <w:color w:val="000000"/>
            <w:sz w:val="22"/>
            <w:szCs w:val="22"/>
          </w:rPr>
          <w:t>Profile Donation </w:t>
        </w:r>
      </w:ins>
    </w:p>
    <w:p w:rsidR="00BA3288" w:rsidRPr="00672A26" w:rsidRDefault="00D70663" w:rsidP="00FC7EC8">
      <w:pPr>
        <w:numPr>
          <w:ilvl w:val="0"/>
          <w:numId w:val="27"/>
        </w:numPr>
        <w:tabs>
          <w:tab w:val="clear" w:pos="720"/>
          <w:tab w:val="num" w:pos="1440"/>
        </w:tabs>
        <w:spacing w:before="0"/>
        <w:ind w:left="1440"/>
        <w:rPr>
          <w:ins w:id="1765" w:author="HP" w:date="2022-08-01T12:46:00Z"/>
          <w:rFonts w:eastAsia="Times New Roman"/>
          <w:color w:val="000000"/>
        </w:rPr>
      </w:pPr>
      <w:ins w:id="1766" w:author="HP" w:date="2022-08-01T12:46:00Z">
        <w:r w:rsidRPr="00672A26">
          <w:rPr>
            <w:rFonts w:eastAsia="Times New Roman"/>
            <w:color w:val="000000"/>
            <w:sz w:val="22"/>
            <w:szCs w:val="22"/>
          </w:rPr>
          <w:t>If</w:t>
        </w:r>
      </w:ins>
      <w:ins w:id="1767" w:author="HP" w:date="2022-08-03T15:04:00Z">
        <w:r w:rsidRPr="00672A26">
          <w:rPr>
            <w:rFonts w:eastAsia="Times New Roman"/>
            <w:color w:val="000000"/>
            <w:sz w:val="22"/>
            <w:szCs w:val="22"/>
          </w:rPr>
          <w:t xml:space="preserve"> fallback </w:t>
        </w:r>
      </w:ins>
      <w:ins w:id="1768" w:author="HP" w:date="2022-08-03T15:05:00Z">
        <w:r w:rsidRPr="00672A26">
          <w:rPr>
            <w:rFonts w:eastAsia="Times New Roman"/>
            <w:color w:val="000000"/>
            <w:sz w:val="22"/>
            <w:szCs w:val="22"/>
          </w:rPr>
          <w:t>network MNO</w:t>
        </w:r>
      </w:ins>
      <w:ins w:id="1769" w:author="HP" w:date="2022-08-01T12:46:00Z">
        <w:r w:rsidR="00BA3288" w:rsidRPr="00672A26">
          <w:rPr>
            <w:rFonts w:eastAsia="Times New Roman"/>
            <w:color w:val="000000"/>
            <w:sz w:val="22"/>
            <w:szCs w:val="22"/>
          </w:rPr>
          <w:t xml:space="preserve"> do not have M2M eSIM Platform (SM-DP, SM-SR), in that case </w:t>
        </w:r>
      </w:ins>
      <w:ins w:id="1770" w:author="HP" w:date="2022-08-03T15:04:00Z">
        <w:r w:rsidRPr="00672A26">
          <w:rPr>
            <w:rFonts w:eastAsia="Times New Roman"/>
            <w:color w:val="000000"/>
            <w:sz w:val="22"/>
            <w:szCs w:val="22"/>
          </w:rPr>
          <w:t>it</w:t>
        </w:r>
      </w:ins>
      <w:ins w:id="1771" w:author="HP" w:date="2022-08-01T12:46:00Z">
        <w:r w:rsidR="00BA3288" w:rsidRPr="00672A26">
          <w:rPr>
            <w:rFonts w:eastAsia="Times New Roman"/>
            <w:color w:val="000000"/>
            <w:sz w:val="22"/>
            <w:szCs w:val="22"/>
          </w:rPr>
          <w:t xml:space="preserve"> can donate the profile/data to </w:t>
        </w:r>
      </w:ins>
      <w:ins w:id="1772" w:author="HP" w:date="2022-08-03T15:04:00Z">
        <w:r w:rsidRPr="00672A26">
          <w:rPr>
            <w:rFonts w:eastAsia="Times New Roman"/>
            <w:color w:val="000000"/>
            <w:sz w:val="22"/>
            <w:szCs w:val="22"/>
          </w:rPr>
          <w:t>main MNO</w:t>
        </w:r>
      </w:ins>
      <w:ins w:id="1773" w:author="HP" w:date="2022-08-01T12:46:00Z">
        <w:r w:rsidR="00BA3288" w:rsidRPr="00672A26">
          <w:rPr>
            <w:rFonts w:eastAsia="Times New Roman"/>
            <w:color w:val="000000"/>
            <w:sz w:val="22"/>
            <w:szCs w:val="22"/>
          </w:rPr>
          <w:t>.</w:t>
        </w:r>
      </w:ins>
    </w:p>
    <w:p w:rsidR="00BA3288" w:rsidRPr="00672A26" w:rsidRDefault="00BA3288" w:rsidP="00FC7EC8">
      <w:pPr>
        <w:numPr>
          <w:ilvl w:val="0"/>
          <w:numId w:val="27"/>
        </w:numPr>
        <w:tabs>
          <w:tab w:val="clear" w:pos="720"/>
          <w:tab w:val="num" w:pos="1440"/>
        </w:tabs>
        <w:spacing w:before="0"/>
        <w:ind w:left="1440"/>
        <w:rPr>
          <w:ins w:id="1774" w:author="HP" w:date="2022-08-01T12:46:00Z"/>
          <w:rFonts w:eastAsia="Times New Roman"/>
          <w:color w:val="000000"/>
        </w:rPr>
      </w:pPr>
      <w:ins w:id="1775" w:author="HP" w:date="2022-08-01T12:46:00Z">
        <w:r w:rsidRPr="00672A26">
          <w:rPr>
            <w:rFonts w:eastAsia="Times New Roman"/>
            <w:color w:val="000000"/>
            <w:sz w:val="22"/>
            <w:szCs w:val="22"/>
          </w:rPr>
          <w:t xml:space="preserve">Then </w:t>
        </w:r>
      </w:ins>
      <w:ins w:id="1776" w:author="HP" w:date="2022-08-03T15:05:00Z">
        <w:r w:rsidR="00D70663" w:rsidRPr="00672A26">
          <w:rPr>
            <w:rFonts w:eastAsia="Times New Roman"/>
            <w:color w:val="000000"/>
            <w:sz w:val="22"/>
            <w:szCs w:val="22"/>
          </w:rPr>
          <w:t>main</w:t>
        </w:r>
      </w:ins>
      <w:ins w:id="1777" w:author="HP" w:date="2022-08-01T12:46:00Z">
        <w:r w:rsidRPr="00672A26">
          <w:rPr>
            <w:rFonts w:eastAsia="Times New Roman"/>
            <w:color w:val="000000"/>
            <w:sz w:val="22"/>
            <w:szCs w:val="22"/>
          </w:rPr>
          <w:t xml:space="preserve"> will configure </w:t>
        </w:r>
      </w:ins>
      <w:ins w:id="1778" w:author="HP" w:date="2022-08-03T15:05:00Z">
        <w:r w:rsidR="00D70663" w:rsidRPr="00672A26">
          <w:rPr>
            <w:rFonts w:eastAsia="Times New Roman"/>
            <w:color w:val="000000"/>
            <w:sz w:val="22"/>
            <w:szCs w:val="22"/>
          </w:rPr>
          <w:t>fallback network</w:t>
        </w:r>
      </w:ins>
      <w:ins w:id="1779" w:author="HP" w:date="2022-08-01T12:46:00Z">
        <w:r w:rsidRPr="00672A26">
          <w:rPr>
            <w:rFonts w:eastAsia="Times New Roman"/>
            <w:color w:val="000000"/>
            <w:sz w:val="22"/>
            <w:szCs w:val="22"/>
          </w:rPr>
          <w:t xml:space="preserve"> MNO’s profile/data in its SM-DP. Post that </w:t>
        </w:r>
      </w:ins>
      <w:ins w:id="1780" w:author="HP" w:date="2022-08-03T15:05:00Z">
        <w:r w:rsidR="00D70663" w:rsidRPr="00672A26">
          <w:rPr>
            <w:rFonts w:eastAsia="Times New Roman"/>
            <w:color w:val="000000"/>
            <w:sz w:val="22"/>
            <w:szCs w:val="22"/>
          </w:rPr>
          <w:t>main MNO’s SM</w:t>
        </w:r>
      </w:ins>
      <w:ins w:id="1781" w:author="HP" w:date="2022-08-01T12:46:00Z">
        <w:r w:rsidRPr="00672A26">
          <w:rPr>
            <w:rFonts w:eastAsia="Times New Roman"/>
            <w:color w:val="000000"/>
            <w:sz w:val="22"/>
            <w:szCs w:val="22"/>
          </w:rPr>
          <w:t xml:space="preserve">-DP will push </w:t>
        </w:r>
      </w:ins>
      <w:ins w:id="1782" w:author="HP" w:date="2022-08-03T15:05:00Z">
        <w:r w:rsidR="00D70663" w:rsidRPr="00672A26">
          <w:rPr>
            <w:rFonts w:eastAsia="Times New Roman"/>
            <w:color w:val="000000"/>
            <w:sz w:val="22"/>
            <w:szCs w:val="22"/>
          </w:rPr>
          <w:t xml:space="preserve">fallback </w:t>
        </w:r>
      </w:ins>
      <w:ins w:id="1783" w:author="HP" w:date="2022-08-03T15:06:00Z">
        <w:r w:rsidR="00D70663" w:rsidRPr="00672A26">
          <w:rPr>
            <w:rFonts w:eastAsia="Times New Roman"/>
            <w:color w:val="000000"/>
            <w:sz w:val="22"/>
            <w:szCs w:val="22"/>
          </w:rPr>
          <w:t>MNO’s subscription</w:t>
        </w:r>
      </w:ins>
      <w:ins w:id="1784" w:author="HP" w:date="2022-08-01T12:46:00Z">
        <w:r w:rsidRPr="00672A26">
          <w:rPr>
            <w:rFonts w:eastAsia="Times New Roman"/>
            <w:color w:val="000000"/>
            <w:sz w:val="22"/>
            <w:szCs w:val="22"/>
          </w:rPr>
          <w:t xml:space="preserve"> to the eSIM via its own SM-SR.</w:t>
        </w:r>
      </w:ins>
    </w:p>
    <w:p w:rsidR="00BA3288" w:rsidRPr="00672A26" w:rsidRDefault="00BA3288" w:rsidP="00FC7EC8">
      <w:pPr>
        <w:ind w:left="720"/>
        <w:rPr>
          <w:ins w:id="1785" w:author="HP" w:date="2022-08-01T12:46:00Z"/>
          <w:rFonts w:eastAsia="Times New Roman"/>
          <w:color w:val="000000"/>
        </w:rPr>
      </w:pPr>
      <w:ins w:id="1786" w:author="HP" w:date="2022-08-01T12:46:00Z">
        <w:r w:rsidRPr="00672A26">
          <w:rPr>
            <w:rFonts w:eastAsia="Times New Roman"/>
            <w:color w:val="000000"/>
            <w:sz w:val="22"/>
            <w:szCs w:val="22"/>
          </w:rPr>
          <w:t> </w:t>
        </w:r>
      </w:ins>
    </w:p>
    <w:p w:rsidR="00BA3288" w:rsidRPr="001D09E3" w:rsidDel="000F3824" w:rsidRDefault="00BA3288" w:rsidP="00697A22">
      <w:pPr>
        <w:pStyle w:val="ListParagraph"/>
        <w:spacing w:line="360" w:lineRule="auto"/>
        <w:ind w:left="360"/>
        <w:jc w:val="both"/>
        <w:rPr>
          <w:del w:id="1787" w:author="HP" w:date="2022-09-28T10:21:00Z"/>
          <w:b/>
          <w:lang w:bidi="ar-DZ"/>
        </w:rPr>
      </w:pPr>
    </w:p>
    <w:moveToRangeEnd w:id="1502"/>
    <w:p w:rsidR="00BA06AF" w:rsidRDefault="00BA06AF" w:rsidP="0089088E">
      <w:pPr>
        <w:rPr>
          <w:rtl/>
        </w:rPr>
      </w:pPr>
    </w:p>
    <w:p w:rsidR="00BA06AF" w:rsidRDefault="00BA06AF" w:rsidP="00BA06AF">
      <w:pPr>
        <w:jc w:val="center"/>
      </w:pPr>
      <w:r>
        <w:rPr>
          <w:rFonts w:hint="cs"/>
          <w:rtl/>
        </w:rPr>
        <w:lastRenderedPageBreak/>
        <w:t>____________________</w:t>
      </w:r>
    </w:p>
    <w:sectPr w:rsidR="00BA06AF" w:rsidSect="009E75D6">
      <w:headerReference w:type="default" r:id="rId28"/>
      <w:pgSz w:w="11907" w:h="16840" w:code="9"/>
      <w:pgMar w:top="1134" w:right="1134" w:bottom="1134" w:left="1134" w:header="425" w:footer="709" w:gutter="0"/>
      <w:cols w:space="720"/>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545AD1" w:rsidRDefault="00545AD1" w:rsidP="00C42125">
      <w:pPr>
        <w:spacing w:before="0"/>
      </w:pPr>
      <w:r>
        <w:separator/>
      </w:r>
    </w:p>
  </w:endnote>
  <w:endnote w:type="continuationSeparator" w:id="1">
    <w:p w:rsidR="00545AD1" w:rsidRDefault="00545AD1" w:rsidP="00C42125">
      <w:pPr>
        <w:spacing w:before="0"/>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SimSun">
    <w:altName w:val="宋体"/>
    <w:panose1 w:val="02010600030101010101"/>
    <w:charset w:val="86"/>
    <w:family w:val="auto"/>
    <w:pitch w:val="variable"/>
    <w:sig w:usb0="00000003" w:usb1="288F0000" w:usb2="00000016" w:usb3="00000000" w:csb0="00040001" w:csb1="00000000"/>
  </w:font>
  <w:font w:name="????">
    <w:altName w:val="MS Mincho"/>
    <w:panose1 w:val="00000000000000000000"/>
    <w:charset w:val="80"/>
    <w:family w:val="auto"/>
    <w:notTrueType/>
    <w:pitch w:val="variable"/>
    <w:sig w:usb0="00000001" w:usb1="08070000" w:usb2="00000010" w:usb3="00000000" w:csb0="00020000" w:csb1="00000000"/>
  </w:font>
  <w:font w:name="MS Mincho">
    <w:altName w:val="ＭＳ 明朝"/>
    <w:panose1 w:val="02020609040205080304"/>
    <w:charset w:val="80"/>
    <w:family w:val="modern"/>
    <w:pitch w:val="fixed"/>
    <w:sig w:usb0="A00002BF" w:usb1="68C7FCFB" w:usb2="00000010" w:usb3="00000000" w:csb0="0002009F" w:csb1="00000000"/>
  </w:font>
  <w:font w:name="Batang">
    <w:altName w:val="바탕"/>
    <w:panose1 w:val="02030600000101010101"/>
    <w:charset w:val="81"/>
    <w:family w:val="auto"/>
    <w:notTrueType/>
    <w:pitch w:val="fixed"/>
    <w:sig w:usb0="00000001" w:usb1="09060000" w:usb2="00000010" w:usb3="00000000" w:csb0="0008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545AD1" w:rsidRDefault="00545AD1" w:rsidP="00C42125">
      <w:pPr>
        <w:spacing w:before="0"/>
      </w:pPr>
      <w:r>
        <w:separator/>
      </w:r>
    </w:p>
  </w:footnote>
  <w:footnote w:type="continuationSeparator" w:id="1">
    <w:p w:rsidR="00545AD1" w:rsidRDefault="00545AD1" w:rsidP="00C42125">
      <w:pPr>
        <w:spacing w:before="0"/>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74227" w:rsidRDefault="00A74227" w:rsidP="00BA06AF">
    <w:pPr>
      <w:pStyle w:val="Header"/>
      <w:tabs>
        <w:tab w:val="left" w:pos="4570"/>
        <w:tab w:val="center" w:pos="4819"/>
      </w:tabs>
    </w:pPr>
    <w:r>
      <w:t xml:space="preserve">- </w:t>
    </w:r>
    <w:fldSimple w:instr=" PAGE  \* MERGEFORMAT ">
      <w:r w:rsidR="007B4D6B">
        <w:rPr>
          <w:noProof/>
        </w:rPr>
        <w:t>2</w:t>
      </w:r>
    </w:fldSimple>
    <w:r>
      <w:t xml:space="preserve"> -</w:t>
    </w:r>
  </w:p>
  <w:p w:rsidR="00A74227" w:rsidRDefault="00965E18" w:rsidP="00BA06AF">
    <w:pPr>
      <w:pStyle w:val="Header"/>
    </w:pPr>
    <w:fldSimple w:instr=" STYLEREF  Docnumber  ">
      <w:r w:rsidR="007B4D6B">
        <w:rPr>
          <w:noProof/>
        </w:rPr>
        <w:t>&lt;(AUTO)[ShortDocNo]&gt;</w:t>
      </w:r>
    </w:fldSimple>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74227" w:rsidRPr="00C42125" w:rsidRDefault="00A74227" w:rsidP="007E53E4">
    <w:pPr>
      <w:pStyle w:val="Header"/>
    </w:pPr>
    <w:r w:rsidRPr="00C42125">
      <w:t xml:space="preserve">- </w:t>
    </w:r>
    <w:fldSimple w:instr=" PAGE  \* MERGEFORMAT ">
      <w:r w:rsidR="007B4D6B">
        <w:rPr>
          <w:noProof/>
        </w:rPr>
        <w:t>12</w:t>
      </w:r>
    </w:fldSimple>
    <w:r w:rsidRPr="00C42125">
      <w:t xml:space="preserve"> -</w:t>
    </w:r>
  </w:p>
  <w:p w:rsidR="00A74227" w:rsidRPr="00C42125" w:rsidRDefault="00965E18" w:rsidP="007E53E4">
    <w:pPr>
      <w:pStyle w:val="Header"/>
    </w:pPr>
    <w:fldSimple w:instr=" STYLEREF  Docnumber  ">
      <w:r w:rsidR="007B4D6B">
        <w:rPr>
          <w:noProof/>
        </w:rPr>
        <w:t>&lt;(AUTO)[ShortDocNo]&gt;</w:t>
      </w:r>
    </w:fldSimple>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DEFE3B40"/>
    <w:lvl w:ilvl="0">
      <w:start w:val="1"/>
      <w:numFmt w:val="decimal"/>
      <w:pStyle w:val="ListNumber5"/>
      <w:lvlText w:val="%1."/>
      <w:lvlJc w:val="left"/>
      <w:pPr>
        <w:tabs>
          <w:tab w:val="num" w:pos="1492"/>
        </w:tabs>
        <w:ind w:left="1492" w:hanging="360"/>
      </w:pPr>
    </w:lvl>
  </w:abstractNum>
  <w:abstractNum w:abstractNumId="1">
    <w:nsid w:val="FFFFFF7D"/>
    <w:multiLevelType w:val="singleLevel"/>
    <w:tmpl w:val="03D0A420"/>
    <w:lvl w:ilvl="0">
      <w:start w:val="1"/>
      <w:numFmt w:val="decimal"/>
      <w:pStyle w:val="ListNumber4"/>
      <w:lvlText w:val="%1."/>
      <w:lvlJc w:val="left"/>
      <w:pPr>
        <w:tabs>
          <w:tab w:val="num" w:pos="1209"/>
        </w:tabs>
        <w:ind w:left="1209" w:hanging="360"/>
      </w:pPr>
    </w:lvl>
  </w:abstractNum>
  <w:abstractNum w:abstractNumId="2">
    <w:nsid w:val="FFFFFF7E"/>
    <w:multiLevelType w:val="singleLevel"/>
    <w:tmpl w:val="064000FC"/>
    <w:lvl w:ilvl="0">
      <w:start w:val="1"/>
      <w:numFmt w:val="decimal"/>
      <w:pStyle w:val="ListNumber3"/>
      <w:lvlText w:val="%1."/>
      <w:lvlJc w:val="left"/>
      <w:pPr>
        <w:tabs>
          <w:tab w:val="num" w:pos="926"/>
        </w:tabs>
        <w:ind w:left="926" w:hanging="360"/>
      </w:pPr>
    </w:lvl>
  </w:abstractNum>
  <w:abstractNum w:abstractNumId="3">
    <w:nsid w:val="FFFFFF7F"/>
    <w:multiLevelType w:val="singleLevel"/>
    <w:tmpl w:val="8D5695D8"/>
    <w:lvl w:ilvl="0">
      <w:start w:val="1"/>
      <w:numFmt w:val="decimal"/>
      <w:pStyle w:val="ListNumber2"/>
      <w:lvlText w:val="%1."/>
      <w:lvlJc w:val="left"/>
      <w:pPr>
        <w:tabs>
          <w:tab w:val="num" w:pos="643"/>
        </w:tabs>
        <w:ind w:left="643" w:hanging="360"/>
      </w:pPr>
    </w:lvl>
  </w:abstractNum>
  <w:abstractNum w:abstractNumId="4">
    <w:nsid w:val="FFFFFF80"/>
    <w:multiLevelType w:val="singleLevel"/>
    <w:tmpl w:val="E0B4007E"/>
    <w:lvl w:ilvl="0">
      <w:start w:val="1"/>
      <w:numFmt w:val="bullet"/>
      <w:pStyle w:val="ListBullet5"/>
      <w:lvlText w:val=""/>
      <w:lvlJc w:val="left"/>
      <w:pPr>
        <w:tabs>
          <w:tab w:val="num" w:pos="1492"/>
        </w:tabs>
        <w:ind w:left="1492" w:hanging="360"/>
      </w:pPr>
      <w:rPr>
        <w:rFonts w:ascii="Symbol" w:hAnsi="Symbol" w:hint="default"/>
      </w:rPr>
    </w:lvl>
  </w:abstractNum>
  <w:abstractNum w:abstractNumId="5">
    <w:nsid w:val="FFFFFF81"/>
    <w:multiLevelType w:val="singleLevel"/>
    <w:tmpl w:val="B57CD12A"/>
    <w:lvl w:ilvl="0">
      <w:start w:val="1"/>
      <w:numFmt w:val="bullet"/>
      <w:pStyle w:val="ListBullet4"/>
      <w:lvlText w:val=""/>
      <w:lvlJc w:val="left"/>
      <w:pPr>
        <w:tabs>
          <w:tab w:val="num" w:pos="1209"/>
        </w:tabs>
        <w:ind w:left="1209" w:hanging="360"/>
      </w:pPr>
      <w:rPr>
        <w:rFonts w:ascii="Symbol" w:hAnsi="Symbol" w:hint="default"/>
      </w:rPr>
    </w:lvl>
  </w:abstractNum>
  <w:abstractNum w:abstractNumId="6">
    <w:nsid w:val="FFFFFF82"/>
    <w:multiLevelType w:val="singleLevel"/>
    <w:tmpl w:val="F7480A8A"/>
    <w:lvl w:ilvl="0">
      <w:start w:val="1"/>
      <w:numFmt w:val="bullet"/>
      <w:pStyle w:val="ListBullet3"/>
      <w:lvlText w:val=""/>
      <w:lvlJc w:val="left"/>
      <w:pPr>
        <w:tabs>
          <w:tab w:val="num" w:pos="926"/>
        </w:tabs>
        <w:ind w:left="926" w:hanging="360"/>
      </w:pPr>
      <w:rPr>
        <w:rFonts w:ascii="Symbol" w:hAnsi="Symbol" w:hint="default"/>
      </w:rPr>
    </w:lvl>
  </w:abstractNum>
  <w:abstractNum w:abstractNumId="7">
    <w:nsid w:val="FFFFFF83"/>
    <w:multiLevelType w:val="singleLevel"/>
    <w:tmpl w:val="50985226"/>
    <w:lvl w:ilvl="0">
      <w:start w:val="1"/>
      <w:numFmt w:val="bullet"/>
      <w:pStyle w:val="ListBullet2"/>
      <w:lvlText w:val=""/>
      <w:lvlJc w:val="left"/>
      <w:pPr>
        <w:tabs>
          <w:tab w:val="num" w:pos="643"/>
        </w:tabs>
        <w:ind w:left="643" w:hanging="360"/>
      </w:pPr>
      <w:rPr>
        <w:rFonts w:ascii="Symbol" w:hAnsi="Symbol" w:hint="default"/>
      </w:rPr>
    </w:lvl>
  </w:abstractNum>
  <w:abstractNum w:abstractNumId="8">
    <w:nsid w:val="FFFFFF88"/>
    <w:multiLevelType w:val="singleLevel"/>
    <w:tmpl w:val="36D2859E"/>
    <w:lvl w:ilvl="0">
      <w:start w:val="1"/>
      <w:numFmt w:val="decimal"/>
      <w:pStyle w:val="ListNumber"/>
      <w:lvlText w:val="%1."/>
      <w:lvlJc w:val="left"/>
      <w:pPr>
        <w:tabs>
          <w:tab w:val="num" w:pos="360"/>
        </w:tabs>
        <w:ind w:left="360" w:hanging="360"/>
      </w:pPr>
    </w:lvl>
  </w:abstractNum>
  <w:abstractNum w:abstractNumId="9">
    <w:nsid w:val="FFFFFF89"/>
    <w:multiLevelType w:val="singleLevel"/>
    <w:tmpl w:val="C8E6D7CC"/>
    <w:lvl w:ilvl="0">
      <w:start w:val="1"/>
      <w:numFmt w:val="bullet"/>
      <w:pStyle w:val="ListBullet"/>
      <w:lvlText w:val=""/>
      <w:lvlJc w:val="left"/>
      <w:pPr>
        <w:tabs>
          <w:tab w:val="num" w:pos="360"/>
        </w:tabs>
        <w:ind w:left="360" w:hanging="360"/>
      </w:pPr>
      <w:rPr>
        <w:rFonts w:ascii="Symbol" w:hAnsi="Symbol" w:hint="default"/>
      </w:rPr>
    </w:lvl>
  </w:abstractNum>
  <w:abstractNum w:abstractNumId="10">
    <w:nsid w:val="073C4069"/>
    <w:multiLevelType w:val="multilevel"/>
    <w:tmpl w:val="63A65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nsid w:val="0A1E5906"/>
    <w:multiLevelType w:val="hybridMultilevel"/>
    <w:tmpl w:val="5C96480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18774457"/>
    <w:multiLevelType w:val="hybridMultilevel"/>
    <w:tmpl w:val="B49414A4"/>
    <w:lvl w:ilvl="0" w:tplc="5F1C4A46">
      <w:start w:val="1"/>
      <w:numFmt w:val="decimal"/>
      <w:lvlText w:val="[%1]"/>
      <w:lvlJc w:val="left"/>
      <w:pPr>
        <w:tabs>
          <w:tab w:val="num" w:pos="576"/>
        </w:tabs>
        <w:ind w:left="576" w:hanging="360"/>
      </w:pPr>
    </w:lvl>
    <w:lvl w:ilvl="1" w:tplc="224AED6C">
      <w:start w:val="1"/>
      <w:numFmt w:val="lowerLetter"/>
      <w:lvlText w:val="%2."/>
      <w:lvlJc w:val="left"/>
      <w:pPr>
        <w:tabs>
          <w:tab w:val="num" w:pos="1440"/>
        </w:tabs>
        <w:ind w:left="1440" w:hanging="360"/>
      </w:pPr>
      <w:rPr>
        <w:b/>
        <w:bCs w:val="0"/>
      </w:r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3">
    <w:nsid w:val="1938203C"/>
    <w:multiLevelType w:val="hybridMultilevel"/>
    <w:tmpl w:val="5E9E34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19BC7986"/>
    <w:multiLevelType w:val="multilevel"/>
    <w:tmpl w:val="676C3ACE"/>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b w:val="0"/>
        <w:bCs w:val="0"/>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5">
    <w:nsid w:val="1A08486D"/>
    <w:multiLevelType w:val="multilevel"/>
    <w:tmpl w:val="7396B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nsid w:val="207319A3"/>
    <w:multiLevelType w:val="hybridMultilevel"/>
    <w:tmpl w:val="63F047BE"/>
    <w:lvl w:ilvl="0" w:tplc="5EAECE3A">
      <w:start w:val="1"/>
      <w:numFmt w:val="decimal"/>
      <w:lvlText w:val="5.%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7">
    <w:nsid w:val="2BE955E8"/>
    <w:multiLevelType w:val="hybridMultilevel"/>
    <w:tmpl w:val="C7FECE4E"/>
    <w:lvl w:ilvl="0" w:tplc="04090017">
      <w:start w:val="1"/>
      <w:numFmt w:val="lowerLetter"/>
      <w:lvlText w:val="%1)"/>
      <w:lvlJc w:val="left"/>
      <w:pPr>
        <w:ind w:left="825" w:hanging="360"/>
      </w:pPr>
    </w:lvl>
    <w:lvl w:ilvl="1" w:tplc="04090019" w:tentative="1">
      <w:start w:val="1"/>
      <w:numFmt w:val="lowerLetter"/>
      <w:lvlText w:val="%2."/>
      <w:lvlJc w:val="left"/>
      <w:pPr>
        <w:ind w:left="1545" w:hanging="360"/>
      </w:pPr>
    </w:lvl>
    <w:lvl w:ilvl="2" w:tplc="0409001B" w:tentative="1">
      <w:start w:val="1"/>
      <w:numFmt w:val="lowerRoman"/>
      <w:lvlText w:val="%3."/>
      <w:lvlJc w:val="right"/>
      <w:pPr>
        <w:ind w:left="2265" w:hanging="180"/>
      </w:pPr>
    </w:lvl>
    <w:lvl w:ilvl="3" w:tplc="0409000F" w:tentative="1">
      <w:start w:val="1"/>
      <w:numFmt w:val="decimal"/>
      <w:lvlText w:val="%4."/>
      <w:lvlJc w:val="left"/>
      <w:pPr>
        <w:ind w:left="2985" w:hanging="360"/>
      </w:pPr>
    </w:lvl>
    <w:lvl w:ilvl="4" w:tplc="04090019" w:tentative="1">
      <w:start w:val="1"/>
      <w:numFmt w:val="lowerLetter"/>
      <w:lvlText w:val="%5."/>
      <w:lvlJc w:val="left"/>
      <w:pPr>
        <w:ind w:left="3705" w:hanging="360"/>
      </w:pPr>
    </w:lvl>
    <w:lvl w:ilvl="5" w:tplc="0409001B" w:tentative="1">
      <w:start w:val="1"/>
      <w:numFmt w:val="lowerRoman"/>
      <w:lvlText w:val="%6."/>
      <w:lvlJc w:val="right"/>
      <w:pPr>
        <w:ind w:left="4425" w:hanging="180"/>
      </w:pPr>
    </w:lvl>
    <w:lvl w:ilvl="6" w:tplc="0409000F" w:tentative="1">
      <w:start w:val="1"/>
      <w:numFmt w:val="decimal"/>
      <w:lvlText w:val="%7."/>
      <w:lvlJc w:val="left"/>
      <w:pPr>
        <w:ind w:left="5145" w:hanging="360"/>
      </w:pPr>
    </w:lvl>
    <w:lvl w:ilvl="7" w:tplc="04090019" w:tentative="1">
      <w:start w:val="1"/>
      <w:numFmt w:val="lowerLetter"/>
      <w:lvlText w:val="%8."/>
      <w:lvlJc w:val="left"/>
      <w:pPr>
        <w:ind w:left="5865" w:hanging="360"/>
      </w:pPr>
    </w:lvl>
    <w:lvl w:ilvl="8" w:tplc="0409001B" w:tentative="1">
      <w:start w:val="1"/>
      <w:numFmt w:val="lowerRoman"/>
      <w:lvlText w:val="%9."/>
      <w:lvlJc w:val="right"/>
      <w:pPr>
        <w:ind w:left="6585" w:hanging="180"/>
      </w:pPr>
    </w:lvl>
  </w:abstractNum>
  <w:abstractNum w:abstractNumId="18">
    <w:nsid w:val="3012695F"/>
    <w:multiLevelType w:val="multilevel"/>
    <w:tmpl w:val="809A026A"/>
    <w:lvl w:ilvl="0">
      <w:start w:val="5"/>
      <w:numFmt w:val="decimal"/>
      <w:lvlText w:val="%1"/>
      <w:lvlJc w:val="left"/>
      <w:pPr>
        <w:ind w:left="360" w:hanging="360"/>
      </w:pPr>
      <w:rPr>
        <w:rFonts w:hint="default"/>
        <w:b/>
      </w:rPr>
    </w:lvl>
    <w:lvl w:ilvl="1">
      <w:start w:val="3"/>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19">
    <w:nsid w:val="38031B7C"/>
    <w:multiLevelType w:val="hybridMultilevel"/>
    <w:tmpl w:val="2E98D66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nsid w:val="398A27C0"/>
    <w:multiLevelType w:val="multilevel"/>
    <w:tmpl w:val="4C7ED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nsid w:val="3E08736A"/>
    <w:multiLevelType w:val="hybridMultilevel"/>
    <w:tmpl w:val="144A9A6A"/>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nsid w:val="49FB689E"/>
    <w:multiLevelType w:val="multilevel"/>
    <w:tmpl w:val="A21CA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nsid w:val="4CF92994"/>
    <w:multiLevelType w:val="hybridMultilevel"/>
    <w:tmpl w:val="13760BE0"/>
    <w:lvl w:ilvl="0" w:tplc="9470376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514E5530"/>
    <w:multiLevelType w:val="hybridMultilevel"/>
    <w:tmpl w:val="B49414A4"/>
    <w:lvl w:ilvl="0" w:tplc="5F1C4A46">
      <w:start w:val="1"/>
      <w:numFmt w:val="decimal"/>
      <w:lvlText w:val="[%1]"/>
      <w:lvlJc w:val="left"/>
      <w:pPr>
        <w:tabs>
          <w:tab w:val="num" w:pos="576"/>
        </w:tabs>
        <w:ind w:left="576" w:hanging="360"/>
      </w:pPr>
    </w:lvl>
    <w:lvl w:ilvl="1" w:tplc="224AED6C">
      <w:start w:val="1"/>
      <w:numFmt w:val="lowerLetter"/>
      <w:lvlText w:val="%2."/>
      <w:lvlJc w:val="left"/>
      <w:pPr>
        <w:tabs>
          <w:tab w:val="num" w:pos="1440"/>
        </w:tabs>
        <w:ind w:left="1440" w:hanging="360"/>
      </w:pPr>
      <w:rPr>
        <w:b/>
        <w:bCs w:val="0"/>
      </w:r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25">
    <w:nsid w:val="64A26ED1"/>
    <w:multiLevelType w:val="hybridMultilevel"/>
    <w:tmpl w:val="0F72C4DE"/>
    <w:lvl w:ilvl="0" w:tplc="04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nsid w:val="67CE137F"/>
    <w:multiLevelType w:val="hybridMultilevel"/>
    <w:tmpl w:val="4162A154"/>
    <w:lvl w:ilvl="0" w:tplc="4009001B">
      <w:start w:val="1"/>
      <w:numFmt w:val="lowerRoman"/>
      <w:lvlText w:val="%1."/>
      <w:lvlJc w:val="right"/>
      <w:pPr>
        <w:ind w:left="1502" w:hanging="360"/>
      </w:pPr>
    </w:lvl>
    <w:lvl w:ilvl="1" w:tplc="40090019" w:tentative="1">
      <w:start w:val="1"/>
      <w:numFmt w:val="lowerLetter"/>
      <w:lvlText w:val="%2."/>
      <w:lvlJc w:val="left"/>
      <w:pPr>
        <w:ind w:left="2222" w:hanging="360"/>
      </w:pPr>
    </w:lvl>
    <w:lvl w:ilvl="2" w:tplc="4009001B" w:tentative="1">
      <w:start w:val="1"/>
      <w:numFmt w:val="lowerRoman"/>
      <w:lvlText w:val="%3."/>
      <w:lvlJc w:val="right"/>
      <w:pPr>
        <w:ind w:left="2942" w:hanging="180"/>
      </w:pPr>
    </w:lvl>
    <w:lvl w:ilvl="3" w:tplc="4009000F" w:tentative="1">
      <w:start w:val="1"/>
      <w:numFmt w:val="decimal"/>
      <w:lvlText w:val="%4."/>
      <w:lvlJc w:val="left"/>
      <w:pPr>
        <w:ind w:left="3662" w:hanging="360"/>
      </w:pPr>
    </w:lvl>
    <w:lvl w:ilvl="4" w:tplc="40090019" w:tentative="1">
      <w:start w:val="1"/>
      <w:numFmt w:val="lowerLetter"/>
      <w:lvlText w:val="%5."/>
      <w:lvlJc w:val="left"/>
      <w:pPr>
        <w:ind w:left="4382" w:hanging="360"/>
      </w:pPr>
    </w:lvl>
    <w:lvl w:ilvl="5" w:tplc="4009001B" w:tentative="1">
      <w:start w:val="1"/>
      <w:numFmt w:val="lowerRoman"/>
      <w:lvlText w:val="%6."/>
      <w:lvlJc w:val="right"/>
      <w:pPr>
        <w:ind w:left="5102" w:hanging="180"/>
      </w:pPr>
    </w:lvl>
    <w:lvl w:ilvl="6" w:tplc="4009000F" w:tentative="1">
      <w:start w:val="1"/>
      <w:numFmt w:val="decimal"/>
      <w:lvlText w:val="%7."/>
      <w:lvlJc w:val="left"/>
      <w:pPr>
        <w:ind w:left="5822" w:hanging="360"/>
      </w:pPr>
    </w:lvl>
    <w:lvl w:ilvl="7" w:tplc="40090019" w:tentative="1">
      <w:start w:val="1"/>
      <w:numFmt w:val="lowerLetter"/>
      <w:lvlText w:val="%8."/>
      <w:lvlJc w:val="left"/>
      <w:pPr>
        <w:ind w:left="6542" w:hanging="360"/>
      </w:pPr>
    </w:lvl>
    <w:lvl w:ilvl="8" w:tplc="4009001B" w:tentative="1">
      <w:start w:val="1"/>
      <w:numFmt w:val="lowerRoman"/>
      <w:lvlText w:val="%9."/>
      <w:lvlJc w:val="right"/>
      <w:pPr>
        <w:ind w:left="7262" w:hanging="180"/>
      </w:pPr>
    </w:lvl>
  </w:abstractNum>
  <w:abstractNum w:abstractNumId="27">
    <w:nsid w:val="69D4343B"/>
    <w:multiLevelType w:val="multilevel"/>
    <w:tmpl w:val="1478A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nsid w:val="7D962FB3"/>
    <w:multiLevelType w:val="hybridMultilevel"/>
    <w:tmpl w:val="AE0CB5C2"/>
    <w:lvl w:ilvl="0" w:tplc="76C2658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9"/>
  </w:num>
  <w:num w:numId="12">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21"/>
  </w:num>
  <w:num w:numId="14">
    <w:abstractNumId w:val="16"/>
  </w:num>
  <w:num w:numId="15">
    <w:abstractNumId w:val="26"/>
  </w:num>
  <w:num w:numId="16">
    <w:abstractNumId w:val="18"/>
  </w:num>
  <w:num w:numId="17">
    <w:abstractNumId w:val="20"/>
  </w:num>
  <w:num w:numId="18">
    <w:abstractNumId w:val="14"/>
  </w:num>
  <w:num w:numId="19">
    <w:abstractNumId w:val="12"/>
  </w:num>
  <w:num w:numId="20">
    <w:abstractNumId w:val="25"/>
  </w:num>
  <w:num w:numId="21">
    <w:abstractNumId w:val="17"/>
  </w:num>
  <w:num w:numId="22">
    <w:abstractNumId w:val="24"/>
  </w:num>
  <w:num w:numId="23">
    <w:abstractNumId w:val="23"/>
  </w:num>
  <w:num w:numId="24">
    <w:abstractNumId w:val="27"/>
  </w:num>
  <w:num w:numId="25">
    <w:abstractNumId w:val="22"/>
  </w:num>
  <w:num w:numId="26">
    <w:abstractNumId w:val="10"/>
  </w:num>
  <w:num w:numId="27">
    <w:abstractNumId w:val="15"/>
  </w:num>
  <w:num w:numId="28">
    <w:abstractNumId w:val="11"/>
  </w:num>
  <w:num w:numId="29">
    <w:abstractNumId w:val="28"/>
  </w:num>
  <w:num w:numId="30">
    <w:abstractNumId w:val="1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stylePaneFormatFilter w:val="1721"/>
  <w:stylePaneSortMethod w:val="0000"/>
  <w:doNotTrackFormatting/>
  <w:defaultTabStop w:val="720"/>
  <w:characterSpacingControl w:val="doNotCompress"/>
  <w:hdrShapeDefaults>
    <o:shapedefaults v:ext="edit" spidmax="53250">
      <o:colormenu v:ext="edit" strokecolor="none [3212]"/>
    </o:shapedefaults>
  </w:hdrShapeDefaults>
  <w:footnotePr>
    <w:footnote w:id="0"/>
    <w:footnote w:id="1"/>
  </w:footnotePr>
  <w:endnotePr>
    <w:endnote w:id="0"/>
    <w:endnote w:id="1"/>
  </w:endnotePr>
  <w:compat>
    <w:useFELayout/>
  </w:compat>
  <w:rsids>
    <w:rsidRoot w:val="005C0300"/>
    <w:rsid w:val="00001913"/>
    <w:rsid w:val="0000722D"/>
    <w:rsid w:val="00015516"/>
    <w:rsid w:val="000171DB"/>
    <w:rsid w:val="00023D9A"/>
    <w:rsid w:val="0002490E"/>
    <w:rsid w:val="00037538"/>
    <w:rsid w:val="00041517"/>
    <w:rsid w:val="00043D75"/>
    <w:rsid w:val="0005140B"/>
    <w:rsid w:val="00052F23"/>
    <w:rsid w:val="00054813"/>
    <w:rsid w:val="00056F12"/>
    <w:rsid w:val="00057000"/>
    <w:rsid w:val="000640E0"/>
    <w:rsid w:val="00064226"/>
    <w:rsid w:val="00064D25"/>
    <w:rsid w:val="00076583"/>
    <w:rsid w:val="0008509F"/>
    <w:rsid w:val="00090A7F"/>
    <w:rsid w:val="00093533"/>
    <w:rsid w:val="0009594F"/>
    <w:rsid w:val="00096E68"/>
    <w:rsid w:val="000A4005"/>
    <w:rsid w:val="000A5CA2"/>
    <w:rsid w:val="000A6D50"/>
    <w:rsid w:val="000B25B1"/>
    <w:rsid w:val="000B3AC5"/>
    <w:rsid w:val="000B4523"/>
    <w:rsid w:val="000C05BB"/>
    <w:rsid w:val="000C3DDD"/>
    <w:rsid w:val="000C4934"/>
    <w:rsid w:val="000D7A2B"/>
    <w:rsid w:val="000F3824"/>
    <w:rsid w:val="000F4A5A"/>
    <w:rsid w:val="001073F1"/>
    <w:rsid w:val="001139FD"/>
    <w:rsid w:val="001251DA"/>
    <w:rsid w:val="00125432"/>
    <w:rsid w:val="00132749"/>
    <w:rsid w:val="001351B2"/>
    <w:rsid w:val="00136AFA"/>
    <w:rsid w:val="00137F40"/>
    <w:rsid w:val="001404FD"/>
    <w:rsid w:val="00145EBC"/>
    <w:rsid w:val="0015036C"/>
    <w:rsid w:val="00155F82"/>
    <w:rsid w:val="00157824"/>
    <w:rsid w:val="001607FF"/>
    <w:rsid w:val="00165942"/>
    <w:rsid w:val="0017240B"/>
    <w:rsid w:val="00173747"/>
    <w:rsid w:val="001871EC"/>
    <w:rsid w:val="001976F4"/>
    <w:rsid w:val="001A670F"/>
    <w:rsid w:val="001B2F77"/>
    <w:rsid w:val="001C3FE2"/>
    <w:rsid w:val="001C62B8"/>
    <w:rsid w:val="001D09E3"/>
    <w:rsid w:val="001D7D23"/>
    <w:rsid w:val="001E07C4"/>
    <w:rsid w:val="001E7B0E"/>
    <w:rsid w:val="001F025A"/>
    <w:rsid w:val="001F141D"/>
    <w:rsid w:val="001F33F0"/>
    <w:rsid w:val="001F3DF2"/>
    <w:rsid w:val="001F4AAA"/>
    <w:rsid w:val="001F6AE1"/>
    <w:rsid w:val="00200A06"/>
    <w:rsid w:val="00202A4D"/>
    <w:rsid w:val="002036AC"/>
    <w:rsid w:val="00211F92"/>
    <w:rsid w:val="0021267B"/>
    <w:rsid w:val="00212B9D"/>
    <w:rsid w:val="00225175"/>
    <w:rsid w:val="0022765A"/>
    <w:rsid w:val="00231DC5"/>
    <w:rsid w:val="002349CF"/>
    <w:rsid w:val="00235BBB"/>
    <w:rsid w:val="00241832"/>
    <w:rsid w:val="002534C9"/>
    <w:rsid w:val="00253DBE"/>
    <w:rsid w:val="00254108"/>
    <w:rsid w:val="002622FA"/>
    <w:rsid w:val="00263518"/>
    <w:rsid w:val="002640EB"/>
    <w:rsid w:val="00267DFE"/>
    <w:rsid w:val="00272697"/>
    <w:rsid w:val="002759E7"/>
    <w:rsid w:val="00275ED1"/>
    <w:rsid w:val="00277326"/>
    <w:rsid w:val="00277FFB"/>
    <w:rsid w:val="0028268F"/>
    <w:rsid w:val="00282704"/>
    <w:rsid w:val="00284682"/>
    <w:rsid w:val="00286138"/>
    <w:rsid w:val="00290912"/>
    <w:rsid w:val="002A49E0"/>
    <w:rsid w:val="002A50E0"/>
    <w:rsid w:val="002B0F29"/>
    <w:rsid w:val="002B7652"/>
    <w:rsid w:val="002C015C"/>
    <w:rsid w:val="002C26C0"/>
    <w:rsid w:val="002C2BC5"/>
    <w:rsid w:val="002C2D2A"/>
    <w:rsid w:val="002C2E68"/>
    <w:rsid w:val="002D5C08"/>
    <w:rsid w:val="002D7D6A"/>
    <w:rsid w:val="002E2053"/>
    <w:rsid w:val="002E79CB"/>
    <w:rsid w:val="002F1CFE"/>
    <w:rsid w:val="002F53EE"/>
    <w:rsid w:val="002F7F55"/>
    <w:rsid w:val="0030745F"/>
    <w:rsid w:val="00314630"/>
    <w:rsid w:val="0032090A"/>
    <w:rsid w:val="00321CDE"/>
    <w:rsid w:val="003243D6"/>
    <w:rsid w:val="00325D58"/>
    <w:rsid w:val="00327785"/>
    <w:rsid w:val="0032791A"/>
    <w:rsid w:val="00330331"/>
    <w:rsid w:val="0033141F"/>
    <w:rsid w:val="00333E15"/>
    <w:rsid w:val="00336046"/>
    <w:rsid w:val="00344624"/>
    <w:rsid w:val="00345FDC"/>
    <w:rsid w:val="00350492"/>
    <w:rsid w:val="0035343D"/>
    <w:rsid w:val="003722E3"/>
    <w:rsid w:val="0037422B"/>
    <w:rsid w:val="00374524"/>
    <w:rsid w:val="00375FDB"/>
    <w:rsid w:val="0038715D"/>
    <w:rsid w:val="00394DBF"/>
    <w:rsid w:val="003957A6"/>
    <w:rsid w:val="00395C05"/>
    <w:rsid w:val="00397330"/>
    <w:rsid w:val="003A43EF"/>
    <w:rsid w:val="003A5982"/>
    <w:rsid w:val="003B1FF0"/>
    <w:rsid w:val="003B250E"/>
    <w:rsid w:val="003B2FE1"/>
    <w:rsid w:val="003B48C0"/>
    <w:rsid w:val="003C7445"/>
    <w:rsid w:val="003D09DD"/>
    <w:rsid w:val="003D2CC8"/>
    <w:rsid w:val="003D727D"/>
    <w:rsid w:val="003F2BED"/>
    <w:rsid w:val="0040421E"/>
    <w:rsid w:val="00404998"/>
    <w:rsid w:val="004156B4"/>
    <w:rsid w:val="00416CDB"/>
    <w:rsid w:val="004176A2"/>
    <w:rsid w:val="00422463"/>
    <w:rsid w:val="004245FA"/>
    <w:rsid w:val="004320A5"/>
    <w:rsid w:val="00434A89"/>
    <w:rsid w:val="00441C31"/>
    <w:rsid w:val="0044324B"/>
    <w:rsid w:val="00443878"/>
    <w:rsid w:val="0044609F"/>
    <w:rsid w:val="004467B2"/>
    <w:rsid w:val="004539A8"/>
    <w:rsid w:val="00454526"/>
    <w:rsid w:val="004571F2"/>
    <w:rsid w:val="004632AF"/>
    <w:rsid w:val="00463D16"/>
    <w:rsid w:val="004712CA"/>
    <w:rsid w:val="004716E5"/>
    <w:rsid w:val="00472E7C"/>
    <w:rsid w:val="0047422E"/>
    <w:rsid w:val="00481A41"/>
    <w:rsid w:val="0048695F"/>
    <w:rsid w:val="004925BC"/>
    <w:rsid w:val="0049464A"/>
    <w:rsid w:val="0049674B"/>
    <w:rsid w:val="004B20E1"/>
    <w:rsid w:val="004B2E91"/>
    <w:rsid w:val="004C0673"/>
    <w:rsid w:val="004C2F44"/>
    <w:rsid w:val="004C4E4E"/>
    <w:rsid w:val="004D1CA8"/>
    <w:rsid w:val="004D6165"/>
    <w:rsid w:val="004E6169"/>
    <w:rsid w:val="004F12E5"/>
    <w:rsid w:val="004F3816"/>
    <w:rsid w:val="004F6151"/>
    <w:rsid w:val="005028B7"/>
    <w:rsid w:val="005155ED"/>
    <w:rsid w:val="00521841"/>
    <w:rsid w:val="00525CDE"/>
    <w:rsid w:val="00530A28"/>
    <w:rsid w:val="00534D22"/>
    <w:rsid w:val="005357AA"/>
    <w:rsid w:val="00543D41"/>
    <w:rsid w:val="00545408"/>
    <w:rsid w:val="00545AD1"/>
    <w:rsid w:val="00545AD6"/>
    <w:rsid w:val="00552142"/>
    <w:rsid w:val="00554845"/>
    <w:rsid w:val="0055782F"/>
    <w:rsid w:val="00564A59"/>
    <w:rsid w:val="00566EDA"/>
    <w:rsid w:val="00567F52"/>
    <w:rsid w:val="00572654"/>
    <w:rsid w:val="00574110"/>
    <w:rsid w:val="00577559"/>
    <w:rsid w:val="00583CED"/>
    <w:rsid w:val="005A07DF"/>
    <w:rsid w:val="005A14C1"/>
    <w:rsid w:val="005A20D6"/>
    <w:rsid w:val="005B1574"/>
    <w:rsid w:val="005B3023"/>
    <w:rsid w:val="005B5629"/>
    <w:rsid w:val="005C0300"/>
    <w:rsid w:val="005C4F27"/>
    <w:rsid w:val="005D35B1"/>
    <w:rsid w:val="005D7ACA"/>
    <w:rsid w:val="005E0BA6"/>
    <w:rsid w:val="005E1A56"/>
    <w:rsid w:val="005F4B6A"/>
    <w:rsid w:val="006010F3"/>
    <w:rsid w:val="00603FF9"/>
    <w:rsid w:val="00604127"/>
    <w:rsid w:val="00615A0A"/>
    <w:rsid w:val="0061776D"/>
    <w:rsid w:val="006179CA"/>
    <w:rsid w:val="006243D6"/>
    <w:rsid w:val="0063093D"/>
    <w:rsid w:val="006333D4"/>
    <w:rsid w:val="006369B2"/>
    <w:rsid w:val="00640429"/>
    <w:rsid w:val="00642D16"/>
    <w:rsid w:val="00647525"/>
    <w:rsid w:val="00650C71"/>
    <w:rsid w:val="00651B6A"/>
    <w:rsid w:val="006570B0"/>
    <w:rsid w:val="006571DB"/>
    <w:rsid w:val="006636DA"/>
    <w:rsid w:val="00672A26"/>
    <w:rsid w:val="00674ABA"/>
    <w:rsid w:val="00677E27"/>
    <w:rsid w:val="00687D4C"/>
    <w:rsid w:val="0069180E"/>
    <w:rsid w:val="00691C94"/>
    <w:rsid w:val="0069210B"/>
    <w:rsid w:val="00697340"/>
    <w:rsid w:val="006979FB"/>
    <w:rsid w:val="00697A22"/>
    <w:rsid w:val="006A3668"/>
    <w:rsid w:val="006A4055"/>
    <w:rsid w:val="006A7457"/>
    <w:rsid w:val="006B0761"/>
    <w:rsid w:val="006C34D2"/>
    <w:rsid w:val="006C5641"/>
    <w:rsid w:val="006D1089"/>
    <w:rsid w:val="006D1B86"/>
    <w:rsid w:val="006D2E07"/>
    <w:rsid w:val="006D7355"/>
    <w:rsid w:val="006E1AAC"/>
    <w:rsid w:val="006F2ACE"/>
    <w:rsid w:val="006F3925"/>
    <w:rsid w:val="006F4361"/>
    <w:rsid w:val="00700F2B"/>
    <w:rsid w:val="00714E18"/>
    <w:rsid w:val="00715B22"/>
    <w:rsid w:val="00715CA6"/>
    <w:rsid w:val="00722867"/>
    <w:rsid w:val="00723F88"/>
    <w:rsid w:val="00731135"/>
    <w:rsid w:val="007324AF"/>
    <w:rsid w:val="00735141"/>
    <w:rsid w:val="007409B4"/>
    <w:rsid w:val="00741974"/>
    <w:rsid w:val="007477BC"/>
    <w:rsid w:val="0075525E"/>
    <w:rsid w:val="00756D3D"/>
    <w:rsid w:val="0076158D"/>
    <w:rsid w:val="0076422A"/>
    <w:rsid w:val="007717B1"/>
    <w:rsid w:val="007745D0"/>
    <w:rsid w:val="007806C2"/>
    <w:rsid w:val="007852FD"/>
    <w:rsid w:val="007903F8"/>
    <w:rsid w:val="00794847"/>
    <w:rsid w:val="00794F4F"/>
    <w:rsid w:val="007974BE"/>
    <w:rsid w:val="007A0916"/>
    <w:rsid w:val="007A0DFD"/>
    <w:rsid w:val="007A59C4"/>
    <w:rsid w:val="007A6474"/>
    <w:rsid w:val="007A65C5"/>
    <w:rsid w:val="007B4D6B"/>
    <w:rsid w:val="007B62F0"/>
    <w:rsid w:val="007B74CB"/>
    <w:rsid w:val="007C5FFE"/>
    <w:rsid w:val="007C7122"/>
    <w:rsid w:val="007D3F11"/>
    <w:rsid w:val="007D44F7"/>
    <w:rsid w:val="007D6611"/>
    <w:rsid w:val="007D6BA3"/>
    <w:rsid w:val="007E3ABE"/>
    <w:rsid w:val="007E53E4"/>
    <w:rsid w:val="007E656A"/>
    <w:rsid w:val="007E7B15"/>
    <w:rsid w:val="007F664D"/>
    <w:rsid w:val="0081064E"/>
    <w:rsid w:val="008128CE"/>
    <w:rsid w:val="00815757"/>
    <w:rsid w:val="00820841"/>
    <w:rsid w:val="0082143A"/>
    <w:rsid w:val="008237CA"/>
    <w:rsid w:val="00841217"/>
    <w:rsid w:val="00842137"/>
    <w:rsid w:val="00846390"/>
    <w:rsid w:val="00854896"/>
    <w:rsid w:val="00855D14"/>
    <w:rsid w:val="00874014"/>
    <w:rsid w:val="00883D33"/>
    <w:rsid w:val="00887ED8"/>
    <w:rsid w:val="0089088E"/>
    <w:rsid w:val="00892297"/>
    <w:rsid w:val="00893996"/>
    <w:rsid w:val="00894F7C"/>
    <w:rsid w:val="008B6F4A"/>
    <w:rsid w:val="008C4C16"/>
    <w:rsid w:val="008C4FD5"/>
    <w:rsid w:val="008C7E7A"/>
    <w:rsid w:val="008D0C7E"/>
    <w:rsid w:val="008E0172"/>
    <w:rsid w:val="008E36ED"/>
    <w:rsid w:val="008E370F"/>
    <w:rsid w:val="008E45C2"/>
    <w:rsid w:val="008F1227"/>
    <w:rsid w:val="0090315C"/>
    <w:rsid w:val="009071A1"/>
    <w:rsid w:val="00913F5B"/>
    <w:rsid w:val="00914912"/>
    <w:rsid w:val="009163D2"/>
    <w:rsid w:val="0092366D"/>
    <w:rsid w:val="00932AB7"/>
    <w:rsid w:val="00934405"/>
    <w:rsid w:val="00934C5D"/>
    <w:rsid w:val="00940656"/>
    <w:rsid w:val="009406B5"/>
    <w:rsid w:val="00943FFC"/>
    <w:rsid w:val="00946166"/>
    <w:rsid w:val="00947A28"/>
    <w:rsid w:val="0095099F"/>
    <w:rsid w:val="00952E0F"/>
    <w:rsid w:val="0096160B"/>
    <w:rsid w:val="00965E18"/>
    <w:rsid w:val="00974320"/>
    <w:rsid w:val="00983164"/>
    <w:rsid w:val="009972EF"/>
    <w:rsid w:val="009A2812"/>
    <w:rsid w:val="009B085C"/>
    <w:rsid w:val="009B75B3"/>
    <w:rsid w:val="009C3160"/>
    <w:rsid w:val="009C4571"/>
    <w:rsid w:val="009D3999"/>
    <w:rsid w:val="009E0698"/>
    <w:rsid w:val="009E314E"/>
    <w:rsid w:val="009E4825"/>
    <w:rsid w:val="009E75D6"/>
    <w:rsid w:val="009E766E"/>
    <w:rsid w:val="009E7C46"/>
    <w:rsid w:val="009F054A"/>
    <w:rsid w:val="009F1960"/>
    <w:rsid w:val="009F42B3"/>
    <w:rsid w:val="009F715E"/>
    <w:rsid w:val="009F7D93"/>
    <w:rsid w:val="00A10DBB"/>
    <w:rsid w:val="00A1113A"/>
    <w:rsid w:val="00A16253"/>
    <w:rsid w:val="00A304DD"/>
    <w:rsid w:val="00A31D47"/>
    <w:rsid w:val="00A33ED0"/>
    <w:rsid w:val="00A34AC8"/>
    <w:rsid w:val="00A4013E"/>
    <w:rsid w:val="00A4045F"/>
    <w:rsid w:val="00A427CD"/>
    <w:rsid w:val="00A4600B"/>
    <w:rsid w:val="00A4665F"/>
    <w:rsid w:val="00A50506"/>
    <w:rsid w:val="00A5182A"/>
    <w:rsid w:val="00A51EF0"/>
    <w:rsid w:val="00A633BF"/>
    <w:rsid w:val="00A67A81"/>
    <w:rsid w:val="00A730A6"/>
    <w:rsid w:val="00A74227"/>
    <w:rsid w:val="00A81AC5"/>
    <w:rsid w:val="00A904C5"/>
    <w:rsid w:val="00A94B5A"/>
    <w:rsid w:val="00A971A0"/>
    <w:rsid w:val="00AA1F22"/>
    <w:rsid w:val="00AA203F"/>
    <w:rsid w:val="00AA249B"/>
    <w:rsid w:val="00AB0B51"/>
    <w:rsid w:val="00AB7B0F"/>
    <w:rsid w:val="00AC6FE4"/>
    <w:rsid w:val="00AD5125"/>
    <w:rsid w:val="00AE38E1"/>
    <w:rsid w:val="00AF7B52"/>
    <w:rsid w:val="00B05821"/>
    <w:rsid w:val="00B06BBB"/>
    <w:rsid w:val="00B26C28"/>
    <w:rsid w:val="00B4174C"/>
    <w:rsid w:val="00B453F5"/>
    <w:rsid w:val="00B52517"/>
    <w:rsid w:val="00B56FD7"/>
    <w:rsid w:val="00B57342"/>
    <w:rsid w:val="00B61624"/>
    <w:rsid w:val="00B65E09"/>
    <w:rsid w:val="00B718A5"/>
    <w:rsid w:val="00B771B3"/>
    <w:rsid w:val="00B804D8"/>
    <w:rsid w:val="00B8261A"/>
    <w:rsid w:val="00B845CC"/>
    <w:rsid w:val="00B8622B"/>
    <w:rsid w:val="00BA06AF"/>
    <w:rsid w:val="00BA3288"/>
    <w:rsid w:val="00BC0842"/>
    <w:rsid w:val="00BC1FAE"/>
    <w:rsid w:val="00BC2EB1"/>
    <w:rsid w:val="00BC62E2"/>
    <w:rsid w:val="00BE36F8"/>
    <w:rsid w:val="00BF0E60"/>
    <w:rsid w:val="00BF2B05"/>
    <w:rsid w:val="00C02CF1"/>
    <w:rsid w:val="00C169A2"/>
    <w:rsid w:val="00C22C5F"/>
    <w:rsid w:val="00C2452C"/>
    <w:rsid w:val="00C30C11"/>
    <w:rsid w:val="00C37FDD"/>
    <w:rsid w:val="00C42125"/>
    <w:rsid w:val="00C62814"/>
    <w:rsid w:val="00C74937"/>
    <w:rsid w:val="00C835F3"/>
    <w:rsid w:val="00CA3954"/>
    <w:rsid w:val="00CA3BF8"/>
    <w:rsid w:val="00CB381C"/>
    <w:rsid w:val="00CB3EEC"/>
    <w:rsid w:val="00CB4939"/>
    <w:rsid w:val="00CC036E"/>
    <w:rsid w:val="00CC631D"/>
    <w:rsid w:val="00CD5AC3"/>
    <w:rsid w:val="00CE55C1"/>
    <w:rsid w:val="00CF34A7"/>
    <w:rsid w:val="00CF70D4"/>
    <w:rsid w:val="00CF771E"/>
    <w:rsid w:val="00D00B4C"/>
    <w:rsid w:val="00D0682C"/>
    <w:rsid w:val="00D11625"/>
    <w:rsid w:val="00D11875"/>
    <w:rsid w:val="00D2293D"/>
    <w:rsid w:val="00D2351E"/>
    <w:rsid w:val="00D24588"/>
    <w:rsid w:val="00D32BBA"/>
    <w:rsid w:val="00D43806"/>
    <w:rsid w:val="00D43AB0"/>
    <w:rsid w:val="00D44EEB"/>
    <w:rsid w:val="00D57D7F"/>
    <w:rsid w:val="00D6504F"/>
    <w:rsid w:val="00D70663"/>
    <w:rsid w:val="00D73137"/>
    <w:rsid w:val="00D81258"/>
    <w:rsid w:val="00D838A1"/>
    <w:rsid w:val="00D93A32"/>
    <w:rsid w:val="00D97E44"/>
    <w:rsid w:val="00DA313C"/>
    <w:rsid w:val="00DA5A70"/>
    <w:rsid w:val="00DB078C"/>
    <w:rsid w:val="00DB1307"/>
    <w:rsid w:val="00DC0323"/>
    <w:rsid w:val="00DC1378"/>
    <w:rsid w:val="00DC48DC"/>
    <w:rsid w:val="00DD50DE"/>
    <w:rsid w:val="00DE3062"/>
    <w:rsid w:val="00DE6042"/>
    <w:rsid w:val="00E015D6"/>
    <w:rsid w:val="00E01E12"/>
    <w:rsid w:val="00E02F67"/>
    <w:rsid w:val="00E07600"/>
    <w:rsid w:val="00E15350"/>
    <w:rsid w:val="00E16FDF"/>
    <w:rsid w:val="00E204DD"/>
    <w:rsid w:val="00E2145E"/>
    <w:rsid w:val="00E24D43"/>
    <w:rsid w:val="00E25E9D"/>
    <w:rsid w:val="00E267BE"/>
    <w:rsid w:val="00E27247"/>
    <w:rsid w:val="00E353EC"/>
    <w:rsid w:val="00E5291F"/>
    <w:rsid w:val="00E53C24"/>
    <w:rsid w:val="00E55967"/>
    <w:rsid w:val="00E625BC"/>
    <w:rsid w:val="00E655FF"/>
    <w:rsid w:val="00E67842"/>
    <w:rsid w:val="00E71E89"/>
    <w:rsid w:val="00E85CF9"/>
    <w:rsid w:val="00E955E5"/>
    <w:rsid w:val="00EA0C7E"/>
    <w:rsid w:val="00EB444A"/>
    <w:rsid w:val="00EB444D"/>
    <w:rsid w:val="00EB5929"/>
    <w:rsid w:val="00EC1EBC"/>
    <w:rsid w:val="00EC5685"/>
    <w:rsid w:val="00EE286E"/>
    <w:rsid w:val="00EE58D3"/>
    <w:rsid w:val="00EF25BA"/>
    <w:rsid w:val="00F02294"/>
    <w:rsid w:val="00F06AA7"/>
    <w:rsid w:val="00F11FBA"/>
    <w:rsid w:val="00F121F1"/>
    <w:rsid w:val="00F13B84"/>
    <w:rsid w:val="00F14897"/>
    <w:rsid w:val="00F214D6"/>
    <w:rsid w:val="00F25254"/>
    <w:rsid w:val="00F32CCF"/>
    <w:rsid w:val="00F34674"/>
    <w:rsid w:val="00F35F57"/>
    <w:rsid w:val="00F403F5"/>
    <w:rsid w:val="00F43A65"/>
    <w:rsid w:val="00F50467"/>
    <w:rsid w:val="00F562A0"/>
    <w:rsid w:val="00F66E18"/>
    <w:rsid w:val="00F7443A"/>
    <w:rsid w:val="00F8791A"/>
    <w:rsid w:val="00F93001"/>
    <w:rsid w:val="00FA2177"/>
    <w:rsid w:val="00FA2E6D"/>
    <w:rsid w:val="00FA5CFA"/>
    <w:rsid w:val="00FB0A28"/>
    <w:rsid w:val="00FC2AF2"/>
    <w:rsid w:val="00FC7311"/>
    <w:rsid w:val="00FC7EC8"/>
    <w:rsid w:val="00FD01DA"/>
    <w:rsid w:val="00FD35D4"/>
    <w:rsid w:val="00FD439E"/>
    <w:rsid w:val="00FD76CB"/>
    <w:rsid w:val="00FE08A6"/>
    <w:rsid w:val="00FE191C"/>
    <w:rsid w:val="00FE2228"/>
    <w:rsid w:val="00FE29C6"/>
    <w:rsid w:val="00FE4A72"/>
    <w:rsid w:val="00FE6E92"/>
    <w:rsid w:val="00FF0464"/>
    <w:rsid w:val="00FF4546"/>
    <w:rsid w:val="00FF538F"/>
    <w:rsid w:val="00FF5815"/>
  </w:rsids>
  <m:mathPr>
    <m:mathFont m:val="Cambria Math"/>
    <m:brkBin m:val="before"/>
    <m:brkBinSub m:val="--"/>
    <m:smallFrac/>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53250">
      <o:colormenu v:ext="edit" strokecolor="none [3212]"/>
    </o:shapedefaults>
    <o:shapelayout v:ext="edit">
      <o:idmap v:ext="edit" data="1"/>
      <o:rules v:ext="edit">
        <o:r id="V:Rule35" type="connector" idref="#Straight Arrow Connector 34"/>
        <o:r id="V:Rule36" type="connector" idref="#Straight Arrow Connector 35"/>
        <o:r id="V:Rule37" type="connector" idref="#Straight Arrow Connector 36"/>
        <o:r id="V:Rule38" type="connector" idref="#Straight Arrow Connector 41"/>
        <o:r id="V:Rule39" type="connector" idref="#Straight Arrow Connector 42"/>
        <o:r id="V:Rule40" type="connector" idref="#Straight Arrow Connector 43"/>
        <o:r id="V:Rule41" type="connector" idref="#Straight Arrow Connector 48"/>
        <o:r id="V:Rule42" type="connector" idref="#Straight Arrow Connector 49"/>
        <o:r id="V:Rule50" type="connector" idref="#_x0000_s1114"/>
        <o:r id="V:Rule51" type="connector" idref="#_x0000_s1172"/>
        <o:r id="V:Rule52" type="connector" idref="#_x0000_s1174"/>
        <o:r id="V:Rule54" type="connector" idref="#Straight Arrow Connector 15"/>
        <o:r id="V:Rule55" type="connector" idref="#_x0000_s1141"/>
        <o:r id="V:Rule56" type="connector" idref="#_x0000_s1153"/>
        <o:r id="V:Rule57" type="connector" idref="#_x0000_s1173"/>
        <o:r id="V:Rule58" type="connector" idref="#_x0000_s1115"/>
        <o:r id="V:Rule59" type="connector" idref="#Straight Arrow Connector 21"/>
        <o:r id="V:Rule60" type="connector" idref="#_x0000_s1178"/>
        <o:r id="V:Rule63" type="connector" idref="#_x0000_s1119"/>
        <o:r id="V:Rule65" type="connector" idref="#Straight Arrow Connector 34"/>
        <o:r id="V:Rule66" type="connector" idref="#_x0000_s1138"/>
        <o:r id="V:Rule67" type="connector" idref="#_x0000_s1120"/>
        <o:r id="V:Rule68" type="connector" idref="#Straight Arrow Connector 36"/>
        <o:r id="V:Rule69" type="connector" idref="#_x0000_s1130"/>
        <o:r id="V:Rule70" type="connector" idref="#_x0000_s1134"/>
        <o:r id="V:Rule71" type="connector" idref="#_x0000_s1121"/>
        <o:r id="V:Rule72" type="connector" idref="#_x0000_s1116"/>
        <o:r id="V:Rule74" type="connector" idref="#_x0000_s1122"/>
        <o:r id="V:Rule75" type="connector" idref="#Straight Arrow Connector 20"/>
        <o:r id="V:Rule77" type="connector" idref="#Straight Arrow Connector 13"/>
        <o:r id="V:Rule78" type="connector" idref="#Straight Arrow Connector 49"/>
        <o:r id="V:Rule80" type="connector" idref="#_x0000_s1123"/>
        <o:r id="V:Rule82" type="connector" idref="#_x0000_s1149"/>
        <o:r id="V:Rule83" type="connector" idref="#_x0000_s1179"/>
        <o:r id="V:Rule84" type="connector" idref="#_x0000_s1176"/>
        <o:r id="V:Rule85" type="connector" idref="#Straight Arrow Connector 48"/>
        <o:r id="V:Rule86" type="connector" idref="#_x0000_s1175"/>
        <o:r id="V:Rule87" type="connector" idref="#Straight Arrow Connector 43"/>
        <o:r id="V:Rule88" type="connector" idref="#_x0000_s1124"/>
        <o:r id="V:Rule89" type="connector" idref="#_x0000_s1140"/>
        <o:r id="V:Rule90" type="connector" idref="#Straight Arrow Connector 14"/>
        <o:r id="V:Rule91" type="connector" idref="#_x0000_s1135"/>
        <o:r id="V:Rule92" type="connector" idref="#_x0000_s1131"/>
        <o:r id="V:Rule93" type="connector" idref="#_x0000_s1118"/>
        <o:r id="V:Rule94" type="connector" idref="#_x0000_s1139"/>
        <o:r id="V:Rule95" type="connector" idref="#Straight Arrow Connector 19"/>
        <o:r id="V:Rule96" type="connector" idref="#Straight Arrow Connector 41"/>
        <o:r id="V:Rule97" type="connector" idref="#Straight Arrow Connector 35"/>
        <o:r id="V:Rule98" type="connector" idref="#Straight Arrow Connector 42"/>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lsdException w:name="heading 1" w:semiHidden="0" w:uiPriority="0" w:unhideWhenUsed="0"/>
    <w:lsdException w:name="heading 2" w:uiPriority="0"/>
    <w:lsdException w:name="heading 3" w:uiPriority="0"/>
    <w:lsdException w:name="heading 4" w:uiPriority="0" w:qFormat="1"/>
    <w:lsdException w:name="heading 5" w:uiPriority="0" w:qFormat="1"/>
    <w:lsdException w:name="heading 6" w:uiPriority="0"/>
    <w:lsdException w:name="heading 7" w:uiPriority="0"/>
    <w:lsdException w:name="heading 8" w:uiPriority="0"/>
    <w:lsdException w:name="heading 9" w:uiPriority="0"/>
    <w:lsdException w:name="toc 1" w:uiPriority="39"/>
    <w:lsdException w:name="toc 2" w:uiPriority="39"/>
    <w:lsdException w:name="toc 3" w:uiPriority="0"/>
    <w:lsdException w:name="toc 4" w:uiPriority="39"/>
    <w:lsdException w:name="toc 5" w:uiPriority="39"/>
    <w:lsdException w:name="toc 6" w:uiPriority="39"/>
    <w:lsdException w:name="toc 7" w:uiPriority="39"/>
    <w:lsdException w:name="toc 8" w:uiPriority="39"/>
    <w:lsdException w:name="toc 9" w:uiPriority="39"/>
    <w:lsdException w:name="header" w:uiPriority="0" w:qFormat="1"/>
    <w:lsdException w:name="caption" w:uiPriority="35"/>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latentStyles>
  <w:style w:type="paragraph" w:default="1" w:styleId="Normal">
    <w:name w:val="Normal"/>
    <w:rsid w:val="00EC5685"/>
    <w:pPr>
      <w:spacing w:before="120" w:after="0" w:line="240" w:lineRule="auto"/>
    </w:pPr>
    <w:rPr>
      <w:rFonts w:ascii="Times New Roman" w:hAnsi="Times New Roman" w:cs="Times New Roman"/>
      <w:sz w:val="24"/>
      <w:szCs w:val="24"/>
      <w:lang w:val="en-GB" w:eastAsia="ja-JP"/>
    </w:rPr>
  </w:style>
  <w:style w:type="paragraph" w:styleId="Heading1">
    <w:name w:val="heading 1"/>
    <w:basedOn w:val="Normal"/>
    <w:next w:val="Normal"/>
    <w:link w:val="Heading1Char"/>
    <w:rsid w:val="00566EDA"/>
    <w:pPr>
      <w:keepNext/>
      <w:keepLines/>
      <w:tabs>
        <w:tab w:val="left" w:pos="794"/>
        <w:tab w:val="left" w:pos="1191"/>
        <w:tab w:val="left" w:pos="1588"/>
        <w:tab w:val="left" w:pos="1985"/>
      </w:tabs>
      <w:overflowPunct w:val="0"/>
      <w:autoSpaceDE w:val="0"/>
      <w:autoSpaceDN w:val="0"/>
      <w:adjustRightInd w:val="0"/>
      <w:spacing w:before="360"/>
      <w:ind w:left="794" w:hanging="794"/>
      <w:textAlignment w:val="baseline"/>
      <w:outlineLvl w:val="0"/>
    </w:pPr>
    <w:rPr>
      <w:rFonts w:eastAsia="Times New Roman"/>
      <w:b/>
      <w:szCs w:val="20"/>
      <w:lang w:eastAsia="en-US"/>
    </w:rPr>
  </w:style>
  <w:style w:type="paragraph" w:styleId="Heading2">
    <w:name w:val="heading 2"/>
    <w:basedOn w:val="Heading1"/>
    <w:next w:val="Normal"/>
    <w:link w:val="Heading2Char"/>
    <w:rsid w:val="00566EDA"/>
    <w:pPr>
      <w:spacing w:before="240"/>
      <w:outlineLvl w:val="1"/>
    </w:pPr>
  </w:style>
  <w:style w:type="paragraph" w:styleId="Heading3">
    <w:name w:val="heading 3"/>
    <w:basedOn w:val="Heading1"/>
    <w:next w:val="Normal"/>
    <w:link w:val="Heading3Char"/>
    <w:rsid w:val="00566EDA"/>
    <w:pPr>
      <w:spacing w:before="160"/>
      <w:outlineLvl w:val="2"/>
    </w:pPr>
  </w:style>
  <w:style w:type="paragraph" w:styleId="Heading4">
    <w:name w:val="heading 4"/>
    <w:basedOn w:val="Heading3"/>
    <w:next w:val="Normal"/>
    <w:link w:val="Heading4Char"/>
    <w:qFormat/>
    <w:rsid w:val="00566EDA"/>
    <w:pPr>
      <w:tabs>
        <w:tab w:val="clear" w:pos="794"/>
        <w:tab w:val="left" w:pos="1021"/>
      </w:tabs>
      <w:ind w:left="1021" w:hanging="1021"/>
      <w:outlineLvl w:val="3"/>
    </w:pPr>
  </w:style>
  <w:style w:type="paragraph" w:styleId="Heading5">
    <w:name w:val="heading 5"/>
    <w:basedOn w:val="Heading4"/>
    <w:next w:val="Normal"/>
    <w:link w:val="Heading5Char"/>
    <w:qFormat/>
    <w:rsid w:val="00566EDA"/>
    <w:pPr>
      <w:outlineLvl w:val="4"/>
    </w:pPr>
  </w:style>
  <w:style w:type="paragraph" w:styleId="Heading6">
    <w:name w:val="heading 6"/>
    <w:basedOn w:val="Heading4"/>
    <w:next w:val="Normal"/>
    <w:link w:val="Heading6Char"/>
    <w:rsid w:val="00566EDA"/>
    <w:pPr>
      <w:tabs>
        <w:tab w:val="clear" w:pos="1021"/>
        <w:tab w:val="clear" w:pos="1191"/>
      </w:tabs>
      <w:ind w:left="1588" w:hanging="1588"/>
      <w:outlineLvl w:val="5"/>
    </w:pPr>
  </w:style>
  <w:style w:type="paragraph" w:styleId="Heading7">
    <w:name w:val="heading 7"/>
    <w:basedOn w:val="Heading6"/>
    <w:next w:val="Normal"/>
    <w:link w:val="Heading7Char"/>
    <w:rsid w:val="00566EDA"/>
    <w:pPr>
      <w:outlineLvl w:val="6"/>
    </w:pPr>
  </w:style>
  <w:style w:type="paragraph" w:styleId="Heading8">
    <w:name w:val="heading 8"/>
    <w:basedOn w:val="Heading6"/>
    <w:next w:val="Normal"/>
    <w:link w:val="Heading8Char"/>
    <w:rsid w:val="00566EDA"/>
    <w:pPr>
      <w:outlineLvl w:val="7"/>
    </w:pPr>
  </w:style>
  <w:style w:type="paragraph" w:styleId="Heading9">
    <w:name w:val="heading 9"/>
    <w:basedOn w:val="Heading6"/>
    <w:next w:val="Normal"/>
    <w:link w:val="Heading9Char"/>
    <w:rsid w:val="00566EDA"/>
    <w:p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314630"/>
    <w:rPr>
      <w:rFonts w:ascii="Times New Roman" w:hAnsi="Times New Roman"/>
      <w:color w:val="808080"/>
    </w:rPr>
  </w:style>
  <w:style w:type="paragraph" w:customStyle="1" w:styleId="Docnumber">
    <w:name w:val="Docnumber"/>
    <w:basedOn w:val="Normal"/>
    <w:link w:val="DocnumberChar"/>
    <w:rsid w:val="00314630"/>
    <w:pPr>
      <w:tabs>
        <w:tab w:val="left" w:pos="794"/>
        <w:tab w:val="left" w:pos="1191"/>
        <w:tab w:val="left" w:pos="1588"/>
        <w:tab w:val="left" w:pos="1985"/>
      </w:tabs>
      <w:overflowPunct w:val="0"/>
      <w:autoSpaceDE w:val="0"/>
      <w:autoSpaceDN w:val="0"/>
      <w:adjustRightInd w:val="0"/>
      <w:jc w:val="right"/>
      <w:textAlignment w:val="baseline"/>
    </w:pPr>
    <w:rPr>
      <w:rFonts w:eastAsia="SimSun"/>
      <w:b/>
      <w:sz w:val="32"/>
      <w:szCs w:val="20"/>
      <w:lang w:eastAsia="en-US"/>
    </w:rPr>
  </w:style>
  <w:style w:type="character" w:customStyle="1" w:styleId="DocnumberChar">
    <w:name w:val="Docnumber Char"/>
    <w:link w:val="Docnumber"/>
    <w:rsid w:val="00314630"/>
    <w:rPr>
      <w:rFonts w:ascii="Times New Roman" w:eastAsia="SimSun" w:hAnsi="Times New Roman" w:cs="Times New Roman"/>
      <w:b/>
      <w:sz w:val="32"/>
      <w:szCs w:val="20"/>
      <w:lang w:val="en-GB" w:eastAsia="en-US"/>
    </w:rPr>
  </w:style>
  <w:style w:type="paragraph" w:customStyle="1" w:styleId="AnnexNotitle">
    <w:name w:val="Annex_No &amp; title"/>
    <w:basedOn w:val="Normal"/>
    <w:next w:val="Normal"/>
    <w:rsid w:val="009E75D6"/>
    <w:pPr>
      <w:keepNext/>
      <w:keepLines/>
      <w:tabs>
        <w:tab w:val="left" w:pos="794"/>
        <w:tab w:val="left" w:pos="1191"/>
        <w:tab w:val="left" w:pos="1588"/>
        <w:tab w:val="left" w:pos="1985"/>
      </w:tabs>
      <w:overflowPunct w:val="0"/>
      <w:autoSpaceDE w:val="0"/>
      <w:autoSpaceDN w:val="0"/>
      <w:adjustRightInd w:val="0"/>
      <w:spacing w:before="480"/>
      <w:jc w:val="center"/>
      <w:textAlignment w:val="baseline"/>
    </w:pPr>
    <w:rPr>
      <w:rFonts w:eastAsia="Times New Roman"/>
      <w:b/>
      <w:sz w:val="28"/>
      <w:szCs w:val="20"/>
      <w:lang w:eastAsia="en-US"/>
    </w:rPr>
  </w:style>
  <w:style w:type="paragraph" w:customStyle="1" w:styleId="AppendixNotitle">
    <w:name w:val="Appendix_No &amp; title"/>
    <w:basedOn w:val="AnnexNotitle"/>
    <w:next w:val="Normal"/>
    <w:rsid w:val="009E75D6"/>
  </w:style>
  <w:style w:type="paragraph" w:customStyle="1" w:styleId="CorrectionSeparatorBegin">
    <w:name w:val="Correction Separator Begin"/>
    <w:basedOn w:val="Normal"/>
    <w:rsid w:val="009E75D6"/>
    <w:pPr>
      <w:keepNext/>
      <w:pBdr>
        <w:bottom w:val="single" w:sz="12" w:space="1" w:color="auto"/>
      </w:pBdr>
      <w:spacing w:before="240" w:after="240"/>
      <w:ind w:left="1440" w:right="1440"/>
      <w:jc w:val="center"/>
    </w:pPr>
    <w:rPr>
      <w:rFonts w:eastAsia="Times New Roman"/>
      <w:b/>
      <w:i/>
      <w:sz w:val="20"/>
      <w:szCs w:val="20"/>
      <w:lang w:val="en-US" w:eastAsia="en-US"/>
    </w:rPr>
  </w:style>
  <w:style w:type="paragraph" w:customStyle="1" w:styleId="CorrectionSeparatorEnd">
    <w:name w:val="Correction Separator End"/>
    <w:basedOn w:val="Normal"/>
    <w:rsid w:val="009E75D6"/>
    <w:pPr>
      <w:pBdr>
        <w:top w:val="single" w:sz="12" w:space="1" w:color="auto"/>
      </w:pBdr>
      <w:spacing w:before="240" w:after="240"/>
      <w:ind w:left="1440" w:right="1440"/>
      <w:jc w:val="center"/>
    </w:pPr>
    <w:rPr>
      <w:rFonts w:eastAsia="Times New Roman"/>
      <w:b/>
      <w:i/>
      <w:sz w:val="20"/>
      <w:szCs w:val="20"/>
      <w:lang w:val="en-US" w:eastAsia="en-US"/>
    </w:rPr>
  </w:style>
  <w:style w:type="paragraph" w:customStyle="1" w:styleId="Figure">
    <w:name w:val="Figure"/>
    <w:basedOn w:val="Normal"/>
    <w:next w:val="Normal"/>
    <w:rsid w:val="009E75D6"/>
    <w:pPr>
      <w:keepNext/>
      <w:keepLines/>
      <w:tabs>
        <w:tab w:val="left" w:pos="794"/>
        <w:tab w:val="left" w:pos="1191"/>
        <w:tab w:val="left" w:pos="1588"/>
        <w:tab w:val="left" w:pos="1985"/>
      </w:tabs>
      <w:overflowPunct w:val="0"/>
      <w:autoSpaceDE w:val="0"/>
      <w:autoSpaceDN w:val="0"/>
      <w:adjustRightInd w:val="0"/>
      <w:spacing w:before="240" w:after="120"/>
      <w:jc w:val="center"/>
      <w:textAlignment w:val="baseline"/>
    </w:pPr>
    <w:rPr>
      <w:rFonts w:eastAsia="Times New Roman"/>
      <w:szCs w:val="20"/>
      <w:lang w:eastAsia="en-US"/>
    </w:rPr>
  </w:style>
  <w:style w:type="paragraph" w:customStyle="1" w:styleId="FigureNotitle">
    <w:name w:val="Figure_No &amp; title"/>
    <w:basedOn w:val="Normal"/>
    <w:next w:val="Normal"/>
    <w:qFormat/>
    <w:rsid w:val="009E75D6"/>
    <w:pPr>
      <w:keepLines/>
      <w:tabs>
        <w:tab w:val="left" w:pos="794"/>
        <w:tab w:val="left" w:pos="1191"/>
        <w:tab w:val="left" w:pos="1588"/>
        <w:tab w:val="left" w:pos="1985"/>
      </w:tabs>
      <w:overflowPunct w:val="0"/>
      <w:autoSpaceDE w:val="0"/>
      <w:autoSpaceDN w:val="0"/>
      <w:adjustRightInd w:val="0"/>
      <w:spacing w:before="240" w:after="120"/>
      <w:jc w:val="center"/>
      <w:textAlignment w:val="baseline"/>
    </w:pPr>
    <w:rPr>
      <w:b/>
      <w:szCs w:val="20"/>
    </w:rPr>
  </w:style>
  <w:style w:type="paragraph" w:customStyle="1" w:styleId="Formal">
    <w:name w:val="Formal"/>
    <w:basedOn w:val="Normal"/>
    <w:rsid w:val="009E75D6"/>
    <w:pPr>
      <w:tabs>
        <w:tab w:val="left" w:pos="567"/>
        <w:tab w:val="left" w:pos="1134"/>
        <w:tab w:val="left" w:pos="1701"/>
        <w:tab w:val="left" w:pos="2268"/>
        <w:tab w:val="left" w:pos="2835"/>
        <w:tab w:val="left" w:pos="3402"/>
        <w:tab w:val="left" w:pos="3969"/>
        <w:tab w:val="left" w:pos="4536"/>
        <w:tab w:val="left" w:pos="5103"/>
        <w:tab w:val="left" w:pos="5670"/>
      </w:tabs>
      <w:spacing w:before="0"/>
    </w:pPr>
    <w:rPr>
      <w:rFonts w:ascii="Courier New" w:eastAsia="SimSun" w:hAnsi="Courier New"/>
      <w:noProof/>
      <w:sz w:val="20"/>
      <w:szCs w:val="20"/>
      <w:lang w:val="en-US" w:eastAsia="en-US"/>
    </w:rPr>
  </w:style>
  <w:style w:type="paragraph" w:customStyle="1" w:styleId="Headingb">
    <w:name w:val="Heading_b"/>
    <w:basedOn w:val="Normal"/>
    <w:next w:val="Normal"/>
    <w:qFormat/>
    <w:rsid w:val="009E75D6"/>
    <w:pPr>
      <w:keepNext/>
      <w:tabs>
        <w:tab w:val="left" w:pos="794"/>
        <w:tab w:val="left" w:pos="1191"/>
        <w:tab w:val="left" w:pos="1588"/>
        <w:tab w:val="left" w:pos="1985"/>
      </w:tabs>
      <w:overflowPunct w:val="0"/>
      <w:autoSpaceDE w:val="0"/>
      <w:autoSpaceDN w:val="0"/>
      <w:adjustRightInd w:val="0"/>
      <w:spacing w:before="160"/>
      <w:textAlignment w:val="baseline"/>
    </w:pPr>
    <w:rPr>
      <w:b/>
      <w:szCs w:val="20"/>
    </w:rPr>
  </w:style>
  <w:style w:type="paragraph" w:customStyle="1" w:styleId="Headingi">
    <w:name w:val="Heading_i"/>
    <w:basedOn w:val="Normal"/>
    <w:next w:val="Normal"/>
    <w:rsid w:val="009E75D6"/>
    <w:pPr>
      <w:keepNext/>
      <w:tabs>
        <w:tab w:val="left" w:pos="794"/>
        <w:tab w:val="left" w:pos="1191"/>
        <w:tab w:val="left" w:pos="1588"/>
        <w:tab w:val="left" w:pos="1985"/>
      </w:tabs>
      <w:overflowPunct w:val="0"/>
      <w:autoSpaceDE w:val="0"/>
      <w:autoSpaceDN w:val="0"/>
      <w:adjustRightInd w:val="0"/>
      <w:spacing w:before="160"/>
      <w:textAlignment w:val="baseline"/>
    </w:pPr>
    <w:rPr>
      <w:i/>
      <w:szCs w:val="20"/>
    </w:rPr>
  </w:style>
  <w:style w:type="paragraph" w:customStyle="1" w:styleId="Headingib">
    <w:name w:val="Heading_ib"/>
    <w:basedOn w:val="Headingi"/>
    <w:next w:val="Normal"/>
    <w:qFormat/>
    <w:rsid w:val="009E75D6"/>
    <w:rPr>
      <w:b/>
      <w:bCs/>
    </w:rPr>
  </w:style>
  <w:style w:type="paragraph" w:customStyle="1" w:styleId="Normalbeforetable">
    <w:name w:val="Normal before table"/>
    <w:basedOn w:val="Normal"/>
    <w:rsid w:val="009E75D6"/>
    <w:pPr>
      <w:keepNext/>
      <w:spacing w:after="120"/>
    </w:pPr>
    <w:rPr>
      <w:rFonts w:eastAsia="????"/>
      <w:lang w:eastAsia="en-US"/>
    </w:rPr>
  </w:style>
  <w:style w:type="paragraph" w:customStyle="1" w:styleId="RecNo">
    <w:name w:val="Rec_No"/>
    <w:basedOn w:val="Normal"/>
    <w:next w:val="Normal"/>
    <w:rsid w:val="009E75D6"/>
    <w:pPr>
      <w:keepNext/>
      <w:keepLines/>
      <w:tabs>
        <w:tab w:val="left" w:pos="794"/>
        <w:tab w:val="left" w:pos="1191"/>
        <w:tab w:val="left" w:pos="1588"/>
        <w:tab w:val="left" w:pos="1985"/>
      </w:tabs>
      <w:overflowPunct w:val="0"/>
      <w:autoSpaceDE w:val="0"/>
      <w:autoSpaceDN w:val="0"/>
      <w:adjustRightInd w:val="0"/>
      <w:spacing w:before="0"/>
      <w:textAlignment w:val="baseline"/>
    </w:pPr>
    <w:rPr>
      <w:b/>
      <w:sz w:val="28"/>
      <w:szCs w:val="20"/>
    </w:rPr>
  </w:style>
  <w:style w:type="paragraph" w:customStyle="1" w:styleId="Rectitle">
    <w:name w:val="Rec_title"/>
    <w:basedOn w:val="Normal"/>
    <w:next w:val="Normal"/>
    <w:rsid w:val="009E75D6"/>
    <w:pPr>
      <w:keepNext/>
      <w:keepLines/>
      <w:tabs>
        <w:tab w:val="left" w:pos="794"/>
        <w:tab w:val="left" w:pos="1191"/>
        <w:tab w:val="left" w:pos="1588"/>
        <w:tab w:val="left" w:pos="1985"/>
      </w:tabs>
      <w:overflowPunct w:val="0"/>
      <w:autoSpaceDE w:val="0"/>
      <w:autoSpaceDN w:val="0"/>
      <w:adjustRightInd w:val="0"/>
      <w:spacing w:before="360"/>
      <w:jc w:val="center"/>
      <w:textAlignment w:val="baseline"/>
    </w:pPr>
    <w:rPr>
      <w:b/>
      <w:sz w:val="28"/>
      <w:szCs w:val="20"/>
    </w:rPr>
  </w:style>
  <w:style w:type="paragraph" w:customStyle="1" w:styleId="Reftext">
    <w:name w:val="Ref_text"/>
    <w:basedOn w:val="Normal"/>
    <w:rsid w:val="009E75D6"/>
    <w:pPr>
      <w:overflowPunct w:val="0"/>
      <w:autoSpaceDE w:val="0"/>
      <w:autoSpaceDN w:val="0"/>
      <w:adjustRightInd w:val="0"/>
      <w:ind w:left="2268" w:hanging="2268"/>
      <w:textAlignment w:val="baseline"/>
    </w:pPr>
    <w:rPr>
      <w:rFonts w:eastAsia="Times New Roman"/>
      <w:szCs w:val="20"/>
      <w:lang w:eastAsia="en-US"/>
    </w:rPr>
  </w:style>
  <w:style w:type="paragraph" w:customStyle="1" w:styleId="Tablehead">
    <w:name w:val="Table_head"/>
    <w:basedOn w:val="Normal"/>
    <w:next w:val="Normal"/>
    <w:rsid w:val="009E75D6"/>
    <w:pPr>
      <w:keepNext/>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before="80" w:after="80"/>
      <w:jc w:val="center"/>
      <w:textAlignment w:val="baseline"/>
    </w:pPr>
    <w:rPr>
      <w:rFonts w:eastAsia="Times New Roman"/>
      <w:b/>
      <w:sz w:val="22"/>
      <w:szCs w:val="20"/>
      <w:lang w:eastAsia="en-US"/>
    </w:rPr>
  </w:style>
  <w:style w:type="paragraph" w:customStyle="1" w:styleId="Tablelegend">
    <w:name w:val="Table_legend"/>
    <w:basedOn w:val="Normal"/>
    <w:rsid w:val="009E75D6"/>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after="40"/>
      <w:textAlignment w:val="baseline"/>
    </w:pPr>
    <w:rPr>
      <w:rFonts w:eastAsia="Times New Roman"/>
      <w:sz w:val="22"/>
      <w:szCs w:val="20"/>
      <w:lang w:eastAsia="en-US"/>
    </w:rPr>
  </w:style>
  <w:style w:type="paragraph" w:customStyle="1" w:styleId="TableNotitle">
    <w:name w:val="Table_No &amp; title"/>
    <w:basedOn w:val="Normal"/>
    <w:next w:val="Normal"/>
    <w:qFormat/>
    <w:rsid w:val="009E75D6"/>
    <w:pPr>
      <w:keepNext/>
      <w:keepLines/>
      <w:tabs>
        <w:tab w:val="left" w:pos="794"/>
        <w:tab w:val="left" w:pos="1191"/>
        <w:tab w:val="left" w:pos="1588"/>
        <w:tab w:val="left" w:pos="1985"/>
      </w:tabs>
      <w:overflowPunct w:val="0"/>
      <w:autoSpaceDE w:val="0"/>
      <w:autoSpaceDN w:val="0"/>
      <w:adjustRightInd w:val="0"/>
      <w:spacing w:before="360" w:after="120"/>
      <w:jc w:val="center"/>
      <w:textAlignment w:val="baseline"/>
    </w:pPr>
    <w:rPr>
      <w:b/>
      <w:szCs w:val="20"/>
    </w:rPr>
  </w:style>
  <w:style w:type="paragraph" w:customStyle="1" w:styleId="Tabletext">
    <w:name w:val="Table_text"/>
    <w:basedOn w:val="Normal"/>
    <w:rsid w:val="009E75D6"/>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before="40" w:after="40"/>
      <w:textAlignment w:val="baseline"/>
    </w:pPr>
    <w:rPr>
      <w:rFonts w:eastAsia="Times New Roman"/>
      <w:sz w:val="22"/>
      <w:szCs w:val="20"/>
      <w:lang w:eastAsia="en-US"/>
    </w:rPr>
  </w:style>
  <w:style w:type="paragraph" w:styleId="TableofFigures">
    <w:name w:val="table of figures"/>
    <w:basedOn w:val="Normal"/>
    <w:next w:val="Normal"/>
    <w:uiPriority w:val="99"/>
    <w:rsid w:val="009E75D6"/>
    <w:pPr>
      <w:tabs>
        <w:tab w:val="right" w:leader="dot" w:pos="9639"/>
      </w:tabs>
    </w:pPr>
    <w:rPr>
      <w:rFonts w:eastAsia="MS Mincho"/>
    </w:rPr>
  </w:style>
  <w:style w:type="paragraph" w:styleId="TOC1">
    <w:name w:val="toc 1"/>
    <w:basedOn w:val="Normal"/>
    <w:uiPriority w:val="39"/>
    <w:rsid w:val="009E75D6"/>
    <w:pPr>
      <w:keepLines/>
      <w:tabs>
        <w:tab w:val="left" w:pos="964"/>
        <w:tab w:val="right" w:leader="dot" w:pos="9639"/>
      </w:tabs>
      <w:overflowPunct w:val="0"/>
      <w:autoSpaceDE w:val="0"/>
      <w:autoSpaceDN w:val="0"/>
      <w:adjustRightInd w:val="0"/>
      <w:spacing w:before="240"/>
      <w:ind w:left="680" w:right="851" w:hanging="680"/>
      <w:textAlignment w:val="baseline"/>
    </w:pPr>
    <w:rPr>
      <w:rFonts w:eastAsia="Batang"/>
      <w:noProof/>
      <w:szCs w:val="20"/>
      <w:lang w:eastAsia="en-US"/>
    </w:rPr>
  </w:style>
  <w:style w:type="paragraph" w:styleId="TOC2">
    <w:name w:val="toc 2"/>
    <w:basedOn w:val="TOC1"/>
    <w:uiPriority w:val="39"/>
    <w:rsid w:val="009E75D6"/>
    <w:pPr>
      <w:tabs>
        <w:tab w:val="clear" w:pos="964"/>
      </w:tabs>
      <w:spacing w:before="80"/>
      <w:ind w:left="1531" w:hanging="851"/>
    </w:pPr>
  </w:style>
  <w:style w:type="paragraph" w:styleId="TOC3">
    <w:name w:val="toc 3"/>
    <w:basedOn w:val="TOC2"/>
    <w:rsid w:val="009E75D6"/>
    <w:pPr>
      <w:ind w:left="2269"/>
    </w:pPr>
  </w:style>
  <w:style w:type="character" w:styleId="Hyperlink">
    <w:name w:val="Hyperlink"/>
    <w:basedOn w:val="DefaultParagraphFont"/>
    <w:uiPriority w:val="99"/>
    <w:rsid w:val="009E75D6"/>
    <w:rPr>
      <w:color w:val="0000FF"/>
      <w:u w:val="single"/>
    </w:rPr>
  </w:style>
  <w:style w:type="character" w:customStyle="1" w:styleId="Heading1Char">
    <w:name w:val="Heading 1 Char"/>
    <w:basedOn w:val="DefaultParagraphFont"/>
    <w:link w:val="Heading1"/>
    <w:rsid w:val="00394DBF"/>
    <w:rPr>
      <w:rFonts w:ascii="Times New Roman" w:eastAsia="Times New Roman" w:hAnsi="Times New Roman" w:cs="Times New Roman"/>
      <w:b/>
      <w:sz w:val="24"/>
      <w:szCs w:val="20"/>
      <w:lang w:val="en-GB" w:eastAsia="en-US"/>
    </w:rPr>
  </w:style>
  <w:style w:type="character" w:customStyle="1" w:styleId="Heading2Char">
    <w:name w:val="Heading 2 Char"/>
    <w:basedOn w:val="DefaultParagraphFont"/>
    <w:link w:val="Heading2"/>
    <w:rsid w:val="00394DBF"/>
    <w:rPr>
      <w:rFonts w:ascii="Times New Roman" w:eastAsia="Times New Roman" w:hAnsi="Times New Roman" w:cs="Times New Roman"/>
      <w:b/>
      <w:sz w:val="24"/>
      <w:szCs w:val="20"/>
      <w:lang w:val="en-GB" w:eastAsia="en-US"/>
    </w:rPr>
  </w:style>
  <w:style w:type="character" w:customStyle="1" w:styleId="Heading3Char">
    <w:name w:val="Heading 3 Char"/>
    <w:basedOn w:val="DefaultParagraphFont"/>
    <w:link w:val="Heading3"/>
    <w:rsid w:val="00394DBF"/>
    <w:rPr>
      <w:rFonts w:ascii="Times New Roman" w:eastAsia="Times New Roman" w:hAnsi="Times New Roman" w:cs="Times New Roman"/>
      <w:b/>
      <w:sz w:val="24"/>
      <w:szCs w:val="20"/>
      <w:lang w:val="en-GB" w:eastAsia="en-US"/>
    </w:rPr>
  </w:style>
  <w:style w:type="character" w:customStyle="1" w:styleId="Heading4Char">
    <w:name w:val="Heading 4 Char"/>
    <w:basedOn w:val="DefaultParagraphFont"/>
    <w:link w:val="Heading4"/>
    <w:rsid w:val="00394DBF"/>
    <w:rPr>
      <w:rFonts w:ascii="Times New Roman" w:eastAsia="Times New Roman" w:hAnsi="Times New Roman" w:cs="Times New Roman"/>
      <w:b/>
      <w:sz w:val="24"/>
      <w:szCs w:val="20"/>
      <w:lang w:val="en-GB" w:eastAsia="en-US"/>
    </w:rPr>
  </w:style>
  <w:style w:type="character" w:customStyle="1" w:styleId="Heading5Char">
    <w:name w:val="Heading 5 Char"/>
    <w:basedOn w:val="DefaultParagraphFont"/>
    <w:link w:val="Heading5"/>
    <w:rsid w:val="00394DBF"/>
    <w:rPr>
      <w:rFonts w:ascii="Times New Roman" w:eastAsia="Times New Roman" w:hAnsi="Times New Roman" w:cs="Times New Roman"/>
      <w:b/>
      <w:sz w:val="24"/>
      <w:szCs w:val="20"/>
      <w:lang w:val="en-GB" w:eastAsia="en-US"/>
    </w:rPr>
  </w:style>
  <w:style w:type="character" w:customStyle="1" w:styleId="Heading6Char">
    <w:name w:val="Heading 6 Char"/>
    <w:basedOn w:val="DefaultParagraphFont"/>
    <w:link w:val="Heading6"/>
    <w:rsid w:val="00394DBF"/>
    <w:rPr>
      <w:rFonts w:ascii="Times New Roman" w:eastAsia="Times New Roman" w:hAnsi="Times New Roman" w:cs="Times New Roman"/>
      <w:b/>
      <w:sz w:val="24"/>
      <w:szCs w:val="20"/>
      <w:lang w:val="en-GB" w:eastAsia="en-US"/>
    </w:rPr>
  </w:style>
  <w:style w:type="character" w:customStyle="1" w:styleId="Heading7Char">
    <w:name w:val="Heading 7 Char"/>
    <w:basedOn w:val="DefaultParagraphFont"/>
    <w:link w:val="Heading7"/>
    <w:rsid w:val="00394DBF"/>
    <w:rPr>
      <w:rFonts w:ascii="Times New Roman" w:eastAsia="Times New Roman" w:hAnsi="Times New Roman" w:cs="Times New Roman"/>
      <w:b/>
      <w:sz w:val="24"/>
      <w:szCs w:val="20"/>
      <w:lang w:val="en-GB" w:eastAsia="en-US"/>
    </w:rPr>
  </w:style>
  <w:style w:type="character" w:customStyle="1" w:styleId="Heading8Char">
    <w:name w:val="Heading 8 Char"/>
    <w:basedOn w:val="DefaultParagraphFont"/>
    <w:link w:val="Heading8"/>
    <w:rsid w:val="00394DBF"/>
    <w:rPr>
      <w:rFonts w:ascii="Times New Roman" w:eastAsia="Times New Roman" w:hAnsi="Times New Roman" w:cs="Times New Roman"/>
      <w:b/>
      <w:sz w:val="24"/>
      <w:szCs w:val="20"/>
      <w:lang w:val="en-GB" w:eastAsia="en-US"/>
    </w:rPr>
  </w:style>
  <w:style w:type="character" w:customStyle="1" w:styleId="Heading9Char">
    <w:name w:val="Heading 9 Char"/>
    <w:basedOn w:val="DefaultParagraphFont"/>
    <w:link w:val="Heading9"/>
    <w:rsid w:val="00394DBF"/>
    <w:rPr>
      <w:rFonts w:ascii="Times New Roman" w:eastAsia="Times New Roman" w:hAnsi="Times New Roman" w:cs="Times New Roman"/>
      <w:b/>
      <w:sz w:val="24"/>
      <w:szCs w:val="20"/>
      <w:lang w:val="en-GB" w:eastAsia="en-US"/>
    </w:rPr>
  </w:style>
  <w:style w:type="paragraph" w:styleId="Caption">
    <w:name w:val="caption"/>
    <w:basedOn w:val="Normal"/>
    <w:next w:val="Normal"/>
    <w:uiPriority w:val="35"/>
    <w:semiHidden/>
    <w:unhideWhenUsed/>
    <w:rsid w:val="00394DBF"/>
    <w:pPr>
      <w:spacing w:before="0" w:after="200"/>
    </w:pPr>
    <w:rPr>
      <w:i/>
      <w:iCs/>
      <w:color w:val="44546A" w:themeColor="text2"/>
      <w:sz w:val="18"/>
      <w:szCs w:val="18"/>
    </w:rPr>
  </w:style>
  <w:style w:type="paragraph" w:styleId="Header">
    <w:name w:val="header"/>
    <w:basedOn w:val="Normal"/>
    <w:link w:val="HeaderChar"/>
    <w:qFormat/>
    <w:rsid w:val="009E75D6"/>
    <w:pPr>
      <w:overflowPunct w:val="0"/>
      <w:autoSpaceDE w:val="0"/>
      <w:autoSpaceDN w:val="0"/>
      <w:adjustRightInd w:val="0"/>
      <w:spacing w:before="0"/>
      <w:jc w:val="center"/>
      <w:textAlignment w:val="baseline"/>
    </w:pPr>
    <w:rPr>
      <w:rFonts w:eastAsia="Times New Roman"/>
      <w:sz w:val="18"/>
      <w:szCs w:val="20"/>
      <w:lang w:eastAsia="en-US"/>
    </w:rPr>
  </w:style>
  <w:style w:type="character" w:customStyle="1" w:styleId="HeaderChar">
    <w:name w:val="Header Char"/>
    <w:basedOn w:val="DefaultParagraphFont"/>
    <w:link w:val="Header"/>
    <w:qFormat/>
    <w:rsid w:val="009E75D6"/>
    <w:rPr>
      <w:rFonts w:ascii="Times New Roman" w:eastAsia="Times New Roman" w:hAnsi="Times New Roman" w:cs="Times New Roman"/>
      <w:sz w:val="18"/>
      <w:szCs w:val="20"/>
      <w:lang w:val="en-GB" w:eastAsia="en-US"/>
    </w:rPr>
  </w:style>
  <w:style w:type="paragraph" w:styleId="Footer">
    <w:name w:val="footer"/>
    <w:basedOn w:val="Normal"/>
    <w:link w:val="FooterChar"/>
    <w:uiPriority w:val="99"/>
    <w:unhideWhenUsed/>
    <w:rsid w:val="00037538"/>
    <w:pPr>
      <w:tabs>
        <w:tab w:val="center" w:pos="4680"/>
        <w:tab w:val="right" w:pos="9360"/>
      </w:tabs>
      <w:spacing w:before="0"/>
    </w:pPr>
    <w:rPr>
      <w:sz w:val="20"/>
    </w:rPr>
  </w:style>
  <w:style w:type="character" w:customStyle="1" w:styleId="FooterChar">
    <w:name w:val="Footer Char"/>
    <w:basedOn w:val="DefaultParagraphFont"/>
    <w:link w:val="Footer"/>
    <w:uiPriority w:val="99"/>
    <w:rsid w:val="00037538"/>
    <w:rPr>
      <w:rFonts w:ascii="Times New Roman" w:hAnsi="Times New Roman" w:cs="Times New Roman"/>
      <w:sz w:val="20"/>
      <w:szCs w:val="24"/>
      <w:lang w:val="en-GB" w:eastAsia="ja-JP"/>
    </w:rPr>
  </w:style>
  <w:style w:type="character" w:styleId="Emphasis">
    <w:name w:val="Emphasis"/>
    <w:basedOn w:val="DefaultParagraphFont"/>
    <w:uiPriority w:val="20"/>
    <w:qFormat/>
    <w:rsid w:val="00394DBF"/>
    <w:rPr>
      <w:i/>
      <w:iCs/>
    </w:rPr>
  </w:style>
  <w:style w:type="paragraph" w:styleId="Subtitle">
    <w:name w:val="Subtitle"/>
    <w:basedOn w:val="Normal"/>
    <w:next w:val="Normal"/>
    <w:link w:val="SubtitleChar"/>
    <w:uiPriority w:val="11"/>
    <w:rsid w:val="00394DBF"/>
    <w:pPr>
      <w:numPr>
        <w:ilvl w:val="1"/>
      </w:numPr>
      <w:spacing w:after="160"/>
    </w:pPr>
    <w:rPr>
      <w:rFonts w:asciiTheme="minorHAnsi" w:hAnsiTheme="minorHAnsi" w:cstheme="minorBidi"/>
      <w:color w:val="5A5A5A" w:themeColor="text1" w:themeTint="A5"/>
      <w:spacing w:val="15"/>
      <w:sz w:val="22"/>
      <w:szCs w:val="22"/>
    </w:rPr>
  </w:style>
  <w:style w:type="character" w:customStyle="1" w:styleId="SubtitleChar">
    <w:name w:val="Subtitle Char"/>
    <w:basedOn w:val="DefaultParagraphFont"/>
    <w:link w:val="Subtitle"/>
    <w:uiPriority w:val="11"/>
    <w:rsid w:val="00394DBF"/>
    <w:rPr>
      <w:color w:val="5A5A5A" w:themeColor="text1" w:themeTint="A5"/>
      <w:spacing w:val="15"/>
      <w:lang w:val="en-GB" w:eastAsia="ja-JP"/>
    </w:rPr>
  </w:style>
  <w:style w:type="character" w:styleId="Strong">
    <w:name w:val="Strong"/>
    <w:basedOn w:val="DefaultParagraphFont"/>
    <w:uiPriority w:val="22"/>
    <w:rsid w:val="00394DBF"/>
    <w:rPr>
      <w:b/>
      <w:bCs/>
    </w:rPr>
  </w:style>
  <w:style w:type="paragraph" w:styleId="Quote">
    <w:name w:val="Quote"/>
    <w:basedOn w:val="Normal"/>
    <w:next w:val="Normal"/>
    <w:link w:val="QuoteChar"/>
    <w:uiPriority w:val="29"/>
    <w:rsid w:val="00394DBF"/>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394DBF"/>
    <w:rPr>
      <w:rFonts w:ascii="Times New Roman" w:hAnsi="Times New Roman" w:cs="Times New Roman"/>
      <w:i/>
      <w:iCs/>
      <w:color w:val="404040" w:themeColor="text1" w:themeTint="BF"/>
      <w:sz w:val="24"/>
      <w:szCs w:val="24"/>
      <w:lang w:val="en-GB" w:eastAsia="ja-JP"/>
    </w:rPr>
  </w:style>
  <w:style w:type="paragraph" w:customStyle="1" w:styleId="enumlev1">
    <w:name w:val="enumlev1"/>
    <w:basedOn w:val="Normal"/>
    <w:rsid w:val="00395C05"/>
    <w:pPr>
      <w:tabs>
        <w:tab w:val="left" w:pos="794"/>
        <w:tab w:val="left" w:pos="1191"/>
        <w:tab w:val="left" w:pos="1588"/>
        <w:tab w:val="left" w:pos="1985"/>
      </w:tabs>
      <w:overflowPunct w:val="0"/>
      <w:autoSpaceDE w:val="0"/>
      <w:autoSpaceDN w:val="0"/>
      <w:adjustRightInd w:val="0"/>
      <w:spacing w:before="80"/>
      <w:ind w:left="794" w:hanging="794"/>
      <w:textAlignment w:val="baseline"/>
    </w:pPr>
    <w:rPr>
      <w:rFonts w:eastAsia="Times New Roman"/>
      <w:szCs w:val="20"/>
      <w:lang w:eastAsia="en-US"/>
    </w:rPr>
  </w:style>
  <w:style w:type="paragraph" w:customStyle="1" w:styleId="enumlev2">
    <w:name w:val="enumlev2"/>
    <w:basedOn w:val="enumlev1"/>
    <w:rsid w:val="00395C05"/>
    <w:pPr>
      <w:ind w:left="1191" w:hanging="397"/>
    </w:pPr>
  </w:style>
  <w:style w:type="paragraph" w:customStyle="1" w:styleId="enumlev3">
    <w:name w:val="enumlev3"/>
    <w:basedOn w:val="enumlev2"/>
    <w:rsid w:val="00395C05"/>
    <w:pPr>
      <w:ind w:left="1588"/>
    </w:pPr>
  </w:style>
  <w:style w:type="paragraph" w:styleId="Revision">
    <w:name w:val="Revision"/>
    <w:hidden/>
    <w:uiPriority w:val="99"/>
    <w:semiHidden/>
    <w:rsid w:val="0095099F"/>
    <w:pPr>
      <w:spacing w:after="0" w:line="240" w:lineRule="auto"/>
    </w:pPr>
    <w:rPr>
      <w:rFonts w:ascii="Times New Roman" w:hAnsi="Times New Roman" w:cs="Times New Roman"/>
      <w:sz w:val="24"/>
      <w:szCs w:val="24"/>
      <w:lang w:val="en-GB" w:eastAsia="ja-JP"/>
    </w:rPr>
  </w:style>
  <w:style w:type="character" w:styleId="CommentReference">
    <w:name w:val="annotation reference"/>
    <w:basedOn w:val="DefaultParagraphFont"/>
    <w:uiPriority w:val="99"/>
    <w:semiHidden/>
    <w:unhideWhenUsed/>
    <w:rsid w:val="003A5982"/>
    <w:rPr>
      <w:sz w:val="16"/>
      <w:szCs w:val="16"/>
    </w:rPr>
  </w:style>
  <w:style w:type="paragraph" w:styleId="CommentText">
    <w:name w:val="annotation text"/>
    <w:basedOn w:val="Normal"/>
    <w:link w:val="CommentTextChar"/>
    <w:uiPriority w:val="99"/>
    <w:semiHidden/>
    <w:unhideWhenUsed/>
    <w:rsid w:val="003A5982"/>
    <w:rPr>
      <w:sz w:val="20"/>
      <w:szCs w:val="20"/>
    </w:rPr>
  </w:style>
  <w:style w:type="character" w:customStyle="1" w:styleId="CommentTextChar">
    <w:name w:val="Comment Text Char"/>
    <w:basedOn w:val="DefaultParagraphFont"/>
    <w:link w:val="CommentText"/>
    <w:uiPriority w:val="99"/>
    <w:semiHidden/>
    <w:rsid w:val="003A5982"/>
    <w:rPr>
      <w:rFonts w:ascii="Times New Roman" w:hAnsi="Times New Roman" w:cs="Times New Roman"/>
      <w:sz w:val="20"/>
      <w:szCs w:val="20"/>
      <w:lang w:val="en-GB" w:eastAsia="ja-JP"/>
    </w:rPr>
  </w:style>
  <w:style w:type="paragraph" w:styleId="CommentSubject">
    <w:name w:val="annotation subject"/>
    <w:basedOn w:val="CommentText"/>
    <w:next w:val="CommentText"/>
    <w:link w:val="CommentSubjectChar"/>
    <w:uiPriority w:val="99"/>
    <w:semiHidden/>
    <w:unhideWhenUsed/>
    <w:rsid w:val="003A5982"/>
    <w:rPr>
      <w:b/>
      <w:bCs/>
    </w:rPr>
  </w:style>
  <w:style w:type="character" w:customStyle="1" w:styleId="CommentSubjectChar">
    <w:name w:val="Comment Subject Char"/>
    <w:basedOn w:val="CommentTextChar"/>
    <w:link w:val="CommentSubject"/>
    <w:uiPriority w:val="99"/>
    <w:semiHidden/>
    <w:rsid w:val="003A5982"/>
    <w:rPr>
      <w:rFonts w:ascii="Times New Roman" w:hAnsi="Times New Roman" w:cs="Times New Roman"/>
      <w:b/>
      <w:bCs/>
      <w:sz w:val="20"/>
      <w:szCs w:val="20"/>
      <w:lang w:val="en-GB" w:eastAsia="ja-JP"/>
    </w:rPr>
  </w:style>
  <w:style w:type="paragraph" w:customStyle="1" w:styleId="VenueDate">
    <w:name w:val="VenueDate"/>
    <w:basedOn w:val="Normal"/>
    <w:rsid w:val="000C3DDD"/>
    <w:pPr>
      <w:jc w:val="right"/>
    </w:pPr>
  </w:style>
  <w:style w:type="character" w:customStyle="1" w:styleId="ReftextArial9pt">
    <w:name w:val="Ref_text Arial 9 pt"/>
    <w:rsid w:val="009E75D6"/>
    <w:rPr>
      <w:rFonts w:ascii="Arial" w:hAnsi="Arial" w:cs="Arial"/>
      <w:sz w:val="18"/>
      <w:szCs w:val="18"/>
    </w:rPr>
  </w:style>
  <w:style w:type="paragraph" w:customStyle="1" w:styleId="Title4">
    <w:name w:val="Title 4"/>
    <w:basedOn w:val="Normal"/>
    <w:next w:val="Heading1"/>
    <w:rsid w:val="009E75D6"/>
    <w:pPr>
      <w:tabs>
        <w:tab w:val="left" w:pos="567"/>
        <w:tab w:val="left" w:pos="1134"/>
        <w:tab w:val="left" w:pos="1701"/>
        <w:tab w:val="left" w:pos="2268"/>
        <w:tab w:val="left" w:pos="2835"/>
      </w:tabs>
      <w:overflowPunct w:val="0"/>
      <w:autoSpaceDE w:val="0"/>
      <w:autoSpaceDN w:val="0"/>
      <w:adjustRightInd w:val="0"/>
      <w:spacing w:before="240"/>
      <w:jc w:val="center"/>
      <w:textAlignment w:val="baseline"/>
    </w:pPr>
    <w:rPr>
      <w:rFonts w:eastAsia="Times New Roman"/>
      <w:b/>
      <w:sz w:val="28"/>
      <w:szCs w:val="20"/>
      <w:lang w:eastAsia="en-US"/>
    </w:rPr>
  </w:style>
  <w:style w:type="paragraph" w:customStyle="1" w:styleId="Note">
    <w:name w:val="Note"/>
    <w:basedOn w:val="Normal"/>
    <w:rsid w:val="009E75D6"/>
    <w:pPr>
      <w:tabs>
        <w:tab w:val="left" w:pos="794"/>
        <w:tab w:val="left" w:pos="1191"/>
        <w:tab w:val="left" w:pos="1588"/>
        <w:tab w:val="left" w:pos="1985"/>
      </w:tabs>
      <w:overflowPunct w:val="0"/>
      <w:autoSpaceDE w:val="0"/>
      <w:autoSpaceDN w:val="0"/>
      <w:adjustRightInd w:val="0"/>
      <w:spacing w:before="80"/>
      <w:textAlignment w:val="baseline"/>
    </w:pPr>
    <w:rPr>
      <w:rFonts w:eastAsia="Times New Roman"/>
      <w:szCs w:val="20"/>
      <w:lang w:eastAsia="en-US"/>
    </w:rPr>
  </w:style>
  <w:style w:type="paragraph" w:styleId="FootnoteText">
    <w:name w:val="footnote text"/>
    <w:basedOn w:val="Normal"/>
    <w:link w:val="FootnoteTextChar"/>
    <w:uiPriority w:val="99"/>
    <w:semiHidden/>
    <w:unhideWhenUsed/>
    <w:rsid w:val="008D0C7E"/>
    <w:pPr>
      <w:spacing w:before="0"/>
    </w:pPr>
    <w:rPr>
      <w:sz w:val="20"/>
      <w:szCs w:val="20"/>
    </w:rPr>
  </w:style>
  <w:style w:type="character" w:customStyle="1" w:styleId="FootnoteTextChar">
    <w:name w:val="Footnote Text Char"/>
    <w:basedOn w:val="DefaultParagraphFont"/>
    <w:link w:val="FootnoteText"/>
    <w:uiPriority w:val="99"/>
    <w:semiHidden/>
    <w:rsid w:val="008D0C7E"/>
    <w:rPr>
      <w:rFonts w:ascii="Times New Roman" w:hAnsi="Times New Roman" w:cs="Times New Roman"/>
      <w:sz w:val="20"/>
      <w:szCs w:val="20"/>
      <w:lang w:val="en-GB" w:eastAsia="ja-JP"/>
    </w:rPr>
  </w:style>
  <w:style w:type="character" w:styleId="FootnoteReference">
    <w:name w:val="footnote reference"/>
    <w:basedOn w:val="DefaultParagraphFont"/>
    <w:uiPriority w:val="99"/>
    <w:semiHidden/>
    <w:unhideWhenUsed/>
    <w:rsid w:val="008D0C7E"/>
    <w:rPr>
      <w:vertAlign w:val="superscript"/>
    </w:rPr>
  </w:style>
  <w:style w:type="paragraph" w:styleId="BalloonText">
    <w:name w:val="Balloon Text"/>
    <w:basedOn w:val="Normal"/>
    <w:link w:val="BalloonTextChar"/>
    <w:uiPriority w:val="99"/>
    <w:semiHidden/>
    <w:unhideWhenUsed/>
    <w:rsid w:val="008D0C7E"/>
    <w:pPr>
      <w:spacing w:before="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D0C7E"/>
    <w:rPr>
      <w:rFonts w:ascii="Segoe UI" w:hAnsi="Segoe UI" w:cs="Segoe UI"/>
      <w:sz w:val="18"/>
      <w:szCs w:val="18"/>
      <w:lang w:val="en-GB" w:eastAsia="ja-JP"/>
    </w:rPr>
  </w:style>
  <w:style w:type="paragraph" w:styleId="Bibliography">
    <w:name w:val="Bibliography"/>
    <w:basedOn w:val="Normal"/>
    <w:next w:val="Normal"/>
    <w:uiPriority w:val="37"/>
    <w:semiHidden/>
    <w:unhideWhenUsed/>
    <w:rsid w:val="008D0C7E"/>
  </w:style>
  <w:style w:type="paragraph" w:styleId="BlockText">
    <w:name w:val="Block Text"/>
    <w:basedOn w:val="Normal"/>
    <w:uiPriority w:val="99"/>
    <w:semiHidden/>
    <w:unhideWhenUsed/>
    <w:rsid w:val="008D0C7E"/>
    <w:pPr>
      <w:pBdr>
        <w:top w:val="single" w:sz="2" w:space="10" w:color="5B9BD5" w:themeColor="accent1"/>
        <w:left w:val="single" w:sz="2" w:space="10" w:color="5B9BD5" w:themeColor="accent1"/>
        <w:bottom w:val="single" w:sz="2" w:space="10" w:color="5B9BD5" w:themeColor="accent1"/>
        <w:right w:val="single" w:sz="2" w:space="10" w:color="5B9BD5" w:themeColor="accent1"/>
      </w:pBdr>
      <w:ind w:left="1152" w:right="1152"/>
    </w:pPr>
    <w:rPr>
      <w:rFonts w:asciiTheme="minorHAnsi" w:hAnsiTheme="minorHAnsi" w:cstheme="minorBidi"/>
      <w:i/>
      <w:iCs/>
      <w:color w:val="5B9BD5" w:themeColor="accent1"/>
    </w:rPr>
  </w:style>
  <w:style w:type="paragraph" w:styleId="BodyText">
    <w:name w:val="Body Text"/>
    <w:basedOn w:val="Normal"/>
    <w:link w:val="BodyTextChar"/>
    <w:uiPriority w:val="99"/>
    <w:semiHidden/>
    <w:unhideWhenUsed/>
    <w:rsid w:val="008D0C7E"/>
    <w:pPr>
      <w:spacing w:after="120"/>
    </w:pPr>
  </w:style>
  <w:style w:type="character" w:customStyle="1" w:styleId="BodyTextChar">
    <w:name w:val="Body Text Char"/>
    <w:basedOn w:val="DefaultParagraphFont"/>
    <w:link w:val="BodyText"/>
    <w:uiPriority w:val="99"/>
    <w:semiHidden/>
    <w:rsid w:val="008D0C7E"/>
    <w:rPr>
      <w:rFonts w:ascii="Times New Roman" w:hAnsi="Times New Roman" w:cs="Times New Roman"/>
      <w:sz w:val="24"/>
      <w:szCs w:val="24"/>
      <w:lang w:val="en-GB" w:eastAsia="ja-JP"/>
    </w:rPr>
  </w:style>
  <w:style w:type="paragraph" w:styleId="BodyText2">
    <w:name w:val="Body Text 2"/>
    <w:basedOn w:val="Normal"/>
    <w:link w:val="BodyText2Char"/>
    <w:uiPriority w:val="99"/>
    <w:semiHidden/>
    <w:unhideWhenUsed/>
    <w:rsid w:val="008D0C7E"/>
    <w:pPr>
      <w:spacing w:after="120" w:line="480" w:lineRule="auto"/>
    </w:pPr>
  </w:style>
  <w:style w:type="character" w:customStyle="1" w:styleId="BodyText2Char">
    <w:name w:val="Body Text 2 Char"/>
    <w:basedOn w:val="DefaultParagraphFont"/>
    <w:link w:val="BodyText2"/>
    <w:uiPriority w:val="99"/>
    <w:semiHidden/>
    <w:rsid w:val="008D0C7E"/>
    <w:rPr>
      <w:rFonts w:ascii="Times New Roman" w:hAnsi="Times New Roman" w:cs="Times New Roman"/>
      <w:sz w:val="24"/>
      <w:szCs w:val="24"/>
      <w:lang w:val="en-GB" w:eastAsia="ja-JP"/>
    </w:rPr>
  </w:style>
  <w:style w:type="paragraph" w:styleId="BodyText3">
    <w:name w:val="Body Text 3"/>
    <w:basedOn w:val="Normal"/>
    <w:link w:val="BodyText3Char"/>
    <w:uiPriority w:val="99"/>
    <w:semiHidden/>
    <w:unhideWhenUsed/>
    <w:rsid w:val="008D0C7E"/>
    <w:pPr>
      <w:spacing w:after="120"/>
    </w:pPr>
    <w:rPr>
      <w:sz w:val="16"/>
      <w:szCs w:val="16"/>
    </w:rPr>
  </w:style>
  <w:style w:type="character" w:customStyle="1" w:styleId="BodyText3Char">
    <w:name w:val="Body Text 3 Char"/>
    <w:basedOn w:val="DefaultParagraphFont"/>
    <w:link w:val="BodyText3"/>
    <w:uiPriority w:val="99"/>
    <w:semiHidden/>
    <w:rsid w:val="008D0C7E"/>
    <w:rPr>
      <w:rFonts w:ascii="Times New Roman" w:hAnsi="Times New Roman" w:cs="Times New Roman"/>
      <w:sz w:val="16"/>
      <w:szCs w:val="16"/>
      <w:lang w:val="en-GB" w:eastAsia="ja-JP"/>
    </w:rPr>
  </w:style>
  <w:style w:type="paragraph" w:styleId="BodyTextFirstIndent">
    <w:name w:val="Body Text First Indent"/>
    <w:basedOn w:val="BodyText"/>
    <w:link w:val="BodyTextFirstIndentChar"/>
    <w:uiPriority w:val="99"/>
    <w:semiHidden/>
    <w:unhideWhenUsed/>
    <w:rsid w:val="008D0C7E"/>
    <w:pPr>
      <w:spacing w:after="0"/>
      <w:ind w:firstLine="360"/>
    </w:pPr>
  </w:style>
  <w:style w:type="character" w:customStyle="1" w:styleId="BodyTextFirstIndentChar">
    <w:name w:val="Body Text First Indent Char"/>
    <w:basedOn w:val="BodyTextChar"/>
    <w:link w:val="BodyTextFirstIndent"/>
    <w:uiPriority w:val="99"/>
    <w:semiHidden/>
    <w:rsid w:val="008D0C7E"/>
    <w:rPr>
      <w:rFonts w:ascii="Times New Roman" w:hAnsi="Times New Roman" w:cs="Times New Roman"/>
      <w:sz w:val="24"/>
      <w:szCs w:val="24"/>
      <w:lang w:val="en-GB" w:eastAsia="ja-JP"/>
    </w:rPr>
  </w:style>
  <w:style w:type="paragraph" w:styleId="BodyTextIndent">
    <w:name w:val="Body Text Indent"/>
    <w:basedOn w:val="Normal"/>
    <w:link w:val="BodyTextIndentChar"/>
    <w:uiPriority w:val="99"/>
    <w:semiHidden/>
    <w:unhideWhenUsed/>
    <w:rsid w:val="008D0C7E"/>
    <w:pPr>
      <w:spacing w:after="120"/>
      <w:ind w:left="360"/>
    </w:pPr>
  </w:style>
  <w:style w:type="character" w:customStyle="1" w:styleId="BodyTextIndentChar">
    <w:name w:val="Body Text Indent Char"/>
    <w:basedOn w:val="DefaultParagraphFont"/>
    <w:link w:val="BodyTextIndent"/>
    <w:uiPriority w:val="99"/>
    <w:semiHidden/>
    <w:rsid w:val="008D0C7E"/>
    <w:rPr>
      <w:rFonts w:ascii="Times New Roman" w:hAnsi="Times New Roman" w:cs="Times New Roman"/>
      <w:sz w:val="24"/>
      <w:szCs w:val="24"/>
      <w:lang w:val="en-GB" w:eastAsia="ja-JP"/>
    </w:rPr>
  </w:style>
  <w:style w:type="paragraph" w:styleId="BodyTextFirstIndent2">
    <w:name w:val="Body Text First Indent 2"/>
    <w:basedOn w:val="BodyTextIndent"/>
    <w:link w:val="BodyTextFirstIndent2Char"/>
    <w:uiPriority w:val="99"/>
    <w:semiHidden/>
    <w:unhideWhenUsed/>
    <w:rsid w:val="008D0C7E"/>
    <w:pPr>
      <w:spacing w:after="0"/>
      <w:ind w:firstLine="360"/>
    </w:pPr>
  </w:style>
  <w:style w:type="character" w:customStyle="1" w:styleId="BodyTextFirstIndent2Char">
    <w:name w:val="Body Text First Indent 2 Char"/>
    <w:basedOn w:val="BodyTextIndentChar"/>
    <w:link w:val="BodyTextFirstIndent2"/>
    <w:uiPriority w:val="99"/>
    <w:semiHidden/>
    <w:rsid w:val="008D0C7E"/>
    <w:rPr>
      <w:rFonts w:ascii="Times New Roman" w:hAnsi="Times New Roman" w:cs="Times New Roman"/>
      <w:sz w:val="24"/>
      <w:szCs w:val="24"/>
      <w:lang w:val="en-GB" w:eastAsia="ja-JP"/>
    </w:rPr>
  </w:style>
  <w:style w:type="paragraph" w:styleId="BodyTextIndent2">
    <w:name w:val="Body Text Indent 2"/>
    <w:basedOn w:val="Normal"/>
    <w:link w:val="BodyTextIndent2Char"/>
    <w:uiPriority w:val="99"/>
    <w:semiHidden/>
    <w:unhideWhenUsed/>
    <w:rsid w:val="008D0C7E"/>
    <w:pPr>
      <w:spacing w:after="120" w:line="480" w:lineRule="auto"/>
      <w:ind w:left="360"/>
    </w:pPr>
  </w:style>
  <w:style w:type="character" w:customStyle="1" w:styleId="BodyTextIndent2Char">
    <w:name w:val="Body Text Indent 2 Char"/>
    <w:basedOn w:val="DefaultParagraphFont"/>
    <w:link w:val="BodyTextIndent2"/>
    <w:uiPriority w:val="99"/>
    <w:semiHidden/>
    <w:rsid w:val="008D0C7E"/>
    <w:rPr>
      <w:rFonts w:ascii="Times New Roman" w:hAnsi="Times New Roman" w:cs="Times New Roman"/>
      <w:sz w:val="24"/>
      <w:szCs w:val="24"/>
      <w:lang w:val="en-GB" w:eastAsia="ja-JP"/>
    </w:rPr>
  </w:style>
  <w:style w:type="paragraph" w:styleId="BodyTextIndent3">
    <w:name w:val="Body Text Indent 3"/>
    <w:basedOn w:val="Normal"/>
    <w:link w:val="BodyTextIndent3Char"/>
    <w:uiPriority w:val="99"/>
    <w:semiHidden/>
    <w:unhideWhenUsed/>
    <w:rsid w:val="008D0C7E"/>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8D0C7E"/>
    <w:rPr>
      <w:rFonts w:ascii="Times New Roman" w:hAnsi="Times New Roman" w:cs="Times New Roman"/>
      <w:sz w:val="16"/>
      <w:szCs w:val="16"/>
      <w:lang w:val="en-GB" w:eastAsia="ja-JP"/>
    </w:rPr>
  </w:style>
  <w:style w:type="character" w:styleId="BookTitle">
    <w:name w:val="Book Title"/>
    <w:basedOn w:val="DefaultParagraphFont"/>
    <w:uiPriority w:val="33"/>
    <w:rsid w:val="008D0C7E"/>
    <w:rPr>
      <w:b/>
      <w:bCs/>
      <w:i/>
      <w:iCs/>
      <w:spacing w:val="5"/>
    </w:rPr>
  </w:style>
  <w:style w:type="paragraph" w:styleId="Closing">
    <w:name w:val="Closing"/>
    <w:basedOn w:val="Normal"/>
    <w:link w:val="ClosingChar"/>
    <w:uiPriority w:val="99"/>
    <w:semiHidden/>
    <w:unhideWhenUsed/>
    <w:rsid w:val="008D0C7E"/>
    <w:pPr>
      <w:spacing w:before="0"/>
      <w:ind w:left="4320"/>
    </w:pPr>
  </w:style>
  <w:style w:type="character" w:customStyle="1" w:styleId="ClosingChar">
    <w:name w:val="Closing Char"/>
    <w:basedOn w:val="DefaultParagraphFont"/>
    <w:link w:val="Closing"/>
    <w:uiPriority w:val="99"/>
    <w:semiHidden/>
    <w:rsid w:val="008D0C7E"/>
    <w:rPr>
      <w:rFonts w:ascii="Times New Roman" w:hAnsi="Times New Roman" w:cs="Times New Roman"/>
      <w:sz w:val="24"/>
      <w:szCs w:val="24"/>
      <w:lang w:val="en-GB" w:eastAsia="ja-JP"/>
    </w:rPr>
  </w:style>
  <w:style w:type="paragraph" w:styleId="Date">
    <w:name w:val="Date"/>
    <w:basedOn w:val="Normal"/>
    <w:next w:val="Normal"/>
    <w:link w:val="DateChar"/>
    <w:uiPriority w:val="99"/>
    <w:semiHidden/>
    <w:unhideWhenUsed/>
    <w:rsid w:val="008D0C7E"/>
  </w:style>
  <w:style w:type="character" w:customStyle="1" w:styleId="DateChar">
    <w:name w:val="Date Char"/>
    <w:basedOn w:val="DefaultParagraphFont"/>
    <w:link w:val="Date"/>
    <w:uiPriority w:val="99"/>
    <w:semiHidden/>
    <w:rsid w:val="008D0C7E"/>
    <w:rPr>
      <w:rFonts w:ascii="Times New Roman" w:hAnsi="Times New Roman" w:cs="Times New Roman"/>
      <w:sz w:val="24"/>
      <w:szCs w:val="24"/>
      <w:lang w:val="en-GB" w:eastAsia="ja-JP"/>
    </w:rPr>
  </w:style>
  <w:style w:type="paragraph" w:styleId="DocumentMap">
    <w:name w:val="Document Map"/>
    <w:basedOn w:val="Normal"/>
    <w:link w:val="DocumentMapChar"/>
    <w:uiPriority w:val="99"/>
    <w:semiHidden/>
    <w:unhideWhenUsed/>
    <w:rsid w:val="008D0C7E"/>
    <w:pPr>
      <w:spacing w:before="0"/>
    </w:pPr>
    <w:rPr>
      <w:rFonts w:ascii="Segoe UI" w:hAnsi="Segoe UI" w:cs="Segoe UI"/>
      <w:sz w:val="16"/>
      <w:szCs w:val="16"/>
    </w:rPr>
  </w:style>
  <w:style w:type="character" w:customStyle="1" w:styleId="DocumentMapChar">
    <w:name w:val="Document Map Char"/>
    <w:basedOn w:val="DefaultParagraphFont"/>
    <w:link w:val="DocumentMap"/>
    <w:uiPriority w:val="99"/>
    <w:semiHidden/>
    <w:rsid w:val="008D0C7E"/>
    <w:rPr>
      <w:rFonts w:ascii="Segoe UI" w:hAnsi="Segoe UI" w:cs="Segoe UI"/>
      <w:sz w:val="16"/>
      <w:szCs w:val="16"/>
      <w:lang w:val="en-GB" w:eastAsia="ja-JP"/>
    </w:rPr>
  </w:style>
  <w:style w:type="paragraph" w:styleId="E-mailSignature">
    <w:name w:val="E-mail Signature"/>
    <w:basedOn w:val="Normal"/>
    <w:link w:val="E-mailSignatureChar"/>
    <w:uiPriority w:val="99"/>
    <w:semiHidden/>
    <w:unhideWhenUsed/>
    <w:rsid w:val="008D0C7E"/>
    <w:pPr>
      <w:spacing w:before="0"/>
    </w:pPr>
  </w:style>
  <w:style w:type="character" w:customStyle="1" w:styleId="E-mailSignatureChar">
    <w:name w:val="E-mail Signature Char"/>
    <w:basedOn w:val="DefaultParagraphFont"/>
    <w:link w:val="E-mailSignature"/>
    <w:uiPriority w:val="99"/>
    <w:semiHidden/>
    <w:rsid w:val="008D0C7E"/>
    <w:rPr>
      <w:rFonts w:ascii="Times New Roman" w:hAnsi="Times New Roman" w:cs="Times New Roman"/>
      <w:sz w:val="24"/>
      <w:szCs w:val="24"/>
      <w:lang w:val="en-GB" w:eastAsia="ja-JP"/>
    </w:rPr>
  </w:style>
  <w:style w:type="character" w:styleId="EndnoteReference">
    <w:name w:val="endnote reference"/>
    <w:basedOn w:val="DefaultParagraphFont"/>
    <w:uiPriority w:val="99"/>
    <w:semiHidden/>
    <w:unhideWhenUsed/>
    <w:rsid w:val="008D0C7E"/>
    <w:rPr>
      <w:vertAlign w:val="superscript"/>
    </w:rPr>
  </w:style>
  <w:style w:type="paragraph" w:styleId="EndnoteText">
    <w:name w:val="endnote text"/>
    <w:basedOn w:val="Normal"/>
    <w:link w:val="EndnoteTextChar"/>
    <w:uiPriority w:val="99"/>
    <w:semiHidden/>
    <w:unhideWhenUsed/>
    <w:rsid w:val="008D0C7E"/>
    <w:pPr>
      <w:spacing w:before="0"/>
    </w:pPr>
    <w:rPr>
      <w:sz w:val="20"/>
      <w:szCs w:val="20"/>
    </w:rPr>
  </w:style>
  <w:style w:type="character" w:customStyle="1" w:styleId="EndnoteTextChar">
    <w:name w:val="Endnote Text Char"/>
    <w:basedOn w:val="DefaultParagraphFont"/>
    <w:link w:val="EndnoteText"/>
    <w:uiPriority w:val="99"/>
    <w:semiHidden/>
    <w:rsid w:val="008D0C7E"/>
    <w:rPr>
      <w:rFonts w:ascii="Times New Roman" w:hAnsi="Times New Roman" w:cs="Times New Roman"/>
      <w:sz w:val="20"/>
      <w:szCs w:val="20"/>
      <w:lang w:val="en-GB" w:eastAsia="ja-JP"/>
    </w:rPr>
  </w:style>
  <w:style w:type="paragraph" w:styleId="EnvelopeAddress">
    <w:name w:val="envelope address"/>
    <w:basedOn w:val="Normal"/>
    <w:uiPriority w:val="99"/>
    <w:semiHidden/>
    <w:unhideWhenUsed/>
    <w:rsid w:val="008D0C7E"/>
    <w:pPr>
      <w:framePr w:w="7920" w:h="1980" w:hRule="exact" w:hSpace="180" w:wrap="auto" w:hAnchor="page" w:xAlign="center" w:yAlign="bottom"/>
      <w:spacing w:before="0"/>
      <w:ind w:left="2880"/>
    </w:pPr>
    <w:rPr>
      <w:rFonts w:asciiTheme="majorHAnsi" w:eastAsiaTheme="majorEastAsia" w:hAnsiTheme="majorHAnsi" w:cstheme="majorBidi"/>
    </w:rPr>
  </w:style>
  <w:style w:type="paragraph" w:styleId="EnvelopeReturn">
    <w:name w:val="envelope return"/>
    <w:basedOn w:val="Normal"/>
    <w:uiPriority w:val="99"/>
    <w:semiHidden/>
    <w:unhideWhenUsed/>
    <w:rsid w:val="008D0C7E"/>
    <w:pPr>
      <w:spacing w:before="0"/>
    </w:pPr>
    <w:rPr>
      <w:rFonts w:asciiTheme="majorHAnsi" w:eastAsiaTheme="majorEastAsia" w:hAnsiTheme="majorHAnsi" w:cstheme="majorBidi"/>
      <w:sz w:val="20"/>
      <w:szCs w:val="20"/>
    </w:rPr>
  </w:style>
  <w:style w:type="character" w:styleId="FollowedHyperlink">
    <w:name w:val="FollowedHyperlink"/>
    <w:basedOn w:val="DefaultParagraphFont"/>
    <w:uiPriority w:val="99"/>
    <w:semiHidden/>
    <w:unhideWhenUsed/>
    <w:rsid w:val="008D0C7E"/>
    <w:rPr>
      <w:color w:val="954F72" w:themeColor="followedHyperlink"/>
      <w:u w:val="single"/>
    </w:rPr>
  </w:style>
  <w:style w:type="character" w:customStyle="1" w:styleId="Hashtag">
    <w:name w:val="Hashtag"/>
    <w:basedOn w:val="DefaultParagraphFont"/>
    <w:uiPriority w:val="99"/>
    <w:semiHidden/>
    <w:unhideWhenUsed/>
    <w:rsid w:val="008D0C7E"/>
    <w:rPr>
      <w:color w:val="2B579A"/>
      <w:shd w:val="clear" w:color="auto" w:fill="E1DFDD"/>
    </w:rPr>
  </w:style>
  <w:style w:type="character" w:styleId="HTMLAcronym">
    <w:name w:val="HTML Acronym"/>
    <w:basedOn w:val="DefaultParagraphFont"/>
    <w:uiPriority w:val="99"/>
    <w:semiHidden/>
    <w:unhideWhenUsed/>
    <w:rsid w:val="008D0C7E"/>
  </w:style>
  <w:style w:type="paragraph" w:styleId="HTMLAddress">
    <w:name w:val="HTML Address"/>
    <w:basedOn w:val="Normal"/>
    <w:link w:val="HTMLAddressChar"/>
    <w:uiPriority w:val="99"/>
    <w:semiHidden/>
    <w:unhideWhenUsed/>
    <w:rsid w:val="008D0C7E"/>
    <w:pPr>
      <w:spacing w:before="0"/>
    </w:pPr>
    <w:rPr>
      <w:i/>
      <w:iCs/>
    </w:rPr>
  </w:style>
  <w:style w:type="character" w:customStyle="1" w:styleId="HTMLAddressChar">
    <w:name w:val="HTML Address Char"/>
    <w:basedOn w:val="DefaultParagraphFont"/>
    <w:link w:val="HTMLAddress"/>
    <w:uiPriority w:val="99"/>
    <w:semiHidden/>
    <w:rsid w:val="008D0C7E"/>
    <w:rPr>
      <w:rFonts w:ascii="Times New Roman" w:hAnsi="Times New Roman" w:cs="Times New Roman"/>
      <w:i/>
      <w:iCs/>
      <w:sz w:val="24"/>
      <w:szCs w:val="24"/>
      <w:lang w:val="en-GB" w:eastAsia="ja-JP"/>
    </w:rPr>
  </w:style>
  <w:style w:type="character" w:styleId="HTMLCite">
    <w:name w:val="HTML Cite"/>
    <w:basedOn w:val="DefaultParagraphFont"/>
    <w:uiPriority w:val="99"/>
    <w:semiHidden/>
    <w:unhideWhenUsed/>
    <w:rsid w:val="008D0C7E"/>
    <w:rPr>
      <w:i/>
      <w:iCs/>
    </w:rPr>
  </w:style>
  <w:style w:type="character" w:styleId="HTMLCode">
    <w:name w:val="HTML Code"/>
    <w:basedOn w:val="DefaultParagraphFont"/>
    <w:uiPriority w:val="99"/>
    <w:semiHidden/>
    <w:unhideWhenUsed/>
    <w:rsid w:val="008D0C7E"/>
    <w:rPr>
      <w:rFonts w:ascii="Consolas" w:hAnsi="Consolas"/>
      <w:sz w:val="20"/>
      <w:szCs w:val="20"/>
    </w:rPr>
  </w:style>
  <w:style w:type="character" w:styleId="HTMLDefinition">
    <w:name w:val="HTML Definition"/>
    <w:basedOn w:val="DefaultParagraphFont"/>
    <w:uiPriority w:val="99"/>
    <w:semiHidden/>
    <w:unhideWhenUsed/>
    <w:rsid w:val="008D0C7E"/>
    <w:rPr>
      <w:i/>
      <w:iCs/>
    </w:rPr>
  </w:style>
  <w:style w:type="character" w:styleId="HTMLKeyboard">
    <w:name w:val="HTML Keyboard"/>
    <w:basedOn w:val="DefaultParagraphFont"/>
    <w:uiPriority w:val="99"/>
    <w:semiHidden/>
    <w:unhideWhenUsed/>
    <w:rsid w:val="008D0C7E"/>
    <w:rPr>
      <w:rFonts w:ascii="Consolas" w:hAnsi="Consolas"/>
      <w:sz w:val="20"/>
      <w:szCs w:val="20"/>
    </w:rPr>
  </w:style>
  <w:style w:type="paragraph" w:styleId="HTMLPreformatted">
    <w:name w:val="HTML Preformatted"/>
    <w:basedOn w:val="Normal"/>
    <w:link w:val="HTMLPreformattedChar"/>
    <w:uiPriority w:val="99"/>
    <w:semiHidden/>
    <w:unhideWhenUsed/>
    <w:rsid w:val="008D0C7E"/>
    <w:pPr>
      <w:spacing w:before="0"/>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8D0C7E"/>
    <w:rPr>
      <w:rFonts w:ascii="Consolas" w:hAnsi="Consolas" w:cs="Times New Roman"/>
      <w:sz w:val="20"/>
      <w:szCs w:val="20"/>
      <w:lang w:val="en-GB" w:eastAsia="ja-JP"/>
    </w:rPr>
  </w:style>
  <w:style w:type="character" w:styleId="HTMLSample">
    <w:name w:val="HTML Sample"/>
    <w:basedOn w:val="DefaultParagraphFont"/>
    <w:uiPriority w:val="99"/>
    <w:semiHidden/>
    <w:unhideWhenUsed/>
    <w:rsid w:val="008D0C7E"/>
    <w:rPr>
      <w:rFonts w:ascii="Consolas" w:hAnsi="Consolas"/>
      <w:sz w:val="24"/>
      <w:szCs w:val="24"/>
    </w:rPr>
  </w:style>
  <w:style w:type="character" w:styleId="HTMLTypewriter">
    <w:name w:val="HTML Typewriter"/>
    <w:basedOn w:val="DefaultParagraphFont"/>
    <w:uiPriority w:val="99"/>
    <w:semiHidden/>
    <w:unhideWhenUsed/>
    <w:rsid w:val="008D0C7E"/>
    <w:rPr>
      <w:rFonts w:ascii="Consolas" w:hAnsi="Consolas"/>
      <w:sz w:val="20"/>
      <w:szCs w:val="20"/>
    </w:rPr>
  </w:style>
  <w:style w:type="character" w:styleId="HTMLVariable">
    <w:name w:val="HTML Variable"/>
    <w:basedOn w:val="DefaultParagraphFont"/>
    <w:uiPriority w:val="99"/>
    <w:semiHidden/>
    <w:unhideWhenUsed/>
    <w:rsid w:val="008D0C7E"/>
    <w:rPr>
      <w:i/>
      <w:iCs/>
    </w:rPr>
  </w:style>
  <w:style w:type="paragraph" w:styleId="Index1">
    <w:name w:val="index 1"/>
    <w:basedOn w:val="Normal"/>
    <w:next w:val="Normal"/>
    <w:autoRedefine/>
    <w:uiPriority w:val="99"/>
    <w:semiHidden/>
    <w:unhideWhenUsed/>
    <w:rsid w:val="008D0C7E"/>
    <w:pPr>
      <w:spacing w:before="0"/>
      <w:ind w:left="240" w:hanging="240"/>
    </w:pPr>
  </w:style>
  <w:style w:type="paragraph" w:styleId="Index2">
    <w:name w:val="index 2"/>
    <w:basedOn w:val="Normal"/>
    <w:next w:val="Normal"/>
    <w:autoRedefine/>
    <w:uiPriority w:val="99"/>
    <w:semiHidden/>
    <w:unhideWhenUsed/>
    <w:rsid w:val="008D0C7E"/>
    <w:pPr>
      <w:spacing w:before="0"/>
      <w:ind w:left="480" w:hanging="240"/>
    </w:pPr>
  </w:style>
  <w:style w:type="paragraph" w:styleId="Index3">
    <w:name w:val="index 3"/>
    <w:basedOn w:val="Normal"/>
    <w:next w:val="Normal"/>
    <w:autoRedefine/>
    <w:uiPriority w:val="99"/>
    <w:semiHidden/>
    <w:unhideWhenUsed/>
    <w:rsid w:val="008D0C7E"/>
    <w:pPr>
      <w:spacing w:before="0"/>
      <w:ind w:left="720" w:hanging="240"/>
    </w:pPr>
  </w:style>
  <w:style w:type="paragraph" w:styleId="Index4">
    <w:name w:val="index 4"/>
    <w:basedOn w:val="Normal"/>
    <w:next w:val="Normal"/>
    <w:autoRedefine/>
    <w:uiPriority w:val="99"/>
    <w:semiHidden/>
    <w:unhideWhenUsed/>
    <w:rsid w:val="008D0C7E"/>
    <w:pPr>
      <w:spacing w:before="0"/>
      <w:ind w:left="960" w:hanging="240"/>
    </w:pPr>
  </w:style>
  <w:style w:type="paragraph" w:styleId="Index5">
    <w:name w:val="index 5"/>
    <w:basedOn w:val="Normal"/>
    <w:next w:val="Normal"/>
    <w:autoRedefine/>
    <w:uiPriority w:val="99"/>
    <w:semiHidden/>
    <w:unhideWhenUsed/>
    <w:rsid w:val="008D0C7E"/>
    <w:pPr>
      <w:spacing w:before="0"/>
      <w:ind w:left="1200" w:hanging="240"/>
    </w:pPr>
  </w:style>
  <w:style w:type="paragraph" w:styleId="Index6">
    <w:name w:val="index 6"/>
    <w:basedOn w:val="Normal"/>
    <w:next w:val="Normal"/>
    <w:autoRedefine/>
    <w:uiPriority w:val="99"/>
    <w:semiHidden/>
    <w:unhideWhenUsed/>
    <w:rsid w:val="008D0C7E"/>
    <w:pPr>
      <w:spacing w:before="0"/>
      <w:ind w:left="1440" w:hanging="240"/>
    </w:pPr>
  </w:style>
  <w:style w:type="paragraph" w:styleId="Index7">
    <w:name w:val="index 7"/>
    <w:basedOn w:val="Normal"/>
    <w:next w:val="Normal"/>
    <w:autoRedefine/>
    <w:uiPriority w:val="99"/>
    <w:semiHidden/>
    <w:unhideWhenUsed/>
    <w:rsid w:val="008D0C7E"/>
    <w:pPr>
      <w:spacing w:before="0"/>
      <w:ind w:left="1680" w:hanging="240"/>
    </w:pPr>
  </w:style>
  <w:style w:type="paragraph" w:styleId="Index8">
    <w:name w:val="index 8"/>
    <w:basedOn w:val="Normal"/>
    <w:next w:val="Normal"/>
    <w:autoRedefine/>
    <w:uiPriority w:val="99"/>
    <w:semiHidden/>
    <w:unhideWhenUsed/>
    <w:rsid w:val="008D0C7E"/>
    <w:pPr>
      <w:spacing w:before="0"/>
      <w:ind w:left="1920" w:hanging="240"/>
    </w:pPr>
  </w:style>
  <w:style w:type="paragraph" w:styleId="Index9">
    <w:name w:val="index 9"/>
    <w:basedOn w:val="Normal"/>
    <w:next w:val="Normal"/>
    <w:autoRedefine/>
    <w:uiPriority w:val="99"/>
    <w:semiHidden/>
    <w:unhideWhenUsed/>
    <w:rsid w:val="008D0C7E"/>
    <w:pPr>
      <w:spacing w:before="0"/>
      <w:ind w:left="2160" w:hanging="240"/>
    </w:pPr>
  </w:style>
  <w:style w:type="paragraph" w:styleId="IndexHeading">
    <w:name w:val="index heading"/>
    <w:basedOn w:val="Normal"/>
    <w:next w:val="Index1"/>
    <w:uiPriority w:val="99"/>
    <w:semiHidden/>
    <w:unhideWhenUsed/>
    <w:rsid w:val="008D0C7E"/>
    <w:rPr>
      <w:rFonts w:asciiTheme="majorHAnsi" w:eastAsiaTheme="majorEastAsia" w:hAnsiTheme="majorHAnsi" w:cstheme="majorBidi"/>
      <w:b/>
      <w:bCs/>
    </w:rPr>
  </w:style>
  <w:style w:type="character" w:styleId="IntenseEmphasis">
    <w:name w:val="Intense Emphasis"/>
    <w:basedOn w:val="DefaultParagraphFont"/>
    <w:uiPriority w:val="21"/>
    <w:rsid w:val="008D0C7E"/>
    <w:rPr>
      <w:i/>
      <w:iCs/>
      <w:color w:val="5B9BD5" w:themeColor="accent1"/>
    </w:rPr>
  </w:style>
  <w:style w:type="paragraph" w:styleId="IntenseQuote">
    <w:name w:val="Intense Quote"/>
    <w:basedOn w:val="Normal"/>
    <w:next w:val="Normal"/>
    <w:link w:val="IntenseQuoteChar"/>
    <w:uiPriority w:val="30"/>
    <w:rsid w:val="008D0C7E"/>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IntenseQuoteChar">
    <w:name w:val="Intense Quote Char"/>
    <w:basedOn w:val="DefaultParagraphFont"/>
    <w:link w:val="IntenseQuote"/>
    <w:uiPriority w:val="30"/>
    <w:rsid w:val="008D0C7E"/>
    <w:rPr>
      <w:rFonts w:ascii="Times New Roman" w:hAnsi="Times New Roman" w:cs="Times New Roman"/>
      <w:i/>
      <w:iCs/>
      <w:color w:val="5B9BD5" w:themeColor="accent1"/>
      <w:sz w:val="24"/>
      <w:szCs w:val="24"/>
      <w:lang w:val="en-GB" w:eastAsia="ja-JP"/>
    </w:rPr>
  </w:style>
  <w:style w:type="character" w:styleId="IntenseReference">
    <w:name w:val="Intense Reference"/>
    <w:basedOn w:val="DefaultParagraphFont"/>
    <w:uiPriority w:val="32"/>
    <w:rsid w:val="008D0C7E"/>
    <w:rPr>
      <w:b/>
      <w:bCs/>
      <w:smallCaps/>
      <w:color w:val="5B9BD5" w:themeColor="accent1"/>
      <w:spacing w:val="5"/>
    </w:rPr>
  </w:style>
  <w:style w:type="character" w:styleId="LineNumber">
    <w:name w:val="line number"/>
    <w:basedOn w:val="DefaultParagraphFont"/>
    <w:uiPriority w:val="99"/>
    <w:semiHidden/>
    <w:unhideWhenUsed/>
    <w:rsid w:val="008D0C7E"/>
  </w:style>
  <w:style w:type="paragraph" w:styleId="List">
    <w:name w:val="List"/>
    <w:basedOn w:val="Normal"/>
    <w:uiPriority w:val="99"/>
    <w:semiHidden/>
    <w:unhideWhenUsed/>
    <w:rsid w:val="008D0C7E"/>
    <w:pPr>
      <w:ind w:left="360" w:hanging="360"/>
      <w:contextualSpacing/>
    </w:pPr>
  </w:style>
  <w:style w:type="paragraph" w:styleId="List2">
    <w:name w:val="List 2"/>
    <w:basedOn w:val="Normal"/>
    <w:uiPriority w:val="99"/>
    <w:semiHidden/>
    <w:unhideWhenUsed/>
    <w:rsid w:val="008D0C7E"/>
    <w:pPr>
      <w:ind w:left="720" w:hanging="360"/>
      <w:contextualSpacing/>
    </w:pPr>
  </w:style>
  <w:style w:type="paragraph" w:styleId="List3">
    <w:name w:val="List 3"/>
    <w:basedOn w:val="Normal"/>
    <w:uiPriority w:val="99"/>
    <w:semiHidden/>
    <w:unhideWhenUsed/>
    <w:rsid w:val="008D0C7E"/>
    <w:pPr>
      <w:ind w:left="1080" w:hanging="360"/>
      <w:contextualSpacing/>
    </w:pPr>
  </w:style>
  <w:style w:type="paragraph" w:styleId="List4">
    <w:name w:val="List 4"/>
    <w:basedOn w:val="Normal"/>
    <w:uiPriority w:val="99"/>
    <w:semiHidden/>
    <w:unhideWhenUsed/>
    <w:rsid w:val="008D0C7E"/>
    <w:pPr>
      <w:ind w:left="1440" w:hanging="360"/>
      <w:contextualSpacing/>
    </w:pPr>
  </w:style>
  <w:style w:type="paragraph" w:styleId="List5">
    <w:name w:val="List 5"/>
    <w:basedOn w:val="Normal"/>
    <w:uiPriority w:val="99"/>
    <w:semiHidden/>
    <w:unhideWhenUsed/>
    <w:rsid w:val="008D0C7E"/>
    <w:pPr>
      <w:ind w:left="1800" w:hanging="360"/>
      <w:contextualSpacing/>
    </w:pPr>
  </w:style>
  <w:style w:type="paragraph" w:styleId="ListBullet">
    <w:name w:val="List Bullet"/>
    <w:basedOn w:val="Normal"/>
    <w:uiPriority w:val="99"/>
    <w:semiHidden/>
    <w:unhideWhenUsed/>
    <w:rsid w:val="008D0C7E"/>
    <w:pPr>
      <w:numPr>
        <w:numId w:val="1"/>
      </w:numPr>
      <w:contextualSpacing/>
    </w:pPr>
  </w:style>
  <w:style w:type="paragraph" w:styleId="ListBullet2">
    <w:name w:val="List Bullet 2"/>
    <w:basedOn w:val="Normal"/>
    <w:uiPriority w:val="99"/>
    <w:semiHidden/>
    <w:unhideWhenUsed/>
    <w:rsid w:val="008D0C7E"/>
    <w:pPr>
      <w:numPr>
        <w:numId w:val="2"/>
      </w:numPr>
      <w:contextualSpacing/>
    </w:pPr>
  </w:style>
  <w:style w:type="paragraph" w:styleId="ListBullet3">
    <w:name w:val="List Bullet 3"/>
    <w:basedOn w:val="Normal"/>
    <w:uiPriority w:val="99"/>
    <w:semiHidden/>
    <w:unhideWhenUsed/>
    <w:rsid w:val="008D0C7E"/>
    <w:pPr>
      <w:numPr>
        <w:numId w:val="3"/>
      </w:numPr>
      <w:contextualSpacing/>
    </w:pPr>
  </w:style>
  <w:style w:type="paragraph" w:styleId="ListBullet4">
    <w:name w:val="List Bullet 4"/>
    <w:basedOn w:val="Normal"/>
    <w:uiPriority w:val="99"/>
    <w:semiHidden/>
    <w:unhideWhenUsed/>
    <w:rsid w:val="008D0C7E"/>
    <w:pPr>
      <w:numPr>
        <w:numId w:val="4"/>
      </w:numPr>
      <w:contextualSpacing/>
    </w:pPr>
  </w:style>
  <w:style w:type="paragraph" w:styleId="ListBullet5">
    <w:name w:val="List Bullet 5"/>
    <w:basedOn w:val="Normal"/>
    <w:uiPriority w:val="99"/>
    <w:semiHidden/>
    <w:unhideWhenUsed/>
    <w:rsid w:val="008D0C7E"/>
    <w:pPr>
      <w:numPr>
        <w:numId w:val="5"/>
      </w:numPr>
      <w:contextualSpacing/>
    </w:pPr>
  </w:style>
  <w:style w:type="paragraph" w:styleId="ListContinue">
    <w:name w:val="List Continue"/>
    <w:basedOn w:val="Normal"/>
    <w:uiPriority w:val="99"/>
    <w:semiHidden/>
    <w:unhideWhenUsed/>
    <w:rsid w:val="008D0C7E"/>
    <w:pPr>
      <w:spacing w:after="120"/>
      <w:ind w:left="360"/>
      <w:contextualSpacing/>
    </w:pPr>
  </w:style>
  <w:style w:type="paragraph" w:styleId="ListContinue2">
    <w:name w:val="List Continue 2"/>
    <w:basedOn w:val="Normal"/>
    <w:uiPriority w:val="99"/>
    <w:semiHidden/>
    <w:unhideWhenUsed/>
    <w:rsid w:val="008D0C7E"/>
    <w:pPr>
      <w:spacing w:after="120"/>
      <w:ind w:left="720"/>
      <w:contextualSpacing/>
    </w:pPr>
  </w:style>
  <w:style w:type="paragraph" w:styleId="ListContinue3">
    <w:name w:val="List Continue 3"/>
    <w:basedOn w:val="Normal"/>
    <w:uiPriority w:val="99"/>
    <w:semiHidden/>
    <w:unhideWhenUsed/>
    <w:rsid w:val="008D0C7E"/>
    <w:pPr>
      <w:spacing w:after="120"/>
      <w:ind w:left="1080"/>
      <w:contextualSpacing/>
    </w:pPr>
  </w:style>
  <w:style w:type="paragraph" w:styleId="ListContinue4">
    <w:name w:val="List Continue 4"/>
    <w:basedOn w:val="Normal"/>
    <w:uiPriority w:val="99"/>
    <w:semiHidden/>
    <w:unhideWhenUsed/>
    <w:rsid w:val="008D0C7E"/>
    <w:pPr>
      <w:spacing w:after="120"/>
      <w:ind w:left="1440"/>
      <w:contextualSpacing/>
    </w:pPr>
  </w:style>
  <w:style w:type="paragraph" w:styleId="ListContinue5">
    <w:name w:val="List Continue 5"/>
    <w:basedOn w:val="Normal"/>
    <w:uiPriority w:val="99"/>
    <w:semiHidden/>
    <w:unhideWhenUsed/>
    <w:rsid w:val="008D0C7E"/>
    <w:pPr>
      <w:spacing w:after="120"/>
      <w:ind w:left="1800"/>
      <w:contextualSpacing/>
    </w:pPr>
  </w:style>
  <w:style w:type="paragraph" w:styleId="ListNumber">
    <w:name w:val="List Number"/>
    <w:basedOn w:val="Normal"/>
    <w:uiPriority w:val="99"/>
    <w:semiHidden/>
    <w:unhideWhenUsed/>
    <w:rsid w:val="008D0C7E"/>
    <w:pPr>
      <w:numPr>
        <w:numId w:val="6"/>
      </w:numPr>
      <w:contextualSpacing/>
    </w:pPr>
  </w:style>
  <w:style w:type="paragraph" w:styleId="ListNumber2">
    <w:name w:val="List Number 2"/>
    <w:basedOn w:val="Normal"/>
    <w:uiPriority w:val="99"/>
    <w:semiHidden/>
    <w:unhideWhenUsed/>
    <w:rsid w:val="008D0C7E"/>
    <w:pPr>
      <w:numPr>
        <w:numId w:val="7"/>
      </w:numPr>
      <w:contextualSpacing/>
    </w:pPr>
  </w:style>
  <w:style w:type="paragraph" w:styleId="ListNumber3">
    <w:name w:val="List Number 3"/>
    <w:basedOn w:val="Normal"/>
    <w:uiPriority w:val="99"/>
    <w:semiHidden/>
    <w:unhideWhenUsed/>
    <w:rsid w:val="008D0C7E"/>
    <w:pPr>
      <w:numPr>
        <w:numId w:val="8"/>
      </w:numPr>
      <w:contextualSpacing/>
    </w:pPr>
  </w:style>
  <w:style w:type="paragraph" w:styleId="ListNumber4">
    <w:name w:val="List Number 4"/>
    <w:basedOn w:val="Normal"/>
    <w:uiPriority w:val="99"/>
    <w:semiHidden/>
    <w:unhideWhenUsed/>
    <w:rsid w:val="008D0C7E"/>
    <w:pPr>
      <w:numPr>
        <w:numId w:val="9"/>
      </w:numPr>
      <w:contextualSpacing/>
    </w:pPr>
  </w:style>
  <w:style w:type="paragraph" w:styleId="ListNumber5">
    <w:name w:val="List Number 5"/>
    <w:basedOn w:val="Normal"/>
    <w:uiPriority w:val="99"/>
    <w:semiHidden/>
    <w:unhideWhenUsed/>
    <w:rsid w:val="008D0C7E"/>
    <w:pPr>
      <w:numPr>
        <w:numId w:val="10"/>
      </w:numPr>
      <w:contextualSpacing/>
    </w:pPr>
  </w:style>
  <w:style w:type="paragraph" w:styleId="ListParagraph">
    <w:name w:val="List Paragraph"/>
    <w:basedOn w:val="Normal"/>
    <w:uiPriority w:val="34"/>
    <w:rsid w:val="008D0C7E"/>
    <w:pPr>
      <w:ind w:left="720"/>
      <w:contextualSpacing/>
    </w:pPr>
  </w:style>
  <w:style w:type="paragraph" w:styleId="MacroText">
    <w:name w:val="macro"/>
    <w:link w:val="MacroTextChar"/>
    <w:uiPriority w:val="99"/>
    <w:semiHidden/>
    <w:unhideWhenUsed/>
    <w:rsid w:val="008D0C7E"/>
    <w:pPr>
      <w:tabs>
        <w:tab w:val="left" w:pos="480"/>
        <w:tab w:val="left" w:pos="960"/>
        <w:tab w:val="left" w:pos="1440"/>
        <w:tab w:val="left" w:pos="1920"/>
        <w:tab w:val="left" w:pos="2400"/>
        <w:tab w:val="left" w:pos="2880"/>
        <w:tab w:val="left" w:pos="3360"/>
        <w:tab w:val="left" w:pos="3840"/>
        <w:tab w:val="left" w:pos="4320"/>
      </w:tabs>
      <w:spacing w:before="120" w:after="0" w:line="240" w:lineRule="auto"/>
    </w:pPr>
    <w:rPr>
      <w:rFonts w:ascii="Consolas" w:hAnsi="Consolas" w:cs="Times New Roman"/>
      <w:sz w:val="20"/>
      <w:szCs w:val="20"/>
      <w:lang w:val="en-GB" w:eastAsia="ja-JP"/>
    </w:rPr>
  </w:style>
  <w:style w:type="character" w:customStyle="1" w:styleId="MacroTextChar">
    <w:name w:val="Macro Text Char"/>
    <w:basedOn w:val="DefaultParagraphFont"/>
    <w:link w:val="MacroText"/>
    <w:uiPriority w:val="99"/>
    <w:semiHidden/>
    <w:rsid w:val="008D0C7E"/>
    <w:rPr>
      <w:rFonts w:ascii="Consolas" w:hAnsi="Consolas" w:cs="Times New Roman"/>
      <w:sz w:val="20"/>
      <w:szCs w:val="20"/>
      <w:lang w:val="en-GB" w:eastAsia="ja-JP"/>
    </w:rPr>
  </w:style>
  <w:style w:type="character" w:customStyle="1" w:styleId="Mention">
    <w:name w:val="Mention"/>
    <w:basedOn w:val="DefaultParagraphFont"/>
    <w:uiPriority w:val="99"/>
    <w:semiHidden/>
    <w:unhideWhenUsed/>
    <w:rsid w:val="008D0C7E"/>
    <w:rPr>
      <w:color w:val="2B579A"/>
      <w:shd w:val="clear" w:color="auto" w:fill="E1DFDD"/>
    </w:rPr>
  </w:style>
  <w:style w:type="paragraph" w:styleId="MessageHeader">
    <w:name w:val="Message Header"/>
    <w:basedOn w:val="Normal"/>
    <w:link w:val="MessageHeaderChar"/>
    <w:uiPriority w:val="99"/>
    <w:semiHidden/>
    <w:unhideWhenUsed/>
    <w:rsid w:val="008D0C7E"/>
    <w:pPr>
      <w:pBdr>
        <w:top w:val="single" w:sz="6" w:space="1" w:color="auto"/>
        <w:left w:val="single" w:sz="6" w:space="1" w:color="auto"/>
        <w:bottom w:val="single" w:sz="6" w:space="1" w:color="auto"/>
        <w:right w:val="single" w:sz="6" w:space="1" w:color="auto"/>
      </w:pBdr>
      <w:shd w:val="pct20" w:color="auto" w:fill="auto"/>
      <w:spacing w:before="0"/>
      <w:ind w:left="1080" w:hanging="108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sid w:val="008D0C7E"/>
    <w:rPr>
      <w:rFonts w:asciiTheme="majorHAnsi" w:eastAsiaTheme="majorEastAsia" w:hAnsiTheme="majorHAnsi" w:cstheme="majorBidi"/>
      <w:sz w:val="24"/>
      <w:szCs w:val="24"/>
      <w:shd w:val="pct20" w:color="auto" w:fill="auto"/>
      <w:lang w:val="en-GB" w:eastAsia="ja-JP"/>
    </w:rPr>
  </w:style>
  <w:style w:type="paragraph" w:styleId="NoSpacing">
    <w:name w:val="No Spacing"/>
    <w:uiPriority w:val="1"/>
    <w:rsid w:val="008D0C7E"/>
    <w:pPr>
      <w:spacing w:after="0" w:line="240" w:lineRule="auto"/>
    </w:pPr>
    <w:rPr>
      <w:rFonts w:ascii="Times New Roman" w:hAnsi="Times New Roman" w:cs="Times New Roman"/>
      <w:sz w:val="24"/>
      <w:szCs w:val="24"/>
      <w:lang w:val="en-GB" w:eastAsia="ja-JP"/>
    </w:rPr>
  </w:style>
  <w:style w:type="paragraph" w:styleId="NormalWeb">
    <w:name w:val="Normal (Web)"/>
    <w:basedOn w:val="Normal"/>
    <w:uiPriority w:val="99"/>
    <w:semiHidden/>
    <w:unhideWhenUsed/>
    <w:rsid w:val="008D0C7E"/>
  </w:style>
  <w:style w:type="paragraph" w:styleId="NormalIndent">
    <w:name w:val="Normal Indent"/>
    <w:basedOn w:val="Normal"/>
    <w:uiPriority w:val="99"/>
    <w:semiHidden/>
    <w:unhideWhenUsed/>
    <w:rsid w:val="008D0C7E"/>
    <w:pPr>
      <w:ind w:left="720"/>
    </w:pPr>
  </w:style>
  <w:style w:type="paragraph" w:styleId="NoteHeading">
    <w:name w:val="Note Heading"/>
    <w:basedOn w:val="Normal"/>
    <w:next w:val="Normal"/>
    <w:link w:val="NoteHeadingChar"/>
    <w:uiPriority w:val="99"/>
    <w:semiHidden/>
    <w:unhideWhenUsed/>
    <w:rsid w:val="008D0C7E"/>
    <w:pPr>
      <w:spacing w:before="0"/>
    </w:pPr>
  </w:style>
  <w:style w:type="character" w:customStyle="1" w:styleId="NoteHeadingChar">
    <w:name w:val="Note Heading Char"/>
    <w:basedOn w:val="DefaultParagraphFont"/>
    <w:link w:val="NoteHeading"/>
    <w:uiPriority w:val="99"/>
    <w:semiHidden/>
    <w:rsid w:val="008D0C7E"/>
    <w:rPr>
      <w:rFonts w:ascii="Times New Roman" w:hAnsi="Times New Roman" w:cs="Times New Roman"/>
      <w:sz w:val="24"/>
      <w:szCs w:val="24"/>
      <w:lang w:val="en-GB" w:eastAsia="ja-JP"/>
    </w:rPr>
  </w:style>
  <w:style w:type="character" w:styleId="PageNumber">
    <w:name w:val="page number"/>
    <w:basedOn w:val="DefaultParagraphFont"/>
    <w:uiPriority w:val="99"/>
    <w:semiHidden/>
    <w:unhideWhenUsed/>
    <w:rsid w:val="008D0C7E"/>
  </w:style>
  <w:style w:type="paragraph" w:styleId="PlainText">
    <w:name w:val="Plain Text"/>
    <w:basedOn w:val="Normal"/>
    <w:link w:val="PlainTextChar"/>
    <w:uiPriority w:val="99"/>
    <w:semiHidden/>
    <w:unhideWhenUsed/>
    <w:rsid w:val="008D0C7E"/>
    <w:pPr>
      <w:spacing w:before="0"/>
    </w:pPr>
    <w:rPr>
      <w:rFonts w:ascii="Consolas" w:hAnsi="Consolas"/>
      <w:sz w:val="21"/>
      <w:szCs w:val="21"/>
    </w:rPr>
  </w:style>
  <w:style w:type="character" w:customStyle="1" w:styleId="PlainTextChar">
    <w:name w:val="Plain Text Char"/>
    <w:basedOn w:val="DefaultParagraphFont"/>
    <w:link w:val="PlainText"/>
    <w:uiPriority w:val="99"/>
    <w:semiHidden/>
    <w:rsid w:val="008D0C7E"/>
    <w:rPr>
      <w:rFonts w:ascii="Consolas" w:hAnsi="Consolas" w:cs="Times New Roman"/>
      <w:sz w:val="21"/>
      <w:szCs w:val="21"/>
      <w:lang w:val="en-GB" w:eastAsia="ja-JP"/>
    </w:rPr>
  </w:style>
  <w:style w:type="paragraph" w:styleId="Salutation">
    <w:name w:val="Salutation"/>
    <w:basedOn w:val="Normal"/>
    <w:next w:val="Normal"/>
    <w:link w:val="SalutationChar"/>
    <w:uiPriority w:val="99"/>
    <w:semiHidden/>
    <w:unhideWhenUsed/>
    <w:rsid w:val="008D0C7E"/>
  </w:style>
  <w:style w:type="character" w:customStyle="1" w:styleId="SalutationChar">
    <w:name w:val="Salutation Char"/>
    <w:basedOn w:val="DefaultParagraphFont"/>
    <w:link w:val="Salutation"/>
    <w:uiPriority w:val="99"/>
    <w:semiHidden/>
    <w:rsid w:val="008D0C7E"/>
    <w:rPr>
      <w:rFonts w:ascii="Times New Roman" w:hAnsi="Times New Roman" w:cs="Times New Roman"/>
      <w:sz w:val="24"/>
      <w:szCs w:val="24"/>
      <w:lang w:val="en-GB" w:eastAsia="ja-JP"/>
    </w:rPr>
  </w:style>
  <w:style w:type="paragraph" w:styleId="Signature">
    <w:name w:val="Signature"/>
    <w:basedOn w:val="Normal"/>
    <w:link w:val="SignatureChar"/>
    <w:uiPriority w:val="99"/>
    <w:semiHidden/>
    <w:unhideWhenUsed/>
    <w:rsid w:val="008D0C7E"/>
    <w:pPr>
      <w:spacing w:before="0"/>
      <w:ind w:left="4320"/>
    </w:pPr>
  </w:style>
  <w:style w:type="character" w:customStyle="1" w:styleId="SignatureChar">
    <w:name w:val="Signature Char"/>
    <w:basedOn w:val="DefaultParagraphFont"/>
    <w:link w:val="Signature"/>
    <w:uiPriority w:val="99"/>
    <w:semiHidden/>
    <w:rsid w:val="008D0C7E"/>
    <w:rPr>
      <w:rFonts w:ascii="Times New Roman" w:hAnsi="Times New Roman" w:cs="Times New Roman"/>
      <w:sz w:val="24"/>
      <w:szCs w:val="24"/>
      <w:lang w:val="en-GB" w:eastAsia="ja-JP"/>
    </w:rPr>
  </w:style>
  <w:style w:type="character" w:customStyle="1" w:styleId="SmartHyperlink">
    <w:name w:val="Smart Hyperlink"/>
    <w:basedOn w:val="DefaultParagraphFont"/>
    <w:uiPriority w:val="99"/>
    <w:semiHidden/>
    <w:unhideWhenUsed/>
    <w:rsid w:val="008D0C7E"/>
    <w:rPr>
      <w:u w:val="dotted"/>
    </w:rPr>
  </w:style>
  <w:style w:type="character" w:customStyle="1" w:styleId="SmartLink">
    <w:name w:val="Smart Link"/>
    <w:basedOn w:val="DefaultParagraphFont"/>
    <w:uiPriority w:val="99"/>
    <w:semiHidden/>
    <w:unhideWhenUsed/>
    <w:rsid w:val="008D0C7E"/>
    <w:rPr>
      <w:color w:val="0000FF"/>
      <w:u w:val="single"/>
      <w:shd w:val="clear" w:color="auto" w:fill="F3F2F1"/>
    </w:rPr>
  </w:style>
  <w:style w:type="character" w:styleId="SubtleEmphasis">
    <w:name w:val="Subtle Emphasis"/>
    <w:basedOn w:val="DefaultParagraphFont"/>
    <w:uiPriority w:val="19"/>
    <w:rsid w:val="008D0C7E"/>
    <w:rPr>
      <w:i/>
      <w:iCs/>
      <w:color w:val="404040" w:themeColor="text1" w:themeTint="BF"/>
    </w:rPr>
  </w:style>
  <w:style w:type="character" w:styleId="SubtleReference">
    <w:name w:val="Subtle Reference"/>
    <w:basedOn w:val="DefaultParagraphFont"/>
    <w:uiPriority w:val="31"/>
    <w:rsid w:val="008D0C7E"/>
    <w:rPr>
      <w:smallCaps/>
      <w:color w:val="5A5A5A" w:themeColor="text1" w:themeTint="A5"/>
    </w:rPr>
  </w:style>
  <w:style w:type="paragraph" w:styleId="TableofAuthorities">
    <w:name w:val="table of authorities"/>
    <w:basedOn w:val="Normal"/>
    <w:next w:val="Normal"/>
    <w:uiPriority w:val="99"/>
    <w:semiHidden/>
    <w:unhideWhenUsed/>
    <w:rsid w:val="008D0C7E"/>
    <w:pPr>
      <w:ind w:left="240" w:hanging="240"/>
    </w:pPr>
  </w:style>
  <w:style w:type="paragraph" w:styleId="Title">
    <w:name w:val="Title"/>
    <w:basedOn w:val="Normal"/>
    <w:next w:val="Normal"/>
    <w:link w:val="TitleChar"/>
    <w:uiPriority w:val="10"/>
    <w:rsid w:val="008D0C7E"/>
    <w:pPr>
      <w:spacing w:before="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0C7E"/>
    <w:rPr>
      <w:rFonts w:asciiTheme="majorHAnsi" w:eastAsiaTheme="majorEastAsia" w:hAnsiTheme="majorHAnsi" w:cstheme="majorBidi"/>
      <w:spacing w:val="-10"/>
      <w:kern w:val="28"/>
      <w:sz w:val="56"/>
      <w:szCs w:val="56"/>
      <w:lang w:val="en-GB" w:eastAsia="ja-JP"/>
    </w:rPr>
  </w:style>
  <w:style w:type="paragraph" w:styleId="TOAHeading">
    <w:name w:val="toa heading"/>
    <w:basedOn w:val="Normal"/>
    <w:next w:val="Normal"/>
    <w:uiPriority w:val="99"/>
    <w:semiHidden/>
    <w:unhideWhenUsed/>
    <w:rsid w:val="008D0C7E"/>
    <w:rPr>
      <w:rFonts w:asciiTheme="majorHAnsi" w:eastAsiaTheme="majorEastAsia" w:hAnsiTheme="majorHAnsi" w:cstheme="majorBidi"/>
      <w:b/>
      <w:bCs/>
    </w:rPr>
  </w:style>
  <w:style w:type="paragraph" w:styleId="TOC4">
    <w:name w:val="toc 4"/>
    <w:basedOn w:val="Normal"/>
    <w:next w:val="Normal"/>
    <w:autoRedefine/>
    <w:uiPriority w:val="39"/>
    <w:semiHidden/>
    <w:unhideWhenUsed/>
    <w:rsid w:val="008D0C7E"/>
    <w:pPr>
      <w:spacing w:after="100"/>
      <w:ind w:left="720"/>
    </w:pPr>
  </w:style>
  <w:style w:type="paragraph" w:styleId="TOC5">
    <w:name w:val="toc 5"/>
    <w:basedOn w:val="Normal"/>
    <w:next w:val="Normal"/>
    <w:autoRedefine/>
    <w:uiPriority w:val="39"/>
    <w:semiHidden/>
    <w:unhideWhenUsed/>
    <w:rsid w:val="008D0C7E"/>
    <w:pPr>
      <w:spacing w:after="100"/>
      <w:ind w:left="960"/>
    </w:pPr>
  </w:style>
  <w:style w:type="paragraph" w:styleId="TOC6">
    <w:name w:val="toc 6"/>
    <w:basedOn w:val="Normal"/>
    <w:next w:val="Normal"/>
    <w:autoRedefine/>
    <w:uiPriority w:val="39"/>
    <w:semiHidden/>
    <w:unhideWhenUsed/>
    <w:rsid w:val="008D0C7E"/>
    <w:pPr>
      <w:spacing w:after="100"/>
      <w:ind w:left="1200"/>
    </w:pPr>
  </w:style>
  <w:style w:type="paragraph" w:styleId="TOC7">
    <w:name w:val="toc 7"/>
    <w:basedOn w:val="Normal"/>
    <w:next w:val="Normal"/>
    <w:autoRedefine/>
    <w:uiPriority w:val="39"/>
    <w:semiHidden/>
    <w:unhideWhenUsed/>
    <w:rsid w:val="008D0C7E"/>
    <w:pPr>
      <w:spacing w:after="100"/>
      <w:ind w:left="1440"/>
    </w:pPr>
  </w:style>
  <w:style w:type="paragraph" w:styleId="TOC8">
    <w:name w:val="toc 8"/>
    <w:basedOn w:val="Normal"/>
    <w:next w:val="Normal"/>
    <w:autoRedefine/>
    <w:uiPriority w:val="39"/>
    <w:semiHidden/>
    <w:unhideWhenUsed/>
    <w:rsid w:val="008D0C7E"/>
    <w:pPr>
      <w:spacing w:after="100"/>
      <w:ind w:left="1680"/>
    </w:pPr>
  </w:style>
  <w:style w:type="paragraph" w:styleId="TOC9">
    <w:name w:val="toc 9"/>
    <w:basedOn w:val="Normal"/>
    <w:next w:val="Normal"/>
    <w:autoRedefine/>
    <w:uiPriority w:val="39"/>
    <w:semiHidden/>
    <w:unhideWhenUsed/>
    <w:rsid w:val="008D0C7E"/>
    <w:pPr>
      <w:spacing w:after="100"/>
      <w:ind w:left="1920"/>
    </w:pPr>
  </w:style>
  <w:style w:type="paragraph" w:styleId="TOCHeading">
    <w:name w:val="TOC Heading"/>
    <w:basedOn w:val="Heading1"/>
    <w:next w:val="Normal"/>
    <w:uiPriority w:val="39"/>
    <w:semiHidden/>
    <w:unhideWhenUsed/>
    <w:rsid w:val="008D0C7E"/>
    <w:pPr>
      <w:tabs>
        <w:tab w:val="clear" w:pos="794"/>
        <w:tab w:val="clear" w:pos="1191"/>
        <w:tab w:val="clear" w:pos="1588"/>
        <w:tab w:val="clear" w:pos="1985"/>
      </w:tabs>
      <w:overflowPunct/>
      <w:autoSpaceDE/>
      <w:autoSpaceDN/>
      <w:adjustRightInd/>
      <w:spacing w:before="240"/>
      <w:ind w:left="0" w:firstLine="0"/>
      <w:textAlignment w:val="auto"/>
      <w:outlineLvl w:val="9"/>
    </w:pPr>
    <w:rPr>
      <w:rFonts w:asciiTheme="majorHAnsi" w:eastAsiaTheme="majorEastAsia" w:hAnsiTheme="majorHAnsi" w:cstheme="majorBidi"/>
      <w:b w:val="0"/>
      <w:color w:val="2E74B5" w:themeColor="accent1" w:themeShade="BF"/>
      <w:sz w:val="32"/>
      <w:szCs w:val="32"/>
      <w:lang w:eastAsia="ja-JP"/>
    </w:rPr>
  </w:style>
  <w:style w:type="character" w:customStyle="1" w:styleId="UnresolvedMention">
    <w:name w:val="Unresolved Mention"/>
    <w:basedOn w:val="DefaultParagraphFont"/>
    <w:uiPriority w:val="99"/>
    <w:semiHidden/>
    <w:unhideWhenUsed/>
    <w:rsid w:val="008D0C7E"/>
    <w:rPr>
      <w:color w:val="605E5C"/>
      <w:shd w:val="clear" w:color="auto" w:fill="E1DFDD"/>
    </w:rPr>
  </w:style>
  <w:style w:type="paragraph" w:customStyle="1" w:styleId="TSBHeaderRight14">
    <w:name w:val="TSBHeaderRight14"/>
    <w:basedOn w:val="Normal"/>
    <w:rsid w:val="006F4361"/>
    <w:pPr>
      <w:jc w:val="right"/>
    </w:pPr>
    <w:rPr>
      <w:b/>
      <w:bCs/>
      <w:sz w:val="28"/>
      <w:szCs w:val="28"/>
    </w:rPr>
  </w:style>
  <w:style w:type="paragraph" w:customStyle="1" w:styleId="TSBHeaderQuestion">
    <w:name w:val="TSBHeaderQuestion"/>
    <w:basedOn w:val="Normal"/>
    <w:rsid w:val="002534C9"/>
  </w:style>
  <w:style w:type="paragraph" w:customStyle="1" w:styleId="TSBHeaderSource">
    <w:name w:val="TSBHeaderSource"/>
    <w:basedOn w:val="Normal"/>
    <w:rsid w:val="002534C9"/>
  </w:style>
  <w:style w:type="paragraph" w:customStyle="1" w:styleId="TSBHeaderTitle">
    <w:name w:val="TSBHeaderTitle"/>
    <w:basedOn w:val="Normal"/>
    <w:rsid w:val="00054813"/>
  </w:style>
  <w:style w:type="paragraph" w:customStyle="1" w:styleId="TSBHeaderSummary">
    <w:name w:val="TSBHeaderSummary"/>
    <w:basedOn w:val="Normal"/>
    <w:rsid w:val="00054813"/>
  </w:style>
  <w:style w:type="paragraph" w:customStyle="1" w:styleId="AnnexNoTitle0">
    <w:name w:val="Annex_NoTitle"/>
    <w:basedOn w:val="Normal"/>
    <w:next w:val="Normal"/>
    <w:rsid w:val="00D43806"/>
    <w:pPr>
      <w:keepNext/>
      <w:keepLines/>
      <w:spacing w:before="720" w:after="160" w:line="259" w:lineRule="auto"/>
      <w:jc w:val="center"/>
      <w:outlineLvl w:val="0"/>
    </w:pPr>
    <w:rPr>
      <w:rFonts w:asciiTheme="minorHAnsi" w:hAnsiTheme="minorHAnsi" w:cstheme="minorBidi"/>
      <w:b/>
      <w:sz w:val="28"/>
      <w:szCs w:val="22"/>
    </w:rPr>
  </w:style>
  <w:style w:type="paragraph" w:customStyle="1" w:styleId="Figurelegend">
    <w:name w:val="Figure_legend"/>
    <w:basedOn w:val="Normal"/>
    <w:rsid w:val="0028268F"/>
    <w:pPr>
      <w:keepNext/>
      <w:keepLines/>
      <w:overflowPunct w:val="0"/>
      <w:autoSpaceDE w:val="0"/>
      <w:autoSpaceDN w:val="0"/>
      <w:adjustRightInd w:val="0"/>
      <w:spacing w:before="20" w:after="20"/>
    </w:pPr>
    <w:rPr>
      <w:rFonts w:eastAsia="Times New Roman"/>
      <w:sz w:val="18"/>
      <w:szCs w:val="20"/>
      <w:lang w:eastAsia="en-US"/>
    </w:rPr>
  </w:style>
  <w:style w:type="paragraph" w:customStyle="1" w:styleId="toc0">
    <w:name w:val="toc 0"/>
    <w:basedOn w:val="Normal"/>
    <w:next w:val="TOC1"/>
    <w:rsid w:val="0028268F"/>
    <w:pPr>
      <w:tabs>
        <w:tab w:val="right" w:pos="9639"/>
      </w:tabs>
      <w:overflowPunct w:val="0"/>
      <w:autoSpaceDE w:val="0"/>
      <w:autoSpaceDN w:val="0"/>
      <w:adjustRightInd w:val="0"/>
      <w:jc w:val="right"/>
    </w:pPr>
    <w:rPr>
      <w:rFonts w:eastAsia="Times New Roman"/>
      <w:b/>
      <w:szCs w:val="20"/>
      <w:lang w:eastAsia="en-US"/>
    </w:rPr>
  </w:style>
  <w:style w:type="paragraph" w:customStyle="1" w:styleId="TPapproval">
    <w:name w:val="TPapproval"/>
    <w:basedOn w:val="Normal"/>
    <w:rsid w:val="0028268F"/>
    <w:pPr>
      <w:wordWrap w:val="0"/>
      <w:spacing w:before="284"/>
      <w:jc w:val="right"/>
    </w:pPr>
    <w:rPr>
      <w:rFonts w:ascii="Arial" w:eastAsia="MS Mincho" w:hAnsi="Arial"/>
      <w:sz w:val="28"/>
      <w:szCs w:val="20"/>
      <w:lang w:eastAsia="zh-CN"/>
    </w:rPr>
  </w:style>
  <w:style w:type="paragraph" w:customStyle="1" w:styleId="TRnumber">
    <w:name w:val="TRnumber"/>
    <w:basedOn w:val="Normal"/>
    <w:rsid w:val="0028268F"/>
    <w:pPr>
      <w:tabs>
        <w:tab w:val="right" w:pos="9639"/>
      </w:tabs>
    </w:pPr>
    <w:rPr>
      <w:rFonts w:ascii="Arial" w:eastAsia="MS Mincho" w:hAnsi="Arial" w:cs="Arial"/>
      <w:b/>
      <w:bCs/>
      <w:sz w:val="36"/>
      <w:szCs w:val="20"/>
      <w:lang w:eastAsia="zh-CN"/>
    </w:rPr>
  </w:style>
  <w:style w:type="paragraph" w:customStyle="1" w:styleId="TRtitle">
    <w:name w:val="TRtitle"/>
    <w:basedOn w:val="Normal"/>
    <w:rsid w:val="0028268F"/>
    <w:pPr>
      <w:tabs>
        <w:tab w:val="right" w:pos="9639"/>
      </w:tabs>
      <w:spacing w:before="0"/>
    </w:pPr>
    <w:rPr>
      <w:rFonts w:ascii="Arial" w:eastAsia="MS Mincho" w:hAnsi="Arial" w:cs="Arial"/>
      <w:b/>
      <w:bCs/>
      <w:sz w:val="36"/>
      <w:szCs w:val="20"/>
      <w:lang w:eastAsia="zh-CN"/>
    </w:rPr>
  </w:style>
  <w:style w:type="table" w:styleId="TableGrid">
    <w:name w:val="Table Grid"/>
    <w:basedOn w:val="TableNormal"/>
    <w:uiPriority w:val="39"/>
    <w:rsid w:val="009E0698"/>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divs>
    <w:div w:id="293950955">
      <w:bodyDiv w:val="1"/>
      <w:marLeft w:val="0"/>
      <w:marRight w:val="0"/>
      <w:marTop w:val="0"/>
      <w:marBottom w:val="0"/>
      <w:divBdr>
        <w:top w:val="none" w:sz="0" w:space="0" w:color="auto"/>
        <w:left w:val="none" w:sz="0" w:space="0" w:color="auto"/>
        <w:bottom w:val="none" w:sz="0" w:space="0" w:color="auto"/>
        <w:right w:val="none" w:sz="0" w:space="0" w:color="auto"/>
      </w:divBdr>
    </w:div>
    <w:div w:id="301232119">
      <w:bodyDiv w:val="1"/>
      <w:marLeft w:val="0"/>
      <w:marRight w:val="0"/>
      <w:marTop w:val="0"/>
      <w:marBottom w:val="0"/>
      <w:divBdr>
        <w:top w:val="none" w:sz="0" w:space="0" w:color="auto"/>
        <w:left w:val="none" w:sz="0" w:space="0" w:color="auto"/>
        <w:bottom w:val="none" w:sz="0" w:space="0" w:color="auto"/>
        <w:right w:val="none" w:sz="0" w:space="0" w:color="auto"/>
      </w:divBdr>
      <w:divsChild>
        <w:div w:id="894435563">
          <w:marLeft w:val="547"/>
          <w:marRight w:val="0"/>
          <w:marTop w:val="0"/>
          <w:marBottom w:val="0"/>
          <w:divBdr>
            <w:top w:val="none" w:sz="0" w:space="0" w:color="auto"/>
            <w:left w:val="none" w:sz="0" w:space="0" w:color="auto"/>
            <w:bottom w:val="none" w:sz="0" w:space="0" w:color="auto"/>
            <w:right w:val="none" w:sz="0" w:space="0" w:color="auto"/>
          </w:divBdr>
        </w:div>
        <w:div w:id="1289704874">
          <w:marLeft w:val="547"/>
          <w:marRight w:val="0"/>
          <w:marTop w:val="0"/>
          <w:marBottom w:val="0"/>
          <w:divBdr>
            <w:top w:val="none" w:sz="0" w:space="0" w:color="auto"/>
            <w:left w:val="none" w:sz="0" w:space="0" w:color="auto"/>
            <w:bottom w:val="none" w:sz="0" w:space="0" w:color="auto"/>
            <w:right w:val="none" w:sz="0" w:space="0" w:color="auto"/>
          </w:divBdr>
        </w:div>
        <w:div w:id="106123727">
          <w:marLeft w:val="547"/>
          <w:marRight w:val="0"/>
          <w:marTop w:val="0"/>
          <w:marBottom w:val="0"/>
          <w:divBdr>
            <w:top w:val="none" w:sz="0" w:space="0" w:color="auto"/>
            <w:left w:val="none" w:sz="0" w:space="0" w:color="auto"/>
            <w:bottom w:val="none" w:sz="0" w:space="0" w:color="auto"/>
            <w:right w:val="none" w:sz="0" w:space="0" w:color="auto"/>
          </w:divBdr>
        </w:div>
      </w:divsChild>
    </w:div>
    <w:div w:id="159135534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oleObject" Target="embeddings/oleObject1.bin"/><Relationship Id="rId18" Type="http://schemas.openxmlformats.org/officeDocument/2006/relationships/image" Target="media/image5.png"/><Relationship Id="rId26" Type="http://schemas.openxmlformats.org/officeDocument/2006/relationships/diagramQuickStyle" Target="diagrams/quickStyle2.xml"/><Relationship Id="rId3" Type="http://schemas.openxmlformats.org/officeDocument/2006/relationships/customXml" Target="../customXml/item3.xml"/><Relationship Id="rId21" Type="http://schemas.openxmlformats.org/officeDocument/2006/relationships/diagramLayout" Target="diagrams/layout1.xml"/><Relationship Id="rId7" Type="http://schemas.openxmlformats.org/officeDocument/2006/relationships/webSettings" Target="webSettings.xml"/><Relationship Id="rId12" Type="http://schemas.openxmlformats.org/officeDocument/2006/relationships/image" Target="media/image2.png"/><Relationship Id="rId17" Type="http://schemas.openxmlformats.org/officeDocument/2006/relationships/oleObject" Target="embeddings/oleObject3.bin"/><Relationship Id="rId25" Type="http://schemas.openxmlformats.org/officeDocument/2006/relationships/diagramLayout" Target="diagrams/layout2.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diagramData" Target="diagrams/data1.xm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24" Type="http://schemas.openxmlformats.org/officeDocument/2006/relationships/diagramData" Target="diagrams/data2.xml"/><Relationship Id="rId5" Type="http://schemas.openxmlformats.org/officeDocument/2006/relationships/styles" Target="styles.xml"/><Relationship Id="rId15" Type="http://schemas.openxmlformats.org/officeDocument/2006/relationships/oleObject" Target="embeddings/oleObject2.bin"/><Relationship Id="rId23" Type="http://schemas.openxmlformats.org/officeDocument/2006/relationships/diagramColors" Target="diagrams/colors1.xml"/><Relationship Id="rId28" Type="http://schemas.openxmlformats.org/officeDocument/2006/relationships/header" Target="header2.xml"/><Relationship Id="rId10" Type="http://schemas.openxmlformats.org/officeDocument/2006/relationships/image" Target="media/image1.png"/><Relationship Id="rId19" Type="http://schemas.openxmlformats.org/officeDocument/2006/relationships/oleObject" Target="embeddings/oleObject4.bin"/><Relationship Id="rId31"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3.png"/><Relationship Id="rId22" Type="http://schemas.openxmlformats.org/officeDocument/2006/relationships/diagramQuickStyle" Target="diagrams/quickStyle1.xml"/><Relationship Id="rId27" Type="http://schemas.openxmlformats.org/officeDocument/2006/relationships/diagramColors" Target="diagrams/colors2.xml"/><Relationship Id="rId30" Type="http://schemas.openxmlformats.org/officeDocument/2006/relationships/glossaryDocument" Target="glossary/document.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75D5E30F-E71D-4759-B022-6FE53FD462A3}" type="doc">
      <dgm:prSet loTypeId="urn:microsoft.com/office/officeart/2005/8/layout/chevron1" loCatId="process" qsTypeId="urn:microsoft.com/office/officeart/2005/8/quickstyle/simple1" qsCatId="simple" csTypeId="urn:microsoft.com/office/officeart/2005/8/colors/accent1_2" csCatId="accent1" phldr="1"/>
      <dgm:spPr/>
    </dgm:pt>
    <dgm:pt modelId="{6B91A3DD-ED1A-42DA-9840-C1DC8C67EBBF}">
      <dgm:prSet phldrT="[Text]" custT="1"/>
      <dgm:spPr>
        <a:solidFill>
          <a:schemeClr val="accent2"/>
        </a:solidFill>
      </dgm:spPr>
      <dgm:t>
        <a:bodyPr/>
        <a:lstStyle/>
        <a:p>
          <a:r>
            <a:rPr lang="en-US" sz="800" b="1"/>
            <a:t>Manufactur SIM </a:t>
          </a:r>
        </a:p>
      </dgm:t>
    </dgm:pt>
    <dgm:pt modelId="{F06B5C73-FD9B-406C-BA12-E0DA0E9803DA}" type="parTrans" cxnId="{79327028-F082-4AB7-9FA6-3672178805AE}">
      <dgm:prSet/>
      <dgm:spPr/>
      <dgm:t>
        <a:bodyPr/>
        <a:lstStyle/>
        <a:p>
          <a:endParaRPr lang="en-US"/>
        </a:p>
      </dgm:t>
    </dgm:pt>
    <dgm:pt modelId="{4A6970A8-72B1-46F9-A412-4759E33B42BA}" type="sibTrans" cxnId="{79327028-F082-4AB7-9FA6-3672178805AE}">
      <dgm:prSet/>
      <dgm:spPr/>
      <dgm:t>
        <a:bodyPr/>
        <a:lstStyle/>
        <a:p>
          <a:endParaRPr lang="en-US"/>
        </a:p>
      </dgm:t>
    </dgm:pt>
    <dgm:pt modelId="{49E7CB0A-2F44-466F-96A7-F94A5912B048}">
      <dgm:prSet phldrT="[Text]" custT="1"/>
      <dgm:spPr>
        <a:solidFill>
          <a:schemeClr val="accent2"/>
        </a:solidFill>
      </dgm:spPr>
      <dgm:t>
        <a:bodyPr/>
        <a:lstStyle/>
        <a:p>
          <a:r>
            <a:rPr lang="en-US" sz="800" b="1"/>
            <a:t>Finalise MNO</a:t>
          </a:r>
        </a:p>
      </dgm:t>
    </dgm:pt>
    <dgm:pt modelId="{1B0C8964-C542-4083-A99B-2FA82E00AABD}" type="parTrans" cxnId="{1D31D6B8-E966-4611-BA43-D89B62BBBDDF}">
      <dgm:prSet/>
      <dgm:spPr/>
      <dgm:t>
        <a:bodyPr/>
        <a:lstStyle/>
        <a:p>
          <a:endParaRPr lang="en-US"/>
        </a:p>
      </dgm:t>
    </dgm:pt>
    <dgm:pt modelId="{A92C4C8A-805D-49FA-BC35-4C1DED748257}" type="sibTrans" cxnId="{1D31D6B8-E966-4611-BA43-D89B62BBBDDF}">
      <dgm:prSet/>
      <dgm:spPr/>
      <dgm:t>
        <a:bodyPr/>
        <a:lstStyle/>
        <a:p>
          <a:endParaRPr lang="en-US"/>
        </a:p>
      </dgm:t>
    </dgm:pt>
    <dgm:pt modelId="{7D980C05-F98F-41EB-97CF-33FE183EDEAE}">
      <dgm:prSet phldrT="[Text]" custT="1"/>
      <dgm:spPr>
        <a:solidFill>
          <a:schemeClr val="accent2"/>
        </a:solidFill>
      </dgm:spPr>
      <dgm:t>
        <a:bodyPr/>
        <a:lstStyle/>
        <a:p>
          <a:r>
            <a:rPr lang="en-US" sz="800" b="1"/>
            <a:t>SIM Personalisation</a:t>
          </a:r>
        </a:p>
      </dgm:t>
    </dgm:pt>
    <dgm:pt modelId="{2D28132C-33BF-4ED8-A98B-52CC07458351}" type="parTrans" cxnId="{75A1E78A-B7B8-4D7F-8878-D601369573E5}">
      <dgm:prSet/>
      <dgm:spPr/>
      <dgm:t>
        <a:bodyPr/>
        <a:lstStyle/>
        <a:p>
          <a:endParaRPr lang="en-US"/>
        </a:p>
      </dgm:t>
    </dgm:pt>
    <dgm:pt modelId="{E58F9B01-1359-4080-B550-C0E58E3B687F}" type="sibTrans" cxnId="{75A1E78A-B7B8-4D7F-8878-D601369573E5}">
      <dgm:prSet/>
      <dgm:spPr/>
      <dgm:t>
        <a:bodyPr/>
        <a:lstStyle/>
        <a:p>
          <a:endParaRPr lang="en-US"/>
        </a:p>
      </dgm:t>
    </dgm:pt>
    <dgm:pt modelId="{86310490-8BF8-4E74-8F88-7686935B0282}">
      <dgm:prSet phldrT="[Text]" custT="1"/>
      <dgm:spPr>
        <a:solidFill>
          <a:schemeClr val="accent2"/>
        </a:solidFill>
      </dgm:spPr>
      <dgm:t>
        <a:bodyPr/>
        <a:lstStyle/>
        <a:p>
          <a:r>
            <a:rPr lang="en-US" sz="800" b="1"/>
            <a:t>SIM Distribution</a:t>
          </a:r>
        </a:p>
      </dgm:t>
    </dgm:pt>
    <dgm:pt modelId="{D8CF060C-A8F2-4A07-8065-664CA43321E5}" type="parTrans" cxnId="{EA217089-CF76-49B5-BA04-620A7FBCCB1D}">
      <dgm:prSet/>
      <dgm:spPr/>
      <dgm:t>
        <a:bodyPr/>
        <a:lstStyle/>
        <a:p>
          <a:endParaRPr lang="en-US"/>
        </a:p>
      </dgm:t>
    </dgm:pt>
    <dgm:pt modelId="{70BF3F31-B10E-44A7-8F04-F8E25906C680}" type="sibTrans" cxnId="{EA217089-CF76-49B5-BA04-620A7FBCCB1D}">
      <dgm:prSet/>
      <dgm:spPr/>
      <dgm:t>
        <a:bodyPr/>
        <a:lstStyle/>
        <a:p>
          <a:endParaRPr lang="en-US"/>
        </a:p>
      </dgm:t>
    </dgm:pt>
    <dgm:pt modelId="{D2BEA3DB-810D-40D6-8C44-BCC3B3B0A5F5}">
      <dgm:prSet phldrT="[Text]" custT="1"/>
      <dgm:spPr>
        <a:solidFill>
          <a:schemeClr val="accent2"/>
        </a:solidFill>
      </dgm:spPr>
      <dgm:t>
        <a:bodyPr/>
        <a:lstStyle/>
        <a:p>
          <a:r>
            <a:rPr lang="en-US" sz="800" b="1"/>
            <a:t>SIM Activation</a:t>
          </a:r>
        </a:p>
      </dgm:t>
    </dgm:pt>
    <dgm:pt modelId="{DF23A885-C23B-410A-9B5F-92E68D3294DB}" type="parTrans" cxnId="{95EACD09-E154-4811-82A8-B46BD856F934}">
      <dgm:prSet/>
      <dgm:spPr/>
      <dgm:t>
        <a:bodyPr/>
        <a:lstStyle/>
        <a:p>
          <a:endParaRPr lang="en-US"/>
        </a:p>
      </dgm:t>
    </dgm:pt>
    <dgm:pt modelId="{E24F3222-F9F7-4D4C-B074-AE47D8876855}" type="sibTrans" cxnId="{95EACD09-E154-4811-82A8-B46BD856F934}">
      <dgm:prSet/>
      <dgm:spPr/>
      <dgm:t>
        <a:bodyPr/>
        <a:lstStyle/>
        <a:p>
          <a:endParaRPr lang="en-US"/>
        </a:p>
      </dgm:t>
    </dgm:pt>
    <dgm:pt modelId="{4A443DF3-38FC-44AC-818B-41EFD20C0E8F}">
      <dgm:prSet phldrT="[Text]" custT="1"/>
      <dgm:spPr>
        <a:solidFill>
          <a:schemeClr val="accent2"/>
        </a:solidFill>
      </dgm:spPr>
      <dgm:t>
        <a:bodyPr/>
        <a:lstStyle/>
        <a:p>
          <a:r>
            <a:rPr lang="en-US" sz="800" b="1"/>
            <a:t>Usage</a:t>
          </a:r>
        </a:p>
      </dgm:t>
    </dgm:pt>
    <dgm:pt modelId="{3310FD01-5700-4597-8370-205C95776450}" type="parTrans" cxnId="{ECDE93B3-0797-462C-93A5-CD098B598C31}">
      <dgm:prSet/>
      <dgm:spPr/>
      <dgm:t>
        <a:bodyPr/>
        <a:lstStyle/>
        <a:p>
          <a:endParaRPr lang="en-US"/>
        </a:p>
      </dgm:t>
    </dgm:pt>
    <dgm:pt modelId="{E990A216-F17D-4BC0-91CF-8B2E0A1EAF74}" type="sibTrans" cxnId="{ECDE93B3-0797-462C-93A5-CD098B598C31}">
      <dgm:prSet/>
      <dgm:spPr/>
      <dgm:t>
        <a:bodyPr/>
        <a:lstStyle/>
        <a:p>
          <a:endParaRPr lang="en-US"/>
        </a:p>
      </dgm:t>
    </dgm:pt>
    <dgm:pt modelId="{2631FFE0-A9ED-46D6-AD75-1F31608DC383}">
      <dgm:prSet phldrT="[Text]" custT="1"/>
      <dgm:spPr>
        <a:solidFill>
          <a:schemeClr val="accent2"/>
        </a:solidFill>
      </dgm:spPr>
      <dgm:t>
        <a:bodyPr/>
        <a:lstStyle/>
        <a:p>
          <a:r>
            <a:rPr lang="en-US" sz="800" b="1"/>
            <a:t>End of Life</a:t>
          </a:r>
        </a:p>
      </dgm:t>
    </dgm:pt>
    <dgm:pt modelId="{0C911952-D48D-4817-8FB7-1298D02F74C4}" type="parTrans" cxnId="{82E75122-F451-43F3-8D39-9D7188115DE1}">
      <dgm:prSet/>
      <dgm:spPr/>
      <dgm:t>
        <a:bodyPr/>
        <a:lstStyle/>
        <a:p>
          <a:endParaRPr lang="en-US"/>
        </a:p>
      </dgm:t>
    </dgm:pt>
    <dgm:pt modelId="{9D931EF6-4A97-4ADF-9493-570D74269A18}" type="sibTrans" cxnId="{82E75122-F451-43F3-8D39-9D7188115DE1}">
      <dgm:prSet/>
      <dgm:spPr/>
      <dgm:t>
        <a:bodyPr/>
        <a:lstStyle/>
        <a:p>
          <a:endParaRPr lang="en-US"/>
        </a:p>
      </dgm:t>
    </dgm:pt>
    <dgm:pt modelId="{886A46C0-6AE3-4A31-A5D3-27B61AE02553}" type="pres">
      <dgm:prSet presAssocID="{75D5E30F-E71D-4759-B022-6FE53FD462A3}" presName="Name0" presStyleCnt="0">
        <dgm:presLayoutVars>
          <dgm:dir/>
          <dgm:animLvl val="lvl"/>
          <dgm:resizeHandles val="exact"/>
        </dgm:presLayoutVars>
      </dgm:prSet>
      <dgm:spPr/>
    </dgm:pt>
    <dgm:pt modelId="{088BB763-630B-4AA6-A9E0-D676B448DB1A}" type="pres">
      <dgm:prSet presAssocID="{6B91A3DD-ED1A-42DA-9840-C1DC8C67EBBF}" presName="parTxOnly" presStyleLbl="node1" presStyleIdx="0" presStyleCnt="7">
        <dgm:presLayoutVars>
          <dgm:chMax val="0"/>
          <dgm:chPref val="0"/>
          <dgm:bulletEnabled val="1"/>
        </dgm:presLayoutVars>
      </dgm:prSet>
      <dgm:spPr/>
      <dgm:t>
        <a:bodyPr/>
        <a:lstStyle/>
        <a:p>
          <a:endParaRPr lang="en-US"/>
        </a:p>
      </dgm:t>
    </dgm:pt>
    <dgm:pt modelId="{6A08829E-4ED9-46EC-A7D1-E7B3D30A8F84}" type="pres">
      <dgm:prSet presAssocID="{4A6970A8-72B1-46F9-A412-4759E33B42BA}" presName="parTxOnlySpace" presStyleCnt="0"/>
      <dgm:spPr/>
    </dgm:pt>
    <dgm:pt modelId="{B9EBA4BF-846B-49CD-AEF9-0A971D87E9F2}" type="pres">
      <dgm:prSet presAssocID="{49E7CB0A-2F44-466F-96A7-F94A5912B048}" presName="parTxOnly" presStyleLbl="node1" presStyleIdx="1" presStyleCnt="7">
        <dgm:presLayoutVars>
          <dgm:chMax val="0"/>
          <dgm:chPref val="0"/>
          <dgm:bulletEnabled val="1"/>
        </dgm:presLayoutVars>
      </dgm:prSet>
      <dgm:spPr/>
      <dgm:t>
        <a:bodyPr/>
        <a:lstStyle/>
        <a:p>
          <a:endParaRPr lang="en-US"/>
        </a:p>
      </dgm:t>
    </dgm:pt>
    <dgm:pt modelId="{F327380C-527B-49D9-A971-87C0D723738A}" type="pres">
      <dgm:prSet presAssocID="{A92C4C8A-805D-49FA-BC35-4C1DED748257}" presName="parTxOnlySpace" presStyleCnt="0"/>
      <dgm:spPr/>
    </dgm:pt>
    <dgm:pt modelId="{EF7A6B29-C9EA-453C-ADF2-4EF9E7B1D0EB}" type="pres">
      <dgm:prSet presAssocID="{7D980C05-F98F-41EB-97CF-33FE183EDEAE}" presName="parTxOnly" presStyleLbl="node1" presStyleIdx="2" presStyleCnt="7">
        <dgm:presLayoutVars>
          <dgm:chMax val="0"/>
          <dgm:chPref val="0"/>
          <dgm:bulletEnabled val="1"/>
        </dgm:presLayoutVars>
      </dgm:prSet>
      <dgm:spPr/>
      <dgm:t>
        <a:bodyPr/>
        <a:lstStyle/>
        <a:p>
          <a:endParaRPr lang="en-US"/>
        </a:p>
      </dgm:t>
    </dgm:pt>
    <dgm:pt modelId="{0FC77EC7-5047-4DAA-9002-B426CBD181F9}" type="pres">
      <dgm:prSet presAssocID="{E58F9B01-1359-4080-B550-C0E58E3B687F}" presName="parTxOnlySpace" presStyleCnt="0"/>
      <dgm:spPr/>
    </dgm:pt>
    <dgm:pt modelId="{DFC0DE82-483C-423F-BE71-10CDDB05F025}" type="pres">
      <dgm:prSet presAssocID="{86310490-8BF8-4E74-8F88-7686935B0282}" presName="parTxOnly" presStyleLbl="node1" presStyleIdx="3" presStyleCnt="7">
        <dgm:presLayoutVars>
          <dgm:chMax val="0"/>
          <dgm:chPref val="0"/>
          <dgm:bulletEnabled val="1"/>
        </dgm:presLayoutVars>
      </dgm:prSet>
      <dgm:spPr/>
      <dgm:t>
        <a:bodyPr/>
        <a:lstStyle/>
        <a:p>
          <a:endParaRPr lang="en-US"/>
        </a:p>
      </dgm:t>
    </dgm:pt>
    <dgm:pt modelId="{E5AA9592-8F81-4D75-90D1-3D876FADB91C}" type="pres">
      <dgm:prSet presAssocID="{70BF3F31-B10E-44A7-8F04-F8E25906C680}" presName="parTxOnlySpace" presStyleCnt="0"/>
      <dgm:spPr/>
    </dgm:pt>
    <dgm:pt modelId="{D829D32E-05D8-42B1-8721-AE2DC315EE50}" type="pres">
      <dgm:prSet presAssocID="{D2BEA3DB-810D-40D6-8C44-BCC3B3B0A5F5}" presName="parTxOnly" presStyleLbl="node1" presStyleIdx="4" presStyleCnt="7">
        <dgm:presLayoutVars>
          <dgm:chMax val="0"/>
          <dgm:chPref val="0"/>
          <dgm:bulletEnabled val="1"/>
        </dgm:presLayoutVars>
      </dgm:prSet>
      <dgm:spPr/>
      <dgm:t>
        <a:bodyPr/>
        <a:lstStyle/>
        <a:p>
          <a:endParaRPr lang="en-US"/>
        </a:p>
      </dgm:t>
    </dgm:pt>
    <dgm:pt modelId="{30C3AE35-9B18-4C7E-A3A4-F7B771F73CBD}" type="pres">
      <dgm:prSet presAssocID="{E24F3222-F9F7-4D4C-B074-AE47D8876855}" presName="parTxOnlySpace" presStyleCnt="0"/>
      <dgm:spPr/>
    </dgm:pt>
    <dgm:pt modelId="{4E832417-048E-4E14-B479-912ADE2E10D5}" type="pres">
      <dgm:prSet presAssocID="{4A443DF3-38FC-44AC-818B-41EFD20C0E8F}" presName="parTxOnly" presStyleLbl="node1" presStyleIdx="5" presStyleCnt="7">
        <dgm:presLayoutVars>
          <dgm:chMax val="0"/>
          <dgm:chPref val="0"/>
          <dgm:bulletEnabled val="1"/>
        </dgm:presLayoutVars>
      </dgm:prSet>
      <dgm:spPr/>
      <dgm:t>
        <a:bodyPr/>
        <a:lstStyle/>
        <a:p>
          <a:endParaRPr lang="en-US"/>
        </a:p>
      </dgm:t>
    </dgm:pt>
    <dgm:pt modelId="{664EE195-8F87-4562-9EDF-5FC30084D576}" type="pres">
      <dgm:prSet presAssocID="{E990A216-F17D-4BC0-91CF-8B2E0A1EAF74}" presName="parTxOnlySpace" presStyleCnt="0"/>
      <dgm:spPr/>
    </dgm:pt>
    <dgm:pt modelId="{F40465AB-F41B-43F7-8208-C4C22E722A92}" type="pres">
      <dgm:prSet presAssocID="{2631FFE0-A9ED-46D6-AD75-1F31608DC383}" presName="parTxOnly" presStyleLbl="node1" presStyleIdx="6" presStyleCnt="7">
        <dgm:presLayoutVars>
          <dgm:chMax val="0"/>
          <dgm:chPref val="0"/>
          <dgm:bulletEnabled val="1"/>
        </dgm:presLayoutVars>
      </dgm:prSet>
      <dgm:spPr/>
      <dgm:t>
        <a:bodyPr/>
        <a:lstStyle/>
        <a:p>
          <a:endParaRPr lang="en-US"/>
        </a:p>
      </dgm:t>
    </dgm:pt>
  </dgm:ptLst>
  <dgm:cxnLst>
    <dgm:cxn modelId="{8622F904-BF9A-4D41-BCE6-65BF08476914}" type="presOf" srcId="{D2BEA3DB-810D-40D6-8C44-BCC3B3B0A5F5}" destId="{D829D32E-05D8-42B1-8721-AE2DC315EE50}" srcOrd="0" destOrd="0" presId="urn:microsoft.com/office/officeart/2005/8/layout/chevron1"/>
    <dgm:cxn modelId="{7D3E7C9C-7487-4380-9753-E155D7D816D8}" type="presOf" srcId="{6B91A3DD-ED1A-42DA-9840-C1DC8C67EBBF}" destId="{088BB763-630B-4AA6-A9E0-D676B448DB1A}" srcOrd="0" destOrd="0" presId="urn:microsoft.com/office/officeart/2005/8/layout/chevron1"/>
    <dgm:cxn modelId="{3334A837-4430-41A5-B97E-027D7E5778D7}" type="presOf" srcId="{49E7CB0A-2F44-466F-96A7-F94A5912B048}" destId="{B9EBA4BF-846B-49CD-AEF9-0A971D87E9F2}" srcOrd="0" destOrd="0" presId="urn:microsoft.com/office/officeart/2005/8/layout/chevron1"/>
    <dgm:cxn modelId="{75A1E78A-B7B8-4D7F-8878-D601369573E5}" srcId="{75D5E30F-E71D-4759-B022-6FE53FD462A3}" destId="{7D980C05-F98F-41EB-97CF-33FE183EDEAE}" srcOrd="2" destOrd="0" parTransId="{2D28132C-33BF-4ED8-A98B-52CC07458351}" sibTransId="{E58F9B01-1359-4080-B550-C0E58E3B687F}"/>
    <dgm:cxn modelId="{95EACD09-E154-4811-82A8-B46BD856F934}" srcId="{75D5E30F-E71D-4759-B022-6FE53FD462A3}" destId="{D2BEA3DB-810D-40D6-8C44-BCC3B3B0A5F5}" srcOrd="4" destOrd="0" parTransId="{DF23A885-C23B-410A-9B5F-92E68D3294DB}" sibTransId="{E24F3222-F9F7-4D4C-B074-AE47D8876855}"/>
    <dgm:cxn modelId="{7D8519CD-5126-43EB-AE2B-B0D76366457F}" type="presOf" srcId="{7D980C05-F98F-41EB-97CF-33FE183EDEAE}" destId="{EF7A6B29-C9EA-453C-ADF2-4EF9E7B1D0EB}" srcOrd="0" destOrd="0" presId="urn:microsoft.com/office/officeart/2005/8/layout/chevron1"/>
    <dgm:cxn modelId="{EA217089-CF76-49B5-BA04-620A7FBCCB1D}" srcId="{75D5E30F-E71D-4759-B022-6FE53FD462A3}" destId="{86310490-8BF8-4E74-8F88-7686935B0282}" srcOrd="3" destOrd="0" parTransId="{D8CF060C-A8F2-4A07-8065-664CA43321E5}" sibTransId="{70BF3F31-B10E-44A7-8F04-F8E25906C680}"/>
    <dgm:cxn modelId="{976DE1EE-EA2D-41B1-A057-C06C64785B06}" type="presOf" srcId="{75D5E30F-E71D-4759-B022-6FE53FD462A3}" destId="{886A46C0-6AE3-4A31-A5D3-27B61AE02553}" srcOrd="0" destOrd="0" presId="urn:microsoft.com/office/officeart/2005/8/layout/chevron1"/>
    <dgm:cxn modelId="{79327028-F082-4AB7-9FA6-3672178805AE}" srcId="{75D5E30F-E71D-4759-B022-6FE53FD462A3}" destId="{6B91A3DD-ED1A-42DA-9840-C1DC8C67EBBF}" srcOrd="0" destOrd="0" parTransId="{F06B5C73-FD9B-406C-BA12-E0DA0E9803DA}" sibTransId="{4A6970A8-72B1-46F9-A412-4759E33B42BA}"/>
    <dgm:cxn modelId="{9F546A1D-A0C6-42BF-ABD1-2C1623941A8E}" type="presOf" srcId="{86310490-8BF8-4E74-8F88-7686935B0282}" destId="{DFC0DE82-483C-423F-BE71-10CDDB05F025}" srcOrd="0" destOrd="0" presId="urn:microsoft.com/office/officeart/2005/8/layout/chevron1"/>
    <dgm:cxn modelId="{1D31D6B8-E966-4611-BA43-D89B62BBBDDF}" srcId="{75D5E30F-E71D-4759-B022-6FE53FD462A3}" destId="{49E7CB0A-2F44-466F-96A7-F94A5912B048}" srcOrd="1" destOrd="0" parTransId="{1B0C8964-C542-4083-A99B-2FA82E00AABD}" sibTransId="{A92C4C8A-805D-49FA-BC35-4C1DED748257}"/>
    <dgm:cxn modelId="{95DF5711-DE57-433C-A005-89BF42309FC5}" type="presOf" srcId="{4A443DF3-38FC-44AC-818B-41EFD20C0E8F}" destId="{4E832417-048E-4E14-B479-912ADE2E10D5}" srcOrd="0" destOrd="0" presId="urn:microsoft.com/office/officeart/2005/8/layout/chevron1"/>
    <dgm:cxn modelId="{82E75122-F451-43F3-8D39-9D7188115DE1}" srcId="{75D5E30F-E71D-4759-B022-6FE53FD462A3}" destId="{2631FFE0-A9ED-46D6-AD75-1F31608DC383}" srcOrd="6" destOrd="0" parTransId="{0C911952-D48D-4817-8FB7-1298D02F74C4}" sibTransId="{9D931EF6-4A97-4ADF-9493-570D74269A18}"/>
    <dgm:cxn modelId="{ECDE93B3-0797-462C-93A5-CD098B598C31}" srcId="{75D5E30F-E71D-4759-B022-6FE53FD462A3}" destId="{4A443DF3-38FC-44AC-818B-41EFD20C0E8F}" srcOrd="5" destOrd="0" parTransId="{3310FD01-5700-4597-8370-205C95776450}" sibTransId="{E990A216-F17D-4BC0-91CF-8B2E0A1EAF74}"/>
    <dgm:cxn modelId="{8500BE18-4B26-4D89-A2C0-F77A9D297594}" type="presOf" srcId="{2631FFE0-A9ED-46D6-AD75-1F31608DC383}" destId="{F40465AB-F41B-43F7-8208-C4C22E722A92}" srcOrd="0" destOrd="0" presId="urn:microsoft.com/office/officeart/2005/8/layout/chevron1"/>
    <dgm:cxn modelId="{355C15AA-39F0-4FA3-9C7A-C389609F992E}" type="presParOf" srcId="{886A46C0-6AE3-4A31-A5D3-27B61AE02553}" destId="{088BB763-630B-4AA6-A9E0-D676B448DB1A}" srcOrd="0" destOrd="0" presId="urn:microsoft.com/office/officeart/2005/8/layout/chevron1"/>
    <dgm:cxn modelId="{C6ECBF76-B573-4AB9-8019-2315CCFC0FA2}" type="presParOf" srcId="{886A46C0-6AE3-4A31-A5D3-27B61AE02553}" destId="{6A08829E-4ED9-46EC-A7D1-E7B3D30A8F84}" srcOrd="1" destOrd="0" presId="urn:microsoft.com/office/officeart/2005/8/layout/chevron1"/>
    <dgm:cxn modelId="{22FB16BF-6C78-4E98-8A85-BEECBA7F41F9}" type="presParOf" srcId="{886A46C0-6AE3-4A31-A5D3-27B61AE02553}" destId="{B9EBA4BF-846B-49CD-AEF9-0A971D87E9F2}" srcOrd="2" destOrd="0" presId="urn:microsoft.com/office/officeart/2005/8/layout/chevron1"/>
    <dgm:cxn modelId="{BA95492C-4081-46E9-B40C-B99D53867FF1}" type="presParOf" srcId="{886A46C0-6AE3-4A31-A5D3-27B61AE02553}" destId="{F327380C-527B-49D9-A971-87C0D723738A}" srcOrd="3" destOrd="0" presId="urn:microsoft.com/office/officeart/2005/8/layout/chevron1"/>
    <dgm:cxn modelId="{C2D5F8D4-7FC4-4121-9E40-16742C113AB5}" type="presParOf" srcId="{886A46C0-6AE3-4A31-A5D3-27B61AE02553}" destId="{EF7A6B29-C9EA-453C-ADF2-4EF9E7B1D0EB}" srcOrd="4" destOrd="0" presId="urn:microsoft.com/office/officeart/2005/8/layout/chevron1"/>
    <dgm:cxn modelId="{0A25BFF7-2EC6-4D26-9A33-519C68524580}" type="presParOf" srcId="{886A46C0-6AE3-4A31-A5D3-27B61AE02553}" destId="{0FC77EC7-5047-4DAA-9002-B426CBD181F9}" srcOrd="5" destOrd="0" presId="urn:microsoft.com/office/officeart/2005/8/layout/chevron1"/>
    <dgm:cxn modelId="{67FC009C-2EB8-4BAF-B44A-8B3A29B13D82}" type="presParOf" srcId="{886A46C0-6AE3-4A31-A5D3-27B61AE02553}" destId="{DFC0DE82-483C-423F-BE71-10CDDB05F025}" srcOrd="6" destOrd="0" presId="urn:microsoft.com/office/officeart/2005/8/layout/chevron1"/>
    <dgm:cxn modelId="{6BAC069C-A5D3-4812-9179-ACBD71D3D46F}" type="presParOf" srcId="{886A46C0-6AE3-4A31-A5D3-27B61AE02553}" destId="{E5AA9592-8F81-4D75-90D1-3D876FADB91C}" srcOrd="7" destOrd="0" presId="urn:microsoft.com/office/officeart/2005/8/layout/chevron1"/>
    <dgm:cxn modelId="{FFCE690D-E137-4F14-A28F-28762FBBED2D}" type="presParOf" srcId="{886A46C0-6AE3-4A31-A5D3-27B61AE02553}" destId="{D829D32E-05D8-42B1-8721-AE2DC315EE50}" srcOrd="8" destOrd="0" presId="urn:microsoft.com/office/officeart/2005/8/layout/chevron1"/>
    <dgm:cxn modelId="{B6D1820A-85D9-4A35-9670-DEAB568BFBAA}" type="presParOf" srcId="{886A46C0-6AE3-4A31-A5D3-27B61AE02553}" destId="{30C3AE35-9B18-4C7E-A3A4-F7B771F73CBD}" srcOrd="9" destOrd="0" presId="urn:microsoft.com/office/officeart/2005/8/layout/chevron1"/>
    <dgm:cxn modelId="{E8FA78AC-BBC5-4A9A-B22E-C2B70B576256}" type="presParOf" srcId="{886A46C0-6AE3-4A31-A5D3-27B61AE02553}" destId="{4E832417-048E-4E14-B479-912ADE2E10D5}" srcOrd="10" destOrd="0" presId="urn:microsoft.com/office/officeart/2005/8/layout/chevron1"/>
    <dgm:cxn modelId="{5E9B837E-F3F5-4367-9591-BDE0600D2812}" type="presParOf" srcId="{886A46C0-6AE3-4A31-A5D3-27B61AE02553}" destId="{664EE195-8F87-4562-9EDF-5FC30084D576}" srcOrd="11" destOrd="0" presId="urn:microsoft.com/office/officeart/2005/8/layout/chevron1"/>
    <dgm:cxn modelId="{904E49E2-9143-4336-9F49-F474614D245A}" type="presParOf" srcId="{886A46C0-6AE3-4A31-A5D3-27B61AE02553}" destId="{F40465AB-F41B-43F7-8208-C4C22E722A92}" srcOrd="12" destOrd="0" presId="urn:microsoft.com/office/officeart/2005/8/layout/chevron1"/>
  </dgm:cxnLst>
  <dgm:bg/>
  <dgm:whole/>
</dgm:dataModel>
</file>

<file path=word/diagrams/data2.xml><?xml version="1.0" encoding="utf-8"?>
<dgm:dataModel xmlns:dgm="http://schemas.openxmlformats.org/drawingml/2006/diagram" xmlns:a="http://schemas.openxmlformats.org/drawingml/2006/main">
  <dgm:ptLst>
    <dgm:pt modelId="{75D5E30F-E71D-4759-B022-6FE53FD462A3}" type="doc">
      <dgm:prSet loTypeId="urn:microsoft.com/office/officeart/2005/8/layout/chevron1" loCatId="process" qsTypeId="urn:microsoft.com/office/officeart/2005/8/quickstyle/simple1" qsCatId="simple" csTypeId="urn:microsoft.com/office/officeart/2005/8/colors/accent1_2" csCatId="accent1" phldr="1"/>
      <dgm:spPr/>
    </dgm:pt>
    <dgm:pt modelId="{6B91A3DD-ED1A-42DA-9840-C1DC8C67EBBF}">
      <dgm:prSet phldrT="[Text]" custT="1"/>
      <dgm:spPr>
        <a:solidFill>
          <a:schemeClr val="accent2"/>
        </a:solidFill>
      </dgm:spPr>
      <dgm:t>
        <a:bodyPr/>
        <a:lstStyle/>
        <a:p>
          <a:r>
            <a:rPr lang="en-US" sz="800" b="1"/>
            <a:t>Manufactur eSIM </a:t>
          </a:r>
        </a:p>
      </dgm:t>
    </dgm:pt>
    <dgm:pt modelId="{F06B5C73-FD9B-406C-BA12-E0DA0E9803DA}" type="parTrans" cxnId="{79327028-F082-4AB7-9FA6-3672178805AE}">
      <dgm:prSet/>
      <dgm:spPr/>
      <dgm:t>
        <a:bodyPr/>
        <a:lstStyle/>
        <a:p>
          <a:endParaRPr lang="en-US"/>
        </a:p>
      </dgm:t>
    </dgm:pt>
    <dgm:pt modelId="{4A6970A8-72B1-46F9-A412-4759E33B42BA}" type="sibTrans" cxnId="{79327028-F082-4AB7-9FA6-3672178805AE}">
      <dgm:prSet/>
      <dgm:spPr/>
      <dgm:t>
        <a:bodyPr/>
        <a:lstStyle/>
        <a:p>
          <a:endParaRPr lang="en-US"/>
        </a:p>
      </dgm:t>
    </dgm:pt>
    <dgm:pt modelId="{49E7CB0A-2F44-466F-96A7-F94A5912B048}">
      <dgm:prSet phldrT="[Text]" custT="1"/>
      <dgm:spPr>
        <a:solidFill>
          <a:schemeClr val="accent2"/>
        </a:solidFill>
      </dgm:spPr>
      <dgm:t>
        <a:bodyPr/>
        <a:lstStyle/>
        <a:p>
          <a:r>
            <a:rPr lang="en-US" sz="800" b="1"/>
            <a:t>Personalise Provisioning Profile</a:t>
          </a:r>
        </a:p>
      </dgm:t>
    </dgm:pt>
    <dgm:pt modelId="{1B0C8964-C542-4083-A99B-2FA82E00AABD}" type="parTrans" cxnId="{1D31D6B8-E966-4611-BA43-D89B62BBBDDF}">
      <dgm:prSet/>
      <dgm:spPr/>
      <dgm:t>
        <a:bodyPr/>
        <a:lstStyle/>
        <a:p>
          <a:endParaRPr lang="en-US"/>
        </a:p>
      </dgm:t>
    </dgm:pt>
    <dgm:pt modelId="{A92C4C8A-805D-49FA-BC35-4C1DED748257}" type="sibTrans" cxnId="{1D31D6B8-E966-4611-BA43-D89B62BBBDDF}">
      <dgm:prSet/>
      <dgm:spPr/>
      <dgm:t>
        <a:bodyPr/>
        <a:lstStyle/>
        <a:p>
          <a:endParaRPr lang="en-US"/>
        </a:p>
      </dgm:t>
    </dgm:pt>
    <dgm:pt modelId="{4A443DF3-38FC-44AC-818B-41EFD20C0E8F}">
      <dgm:prSet phldrT="[Text]" custT="1"/>
      <dgm:spPr>
        <a:solidFill>
          <a:schemeClr val="accent2"/>
        </a:solidFill>
      </dgm:spPr>
      <dgm:t>
        <a:bodyPr/>
        <a:lstStyle/>
        <a:p>
          <a:r>
            <a:rPr lang="en-US" sz="800" b="1"/>
            <a:t>Finalise MNO</a:t>
          </a:r>
        </a:p>
      </dgm:t>
    </dgm:pt>
    <dgm:pt modelId="{3310FD01-5700-4597-8370-205C95776450}" type="parTrans" cxnId="{ECDE93B3-0797-462C-93A5-CD098B598C31}">
      <dgm:prSet/>
      <dgm:spPr/>
      <dgm:t>
        <a:bodyPr/>
        <a:lstStyle/>
        <a:p>
          <a:endParaRPr lang="en-US"/>
        </a:p>
      </dgm:t>
    </dgm:pt>
    <dgm:pt modelId="{E990A216-F17D-4BC0-91CF-8B2E0A1EAF74}" type="sibTrans" cxnId="{ECDE93B3-0797-462C-93A5-CD098B598C31}">
      <dgm:prSet/>
      <dgm:spPr/>
      <dgm:t>
        <a:bodyPr/>
        <a:lstStyle/>
        <a:p>
          <a:endParaRPr lang="en-US"/>
        </a:p>
      </dgm:t>
    </dgm:pt>
    <dgm:pt modelId="{1A485F0D-671E-4676-8771-783AD4AB6AB6}">
      <dgm:prSet phldrT="[Text]" custT="1"/>
      <dgm:spPr>
        <a:solidFill>
          <a:schemeClr val="accent2"/>
        </a:solidFill>
      </dgm:spPr>
      <dgm:t>
        <a:bodyPr/>
        <a:lstStyle/>
        <a:p>
          <a:r>
            <a:rPr lang="en-US" sz="800" b="1"/>
            <a:t>Supply to IoT/M2M OEM</a:t>
          </a:r>
        </a:p>
      </dgm:t>
    </dgm:pt>
    <dgm:pt modelId="{5998B8B5-8F94-4265-A6C9-EC78814CE896}" type="parTrans" cxnId="{3F8163A2-E10F-49E1-BB47-A7C338A3B77A}">
      <dgm:prSet/>
      <dgm:spPr/>
    </dgm:pt>
    <dgm:pt modelId="{9D492878-BFA7-448B-8395-818E2CEEC090}" type="sibTrans" cxnId="{3F8163A2-E10F-49E1-BB47-A7C338A3B77A}">
      <dgm:prSet/>
      <dgm:spPr/>
    </dgm:pt>
    <dgm:pt modelId="{886A46C0-6AE3-4A31-A5D3-27B61AE02553}" type="pres">
      <dgm:prSet presAssocID="{75D5E30F-E71D-4759-B022-6FE53FD462A3}" presName="Name0" presStyleCnt="0">
        <dgm:presLayoutVars>
          <dgm:dir/>
          <dgm:animLvl val="lvl"/>
          <dgm:resizeHandles val="exact"/>
        </dgm:presLayoutVars>
      </dgm:prSet>
      <dgm:spPr/>
    </dgm:pt>
    <dgm:pt modelId="{088BB763-630B-4AA6-A9E0-D676B448DB1A}" type="pres">
      <dgm:prSet presAssocID="{6B91A3DD-ED1A-42DA-9840-C1DC8C67EBBF}" presName="parTxOnly" presStyleLbl="node1" presStyleIdx="0" presStyleCnt="4">
        <dgm:presLayoutVars>
          <dgm:chMax val="0"/>
          <dgm:chPref val="0"/>
          <dgm:bulletEnabled val="1"/>
        </dgm:presLayoutVars>
      </dgm:prSet>
      <dgm:spPr/>
      <dgm:t>
        <a:bodyPr/>
        <a:lstStyle/>
        <a:p>
          <a:endParaRPr lang="en-US"/>
        </a:p>
      </dgm:t>
    </dgm:pt>
    <dgm:pt modelId="{6A08829E-4ED9-46EC-A7D1-E7B3D30A8F84}" type="pres">
      <dgm:prSet presAssocID="{4A6970A8-72B1-46F9-A412-4759E33B42BA}" presName="parTxOnlySpace" presStyleCnt="0"/>
      <dgm:spPr/>
    </dgm:pt>
    <dgm:pt modelId="{B9EBA4BF-846B-49CD-AEF9-0A971D87E9F2}" type="pres">
      <dgm:prSet presAssocID="{49E7CB0A-2F44-466F-96A7-F94A5912B048}" presName="parTxOnly" presStyleLbl="node1" presStyleIdx="1" presStyleCnt="4">
        <dgm:presLayoutVars>
          <dgm:chMax val="0"/>
          <dgm:chPref val="0"/>
          <dgm:bulletEnabled val="1"/>
        </dgm:presLayoutVars>
      </dgm:prSet>
      <dgm:spPr/>
      <dgm:t>
        <a:bodyPr/>
        <a:lstStyle/>
        <a:p>
          <a:endParaRPr lang="en-US"/>
        </a:p>
      </dgm:t>
    </dgm:pt>
    <dgm:pt modelId="{F327380C-527B-49D9-A971-87C0D723738A}" type="pres">
      <dgm:prSet presAssocID="{A92C4C8A-805D-49FA-BC35-4C1DED748257}" presName="parTxOnlySpace" presStyleCnt="0"/>
      <dgm:spPr/>
    </dgm:pt>
    <dgm:pt modelId="{A9AB7DDA-D64E-4701-892C-F22E2A7C38F6}" type="pres">
      <dgm:prSet presAssocID="{1A485F0D-671E-4676-8771-783AD4AB6AB6}" presName="parTxOnly" presStyleLbl="node1" presStyleIdx="2" presStyleCnt="4">
        <dgm:presLayoutVars>
          <dgm:chMax val="0"/>
          <dgm:chPref val="0"/>
          <dgm:bulletEnabled val="1"/>
        </dgm:presLayoutVars>
      </dgm:prSet>
      <dgm:spPr/>
      <dgm:t>
        <a:bodyPr/>
        <a:lstStyle/>
        <a:p>
          <a:endParaRPr lang="en-US"/>
        </a:p>
      </dgm:t>
    </dgm:pt>
    <dgm:pt modelId="{F984FF10-5D1F-42D9-A1EE-2841D7CCE24C}" type="pres">
      <dgm:prSet presAssocID="{9D492878-BFA7-448B-8395-818E2CEEC090}" presName="parTxOnlySpace" presStyleCnt="0"/>
      <dgm:spPr/>
    </dgm:pt>
    <dgm:pt modelId="{4E832417-048E-4E14-B479-912ADE2E10D5}" type="pres">
      <dgm:prSet presAssocID="{4A443DF3-38FC-44AC-818B-41EFD20C0E8F}" presName="parTxOnly" presStyleLbl="node1" presStyleIdx="3" presStyleCnt="4">
        <dgm:presLayoutVars>
          <dgm:chMax val="0"/>
          <dgm:chPref val="0"/>
          <dgm:bulletEnabled val="1"/>
        </dgm:presLayoutVars>
      </dgm:prSet>
      <dgm:spPr/>
      <dgm:t>
        <a:bodyPr/>
        <a:lstStyle/>
        <a:p>
          <a:endParaRPr lang="en-US"/>
        </a:p>
      </dgm:t>
    </dgm:pt>
  </dgm:ptLst>
  <dgm:cxnLst>
    <dgm:cxn modelId="{3132E79D-8C83-4C4E-A7AB-EB5937F03515}" type="presOf" srcId="{1A485F0D-671E-4676-8771-783AD4AB6AB6}" destId="{A9AB7DDA-D64E-4701-892C-F22E2A7C38F6}" srcOrd="0" destOrd="0" presId="urn:microsoft.com/office/officeart/2005/8/layout/chevron1"/>
    <dgm:cxn modelId="{B659E59C-0E48-4CF1-9221-DE464F620F1D}" type="presOf" srcId="{6B91A3DD-ED1A-42DA-9840-C1DC8C67EBBF}" destId="{088BB763-630B-4AA6-A9E0-D676B448DB1A}" srcOrd="0" destOrd="0" presId="urn:microsoft.com/office/officeart/2005/8/layout/chevron1"/>
    <dgm:cxn modelId="{CC9C342A-3781-4C4A-BB78-6CCC9E22E6BB}" type="presOf" srcId="{49E7CB0A-2F44-466F-96A7-F94A5912B048}" destId="{B9EBA4BF-846B-49CD-AEF9-0A971D87E9F2}" srcOrd="0" destOrd="0" presId="urn:microsoft.com/office/officeart/2005/8/layout/chevron1"/>
    <dgm:cxn modelId="{1D31D6B8-E966-4611-BA43-D89B62BBBDDF}" srcId="{75D5E30F-E71D-4759-B022-6FE53FD462A3}" destId="{49E7CB0A-2F44-466F-96A7-F94A5912B048}" srcOrd="1" destOrd="0" parTransId="{1B0C8964-C542-4083-A99B-2FA82E00AABD}" sibTransId="{A92C4C8A-805D-49FA-BC35-4C1DED748257}"/>
    <dgm:cxn modelId="{3F8163A2-E10F-49E1-BB47-A7C338A3B77A}" srcId="{75D5E30F-E71D-4759-B022-6FE53FD462A3}" destId="{1A485F0D-671E-4676-8771-783AD4AB6AB6}" srcOrd="2" destOrd="0" parTransId="{5998B8B5-8F94-4265-A6C9-EC78814CE896}" sibTransId="{9D492878-BFA7-448B-8395-818E2CEEC090}"/>
    <dgm:cxn modelId="{6F7CEF67-EA76-4DE3-9C31-6A010EA89FF6}" type="presOf" srcId="{75D5E30F-E71D-4759-B022-6FE53FD462A3}" destId="{886A46C0-6AE3-4A31-A5D3-27B61AE02553}" srcOrd="0" destOrd="0" presId="urn:microsoft.com/office/officeart/2005/8/layout/chevron1"/>
    <dgm:cxn modelId="{ECDE93B3-0797-462C-93A5-CD098B598C31}" srcId="{75D5E30F-E71D-4759-B022-6FE53FD462A3}" destId="{4A443DF3-38FC-44AC-818B-41EFD20C0E8F}" srcOrd="3" destOrd="0" parTransId="{3310FD01-5700-4597-8370-205C95776450}" sibTransId="{E990A216-F17D-4BC0-91CF-8B2E0A1EAF74}"/>
    <dgm:cxn modelId="{9F49DCA1-D357-46EF-AA36-84298416040D}" type="presOf" srcId="{4A443DF3-38FC-44AC-818B-41EFD20C0E8F}" destId="{4E832417-048E-4E14-B479-912ADE2E10D5}" srcOrd="0" destOrd="0" presId="urn:microsoft.com/office/officeart/2005/8/layout/chevron1"/>
    <dgm:cxn modelId="{79327028-F082-4AB7-9FA6-3672178805AE}" srcId="{75D5E30F-E71D-4759-B022-6FE53FD462A3}" destId="{6B91A3DD-ED1A-42DA-9840-C1DC8C67EBBF}" srcOrd="0" destOrd="0" parTransId="{F06B5C73-FD9B-406C-BA12-E0DA0E9803DA}" sibTransId="{4A6970A8-72B1-46F9-A412-4759E33B42BA}"/>
    <dgm:cxn modelId="{76365E2D-31C9-4FEE-B270-6A21232F7068}" type="presParOf" srcId="{886A46C0-6AE3-4A31-A5D3-27B61AE02553}" destId="{088BB763-630B-4AA6-A9E0-D676B448DB1A}" srcOrd="0" destOrd="0" presId="urn:microsoft.com/office/officeart/2005/8/layout/chevron1"/>
    <dgm:cxn modelId="{2D18834F-AB92-43D7-8DCE-A40C9F03821F}" type="presParOf" srcId="{886A46C0-6AE3-4A31-A5D3-27B61AE02553}" destId="{6A08829E-4ED9-46EC-A7D1-E7B3D30A8F84}" srcOrd="1" destOrd="0" presId="urn:microsoft.com/office/officeart/2005/8/layout/chevron1"/>
    <dgm:cxn modelId="{C95EFB92-732E-46A1-92A9-125BFC187E5D}" type="presParOf" srcId="{886A46C0-6AE3-4A31-A5D3-27B61AE02553}" destId="{B9EBA4BF-846B-49CD-AEF9-0A971D87E9F2}" srcOrd="2" destOrd="0" presId="urn:microsoft.com/office/officeart/2005/8/layout/chevron1"/>
    <dgm:cxn modelId="{FB3238A1-BD0D-45E4-B05C-392E2C05524F}" type="presParOf" srcId="{886A46C0-6AE3-4A31-A5D3-27B61AE02553}" destId="{F327380C-527B-49D9-A971-87C0D723738A}" srcOrd="3" destOrd="0" presId="urn:microsoft.com/office/officeart/2005/8/layout/chevron1"/>
    <dgm:cxn modelId="{FEB0B994-54D9-4C42-BA83-580C061CCC54}" type="presParOf" srcId="{886A46C0-6AE3-4A31-A5D3-27B61AE02553}" destId="{A9AB7DDA-D64E-4701-892C-F22E2A7C38F6}" srcOrd="4" destOrd="0" presId="urn:microsoft.com/office/officeart/2005/8/layout/chevron1"/>
    <dgm:cxn modelId="{92C2D79C-5DB2-4299-8EFF-20EBA168237D}" type="presParOf" srcId="{886A46C0-6AE3-4A31-A5D3-27B61AE02553}" destId="{F984FF10-5D1F-42D9-A1EE-2841D7CCE24C}" srcOrd="5" destOrd="0" presId="urn:microsoft.com/office/officeart/2005/8/layout/chevron1"/>
    <dgm:cxn modelId="{F99954C1-86D8-4D88-A53D-7F05F6E59EB7}" type="presParOf" srcId="{886A46C0-6AE3-4A31-A5D3-27B61AE02553}" destId="{4E832417-048E-4E14-B479-912ADE2E10D5}" srcOrd="6" destOrd="0" presId="urn:microsoft.com/office/officeart/2005/8/layout/chevron1"/>
  </dgm:cxnLst>
  <dgm:bg/>
  <dgm:whole/>
</dgm:dataModel>
</file>

<file path=word/diagrams/layout1.xml><?xml version="1.0" encoding="utf-8"?>
<dgm:layoutDef xmlns:dgm="http://schemas.openxmlformats.org/drawingml/2006/diagram" xmlns:a="http://schemas.openxmlformats.org/drawingml/2006/main" uniqueId="urn:microsoft.com/office/officeart/2005/8/layout/chevron1">
  <dgm:title val=""/>
  <dgm:desc val=""/>
  <dgm:catLst>
    <dgm:cat type="process" pri="9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hoose name="Name4">
      <dgm:if name="Name5" axis="des" func="maxDepth" op="gte" val="2">
        <dgm:constrLst>
          <dgm:constr type="h" for="ch" forName="composite" refType="h"/>
          <dgm:constr type="w" for="ch" forName="composite" refType="w"/>
          <dgm:constr type="w" for="des" forName="parTx"/>
          <dgm:constr type="h" for="des" forName="parTx" op="equ"/>
          <dgm:constr type="w" for="des" forName="desTx"/>
          <dgm:constr type="h" for="des" forName="desTx" op="equ"/>
          <dgm:constr type="primFontSz" for="des" forName="parTx" val="65"/>
          <dgm:constr type="secFontSz" for="des" forName="desTx" refType="primFontSz" refFor="des" refForName="parTx" op="equ"/>
          <dgm:constr type="h" for="des" forName="parTx" refType="primFontSz" refFor="des" refForName="parTx" fact="1.5"/>
          <dgm:constr type="h" for="des" forName="desTx" refType="primFontSz" refFor="des" refForName="parTx" fact="0.5"/>
          <dgm:constr type="w" for="ch" forName="space" op="equ" val="-6"/>
        </dgm:constrLst>
        <dgm:ruleLst>
          <dgm:rule type="w" for="ch" forName="composite" val="0" fact="NaN" max="NaN"/>
          <dgm:rule type="primFontSz" for="des" forName="parTx" val="5" fact="NaN" max="NaN"/>
        </dgm:ruleLst>
        <dgm:forEach name="Name6" axis="ch" ptType="node">
          <dgm:layoutNode name="composite">
            <dgm:alg type="composite"/>
            <dgm:shape xmlns:r="http://schemas.openxmlformats.org/officeDocument/2006/relationships" r:blip="">
              <dgm:adjLst/>
            </dgm:shape>
            <dgm:presOf/>
            <dgm:choose name="Name7">
              <dgm:if name="Name8" func="var" arg="dir" op="equ" val="norm">
                <dgm:constrLst>
                  <dgm:constr type="l" for="ch" forName="parTx"/>
                  <dgm:constr type="w" for="ch" forName="parTx" refType="w"/>
                  <dgm:constr type="t" for="ch" forName="parTx"/>
                  <dgm:constr type="l" for="ch" forName="desTx"/>
                  <dgm:constr type="w" for="ch" forName="desTx" refType="w" refFor="ch" refForName="parTx" fact="0.8"/>
                  <dgm:constr type="t" for="ch" forName="desTx" refType="h" refFor="ch" refForName="parTx" fact="1.125"/>
                </dgm:constrLst>
              </dgm:if>
              <dgm:else name="Name9">
                <dgm:constrLst>
                  <dgm:constr type="l" for="ch" forName="parTx"/>
                  <dgm:constr type="w" for="ch" forName="parTx" refType="w"/>
                  <dgm:constr type="t" for="ch" forName="parTx"/>
                  <dgm:constr type="l" for="ch" forName="desTx" refType="w" fact="0.2"/>
                  <dgm:constr type="w" for="ch" forName="desTx" refType="w" refFor="ch" refForName="parTx" fact="0.8"/>
                  <dgm:constr type="t" for="ch" forName="desTx" refType="h" refFor="ch" refForName="parTx" fact="1.125"/>
                </dgm:constrLst>
              </dgm:else>
            </dgm:choose>
            <dgm:ruleLst>
              <dgm:rule type="h" val="INF" fact="NaN" max="NaN"/>
            </dgm:ruleLst>
            <dgm:layoutNode name="parTx">
              <dgm:varLst>
                <dgm:chMax val="0"/>
                <dgm:chPref val="0"/>
                <dgm:bulletEnabled val="1"/>
              </dgm:varLst>
              <dgm:alg type="tx"/>
              <dgm:choose name="Name10">
                <dgm:if name="Name11" func="var" arg="dir" op="equ" val="norm">
                  <dgm:shape xmlns:r="http://schemas.openxmlformats.org/officeDocument/2006/relationships" type="chevron" r:blip="">
                    <dgm:adjLst/>
                  </dgm:shape>
                </dgm:if>
                <dgm:else name="Name12">
                  <dgm:shape xmlns:r="http://schemas.openxmlformats.org/officeDocument/2006/relationships" rot="180" type="chevron" r:blip="">
                    <dgm:adjLst/>
                  </dgm:shape>
                </dgm:else>
              </dgm:choose>
              <dgm:presOf axis="self" ptType="node"/>
              <dgm:choose name="Name13">
                <dgm:if name="Name14" func="var" arg="dir" op="equ" val="norm">
                  <dgm:constrLst>
                    <dgm:constr type="h" refType="w" op="lte" fact="0.4"/>
                    <dgm:constr type="h"/>
                    <dgm:constr type="tMarg" refType="primFontSz" fact="0.105"/>
                    <dgm:constr type="bMarg" refType="primFontSz" fact="0.105"/>
                    <dgm:constr type="lMarg" refType="primFontSz" fact="0.315"/>
                    <dgm:constr type="rMarg" refType="primFontSz" fact="0.105"/>
                  </dgm:constrLst>
                </dgm:if>
                <dgm:else name="Name15">
                  <dgm:constrLst>
                    <dgm:constr type="h" refType="w" op="lte" fact="0.4"/>
                    <dgm:constr type="h"/>
                    <dgm:constr type="tMarg" refType="primFontSz" fact="0.105"/>
                    <dgm:constr type="bMarg" refType="primFontSz" fact="0.105"/>
                    <dgm:constr type="lMarg" refType="primFontSz" fact="0.105"/>
                    <dgm:constr type="rMarg" refType="primFontSz" fact="0.315"/>
                  </dgm:constrLst>
                </dgm:else>
              </dgm:choose>
              <dgm:ruleLst>
                <dgm:rule type="h" val="INF" fact="NaN" max="NaN"/>
              </dgm:ruleLst>
            </dgm:layoutNode>
            <dgm:layoutNode name="desTx" styleLbl="revTx">
              <dgm:varLst>
                <dgm:bulletEnabled val="1"/>
              </dgm:varLst>
              <dgm:alg type="tx">
                <dgm:param type="stBulletLvl" val="1"/>
              </dgm:alg>
              <dgm:choose name="Name16">
                <dgm:if name="Name17" axis="ch" ptType="node" func="cnt" op="gte" val="1">
                  <dgm:shape xmlns:r="http://schemas.openxmlformats.org/officeDocument/2006/relationships" type="rect" r:blip="">
                    <dgm:adjLst/>
                  </dgm:shape>
                </dgm:if>
                <dgm:else name="Name18">
                  <dgm:shape xmlns:r="http://schemas.openxmlformats.org/officeDocument/2006/relationships" type="rect" r:blip="" hideGeom="1">
                    <dgm:adjLst/>
                  </dgm:shape>
                </dgm:else>
              </dgm:choose>
              <dgm:presOf axis="des" ptType="node"/>
              <dgm:constrLst>
                <dgm:constr type="secFontSz" val="65"/>
                <dgm:constr type="primFontSz" refType="secFontSz"/>
                <dgm:constr type="h"/>
                <dgm:constr type="tMarg"/>
                <dgm:constr type="bMarg"/>
                <dgm:constr type="rMarg"/>
                <dgm:constr type="lMarg"/>
              </dgm:constrLst>
              <dgm:ruleLst>
                <dgm:rule type="h" val="INF" fact="NaN" max="NaN"/>
              </dgm:ruleLst>
            </dgm:layoutNode>
          </dgm:layoutNode>
          <dgm:forEach name="Name19" axis="followSib" ptType="sibTrans" cnt="1">
            <dgm:layoutNode name="space">
              <dgm:alg type="sp"/>
              <dgm:shape xmlns:r="http://schemas.openxmlformats.org/officeDocument/2006/relationships" r:blip="">
                <dgm:adjLst/>
              </dgm:shape>
              <dgm:presOf/>
              <dgm:constrLst/>
              <dgm:ruleLst/>
            </dgm:layoutNode>
          </dgm:forEach>
        </dgm:forEach>
      </dgm:if>
      <dgm:else name="Name20">
        <dgm:constrLst>
          <dgm:constr type="w" for="ch" forName="parTxOnly" refType="w"/>
          <dgm:constr type="h" for="des" forName="parTxOnly" op="equ"/>
          <dgm:constr type="primFontSz" for="des" forName="parTxOnly" op="equ" val="65"/>
          <dgm:constr type="w" for="ch" forName="parTxOnlySpace" refType="w" refFor="ch" refForName="parTxOnly" fact="-0.1"/>
        </dgm:constrLst>
        <dgm:ruleLst/>
        <dgm:forEach name="Name21" axis="ch" ptType="node">
          <dgm:layoutNode name="parTxOnly">
            <dgm:varLst>
              <dgm:chMax val="0"/>
              <dgm:chPref val="0"/>
              <dgm:bulletEnabled val="1"/>
            </dgm:varLst>
            <dgm:alg type="tx"/>
            <dgm:choose name="Name22">
              <dgm:if name="Name23" func="var" arg="dir" op="equ" val="norm">
                <dgm:shape xmlns:r="http://schemas.openxmlformats.org/officeDocument/2006/relationships" type="chevron" r:blip="">
                  <dgm:adjLst/>
                </dgm:shape>
              </dgm:if>
              <dgm:else name="Name24">
                <dgm:shape xmlns:r="http://schemas.openxmlformats.org/officeDocument/2006/relationships" rot="180" type="chevron" r:blip="">
                  <dgm:adjLst/>
                </dgm:shape>
              </dgm:else>
            </dgm:choose>
            <dgm:presOf axis="self" ptType="node"/>
            <dgm:choose name="Name25">
              <dgm:if name="Name26" func="var" arg="dir" op="equ" val="norm">
                <dgm:constrLst>
                  <dgm:constr type="h" refType="w" op="equ" fact="0.4"/>
                  <dgm:constr type="tMarg" refType="primFontSz" fact="0.105"/>
                  <dgm:constr type="bMarg" refType="primFontSz" fact="0.105"/>
                  <dgm:constr type="lMarg" refType="primFontSz" fact="0.315"/>
                  <dgm:constr type="rMarg" refType="primFontSz" fact="0.105"/>
                </dgm:constrLst>
              </dgm:if>
              <dgm:else name="Name27">
                <dgm:constrLst>
                  <dgm:constr type="h" refType="w" op="equ" fact="0.4"/>
                  <dgm:constr type="tMarg" refType="primFontSz" fact="0.105"/>
                  <dgm:constr type="bMarg" refType="primFontSz" fact="0.105"/>
                  <dgm:constr type="lMarg" refType="primFontSz" fact="0.105"/>
                  <dgm:constr type="rMarg" refType="primFontSz" fact="0.315"/>
                </dgm:constrLst>
              </dgm:else>
            </dgm:choose>
            <dgm:ruleLst>
              <dgm:rule type="primFontSz" val="5" fact="NaN" max="NaN"/>
            </dgm:ruleLst>
          </dgm:layoutNode>
          <dgm:forEach name="Name28" axis="followSib" ptType="sibTrans" cnt="1">
            <dgm:layoutNode name="parTxOnlySpace">
              <dgm:alg type="sp"/>
              <dgm:shape xmlns:r="http://schemas.openxmlformats.org/officeDocument/2006/relationships" r:blip="">
                <dgm:adjLst/>
              </dgm:shape>
              <dgm:presOf/>
              <dgm:constrLst/>
              <dgm:ruleLst/>
            </dgm:layoutNode>
          </dgm:forEach>
        </dgm:forEach>
      </dgm:else>
    </dgm:choose>
  </dgm:layoutNode>
</dgm:layoutDef>
</file>

<file path=word/diagrams/layout2.xml><?xml version="1.0" encoding="utf-8"?>
<dgm:layoutDef xmlns:dgm="http://schemas.openxmlformats.org/drawingml/2006/diagram" xmlns:a="http://schemas.openxmlformats.org/drawingml/2006/main" uniqueId="urn:microsoft.com/office/officeart/2005/8/layout/chevron1">
  <dgm:title val=""/>
  <dgm:desc val=""/>
  <dgm:catLst>
    <dgm:cat type="process" pri="9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hoose name="Name4">
      <dgm:if name="Name5" axis="des" func="maxDepth" op="gte" val="2">
        <dgm:constrLst>
          <dgm:constr type="h" for="ch" forName="composite" refType="h"/>
          <dgm:constr type="w" for="ch" forName="composite" refType="w"/>
          <dgm:constr type="w" for="des" forName="parTx"/>
          <dgm:constr type="h" for="des" forName="parTx" op="equ"/>
          <dgm:constr type="w" for="des" forName="desTx"/>
          <dgm:constr type="h" for="des" forName="desTx" op="equ"/>
          <dgm:constr type="primFontSz" for="des" forName="parTx" val="65"/>
          <dgm:constr type="secFontSz" for="des" forName="desTx" refType="primFontSz" refFor="des" refForName="parTx" op="equ"/>
          <dgm:constr type="h" for="des" forName="parTx" refType="primFontSz" refFor="des" refForName="parTx" fact="1.5"/>
          <dgm:constr type="h" for="des" forName="desTx" refType="primFontSz" refFor="des" refForName="parTx" fact="0.5"/>
          <dgm:constr type="w" for="ch" forName="space" op="equ" val="-6"/>
        </dgm:constrLst>
        <dgm:ruleLst>
          <dgm:rule type="w" for="ch" forName="composite" val="0" fact="NaN" max="NaN"/>
          <dgm:rule type="primFontSz" for="des" forName="parTx" val="5" fact="NaN" max="NaN"/>
        </dgm:ruleLst>
        <dgm:forEach name="Name6" axis="ch" ptType="node">
          <dgm:layoutNode name="composite">
            <dgm:alg type="composite"/>
            <dgm:shape xmlns:r="http://schemas.openxmlformats.org/officeDocument/2006/relationships" r:blip="">
              <dgm:adjLst/>
            </dgm:shape>
            <dgm:presOf/>
            <dgm:choose name="Name7">
              <dgm:if name="Name8" func="var" arg="dir" op="equ" val="norm">
                <dgm:constrLst>
                  <dgm:constr type="l" for="ch" forName="parTx"/>
                  <dgm:constr type="w" for="ch" forName="parTx" refType="w"/>
                  <dgm:constr type="t" for="ch" forName="parTx"/>
                  <dgm:constr type="l" for="ch" forName="desTx"/>
                  <dgm:constr type="w" for="ch" forName="desTx" refType="w" refFor="ch" refForName="parTx" fact="0.8"/>
                  <dgm:constr type="t" for="ch" forName="desTx" refType="h" refFor="ch" refForName="parTx" fact="1.125"/>
                </dgm:constrLst>
              </dgm:if>
              <dgm:else name="Name9">
                <dgm:constrLst>
                  <dgm:constr type="l" for="ch" forName="parTx"/>
                  <dgm:constr type="w" for="ch" forName="parTx" refType="w"/>
                  <dgm:constr type="t" for="ch" forName="parTx"/>
                  <dgm:constr type="l" for="ch" forName="desTx" refType="w" fact="0.2"/>
                  <dgm:constr type="w" for="ch" forName="desTx" refType="w" refFor="ch" refForName="parTx" fact="0.8"/>
                  <dgm:constr type="t" for="ch" forName="desTx" refType="h" refFor="ch" refForName="parTx" fact="1.125"/>
                </dgm:constrLst>
              </dgm:else>
            </dgm:choose>
            <dgm:ruleLst>
              <dgm:rule type="h" val="INF" fact="NaN" max="NaN"/>
            </dgm:ruleLst>
            <dgm:layoutNode name="parTx">
              <dgm:varLst>
                <dgm:chMax val="0"/>
                <dgm:chPref val="0"/>
                <dgm:bulletEnabled val="1"/>
              </dgm:varLst>
              <dgm:alg type="tx"/>
              <dgm:choose name="Name10">
                <dgm:if name="Name11" func="var" arg="dir" op="equ" val="norm">
                  <dgm:shape xmlns:r="http://schemas.openxmlformats.org/officeDocument/2006/relationships" type="chevron" r:blip="">
                    <dgm:adjLst/>
                  </dgm:shape>
                </dgm:if>
                <dgm:else name="Name12">
                  <dgm:shape xmlns:r="http://schemas.openxmlformats.org/officeDocument/2006/relationships" rot="180" type="chevron" r:blip="">
                    <dgm:adjLst/>
                  </dgm:shape>
                </dgm:else>
              </dgm:choose>
              <dgm:presOf axis="self" ptType="node"/>
              <dgm:choose name="Name13">
                <dgm:if name="Name14" func="var" arg="dir" op="equ" val="norm">
                  <dgm:constrLst>
                    <dgm:constr type="h" refType="w" op="lte" fact="0.4"/>
                    <dgm:constr type="h"/>
                    <dgm:constr type="tMarg" refType="primFontSz" fact="0.105"/>
                    <dgm:constr type="bMarg" refType="primFontSz" fact="0.105"/>
                    <dgm:constr type="lMarg" refType="primFontSz" fact="0.315"/>
                    <dgm:constr type="rMarg" refType="primFontSz" fact="0.105"/>
                  </dgm:constrLst>
                </dgm:if>
                <dgm:else name="Name15">
                  <dgm:constrLst>
                    <dgm:constr type="h" refType="w" op="lte" fact="0.4"/>
                    <dgm:constr type="h"/>
                    <dgm:constr type="tMarg" refType="primFontSz" fact="0.105"/>
                    <dgm:constr type="bMarg" refType="primFontSz" fact="0.105"/>
                    <dgm:constr type="lMarg" refType="primFontSz" fact="0.105"/>
                    <dgm:constr type="rMarg" refType="primFontSz" fact="0.315"/>
                  </dgm:constrLst>
                </dgm:else>
              </dgm:choose>
              <dgm:ruleLst>
                <dgm:rule type="h" val="INF" fact="NaN" max="NaN"/>
              </dgm:ruleLst>
            </dgm:layoutNode>
            <dgm:layoutNode name="desTx" styleLbl="revTx">
              <dgm:varLst>
                <dgm:bulletEnabled val="1"/>
              </dgm:varLst>
              <dgm:alg type="tx">
                <dgm:param type="stBulletLvl" val="1"/>
              </dgm:alg>
              <dgm:choose name="Name16">
                <dgm:if name="Name17" axis="ch" ptType="node" func="cnt" op="gte" val="1">
                  <dgm:shape xmlns:r="http://schemas.openxmlformats.org/officeDocument/2006/relationships" type="rect" r:blip="">
                    <dgm:adjLst/>
                  </dgm:shape>
                </dgm:if>
                <dgm:else name="Name18">
                  <dgm:shape xmlns:r="http://schemas.openxmlformats.org/officeDocument/2006/relationships" type="rect" r:blip="" hideGeom="1">
                    <dgm:adjLst/>
                  </dgm:shape>
                </dgm:else>
              </dgm:choose>
              <dgm:presOf axis="des" ptType="node"/>
              <dgm:constrLst>
                <dgm:constr type="secFontSz" val="65"/>
                <dgm:constr type="primFontSz" refType="secFontSz"/>
                <dgm:constr type="h"/>
                <dgm:constr type="tMarg"/>
                <dgm:constr type="bMarg"/>
                <dgm:constr type="rMarg"/>
                <dgm:constr type="lMarg"/>
              </dgm:constrLst>
              <dgm:ruleLst>
                <dgm:rule type="h" val="INF" fact="NaN" max="NaN"/>
              </dgm:ruleLst>
            </dgm:layoutNode>
          </dgm:layoutNode>
          <dgm:forEach name="Name19" axis="followSib" ptType="sibTrans" cnt="1">
            <dgm:layoutNode name="space">
              <dgm:alg type="sp"/>
              <dgm:shape xmlns:r="http://schemas.openxmlformats.org/officeDocument/2006/relationships" r:blip="">
                <dgm:adjLst/>
              </dgm:shape>
              <dgm:presOf/>
              <dgm:constrLst/>
              <dgm:ruleLst/>
            </dgm:layoutNode>
          </dgm:forEach>
        </dgm:forEach>
      </dgm:if>
      <dgm:else name="Name20">
        <dgm:constrLst>
          <dgm:constr type="w" for="ch" forName="parTxOnly" refType="w"/>
          <dgm:constr type="h" for="des" forName="parTxOnly" op="equ"/>
          <dgm:constr type="primFontSz" for="des" forName="parTxOnly" op="equ" val="65"/>
          <dgm:constr type="w" for="ch" forName="parTxOnlySpace" refType="w" refFor="ch" refForName="parTxOnly" fact="-0.1"/>
        </dgm:constrLst>
        <dgm:ruleLst/>
        <dgm:forEach name="Name21" axis="ch" ptType="node">
          <dgm:layoutNode name="parTxOnly">
            <dgm:varLst>
              <dgm:chMax val="0"/>
              <dgm:chPref val="0"/>
              <dgm:bulletEnabled val="1"/>
            </dgm:varLst>
            <dgm:alg type="tx"/>
            <dgm:choose name="Name22">
              <dgm:if name="Name23" func="var" arg="dir" op="equ" val="norm">
                <dgm:shape xmlns:r="http://schemas.openxmlformats.org/officeDocument/2006/relationships" type="chevron" r:blip="">
                  <dgm:adjLst/>
                </dgm:shape>
              </dgm:if>
              <dgm:else name="Name24">
                <dgm:shape xmlns:r="http://schemas.openxmlformats.org/officeDocument/2006/relationships" rot="180" type="chevron" r:blip="">
                  <dgm:adjLst/>
                </dgm:shape>
              </dgm:else>
            </dgm:choose>
            <dgm:presOf axis="self" ptType="node"/>
            <dgm:choose name="Name25">
              <dgm:if name="Name26" func="var" arg="dir" op="equ" val="norm">
                <dgm:constrLst>
                  <dgm:constr type="h" refType="w" op="equ" fact="0.4"/>
                  <dgm:constr type="tMarg" refType="primFontSz" fact="0.105"/>
                  <dgm:constr type="bMarg" refType="primFontSz" fact="0.105"/>
                  <dgm:constr type="lMarg" refType="primFontSz" fact="0.315"/>
                  <dgm:constr type="rMarg" refType="primFontSz" fact="0.105"/>
                </dgm:constrLst>
              </dgm:if>
              <dgm:else name="Name27">
                <dgm:constrLst>
                  <dgm:constr type="h" refType="w" op="equ" fact="0.4"/>
                  <dgm:constr type="tMarg" refType="primFontSz" fact="0.105"/>
                  <dgm:constr type="bMarg" refType="primFontSz" fact="0.105"/>
                  <dgm:constr type="lMarg" refType="primFontSz" fact="0.105"/>
                  <dgm:constr type="rMarg" refType="primFontSz" fact="0.315"/>
                </dgm:constrLst>
              </dgm:else>
            </dgm:choose>
            <dgm:ruleLst>
              <dgm:rule type="primFontSz" val="5" fact="NaN" max="NaN"/>
            </dgm:ruleLst>
          </dgm:layoutNode>
          <dgm:forEach name="Name28" axis="followSib" ptType="sibTrans" cnt="1">
            <dgm:layoutNode name="parTxOnlySpace">
              <dgm:alg type="sp"/>
              <dgm:shape xmlns:r="http://schemas.openxmlformats.org/officeDocument/2006/relationships" r:blip="">
                <dgm:adjLst/>
              </dgm:shape>
              <dgm:presOf/>
              <dgm:constrLst/>
              <dgm:ruleLst/>
            </dgm:layoutNode>
          </dgm:forEach>
        </dgm:forEach>
      </dgm:else>
    </dgm:choose>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docParts>
    <w:docPart>
      <w:docPartPr>
        <w:name w:val="3000296BF61A4B2EA46DF12C4404BA1E"/>
        <w:category>
          <w:name w:val="General"/>
          <w:gallery w:val="placeholder"/>
        </w:category>
        <w:types>
          <w:type w:val="bbPlcHdr"/>
        </w:types>
        <w:behaviors>
          <w:behavior w:val="content"/>
        </w:behaviors>
        <w:guid w:val="{53619703-5CF8-48BA-9413-39593CFE6B55}"/>
      </w:docPartPr>
      <w:docPartBody>
        <w:p w:rsidR="00000000" w:rsidRDefault="009E727B" w:rsidP="009E727B">
          <w:pPr>
            <w:pStyle w:val="3000296BF61A4B2EA46DF12C4404BA1E"/>
          </w:pPr>
          <w:r w:rsidRPr="005E55C3">
            <w:rPr>
              <w:rStyle w:val="PlaceholderText"/>
            </w:rPr>
            <w:t>[ShortName]</w:t>
          </w:r>
        </w:p>
      </w:docPartBody>
    </w:docPart>
    <w:docPart>
      <w:docPartPr>
        <w:name w:val="BC8230ADB8654132B3592B54FAE07180"/>
        <w:category>
          <w:name w:val="General"/>
          <w:gallery w:val="placeholder"/>
        </w:category>
        <w:types>
          <w:type w:val="bbPlcHdr"/>
        </w:types>
        <w:behaviors>
          <w:behavior w:val="content"/>
        </w:behaviors>
        <w:guid w:val="{49BBD4D1-1319-4D3C-8D19-511F3F1B1BD4}"/>
      </w:docPartPr>
      <w:docPartBody>
        <w:p w:rsidR="00000000" w:rsidRDefault="009E727B" w:rsidP="009E727B">
          <w:pPr>
            <w:pStyle w:val="BC8230ADB8654132B3592B54FAE07180"/>
          </w:pPr>
          <w:r w:rsidRPr="00D87B98">
            <w:rPr>
              <w:rStyle w:val="PlaceholderText"/>
            </w:rPr>
            <w:t>[SgText]</w:t>
          </w:r>
        </w:p>
      </w:docPartBody>
    </w:docPart>
    <w:docPart>
      <w:docPartPr>
        <w:name w:val="98140E9238974F0AA192396B84E2FE99"/>
        <w:category>
          <w:name w:val="General"/>
          <w:gallery w:val="placeholder"/>
        </w:category>
        <w:types>
          <w:type w:val="bbPlcHdr"/>
        </w:types>
        <w:behaviors>
          <w:behavior w:val="content"/>
        </w:behaviors>
        <w:guid w:val="{5DAC15A7-96D8-4226-BDBD-1A39BD3430FB}"/>
      </w:docPartPr>
      <w:docPartBody>
        <w:p w:rsidR="00000000" w:rsidRDefault="009E727B" w:rsidP="009E727B">
          <w:pPr>
            <w:pStyle w:val="98140E9238974F0AA192396B84E2FE99"/>
          </w:pPr>
          <w:r w:rsidRPr="00D87B98">
            <w:rPr>
              <w:rStyle w:val="PlaceholderText"/>
            </w:rPr>
            <w:t>[QuestionText]</w:t>
          </w:r>
        </w:p>
      </w:docPartBody>
    </w:docPart>
    <w:docPart>
      <w:docPartPr>
        <w:name w:val="A7832EB01B434284AD27645514C1FA21"/>
        <w:category>
          <w:name w:val="General"/>
          <w:gallery w:val="placeholder"/>
        </w:category>
        <w:types>
          <w:type w:val="bbPlcHdr"/>
        </w:types>
        <w:behaviors>
          <w:behavior w:val="content"/>
        </w:behaviors>
        <w:guid w:val="{8A6CAEC9-375F-4F67-AA06-0F3705AB0591}"/>
      </w:docPartPr>
      <w:docPartBody>
        <w:p w:rsidR="00000000" w:rsidRDefault="009E727B" w:rsidP="009E727B">
          <w:pPr>
            <w:pStyle w:val="A7832EB01B434284AD27645514C1FA21"/>
          </w:pPr>
          <w:r w:rsidRPr="00D87B98">
            <w:rPr>
              <w:rStyle w:val="PlaceholderText"/>
            </w:rPr>
            <w:t>[Place]</w:t>
          </w:r>
        </w:p>
      </w:docPartBody>
    </w:docPart>
    <w:docPart>
      <w:docPartPr>
        <w:name w:val="C3852EF598AC4B1B9D9D6130345EC476"/>
        <w:category>
          <w:name w:val="General"/>
          <w:gallery w:val="placeholder"/>
        </w:category>
        <w:types>
          <w:type w:val="bbPlcHdr"/>
        </w:types>
        <w:behaviors>
          <w:behavior w:val="content"/>
        </w:behaviors>
        <w:guid w:val="{6E44DD13-D028-4D18-8B78-74E086AED4FF}"/>
      </w:docPartPr>
      <w:docPartBody>
        <w:p w:rsidR="00000000" w:rsidRDefault="009E727B" w:rsidP="009E727B">
          <w:pPr>
            <w:pStyle w:val="C3852EF598AC4B1B9D9D6130345EC476"/>
          </w:pPr>
          <w:r w:rsidRPr="00D87B98">
            <w:rPr>
              <w:rStyle w:val="PlaceholderText"/>
            </w:rPr>
            <w:t>[When]</w:t>
          </w:r>
        </w:p>
      </w:docPartBody>
    </w:docPart>
    <w:docPart>
      <w:docPartPr>
        <w:name w:val="56A8229D23874FC3AE55A0D8DE0CDFA9"/>
        <w:category>
          <w:name w:val="General"/>
          <w:gallery w:val="placeholder"/>
        </w:category>
        <w:types>
          <w:type w:val="bbPlcHdr"/>
        </w:types>
        <w:behaviors>
          <w:behavior w:val="content"/>
        </w:behaviors>
        <w:guid w:val="{8714E868-1F7C-4D0A-BADD-B25BF47D019E}"/>
      </w:docPartPr>
      <w:docPartBody>
        <w:p w:rsidR="00000000" w:rsidRDefault="009E727B" w:rsidP="009E727B">
          <w:pPr>
            <w:pStyle w:val="56A8229D23874FC3AE55A0D8DE0CDFA9"/>
          </w:pPr>
          <w:r w:rsidRPr="009963AC">
            <w:rPr>
              <w:rStyle w:val="PlaceholderText"/>
            </w:rPr>
            <w:t>[DocTypeText]</w:t>
          </w:r>
        </w:p>
      </w:docPartBody>
    </w:docPart>
    <w:docPart>
      <w:docPartPr>
        <w:name w:val="188D1E1863E143E1B2CD85A5445A17B6"/>
        <w:category>
          <w:name w:val="General"/>
          <w:gallery w:val="placeholder"/>
        </w:category>
        <w:types>
          <w:type w:val="bbPlcHdr"/>
        </w:types>
        <w:behaviors>
          <w:behavior w:val="content"/>
        </w:behaviors>
        <w:guid w:val="{3B0E0E66-BF35-4A37-AE21-5FB18A01BBD5}"/>
      </w:docPartPr>
      <w:docPartBody>
        <w:p w:rsidR="00000000" w:rsidRDefault="009E727B" w:rsidP="009E727B">
          <w:pPr>
            <w:pStyle w:val="188D1E1863E143E1B2CD85A5445A17B6"/>
          </w:pPr>
          <w:r w:rsidRPr="00E236D2">
            <w:rPr>
              <w:rStyle w:val="PlaceholderText"/>
            </w:rPr>
            <w:t>[DocumentSource]</w:t>
          </w:r>
        </w:p>
      </w:docPartBody>
    </w:docPart>
    <w:docPart>
      <w:docPartPr>
        <w:name w:val="670D551D4EC84715A0996CF02ADF3BA9"/>
        <w:category>
          <w:name w:val="General"/>
          <w:gallery w:val="placeholder"/>
        </w:category>
        <w:types>
          <w:type w:val="bbPlcHdr"/>
        </w:types>
        <w:behaviors>
          <w:behavior w:val="content"/>
        </w:behaviors>
        <w:guid w:val="{245DFC02-4C4C-46DA-A9C5-E2179E81934E}"/>
      </w:docPartPr>
      <w:docPartBody>
        <w:p w:rsidR="00000000" w:rsidRDefault="009E727B" w:rsidP="009E727B">
          <w:pPr>
            <w:pStyle w:val="670D551D4EC84715A0996CF02ADF3BA9"/>
          </w:pPr>
          <w:r>
            <w:rPr>
              <w:rStyle w:val="PlaceholderText"/>
            </w:rPr>
            <w:t>[Title]</w:t>
          </w:r>
        </w:p>
      </w:docPartBody>
    </w:docPart>
    <w:docPart>
      <w:docPartPr>
        <w:name w:val="CB319DA1E3FC41EF97BF70EF33F66D80"/>
        <w:category>
          <w:name w:val="General"/>
          <w:gallery w:val="placeholder"/>
        </w:category>
        <w:types>
          <w:type w:val="bbPlcHdr"/>
        </w:types>
        <w:behaviors>
          <w:behavior w:val="content"/>
        </w:behaviors>
        <w:guid w:val="{1C68456D-F1F5-429C-ADE3-3055E92F4179}"/>
      </w:docPartPr>
      <w:docPartBody>
        <w:p w:rsidR="00000000" w:rsidRDefault="009E727B" w:rsidP="009E727B">
          <w:pPr>
            <w:pStyle w:val="CB319DA1E3FC41EF97BF70EF33F66D80"/>
          </w:pPr>
          <w:r w:rsidRPr="001229A4">
            <w:rPr>
              <w:rStyle w:val="PlaceholderText"/>
            </w:rPr>
            <w:t>Click here to enter text.</w:t>
          </w:r>
        </w:p>
      </w:docPartBody>
    </w:docPart>
    <w:docPart>
      <w:docPartPr>
        <w:name w:val="8A30679E77D0468087686E3D9A3B7263"/>
        <w:category>
          <w:name w:val="General"/>
          <w:gallery w:val="placeholder"/>
        </w:category>
        <w:types>
          <w:type w:val="bbPlcHdr"/>
        </w:types>
        <w:behaviors>
          <w:behavior w:val="content"/>
        </w:behaviors>
        <w:guid w:val="{D5F7D747-A3EE-4894-B6A9-353BABB2D4DC}"/>
      </w:docPartPr>
      <w:docPartBody>
        <w:p w:rsidR="00000000" w:rsidRDefault="009E727B" w:rsidP="009E727B">
          <w:pPr>
            <w:pStyle w:val="8A30679E77D0468087686E3D9A3B7263"/>
          </w:pPr>
          <w:r w:rsidRPr="001229A4">
            <w:rPr>
              <w:rStyle w:val="PlaceholderText"/>
            </w:rPr>
            <w:t>Click here to enter text.</w:t>
          </w:r>
        </w:p>
      </w:docPartBody>
    </w:docPart>
    <w:docPart>
      <w:docPartPr>
        <w:name w:val="3BAF4E25B0DC4E25B8F0B736BAE07ED6"/>
        <w:category>
          <w:name w:val="General"/>
          <w:gallery w:val="placeholder"/>
        </w:category>
        <w:types>
          <w:type w:val="bbPlcHdr"/>
        </w:types>
        <w:behaviors>
          <w:behavior w:val="content"/>
        </w:behaviors>
        <w:guid w:val="{1805A8F7-C461-4CE0-B4B7-F0BC80DD41EE}"/>
      </w:docPartPr>
      <w:docPartBody>
        <w:p w:rsidR="00000000" w:rsidRDefault="009E727B" w:rsidP="009E727B">
          <w:pPr>
            <w:pStyle w:val="3BAF4E25B0DC4E25B8F0B736BAE07ED6"/>
          </w:pPr>
          <w:r w:rsidRPr="001229A4">
            <w:rPr>
              <w:rStyle w:val="PlaceholderText"/>
            </w:rPr>
            <w:t>Click here to enter text.</w:t>
          </w:r>
        </w:p>
      </w:docPartBody>
    </w:docPart>
    <w:docPart>
      <w:docPartPr>
        <w:name w:val="800CDA47C8A84F0F93E4AA2AC66C2588"/>
        <w:category>
          <w:name w:val="General"/>
          <w:gallery w:val="placeholder"/>
        </w:category>
        <w:types>
          <w:type w:val="bbPlcHdr"/>
        </w:types>
        <w:behaviors>
          <w:behavior w:val="content"/>
        </w:behaviors>
        <w:guid w:val="{B965AB37-B503-46DE-BB97-DE9CEA9F9085}"/>
      </w:docPartPr>
      <w:docPartBody>
        <w:p w:rsidR="00000000" w:rsidRDefault="009E727B" w:rsidP="009E727B">
          <w:pPr>
            <w:pStyle w:val="800CDA47C8A84F0F93E4AA2AC66C2588"/>
          </w:pPr>
          <w:r>
            <w:rPr>
              <w:rStyle w:val="PlaceholderText"/>
            </w:rPr>
            <w:t>[Abstract]</w:t>
          </w:r>
        </w:p>
      </w:docPartBody>
    </w:docPart>
    <w:docPart>
      <w:docPartPr>
        <w:name w:val="6E906242487647B695EAED404C126B67"/>
        <w:category>
          <w:name w:val="General"/>
          <w:gallery w:val="placeholder"/>
        </w:category>
        <w:types>
          <w:type w:val="bbPlcHdr"/>
        </w:types>
        <w:behaviors>
          <w:behavior w:val="content"/>
        </w:behaviors>
        <w:guid w:val="{E0E77562-658E-4AD9-ADE3-05FF9A93B2A9}"/>
      </w:docPartPr>
      <w:docPartBody>
        <w:p w:rsidR="00000000" w:rsidRDefault="009E727B" w:rsidP="009E727B">
          <w:pPr>
            <w:pStyle w:val="6E906242487647B695EAED404C126B67"/>
          </w:pPr>
          <w:r w:rsidRPr="001229A4">
            <w:rPr>
              <w:rStyle w:val="PlaceholderText"/>
            </w:rPr>
            <w:t>Click here to enter text.</w:t>
          </w:r>
        </w:p>
      </w:docPartBody>
    </w:docPart>
    <w:docPart>
      <w:docPartPr>
        <w:name w:val="E1A0EDB0BD094230B23E0D32C0243152"/>
        <w:category>
          <w:name w:val="General"/>
          <w:gallery w:val="placeholder"/>
        </w:category>
        <w:types>
          <w:type w:val="bbPlcHdr"/>
        </w:types>
        <w:behaviors>
          <w:behavior w:val="content"/>
        </w:behaviors>
        <w:guid w:val="{1C879389-8C55-4427-B22A-4F97F2413E6A}"/>
      </w:docPartPr>
      <w:docPartBody>
        <w:p w:rsidR="00000000" w:rsidRDefault="009E727B" w:rsidP="009E727B">
          <w:pPr>
            <w:pStyle w:val="E1A0EDB0BD094230B23E0D32C0243152"/>
          </w:pPr>
          <w:r w:rsidRPr="001229A4">
            <w:rPr>
              <w:rStyle w:val="PlaceholderText"/>
            </w:rPr>
            <w:t>Click here to enter text.</w:t>
          </w:r>
        </w:p>
      </w:docPartBody>
    </w:docPart>
  </w:docParts>
</w:glossaryDocument>
</file>

<file path=word/glossary/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SimSun">
    <w:altName w:val="宋体"/>
    <w:panose1 w:val="02010600030101010101"/>
    <w:charset w:val="86"/>
    <w:family w:val="auto"/>
    <w:pitch w:val="variable"/>
    <w:sig w:usb0="00000003" w:usb1="288F0000" w:usb2="00000016" w:usb3="00000000" w:csb0="00040001" w:csb1="00000000"/>
  </w:font>
  <w:font w:name="????">
    <w:altName w:val="MS Mincho"/>
    <w:panose1 w:val="00000000000000000000"/>
    <w:charset w:val="80"/>
    <w:family w:val="auto"/>
    <w:notTrueType/>
    <w:pitch w:val="variable"/>
    <w:sig w:usb0="00000001" w:usb1="08070000" w:usb2="00000010" w:usb3="00000000" w:csb0="00020000" w:csb1="00000000"/>
  </w:font>
  <w:font w:name="MS Mincho">
    <w:altName w:val="ＭＳ 明朝"/>
    <w:panose1 w:val="02020609040205080304"/>
    <w:charset w:val="80"/>
    <w:family w:val="modern"/>
    <w:pitch w:val="fixed"/>
    <w:sig w:usb0="A00002BF" w:usb1="68C7FCFB" w:usb2="00000010" w:usb3="00000000" w:csb0="0002009F" w:csb1="00000000"/>
  </w:font>
  <w:font w:name="Batang">
    <w:altName w:val="바탕"/>
    <w:panose1 w:val="02030600000101010101"/>
    <w:charset w:val="81"/>
    <w:family w:val="auto"/>
    <w:notTrueType/>
    <w:pitch w:val="fixed"/>
    <w:sig w:usb0="00000001" w:usb1="09060000" w:usb2="00000010" w:usb3="00000000" w:csb0="0008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glossary/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defaultTabStop w:val="720"/>
  <w:characterSpacingControl w:val="doNotCompress"/>
  <w:compat>
    <w:useFELayout/>
  </w:compat>
  <w:rsids>
    <w:rsidRoot w:val="009E727B"/>
    <w:rsid w:val="005C78D0"/>
    <w:rsid w:val="009E727B"/>
  </w:rsids>
  <m:mathPr>
    <m:mathFont m:val="Cambria Math"/>
    <m:brkBin m:val="before"/>
    <m:brkBinSub m:val="--"/>
    <m:smallFrac m:val="off"/>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lang w:val="en-US" w:eastAsia="en-US" w:bidi="hi-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cs="Mang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9E727B"/>
    <w:rPr>
      <w:color w:val="808080"/>
    </w:rPr>
  </w:style>
  <w:style w:type="paragraph" w:customStyle="1" w:styleId="3000296BF61A4B2EA46DF12C4404BA1E">
    <w:name w:val="3000296BF61A4B2EA46DF12C4404BA1E"/>
    <w:rsid w:val="009E727B"/>
    <w:rPr>
      <w:rFonts w:cs="Mangal"/>
    </w:rPr>
  </w:style>
  <w:style w:type="paragraph" w:customStyle="1" w:styleId="BC8230ADB8654132B3592B54FAE07180">
    <w:name w:val="BC8230ADB8654132B3592B54FAE07180"/>
    <w:rsid w:val="009E727B"/>
    <w:rPr>
      <w:rFonts w:cs="Mangal"/>
    </w:rPr>
  </w:style>
  <w:style w:type="paragraph" w:customStyle="1" w:styleId="98140E9238974F0AA192396B84E2FE99">
    <w:name w:val="98140E9238974F0AA192396B84E2FE99"/>
    <w:rsid w:val="009E727B"/>
    <w:rPr>
      <w:rFonts w:cs="Mangal"/>
    </w:rPr>
  </w:style>
  <w:style w:type="paragraph" w:customStyle="1" w:styleId="A7832EB01B434284AD27645514C1FA21">
    <w:name w:val="A7832EB01B434284AD27645514C1FA21"/>
    <w:rsid w:val="009E727B"/>
    <w:rPr>
      <w:rFonts w:cs="Mangal"/>
    </w:rPr>
  </w:style>
  <w:style w:type="paragraph" w:customStyle="1" w:styleId="C3852EF598AC4B1B9D9D6130345EC476">
    <w:name w:val="C3852EF598AC4B1B9D9D6130345EC476"/>
    <w:rsid w:val="009E727B"/>
    <w:rPr>
      <w:rFonts w:cs="Mangal"/>
    </w:rPr>
  </w:style>
  <w:style w:type="paragraph" w:customStyle="1" w:styleId="56A8229D23874FC3AE55A0D8DE0CDFA9">
    <w:name w:val="56A8229D23874FC3AE55A0D8DE0CDFA9"/>
    <w:rsid w:val="009E727B"/>
    <w:rPr>
      <w:rFonts w:cs="Mangal"/>
    </w:rPr>
  </w:style>
  <w:style w:type="paragraph" w:customStyle="1" w:styleId="188D1E1863E143E1B2CD85A5445A17B6">
    <w:name w:val="188D1E1863E143E1B2CD85A5445A17B6"/>
    <w:rsid w:val="009E727B"/>
    <w:rPr>
      <w:rFonts w:cs="Mangal"/>
    </w:rPr>
  </w:style>
  <w:style w:type="paragraph" w:customStyle="1" w:styleId="670D551D4EC84715A0996CF02ADF3BA9">
    <w:name w:val="670D551D4EC84715A0996CF02ADF3BA9"/>
    <w:rsid w:val="009E727B"/>
    <w:rPr>
      <w:rFonts w:cs="Mangal"/>
    </w:rPr>
  </w:style>
  <w:style w:type="paragraph" w:customStyle="1" w:styleId="CB319DA1E3FC41EF97BF70EF33F66D80">
    <w:name w:val="CB319DA1E3FC41EF97BF70EF33F66D80"/>
    <w:rsid w:val="009E727B"/>
    <w:rPr>
      <w:rFonts w:cs="Mangal"/>
    </w:rPr>
  </w:style>
  <w:style w:type="paragraph" w:customStyle="1" w:styleId="8A30679E77D0468087686E3D9A3B7263">
    <w:name w:val="8A30679E77D0468087686E3D9A3B7263"/>
    <w:rsid w:val="009E727B"/>
    <w:rPr>
      <w:rFonts w:cs="Mangal"/>
    </w:rPr>
  </w:style>
  <w:style w:type="paragraph" w:customStyle="1" w:styleId="3BAF4E25B0DC4E25B8F0B736BAE07ED6">
    <w:name w:val="3BAF4E25B0DC4E25B8F0B736BAE07ED6"/>
    <w:rsid w:val="009E727B"/>
    <w:rPr>
      <w:rFonts w:cs="Mangal"/>
    </w:rPr>
  </w:style>
  <w:style w:type="paragraph" w:customStyle="1" w:styleId="404D135435CB44CCAED7A82C60D92C87">
    <w:name w:val="404D135435CB44CCAED7A82C60D92C87"/>
    <w:rsid w:val="009E727B"/>
    <w:rPr>
      <w:rFonts w:cs="Mangal"/>
    </w:rPr>
  </w:style>
  <w:style w:type="paragraph" w:customStyle="1" w:styleId="800CDA47C8A84F0F93E4AA2AC66C2588">
    <w:name w:val="800CDA47C8A84F0F93E4AA2AC66C2588"/>
    <w:rsid w:val="009E727B"/>
    <w:rPr>
      <w:rFonts w:cs="Mangal"/>
    </w:rPr>
  </w:style>
  <w:style w:type="paragraph" w:customStyle="1" w:styleId="6E906242487647B695EAED404C126B67">
    <w:name w:val="6E906242487647B695EAED404C126B67"/>
    <w:rsid w:val="009E727B"/>
    <w:rPr>
      <w:rFonts w:cs="Mangal"/>
    </w:rPr>
  </w:style>
  <w:style w:type="paragraph" w:customStyle="1" w:styleId="E1A0EDB0BD094230B23E0D32C0243152">
    <w:name w:val="E1A0EDB0BD094230B23E0D32C0243152"/>
    <w:rsid w:val="009E727B"/>
    <w:rPr>
      <w:rFonts w:cs="Mangal"/>
    </w:rPr>
  </w:style>
</w:styles>
</file>

<file path=word/glossary/webSettings.xml><?xml version="1.0" encoding="utf-8"?>
<w:webSettings xmlns:r="http://schemas.openxmlformats.org/officeDocument/2006/relationships" xmlns:w="http://schemas.openxmlformats.org/wordprocessingml/2006/main">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mtgdoc" ma:contentTypeID="0x01010072A901B997EC694AA911983CD90730E700A29CEC91CC29A142B2FBB1F3FA5BE5D5" ma:contentTypeVersion="0" ma:contentTypeDescription="" ma:contentTypeScope="" ma:versionID="1c3bfe7eec452523ebff6f1a913774c7">
  <xsd:schema xmlns:xsd="http://www.w3.org/2001/XMLSchema" xmlns:xs="http://www.w3.org/2001/XMLSchema" xmlns:p="http://schemas.microsoft.com/office/2006/metadata/properties" xmlns:ns2="3f6fad35-1f81-480e-a4e5-6e5474dcfb96" xmlns:ns4="http://schemas.microsoft.com/sharepoint.v3" targetNamespace="http://schemas.microsoft.com/office/2006/metadata/properties" ma:root="true" ma:fieldsID="d0c7c051b95dc8f4ad3e1ab727a1a010" ns2:_="" ns4:_="">
    <xsd:import namespace="3f6fad35-1f81-480e-a4e5-6e5474dcfb96"/>
    <xsd:import namespace="http://schemas.microsoft.com/sharepoint.v3"/>
    <xsd:element name="properties">
      <xsd:complexType>
        <xsd:sequence>
          <xsd:element name="documentManagement">
            <xsd:complexType>
              <xsd:all>
                <xsd:element ref="ns2:ShortName" minOccurs="0"/>
                <xsd:element ref="ns2:DocType" minOccurs="0"/>
                <xsd:element ref="ns2:Purpose1" minOccurs="0"/>
                <xsd:element ref="ns2:SourceRGM" minOccurs="0"/>
                <xsd:element ref="ns2:Abstract" minOccurs="0"/>
                <xsd:element ref="ns2:Observations" minOccurs="0"/>
                <xsd:element ref="ns2:DocStatus" minOccurs="0"/>
                <xsd:element ref="ns2:IsReservedDoc" minOccurs="0"/>
                <xsd:element ref="ns2:IsRevision" minOccurs="0"/>
                <xsd:element ref="ns2:IsAttachment" minOccurs="0"/>
                <xsd:element ref="ns2:IsTooLateSubmitted" minOccurs="0"/>
                <xsd:element ref="ns2:DocTypeText" minOccurs="0"/>
                <xsd:element ref="ns4:CategoryDescription" minOccurs="0"/>
                <xsd:element ref="ns2:Place" minOccurs="0"/>
                <xsd:element ref="ns2:When" minOccurs="0"/>
                <xsd:element ref="ns2:SgText" minOccurs="0"/>
                <xsd:element ref="ns2:QuestionText" minOccurs="0"/>
                <xsd:element ref="ns2:Meeting" minOccurs="0"/>
                <xsd:element ref="ns2:StudyGroup" minOccurs="0"/>
                <xsd:element ref="ns2:DocumentSource" minOccurs="0"/>
                <xsd:element ref="ns2:IsUpdated" minOccurs="0"/>
                <xsd:element ref="ns2:TaxCatchAllLabel" minOccurs="0"/>
                <xsd:element ref="ns2:kff1d517de484045a83a22a3bdda4134" minOccurs="0"/>
                <xsd:element ref="ns2:TaxCatchAll" minOccurs="0"/>
                <xsd:element ref="ns2:g7c634529dc642298f3d45250a210339" minOccurs="0"/>
                <xsd:element ref="ns2:Area" minOccurs="0"/>
                <xsd:element ref="ns2:IsLastVers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f6fad35-1f81-480e-a4e5-6e5474dcfb96" elementFormDefault="qualified">
    <xsd:import namespace="http://schemas.microsoft.com/office/2006/documentManagement/types"/>
    <xsd:import namespace="http://schemas.microsoft.com/office/infopath/2007/PartnerControls"/>
    <xsd:element name="ShortName" ma:index="2" nillable="true" ma:displayName="ShortName" ma:internalName="ShortName">
      <xsd:simpleType>
        <xsd:restriction base="dms:Text">
          <xsd:maxLength value="255"/>
        </xsd:restriction>
      </xsd:simpleType>
    </xsd:element>
    <xsd:element name="DocType" ma:index="3" nillable="true" ma:displayName="DocType" ma:format="Dropdown" ma:internalName="DocType">
      <xsd:simpleType>
        <xsd:restriction base="dms:Choice">
          <xsd:enumeration value="C"/>
          <xsd:enumeration value="TD"/>
          <xsd:enumeration value="WD"/>
          <xsd:enumeration value="DOC"/>
        </xsd:restriction>
      </xsd:simpleType>
    </xsd:element>
    <xsd:element name="Purpose1" ma:index="5" nillable="true" ma:displayName="Purpose" ma:default="Other" ma:format="Dropdown" ma:internalName="Purpose1">
      <xsd:simpleType>
        <xsd:restriction base="dms:Choice">
          <xsd:enumeration value="Admin"/>
          <xsd:enumeration value="Discussion"/>
          <xsd:enumeration value="Information"/>
          <xsd:enumeration value="Proposal"/>
          <xsd:enumeration value="Other"/>
        </xsd:restriction>
      </xsd:simpleType>
    </xsd:element>
    <xsd:element name="SourceRGM" ma:index="7" nillable="true" ma:displayName="SourceRGM" ma:description="Source of the TD/Doc" ma:internalName="SourceRGM">
      <xsd:simpleType>
        <xsd:restriction base="dms:Text">
          <xsd:maxLength value="255"/>
        </xsd:restriction>
      </xsd:simpleType>
    </xsd:element>
    <xsd:element name="Abstract" ma:index="8" nillable="true" ma:displayName="Abstract" ma:internalName="Abstract">
      <xsd:simpleType>
        <xsd:restriction base="dms:Note"/>
      </xsd:simpleType>
    </xsd:element>
    <xsd:element name="Observations" ma:index="10" nillable="true" ma:displayName="Observations" ma:description="Other remarks on the document" ma:internalName="Observations">
      <xsd:simpleType>
        <xsd:restriction base="dms:Text">
          <xsd:maxLength value="255"/>
        </xsd:restriction>
      </xsd:simpleType>
    </xsd:element>
    <xsd:element name="DocStatus" ma:index="11" nillable="true" ma:displayName="DocStatus" ma:default="pending" ma:format="Dropdown" ma:internalName="DocStatus">
      <xsd:simpleType>
        <xsd:restriction base="dms:Choice">
          <xsd:enumeration value="pending"/>
          <xsd:enumeration value="accepted"/>
          <xsd:enumeration value="rejected/withdrawn"/>
          <xsd:enumeration value="accepted (late)"/>
          <xsd:enumeration value="accepted (cancel reject)"/>
        </xsd:restriction>
      </xsd:simpleType>
    </xsd:element>
    <xsd:element name="IsReservedDoc" ma:index="12" nillable="true" ma:displayName="IsReservedDoc" ma:default="0" ma:internalName="IsReservedDoc">
      <xsd:simpleType>
        <xsd:restriction base="dms:Boolean"/>
      </xsd:simpleType>
    </xsd:element>
    <xsd:element name="IsRevision" ma:index="13" nillable="true" ma:displayName="IsRevision" ma:default="0" ma:description="Yes if document is a revision" ma:internalName="IsRevision">
      <xsd:simpleType>
        <xsd:restriction base="dms:Boolean"/>
      </xsd:simpleType>
    </xsd:element>
    <xsd:element name="IsAttachment" ma:index="14" nillable="true" ma:displayName="IsAttachment" ma:default="0" ma:internalName="IsAttachment">
      <xsd:simpleType>
        <xsd:restriction base="dms:Boolean"/>
      </xsd:simpleType>
    </xsd:element>
    <xsd:element name="IsTooLateSubmitted" ma:index="15" nillable="true" ma:displayName="IsTooLateSubmitted" ma:default="0" ma:description="Check if the document is submitted after the deadline" ma:internalName="IsTooLateSubmitted">
      <xsd:simpleType>
        <xsd:restriction base="dms:Boolean"/>
      </xsd:simpleType>
    </xsd:element>
    <xsd:element name="DocTypeText" ma:index="16" nillable="true" ma:displayName="DocTypeText" ma:internalName="DocTypeText">
      <xsd:simpleType>
        <xsd:restriction base="dms:Text">
          <xsd:maxLength value="25"/>
        </xsd:restriction>
      </xsd:simpleType>
    </xsd:element>
    <xsd:element name="Place" ma:index="18" nillable="true" ma:displayName="Place" ma:internalName="Place">
      <xsd:simpleType>
        <xsd:restriction base="dms:Text">
          <xsd:maxLength value="255"/>
        </xsd:restriction>
      </xsd:simpleType>
    </xsd:element>
    <xsd:element name="When" ma:index="19" nillable="true" ma:displayName="When" ma:internalName="When">
      <xsd:simpleType>
        <xsd:restriction base="dms:Text">
          <xsd:maxLength value="255"/>
        </xsd:restriction>
      </xsd:simpleType>
    </xsd:element>
    <xsd:element name="SgText" ma:index="20" nillable="true" ma:displayName="SgText" ma:internalName="SgText">
      <xsd:simpleType>
        <xsd:restriction base="dms:Text">
          <xsd:maxLength value="255"/>
        </xsd:restriction>
      </xsd:simpleType>
    </xsd:element>
    <xsd:element name="QuestionText" ma:index="21" nillable="true" ma:displayName="QuestionText" ma:internalName="QuestionText">
      <xsd:simpleType>
        <xsd:restriction base="dms:Text">
          <xsd:maxLength value="255"/>
        </xsd:restriction>
      </xsd:simpleType>
    </xsd:element>
    <xsd:element name="Meeting" ma:index="22" nillable="true" ma:displayName="Meeting" ma:list="{70e490c0-1ad2-4cb8-b4c9-def1ce209e10}" ma:internalName="Meeting" ma:readOnly="false" ma:showField="Title" ma:web="3f6fad35-1f81-480e-a4e5-6e5474dcfb96">
      <xsd:simpleType>
        <xsd:restriction base="dms:Lookup"/>
      </xsd:simpleType>
    </xsd:element>
    <xsd:element name="StudyGroup" ma:index="23" nillable="true" ma:displayName="StudyGroup" ma:list="{fa5a4d3a-d8de-4096-b3b3-9eafc60d1d26}" ma:internalName="StudyGroup" ma:readOnly="false" ma:showField="Title" ma:web="3f6fad35-1f81-480e-a4e5-6e5474dcfb96">
      <xsd:simpleType>
        <xsd:restriction base="dms:Lookup"/>
      </xsd:simpleType>
    </xsd:element>
    <xsd:element name="DocumentSource" ma:index="24" nillable="true" ma:displayName="DocumentSource" ma:internalName="DocumentSource">
      <xsd:simpleType>
        <xsd:restriction base="dms:Text">
          <xsd:maxLength value="255"/>
        </xsd:restriction>
      </xsd:simpleType>
    </xsd:element>
    <xsd:element name="IsUpdated" ma:index="25" nillable="true" ma:displayName="IsUpdated" ma:default="0" ma:internalName="IsUpdated">
      <xsd:simpleType>
        <xsd:restriction base="dms:Boolean"/>
      </xsd:simpleType>
    </xsd:element>
    <xsd:element name="TaxCatchAllLabel" ma:index="26" nillable="true" ma:displayName="Taxonomy Catch All Column1" ma:hidden="true" ma:list="{b475c849-dbbd-4512-b08f-2375f52fa6e0}" ma:internalName="TaxCatchAllLabel" ma:readOnly="true" ma:showField="CatchAllDataLabel" ma:web="3f6fad35-1f81-480e-a4e5-6e5474dcfb96">
      <xsd:complexType>
        <xsd:complexContent>
          <xsd:extension base="dms:MultiChoiceLookup">
            <xsd:sequence>
              <xsd:element name="Value" type="dms:Lookup" maxOccurs="unbounded" minOccurs="0" nillable="true"/>
            </xsd:sequence>
          </xsd:extension>
        </xsd:complexContent>
      </xsd:complexType>
    </xsd:element>
    <xsd:element name="kff1d517de484045a83a22a3bdda4134" ma:index="32" nillable="true" ma:taxonomy="true" ma:internalName="kff1d517de484045a83a22a3bdda4134" ma:taxonomyFieldName="SourceC" ma:displayName="SourceC" ma:default="" ma:fieldId="{4ff1d517-de48-4045-a83a-22a3bdda4134}" ma:taxonomyMulti="true" ma:sspId="0e3e2f92-aed9-4035-8c11-b5079594457b" ma:termSetId="e852c2e3-88e6-466a-9b47-6abd3869fb51" ma:anchorId="00000000-0000-0000-0000-000000000000" ma:open="false" ma:isKeyword="false">
      <xsd:complexType>
        <xsd:sequence>
          <xsd:element ref="pc:Terms" minOccurs="0" maxOccurs="1"/>
        </xsd:sequence>
      </xsd:complexType>
    </xsd:element>
    <xsd:element name="TaxCatchAll" ma:index="33" nillable="true" ma:displayName="Taxonomy Catch All Column" ma:hidden="true" ma:list="{b475c849-dbbd-4512-b08f-2375f52fa6e0}" ma:internalName="TaxCatchAll" ma:showField="CatchAllData" ma:web="3f6fad35-1f81-480e-a4e5-6e5474dcfb96">
      <xsd:complexType>
        <xsd:complexContent>
          <xsd:extension base="dms:MultiChoiceLookup">
            <xsd:sequence>
              <xsd:element name="Value" type="dms:Lookup" maxOccurs="unbounded" minOccurs="0" nillable="true"/>
            </xsd:sequence>
          </xsd:extension>
        </xsd:complexContent>
      </xsd:complexType>
    </xsd:element>
    <xsd:element name="g7c634529dc642298f3d45250a210339" ma:index="34" nillable="true" ma:taxonomy="true" ma:internalName="g7c634529dc642298f3d45250a210339" ma:taxonomyFieldName="Questions" ma:displayName="Questions" ma:readOnly="false" ma:default="" ma:fieldId="{07c63452-9dc6-4229-8f3d-45250a210339}" ma:taxonomyMulti="true" ma:sspId="0e3e2f92-aed9-4035-8c11-b5079594457b" ma:termSetId="d62f0bd9-db50-4350-bbd7-b781a5d3ac59" ma:anchorId="00000000-0000-0000-0000-000000000000" ma:open="false" ma:isKeyword="false">
      <xsd:complexType>
        <xsd:sequence>
          <xsd:element ref="pc:Terms" minOccurs="0" maxOccurs="1"/>
        </xsd:sequence>
      </xsd:complexType>
    </xsd:element>
    <xsd:element name="Area" ma:index="36" nillable="true" ma:displayName="Area" ma:list="{3184737a-4287-4de0-909f-86544cda3c73}" ma:internalName="Area" ma:showField="Title" ma:web="3f6fad35-1f81-480e-a4e5-6e5474dcfb96">
      <xsd:simpleType>
        <xsd:restriction base="dms:Lookup"/>
      </xsd:simpleType>
    </xsd:element>
    <xsd:element name="IsLastVersion" ma:index="37" nillable="true" ma:displayName="IsLastVersion" ma:default="1" ma:internalName="IsLastVersion">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CategoryDescription" ma:index="17" nillable="true" ma:displayName="Description" ma:internalName="CategoryDescription">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27" ma:displayName="Content Type"/>
        <xsd:element ref="dc:title" minOccurs="0" maxOccurs="1" ma:index="1" ma:displayName="Title"/>
        <xsd:element ref="dc:subject" minOccurs="0" maxOccurs="1"/>
        <xsd:element ref="dc:description" minOccurs="0" maxOccurs="1"/>
        <xsd:element name="keywords" minOccurs="0" maxOccurs="1" type="xsd:string" ma:index="9" ma:displayName="Keywords"/>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When xmlns="3f6fad35-1f81-480e-a4e5-6e5474dcfb96">2022-11-1/4</When>
    <Meeting xmlns="3f6fad35-1f81-480e-a4e5-6e5474dcfb96">640</Meeting>
    <DocumentSource xmlns="3f6fad35-1f81-480e-a4e5-6e5474dcfb96">India</DocumentSource>
    <IsReservedDoc xmlns="3f6fad35-1f81-480e-a4e5-6e5474dcfb96">false</IsReservedDoc>
    <SgText xmlns="3f6fad35-1f81-480e-a4e5-6e5474dcfb96">Study Group 02</SgText>
    <g7c634529dc642298f3d45250a210339 xmlns="3f6fad35-1f81-480e-a4e5-6e5474dcfb96">
      <Terms xmlns="http://schemas.microsoft.com/office/infopath/2007/PartnerControls">
        <TermInfo xmlns="http://schemas.microsoft.com/office/infopath/2007/PartnerControls">
          <TermName xmlns="http://schemas.microsoft.com/office/infopath/2007/PartnerControls">Q2/2</TermName>
          <TermId xmlns="http://schemas.microsoft.com/office/infopath/2007/PartnerControls">b167103b-4969-4d8e-9dca-2192188af9ac</TermId>
        </TermInfo>
      </Terms>
    </g7c634529dc642298f3d45250a210339>
    <IsRevision xmlns="3f6fad35-1f81-480e-a4e5-6e5474dcfb96">false</IsRevision>
    <Purpose1 xmlns="3f6fad35-1f81-480e-a4e5-6e5474dcfb96">Discussion</Purpose1>
    <kff1d517de484045a83a22a3bdda4134 xmlns="3f6fad35-1f81-480e-a4e5-6e5474dcfb96">
      <Terms xmlns="http://schemas.microsoft.com/office/infopath/2007/PartnerControls">
        <TermInfo xmlns="http://schemas.microsoft.com/office/infopath/2007/PartnerControls">
          <TermName xmlns="http://schemas.microsoft.com/office/infopath/2007/PartnerControls">India</TermName>
          <TermId xmlns="http://schemas.microsoft.com/office/infopath/2007/PartnerControls">b4151788-cc39-485a-b666-cca6e243eb49</TermId>
        </TermInfo>
      </Terms>
    </kff1d517de484045a83a22a3bdda4134>
    <Abstract xmlns="3f6fad35-1f81-480e-a4e5-6e5474dcfb96">This contribution proposes update of different sections of new work item i.e. Technical Report [TR. Carrier Switching] as agreed in the last SG2 Meeting (Geneva, 16-20 May 2022) based on contribution SG2-C048</Abstract>
    <TaxCatchAll xmlns="3f6fad35-1f81-480e-a4e5-6e5474dcfb96">
      <Value>1120</Value>
      <Value>448</Value>
    </TaxCatchAll>
    <SourceRGM xmlns="3f6fad35-1f81-480e-a4e5-6e5474dcfb96" xsi:nil="true"/>
    <DocStatus xmlns="3f6fad35-1f81-480e-a4e5-6e5474dcfb96">accepted</DocStatus>
    <IsAttachment xmlns="3f6fad35-1f81-480e-a4e5-6e5474dcfb96">false</IsAttachment>
    <StudyGroup xmlns="3f6fad35-1f81-480e-a4e5-6e5474dcfb96">8</StudyGroup>
    <DocType xmlns="3f6fad35-1f81-480e-a4e5-6e5474dcfb96">C</DocType>
    <QuestionText xmlns="3f6fad35-1f81-480e-a4e5-6e5474dcfb96">Q2/2</QuestionText>
    <DocTypeText xmlns="3f6fad35-1f81-480e-a4e5-6e5474dcfb96">C</DocTypeText>
    <CategoryDescription xmlns="http://schemas.microsoft.com/sharepoint.v3">Q1/2, Q2/2, Q3/2 RGM</CategoryDescription>
    <ShortName xmlns="3f6fad35-1f81-480e-a4e5-6e5474dcfb96">20257-C2 (221101)</ShortName>
    <Place xmlns="3f6fad35-1f81-480e-a4e5-6e5474dcfb96">E-Meeting</Place>
    <IsTooLateSubmitted xmlns="3f6fad35-1f81-480e-a4e5-6e5474dcfb96">false</IsTooLateSubmitted>
    <IsLastVersion xmlns="3f6fad35-1f81-480e-a4e5-6e5474dcfb96">true</IsLastVersion>
    <Observations xmlns="3f6fad35-1f81-480e-a4e5-6e5474dcfb96">M2M/IoT, enterprise, consumers, carrier switching[switching </Observations>
    <IsUpdated xmlns="3f6fad35-1f81-480e-a4e5-6e5474dcfb96">true</IsUpdated>
    <Area xmlns="3f6fad35-1f81-480e-a4e5-6e5474dcfb96" xsi:nil="true"/>
  </documentManagement>
</p:properties>
</file>

<file path=customXml/itemProps1.xml><?xml version="1.0" encoding="utf-8"?>
<ds:datastoreItem xmlns:ds="http://schemas.openxmlformats.org/officeDocument/2006/customXml" ds:itemID="{4EE96801-5D15-4212-ABD2-E82ECC7272A7}"/>
</file>

<file path=customXml/itemProps2.xml><?xml version="1.0" encoding="utf-8"?>
<ds:datastoreItem xmlns:ds="http://schemas.openxmlformats.org/officeDocument/2006/customXml" ds:itemID="{33751D69-C054-4D4D-81C3-C6AE3340C6F4}"/>
</file>

<file path=customXml/itemProps3.xml><?xml version="1.0" encoding="utf-8"?>
<ds:datastoreItem xmlns:ds="http://schemas.openxmlformats.org/officeDocument/2006/customXml" ds:itemID="{EF8523CC-DEB2-463D-9A27-DF0B8D2CAEC3}"/>
</file>

<file path=docProps/app.xml><?xml version="1.0" encoding="utf-8"?>
<Properties xmlns="http://schemas.openxmlformats.org/officeDocument/2006/extended-properties" xmlns:vt="http://schemas.openxmlformats.org/officeDocument/2006/docPropsVTypes">
  <Template>Normal</Template>
  <TotalTime>1193</TotalTime>
  <Pages>20</Pages>
  <Words>5037</Words>
  <Characters>28711</Characters>
  <Application>Microsoft Office Word</Application>
  <DocSecurity>0</DocSecurity>
  <Lines>239</Lines>
  <Paragraphs>67</Paragraphs>
  <ScaleCrop>false</ScaleCrop>
  <HeadingPairs>
    <vt:vector size="2" baseType="variant">
      <vt:variant>
        <vt:lpstr>Title</vt:lpstr>
      </vt:variant>
      <vt:variant>
        <vt:i4>1</vt:i4>
      </vt:variant>
    </vt:vector>
  </HeadingPairs>
  <TitlesOfParts>
    <vt:vector size="1" baseType="lpstr">
      <vt:lpstr>DDP template for SG02 (2022-2024 study period)</vt:lpstr>
    </vt:vector>
  </TitlesOfParts>
  <Manager>ITU-T</Manager>
  <Company>International Telecommunication Union (ITU)</Company>
  <LinksUpToDate>false</LinksUpToDate>
  <CharactersWithSpaces>33681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 Carrier Switching</dc:title>
  <dc:creator>TSB (2022-03-15)</dc:creator>
  <cp:keywords>M2M/IoT, enterprise, consumers, carrier switching[switching </cp:keywords>
  <cp:lastModifiedBy>HP</cp:lastModifiedBy>
  <cp:revision>110</cp:revision>
  <cp:lastPrinted>2022-09-28T04:53:00Z</cp:lastPrinted>
  <dcterms:created xsi:type="dcterms:W3CDTF">2022-07-13T11:37:00Z</dcterms:created>
  <dcterms:modified xsi:type="dcterms:W3CDTF">2022-10-21T09:33:00Z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0x01010072A901B997EC694AA911983CD90730E700A29CEC91CC29A142B2FBB1F3FA5BE5D5</vt:lpwstr>
  </property>
  <property fmtid="{D5CDD505-2E9C-101B-9397-08002B2CF9AE}" pid="3" name="SourceC">
    <vt:lpwstr>448;#India|b4151788-cc39-485a-b666-cca6e243eb49</vt:lpwstr>
  </property>
  <property fmtid="{D5CDD505-2E9C-101B-9397-08002B2CF9AE}" pid="4" name="Order">
    <vt:r8>500</vt:r8>
  </property>
  <property fmtid="{D5CDD505-2E9C-101B-9397-08002B2CF9AE}" pid="5" name="FileDirRef">
    <vt:lpwstr>mtgctd/My MTG Template doc</vt:lpwstr>
  </property>
  <property fmtid="{D5CDD505-2E9C-101B-9397-08002B2CF9AE}" pid="6" name="FileLeafRef">
    <vt:lpwstr>mtgdoc_template.docx</vt:lpwstr>
  </property>
  <property fmtid="{D5CDD505-2E9C-101B-9397-08002B2CF9AE}" pid="7" name="FSObjType">
    <vt:lpwstr>0</vt:lpwstr>
  </property>
  <property fmtid="{D5CDD505-2E9C-101B-9397-08002B2CF9AE}" pid="8" name="Question">
    <vt:lpwstr/>
  </property>
  <property fmtid="{D5CDD505-2E9C-101B-9397-08002B2CF9AE}" pid="9" name="Questions">
    <vt:lpwstr>1120;#Q2/2|b167103b-4969-4d8e-9dca-2192188af9ac</vt:lpwstr>
  </property>
  <property fmtid="{D5CDD505-2E9C-101B-9397-08002B2CF9AE}" pid="10" name="Docnum">
    <vt:lpwstr>DDP-SG02.docx</vt:lpwstr>
  </property>
  <property fmtid="{D5CDD505-2E9C-101B-9397-08002B2CF9AE}" pid="11" name="Docdate">
    <vt:lpwstr/>
  </property>
  <property fmtid="{D5CDD505-2E9C-101B-9397-08002B2CF9AE}" pid="12" name="Docorlang">
    <vt:lpwstr/>
  </property>
  <property fmtid="{D5CDD505-2E9C-101B-9397-08002B2CF9AE}" pid="13" name="Docbluepink">
    <vt:lpwstr/>
  </property>
  <property fmtid="{D5CDD505-2E9C-101B-9397-08002B2CF9AE}" pid="14" name="Docdest">
    <vt:lpwstr/>
  </property>
  <property fmtid="{D5CDD505-2E9C-101B-9397-08002B2CF9AE}" pid="15" name="Docauthor">
    <vt:lpwstr/>
  </property>
</Properties>
</file>