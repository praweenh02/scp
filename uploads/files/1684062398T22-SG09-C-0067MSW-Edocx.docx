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9" w:type="dxa"/>
        <w:tblLayout w:type="fixed"/>
        <w:tblCellMar>
          <w:left w:w="57" w:type="dxa"/>
          <w:right w:w="57" w:type="dxa"/>
        </w:tblCellMar>
        <w:tblLook w:val="04A0" w:firstRow="1" w:lastRow="0" w:firstColumn="1" w:lastColumn="0" w:noHBand="0" w:noVBand="1"/>
      </w:tblPr>
      <w:tblGrid>
        <w:gridCol w:w="1131"/>
        <w:gridCol w:w="456"/>
        <w:gridCol w:w="4026"/>
        <w:gridCol w:w="4026"/>
      </w:tblGrid>
      <w:tr w:rsidR="005B23B5" w14:paraId="0B1715D5" w14:textId="77777777" w:rsidTr="004135A1">
        <w:trPr>
          <w:cantSplit/>
        </w:trPr>
        <w:tc>
          <w:tcPr>
            <w:tcW w:w="1132" w:type="dxa"/>
            <w:vMerge w:val="restart"/>
            <w:tcBorders>
              <w:top w:val="nil"/>
              <w:left w:val="nil"/>
              <w:bottom w:val="single" w:sz="12" w:space="0" w:color="auto"/>
              <w:right w:val="nil"/>
            </w:tcBorders>
            <w:vAlign w:val="center"/>
            <w:hideMark/>
          </w:tcPr>
          <w:p w14:paraId="49AF7089" w14:textId="66011958" w:rsidR="005B23B5" w:rsidRDefault="005B23B5">
            <w:pPr>
              <w:spacing w:before="0" w:line="256" w:lineRule="auto"/>
              <w:jc w:val="center"/>
              <w:rPr>
                <w:sz w:val="20"/>
              </w:rPr>
            </w:pPr>
            <w:bookmarkStart w:id="0" w:name="dnum" w:colFirst="3" w:colLast="3"/>
            <w:r>
              <w:rPr>
                <w:noProof/>
                <w:lang w:eastAsia="en-US" w:bidi="hi-IN"/>
              </w:rPr>
              <w:drawing>
                <wp:inline distT="0" distB="0" distL="0" distR="0" wp14:anchorId="39A9FF2F" wp14:editId="7A212E7B">
                  <wp:extent cx="650240" cy="70612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l="-201" t="-200" r="-201" b="-310"/>
                          <a:stretch>
                            <a:fillRect/>
                          </a:stretch>
                        </pic:blipFill>
                        <pic:spPr bwMode="auto">
                          <a:xfrm>
                            <a:off x="0" y="0"/>
                            <a:ext cx="650240" cy="706120"/>
                          </a:xfrm>
                          <a:prstGeom prst="rect">
                            <a:avLst/>
                          </a:prstGeom>
                          <a:noFill/>
                          <a:ln>
                            <a:noFill/>
                          </a:ln>
                        </pic:spPr>
                      </pic:pic>
                    </a:graphicData>
                  </a:graphic>
                </wp:inline>
              </w:drawing>
            </w:r>
          </w:p>
        </w:tc>
        <w:tc>
          <w:tcPr>
            <w:tcW w:w="4481" w:type="dxa"/>
            <w:gridSpan w:val="2"/>
            <w:vMerge w:val="restart"/>
            <w:tcBorders>
              <w:top w:val="nil"/>
              <w:left w:val="nil"/>
              <w:bottom w:val="single" w:sz="12" w:space="0" w:color="auto"/>
              <w:right w:val="nil"/>
            </w:tcBorders>
            <w:hideMark/>
          </w:tcPr>
          <w:p w14:paraId="6A7D1607" w14:textId="77777777" w:rsidR="005B23B5" w:rsidRDefault="005B23B5">
            <w:pPr>
              <w:spacing w:line="256" w:lineRule="auto"/>
              <w:rPr>
                <w:sz w:val="16"/>
                <w:szCs w:val="16"/>
              </w:rPr>
            </w:pPr>
            <w:r>
              <w:rPr>
                <w:sz w:val="16"/>
                <w:szCs w:val="16"/>
              </w:rPr>
              <w:t>INTERNATIONAL TELECOMMUNICATION UNION</w:t>
            </w:r>
          </w:p>
          <w:p w14:paraId="5BC2F7B6" w14:textId="77777777" w:rsidR="005B23B5" w:rsidRDefault="005B23B5">
            <w:pPr>
              <w:spacing w:line="256" w:lineRule="auto"/>
              <w:rPr>
                <w:b/>
                <w:bCs/>
                <w:sz w:val="26"/>
                <w:szCs w:val="26"/>
              </w:rPr>
            </w:pPr>
            <w:r>
              <w:rPr>
                <w:b/>
                <w:bCs/>
                <w:sz w:val="26"/>
                <w:szCs w:val="26"/>
              </w:rPr>
              <w:t>TELECOMMUNICATION</w:t>
            </w:r>
            <w:r>
              <w:rPr>
                <w:b/>
                <w:bCs/>
                <w:sz w:val="26"/>
                <w:szCs w:val="26"/>
              </w:rPr>
              <w:br/>
              <w:t>STANDARDIZATION SECTOR</w:t>
            </w:r>
          </w:p>
          <w:p w14:paraId="61A5F3E8" w14:textId="77777777" w:rsidR="005B23B5" w:rsidRDefault="005B23B5">
            <w:pPr>
              <w:spacing w:line="256" w:lineRule="auto"/>
              <w:rPr>
                <w:sz w:val="20"/>
              </w:rPr>
            </w:pPr>
            <w:r>
              <w:rPr>
                <w:sz w:val="20"/>
              </w:rPr>
              <w:t xml:space="preserve">STUDY PERIOD </w:t>
            </w:r>
            <w:bookmarkStart w:id="1" w:name="dstudyperiod"/>
            <w:r>
              <w:rPr>
                <w:sz w:val="20"/>
              </w:rPr>
              <w:t>2022-2024</w:t>
            </w:r>
            <w:bookmarkEnd w:id="1"/>
          </w:p>
        </w:tc>
        <w:tc>
          <w:tcPr>
            <w:tcW w:w="4026" w:type="dxa"/>
            <w:vAlign w:val="center"/>
            <w:hideMark/>
          </w:tcPr>
          <w:p w14:paraId="368AEF9C" w14:textId="433ADC7A" w:rsidR="005B23B5" w:rsidRDefault="005B23B5">
            <w:pPr>
              <w:pStyle w:val="Docnumber"/>
              <w:spacing w:line="256" w:lineRule="auto"/>
              <w:rPr>
                <w:rFonts w:eastAsia="MS Mincho"/>
              </w:rPr>
            </w:pPr>
          </w:p>
        </w:tc>
      </w:tr>
      <w:tr w:rsidR="005B23B5" w14:paraId="0E336D9C" w14:textId="77777777" w:rsidTr="004135A1">
        <w:trPr>
          <w:cantSplit/>
        </w:trPr>
        <w:tc>
          <w:tcPr>
            <w:tcW w:w="1132" w:type="dxa"/>
            <w:vMerge/>
            <w:tcBorders>
              <w:top w:val="nil"/>
              <w:left w:val="nil"/>
              <w:bottom w:val="single" w:sz="12" w:space="0" w:color="auto"/>
              <w:right w:val="nil"/>
            </w:tcBorders>
            <w:vAlign w:val="center"/>
            <w:hideMark/>
          </w:tcPr>
          <w:p w14:paraId="0FAD3DE9" w14:textId="77777777" w:rsidR="005B23B5" w:rsidRDefault="005B23B5">
            <w:pPr>
              <w:spacing w:before="0" w:line="256" w:lineRule="auto"/>
              <w:rPr>
                <w:rFonts w:eastAsiaTheme="minorEastAsia"/>
                <w:sz w:val="20"/>
                <w:lang w:val="en-GB"/>
              </w:rPr>
            </w:pPr>
            <w:bookmarkStart w:id="2" w:name="dsg" w:colFirst="3" w:colLast="3"/>
            <w:bookmarkEnd w:id="0"/>
          </w:p>
        </w:tc>
        <w:tc>
          <w:tcPr>
            <w:tcW w:w="4481" w:type="dxa"/>
            <w:gridSpan w:val="2"/>
            <w:vMerge/>
            <w:tcBorders>
              <w:top w:val="nil"/>
              <w:left w:val="nil"/>
              <w:bottom w:val="single" w:sz="12" w:space="0" w:color="auto"/>
              <w:right w:val="nil"/>
            </w:tcBorders>
            <w:vAlign w:val="center"/>
            <w:hideMark/>
          </w:tcPr>
          <w:p w14:paraId="042CC999" w14:textId="77777777" w:rsidR="005B23B5" w:rsidRDefault="005B23B5">
            <w:pPr>
              <w:spacing w:before="0" w:line="256" w:lineRule="auto"/>
              <w:rPr>
                <w:rFonts w:eastAsiaTheme="minorEastAsia"/>
                <w:sz w:val="20"/>
                <w:lang w:val="en-GB"/>
              </w:rPr>
            </w:pPr>
          </w:p>
        </w:tc>
        <w:tc>
          <w:tcPr>
            <w:tcW w:w="4026" w:type="dxa"/>
            <w:hideMark/>
          </w:tcPr>
          <w:p w14:paraId="4739ECCF" w14:textId="1E8271FB" w:rsidR="00726DC1" w:rsidRPr="00EF0508" w:rsidRDefault="00B04707">
            <w:pPr>
              <w:pStyle w:val="TSBHeaderRight14"/>
              <w:spacing w:line="256" w:lineRule="auto"/>
              <w:rPr>
                <w:smallCaps/>
                <w:lang w:eastAsia="zh-CN"/>
              </w:rPr>
            </w:pPr>
            <w:sdt>
              <w:sdtPr>
                <w:rPr>
                  <w:rFonts w:eastAsia="MS Mincho"/>
                  <w:lang w:val="en-US" w:eastAsia="zh-CN"/>
                </w:rPr>
                <w:alias w:val="ShortName"/>
                <w:tag w:val="ShortName"/>
                <w:id w:val="1668290677"/>
                <w:placeholder>
                  <w:docPart w:val="5386055E58A347609446ACA89E5BECDE"/>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ShortName[1]" w:storeItemID="{3021E2B6-F73A-4F77-A433-10E0079BA3EE}"/>
                <w:text/>
              </w:sdtPr>
              <w:sdtContent>
                <w:r w:rsidRPr="00B04707">
                  <w:rPr>
                    <w:rFonts w:eastAsia="MS Mincho"/>
                    <w:lang w:val="en-US" w:eastAsia="zh-CN"/>
                  </w:rPr>
                  <w:t>T22-SG09-C-0067</w:t>
                </w:r>
              </w:sdtContent>
            </w:sdt>
          </w:p>
          <w:p w14:paraId="453E9DAA" w14:textId="664A30AB" w:rsidR="005B23B5" w:rsidRDefault="005B23B5">
            <w:pPr>
              <w:pStyle w:val="TSBHeaderRight14"/>
              <w:spacing w:line="256" w:lineRule="auto"/>
              <w:rPr>
                <w:smallCaps/>
                <w:lang w:eastAsia="zh-CN"/>
              </w:rPr>
            </w:pPr>
            <w:r>
              <w:rPr>
                <w:smallCaps/>
                <w:lang w:eastAsia="zh-CN"/>
              </w:rPr>
              <w:t>STUDY GROUP 9</w:t>
            </w:r>
          </w:p>
        </w:tc>
      </w:tr>
      <w:bookmarkEnd w:id="2"/>
      <w:tr w:rsidR="005B23B5" w14:paraId="7AC36F5E" w14:textId="77777777" w:rsidTr="004135A1">
        <w:trPr>
          <w:cantSplit/>
        </w:trPr>
        <w:tc>
          <w:tcPr>
            <w:tcW w:w="1132" w:type="dxa"/>
            <w:vMerge/>
            <w:tcBorders>
              <w:top w:val="nil"/>
              <w:left w:val="nil"/>
              <w:bottom w:val="single" w:sz="12" w:space="0" w:color="auto"/>
              <w:right w:val="nil"/>
            </w:tcBorders>
            <w:vAlign w:val="center"/>
            <w:hideMark/>
          </w:tcPr>
          <w:p w14:paraId="6600ADE5" w14:textId="77777777" w:rsidR="005B23B5" w:rsidRDefault="005B23B5">
            <w:pPr>
              <w:spacing w:before="0" w:line="256" w:lineRule="auto"/>
              <w:rPr>
                <w:rFonts w:eastAsiaTheme="minorEastAsia"/>
                <w:sz w:val="20"/>
                <w:lang w:val="en-GB"/>
              </w:rPr>
            </w:pPr>
          </w:p>
        </w:tc>
        <w:tc>
          <w:tcPr>
            <w:tcW w:w="4481" w:type="dxa"/>
            <w:gridSpan w:val="2"/>
            <w:vMerge/>
            <w:tcBorders>
              <w:top w:val="nil"/>
              <w:left w:val="nil"/>
              <w:bottom w:val="single" w:sz="12" w:space="0" w:color="auto"/>
              <w:right w:val="nil"/>
            </w:tcBorders>
            <w:vAlign w:val="center"/>
            <w:hideMark/>
          </w:tcPr>
          <w:p w14:paraId="431C1B2F" w14:textId="77777777" w:rsidR="005B23B5" w:rsidRDefault="005B23B5">
            <w:pPr>
              <w:spacing w:before="0" w:line="256" w:lineRule="auto"/>
              <w:rPr>
                <w:rFonts w:eastAsiaTheme="minorEastAsia"/>
                <w:sz w:val="20"/>
                <w:lang w:val="en-GB"/>
              </w:rPr>
            </w:pPr>
          </w:p>
        </w:tc>
        <w:tc>
          <w:tcPr>
            <w:tcW w:w="4026" w:type="dxa"/>
            <w:tcBorders>
              <w:top w:val="nil"/>
              <w:left w:val="nil"/>
              <w:bottom w:val="single" w:sz="12" w:space="0" w:color="auto"/>
              <w:right w:val="nil"/>
            </w:tcBorders>
            <w:vAlign w:val="center"/>
            <w:hideMark/>
          </w:tcPr>
          <w:p w14:paraId="284BB09E" w14:textId="77777777" w:rsidR="005B23B5" w:rsidRDefault="005B23B5">
            <w:pPr>
              <w:pStyle w:val="TSBHeaderRight14"/>
              <w:spacing w:line="256" w:lineRule="auto"/>
              <w:rPr>
                <w:lang w:eastAsia="zh-CN"/>
              </w:rPr>
            </w:pPr>
            <w:r>
              <w:rPr>
                <w:lang w:eastAsia="zh-CN"/>
              </w:rPr>
              <w:t>Original: English</w:t>
            </w:r>
          </w:p>
        </w:tc>
      </w:tr>
      <w:tr w:rsidR="005B23B5" w14:paraId="735046A4" w14:textId="77777777" w:rsidTr="004135A1">
        <w:trPr>
          <w:cantSplit/>
        </w:trPr>
        <w:tc>
          <w:tcPr>
            <w:tcW w:w="1587" w:type="dxa"/>
            <w:gridSpan w:val="2"/>
            <w:hideMark/>
          </w:tcPr>
          <w:p w14:paraId="36945E6A" w14:textId="77777777" w:rsidR="005B23B5" w:rsidRDefault="005B23B5">
            <w:pPr>
              <w:spacing w:line="256" w:lineRule="auto"/>
              <w:rPr>
                <w:b/>
                <w:bCs/>
              </w:rPr>
            </w:pPr>
            <w:bookmarkStart w:id="3" w:name="dmeeting" w:colFirst="3" w:colLast="3"/>
            <w:bookmarkStart w:id="4" w:name="dbluepink" w:colFirst="2" w:colLast="2"/>
            <w:r>
              <w:rPr>
                <w:b/>
                <w:bCs/>
              </w:rPr>
              <w:t>Question(s):</w:t>
            </w:r>
          </w:p>
        </w:tc>
        <w:tc>
          <w:tcPr>
            <w:tcW w:w="4026" w:type="dxa"/>
            <w:hideMark/>
          </w:tcPr>
          <w:p w14:paraId="74F6C652" w14:textId="77777777" w:rsidR="005B23B5" w:rsidRDefault="005B23B5">
            <w:pPr>
              <w:pStyle w:val="TSBHeaderQuestion"/>
              <w:spacing w:line="256" w:lineRule="auto"/>
              <w:rPr>
                <w:lang w:eastAsia="zh-CN"/>
              </w:rPr>
            </w:pPr>
            <w:r>
              <w:rPr>
                <w:lang w:eastAsia="zh-CN"/>
              </w:rPr>
              <w:t>1/9</w:t>
            </w:r>
          </w:p>
        </w:tc>
        <w:tc>
          <w:tcPr>
            <w:tcW w:w="4026" w:type="dxa"/>
            <w:hideMark/>
          </w:tcPr>
          <w:p w14:paraId="3A23325F" w14:textId="6CD0E533" w:rsidR="00726DC1" w:rsidRDefault="004E14D9">
            <w:pPr>
              <w:pStyle w:val="VenueDate"/>
              <w:spacing w:line="256" w:lineRule="auto"/>
              <w:rPr>
                <w:lang w:eastAsia="zh-CN"/>
              </w:rPr>
            </w:pPr>
            <w:r w:rsidRPr="00E24FB9">
              <w:rPr>
                <w:rFonts w:eastAsiaTheme="minorEastAsia"/>
                <w:szCs w:val="24"/>
                <w:lang w:eastAsia="zh-CN"/>
              </w:rPr>
              <w:t>Bangalore, 9-18 May 2023</w:t>
            </w:r>
          </w:p>
        </w:tc>
      </w:tr>
      <w:tr w:rsidR="005B23B5" w14:paraId="139A4482" w14:textId="77777777" w:rsidTr="004135A1">
        <w:trPr>
          <w:cantSplit/>
        </w:trPr>
        <w:tc>
          <w:tcPr>
            <w:tcW w:w="9639" w:type="dxa"/>
            <w:gridSpan w:val="4"/>
            <w:hideMark/>
          </w:tcPr>
          <w:p w14:paraId="0EC5CE11" w14:textId="77777777" w:rsidR="004E14D9" w:rsidRDefault="004E14D9">
            <w:pPr>
              <w:spacing w:line="256" w:lineRule="auto"/>
              <w:jc w:val="center"/>
              <w:rPr>
                <w:b/>
                <w:bCs/>
              </w:rPr>
            </w:pPr>
            <w:bookmarkStart w:id="5" w:name="ddoctype"/>
            <w:bookmarkEnd w:id="3"/>
            <w:bookmarkEnd w:id="4"/>
          </w:p>
          <w:p w14:paraId="5A36740C" w14:textId="4C62016C" w:rsidR="005932FA" w:rsidRDefault="005932FA">
            <w:pPr>
              <w:spacing w:line="256" w:lineRule="auto"/>
              <w:jc w:val="center"/>
              <w:rPr>
                <w:b/>
                <w:bCs/>
              </w:rPr>
            </w:pPr>
            <w:r>
              <w:rPr>
                <w:b/>
                <w:bCs/>
              </w:rPr>
              <w:t>Contribution</w:t>
            </w:r>
          </w:p>
          <w:p w14:paraId="366B0DDC" w14:textId="77777777" w:rsidR="005932FA" w:rsidRDefault="005932FA">
            <w:pPr>
              <w:spacing w:line="256" w:lineRule="auto"/>
              <w:jc w:val="center"/>
              <w:rPr>
                <w:b/>
                <w:bCs/>
              </w:rPr>
            </w:pP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4111"/>
              <w:gridCol w:w="4111"/>
            </w:tblGrid>
            <w:tr w:rsidR="004135A1" w14:paraId="2719A525" w14:textId="77777777" w:rsidTr="004135A1">
              <w:trPr>
                <w:cantSplit/>
                <w:jc w:val="center"/>
              </w:trPr>
              <w:tc>
                <w:tcPr>
                  <w:tcW w:w="1418" w:type="dxa"/>
                </w:tcPr>
                <w:p w14:paraId="016F139D" w14:textId="77777777" w:rsidR="004135A1" w:rsidRDefault="004135A1" w:rsidP="004135A1">
                  <w:pPr>
                    <w:jc w:val="both"/>
                    <w:rPr>
                      <w:b/>
                    </w:rPr>
                  </w:pPr>
                  <w:r>
                    <w:rPr>
                      <w:b/>
                    </w:rPr>
                    <w:t>Source:</w:t>
                  </w:r>
                </w:p>
              </w:tc>
              <w:tc>
                <w:tcPr>
                  <w:tcW w:w="8222" w:type="dxa"/>
                  <w:gridSpan w:val="2"/>
                </w:tcPr>
                <w:p w14:paraId="337BFFE2" w14:textId="77777777" w:rsidR="004135A1" w:rsidRDefault="004135A1" w:rsidP="004135A1">
                  <w:pPr>
                    <w:pBdr>
                      <w:top w:val="nil"/>
                      <w:left w:val="nil"/>
                      <w:bottom w:val="nil"/>
                      <w:right w:val="nil"/>
                      <w:between w:val="nil"/>
                    </w:pBdr>
                    <w:jc w:val="both"/>
                    <w:rPr>
                      <w:color w:val="000000"/>
                    </w:rPr>
                  </w:pPr>
                  <w:r>
                    <w:rPr>
                      <w:color w:val="000000"/>
                    </w:rPr>
                    <w:t>Ministry of Communications, India; Centre for Development of Telematics, India</w:t>
                  </w:r>
                </w:p>
                <w:p w14:paraId="1D5027F5" w14:textId="77777777" w:rsidR="001726E1" w:rsidRDefault="001726E1" w:rsidP="004135A1">
                  <w:pPr>
                    <w:pBdr>
                      <w:top w:val="nil"/>
                      <w:left w:val="nil"/>
                      <w:bottom w:val="nil"/>
                      <w:right w:val="nil"/>
                      <w:between w:val="nil"/>
                    </w:pBdr>
                    <w:jc w:val="both"/>
                    <w:rPr>
                      <w:color w:val="000000"/>
                    </w:rPr>
                  </w:pPr>
                  <w:bookmarkStart w:id="6" w:name="_GoBack"/>
                  <w:bookmarkEnd w:id="6"/>
                </w:p>
              </w:tc>
            </w:tr>
            <w:tr w:rsidR="004135A1" w14:paraId="5F5C3799" w14:textId="77777777" w:rsidTr="004135A1">
              <w:trPr>
                <w:cantSplit/>
                <w:jc w:val="center"/>
              </w:trPr>
              <w:tc>
                <w:tcPr>
                  <w:tcW w:w="1418" w:type="dxa"/>
                </w:tcPr>
                <w:p w14:paraId="1DE131D5" w14:textId="77777777" w:rsidR="004135A1" w:rsidRDefault="004135A1" w:rsidP="004135A1">
                  <w:pPr>
                    <w:jc w:val="both"/>
                  </w:pPr>
                  <w:r>
                    <w:rPr>
                      <w:b/>
                    </w:rPr>
                    <w:t>Title:</w:t>
                  </w:r>
                </w:p>
              </w:tc>
              <w:tc>
                <w:tcPr>
                  <w:tcW w:w="8222" w:type="dxa"/>
                  <w:gridSpan w:val="2"/>
                </w:tcPr>
                <w:p w14:paraId="634168BE" w14:textId="27FE7BC5" w:rsidR="004135A1" w:rsidRDefault="004135A1" w:rsidP="005535A2">
                  <w:pPr>
                    <w:pBdr>
                      <w:top w:val="nil"/>
                      <w:left w:val="nil"/>
                      <w:bottom w:val="nil"/>
                      <w:right w:val="nil"/>
                      <w:between w:val="nil"/>
                    </w:pBdr>
                    <w:jc w:val="both"/>
                    <w:rPr>
                      <w:color w:val="000000"/>
                      <w:highlight w:val="yellow"/>
                    </w:rPr>
                  </w:pPr>
                  <w:bookmarkStart w:id="7" w:name="_heading=h.gjdgxs" w:colFirst="0" w:colLast="0"/>
                  <w:bookmarkEnd w:id="7"/>
                  <w:r>
                    <w:rPr>
                      <w:color w:val="000000"/>
                    </w:rPr>
                    <w:t>Propos</w:t>
                  </w:r>
                  <w:r w:rsidR="009404AA">
                    <w:rPr>
                      <w:color w:val="000000"/>
                    </w:rPr>
                    <w:t xml:space="preserve">al for updating the </w:t>
                  </w:r>
                  <w:r>
                    <w:rPr>
                      <w:color w:val="000000"/>
                    </w:rPr>
                    <w:t xml:space="preserve">baseline text </w:t>
                  </w:r>
                  <w:r w:rsidR="009404AA">
                    <w:rPr>
                      <w:color w:val="000000"/>
                    </w:rPr>
                    <w:t>of the</w:t>
                  </w:r>
                  <w:r>
                    <w:rPr>
                      <w:color w:val="000000"/>
                    </w:rPr>
                    <w:t xml:space="preserve"> draft new ITU-T Technical Report J.TR.WIFI-TV "Secondary distribution of digital television and audiovisual content to portable devices using WiFi”</w:t>
                  </w:r>
                </w:p>
              </w:tc>
            </w:tr>
            <w:tr w:rsidR="004135A1" w14:paraId="3B10D21B" w14:textId="77777777" w:rsidTr="004135A1">
              <w:trPr>
                <w:cantSplit/>
                <w:jc w:val="center"/>
              </w:trPr>
              <w:tc>
                <w:tcPr>
                  <w:tcW w:w="1418" w:type="dxa"/>
                </w:tcPr>
                <w:p w14:paraId="6FCDC065" w14:textId="77777777" w:rsidR="004135A1" w:rsidRDefault="004135A1" w:rsidP="004135A1">
                  <w:pPr>
                    <w:jc w:val="both"/>
                    <w:rPr>
                      <w:b/>
                    </w:rPr>
                  </w:pPr>
                  <w:r>
                    <w:rPr>
                      <w:b/>
                    </w:rPr>
                    <w:t>Contact:</w:t>
                  </w:r>
                </w:p>
              </w:tc>
              <w:tc>
                <w:tcPr>
                  <w:tcW w:w="4111" w:type="dxa"/>
                </w:tcPr>
                <w:p w14:paraId="435ADE66" w14:textId="1595C6F2" w:rsidR="004135A1" w:rsidRDefault="004135A1" w:rsidP="00B04707">
                  <w:r>
                    <w:t>Avinash AgarwalMinistry of Communications</w:t>
                  </w:r>
                  <w:r>
                    <w:br/>
                    <w:t>India</w:t>
                  </w:r>
                </w:p>
              </w:tc>
              <w:tc>
                <w:tcPr>
                  <w:tcW w:w="4111" w:type="dxa"/>
                </w:tcPr>
                <w:p w14:paraId="1012C4B3" w14:textId="77777777" w:rsidR="004135A1" w:rsidRDefault="004135A1" w:rsidP="004135A1">
                  <w:pPr>
                    <w:tabs>
                      <w:tab w:val="left" w:pos="794"/>
                    </w:tabs>
                    <w:jc w:val="both"/>
                  </w:pPr>
                  <w:r>
                    <w:t>Tel:</w:t>
                  </w:r>
                  <w:r>
                    <w:tab/>
                    <w:t>+91-9868171222</w:t>
                  </w:r>
                  <w:r>
                    <w:br/>
                    <w:t>E-mail:</w:t>
                  </w:r>
                  <w:r>
                    <w:tab/>
                    <w:t>avinash.70@gov.in</w:t>
                  </w:r>
                </w:p>
              </w:tc>
            </w:tr>
            <w:tr w:rsidR="004135A1" w14:paraId="648F7A52" w14:textId="77777777" w:rsidTr="004135A1">
              <w:trPr>
                <w:cantSplit/>
                <w:jc w:val="center"/>
              </w:trPr>
              <w:tc>
                <w:tcPr>
                  <w:tcW w:w="1418" w:type="dxa"/>
                </w:tcPr>
                <w:p w14:paraId="0F592FCD" w14:textId="77777777" w:rsidR="004135A1" w:rsidRDefault="004135A1" w:rsidP="004135A1">
                  <w:pPr>
                    <w:jc w:val="both"/>
                    <w:rPr>
                      <w:b/>
                    </w:rPr>
                  </w:pPr>
                  <w:r>
                    <w:rPr>
                      <w:b/>
                    </w:rPr>
                    <w:t>Contact:</w:t>
                  </w:r>
                </w:p>
              </w:tc>
              <w:tc>
                <w:tcPr>
                  <w:tcW w:w="4111" w:type="dxa"/>
                </w:tcPr>
                <w:p w14:paraId="6B8B84B7" w14:textId="77777777" w:rsidR="004135A1" w:rsidRDefault="004135A1" w:rsidP="00B04707">
                  <w:r>
                    <w:t>Pallab Dutta</w:t>
                  </w:r>
                  <w:r>
                    <w:br/>
                    <w:t>Centre for Development of Telematics</w:t>
                  </w:r>
                  <w:r>
                    <w:br/>
                    <w:t>India</w:t>
                  </w:r>
                </w:p>
              </w:tc>
              <w:tc>
                <w:tcPr>
                  <w:tcW w:w="4111" w:type="dxa"/>
                </w:tcPr>
                <w:p w14:paraId="626F57FD" w14:textId="77777777" w:rsidR="004135A1" w:rsidRDefault="004135A1" w:rsidP="004135A1">
                  <w:pPr>
                    <w:tabs>
                      <w:tab w:val="left" w:pos="794"/>
                    </w:tabs>
                    <w:jc w:val="both"/>
                  </w:pPr>
                  <w:r>
                    <w:t>Tel:</w:t>
                  </w:r>
                  <w:r>
                    <w:tab/>
                    <w:t>+91-9343795475</w:t>
                  </w:r>
                  <w:r>
                    <w:br/>
                    <w:t>E-mail:</w:t>
                  </w:r>
                  <w:r>
                    <w:tab/>
                    <w:t>pallab@cdot.in</w:t>
                  </w:r>
                </w:p>
              </w:tc>
            </w:tr>
            <w:tr w:rsidR="004135A1" w14:paraId="27B8611C" w14:textId="77777777" w:rsidTr="004135A1">
              <w:trPr>
                <w:cantSplit/>
                <w:jc w:val="center"/>
              </w:trPr>
              <w:tc>
                <w:tcPr>
                  <w:tcW w:w="1418" w:type="dxa"/>
                </w:tcPr>
                <w:p w14:paraId="6F548DD4" w14:textId="77777777" w:rsidR="004135A1" w:rsidRDefault="004135A1" w:rsidP="004135A1">
                  <w:pPr>
                    <w:jc w:val="both"/>
                    <w:rPr>
                      <w:b/>
                    </w:rPr>
                  </w:pPr>
                  <w:r>
                    <w:rPr>
                      <w:b/>
                    </w:rPr>
                    <w:t>Contact:</w:t>
                  </w:r>
                </w:p>
              </w:tc>
              <w:tc>
                <w:tcPr>
                  <w:tcW w:w="4111" w:type="dxa"/>
                </w:tcPr>
                <w:p w14:paraId="19D1E964" w14:textId="77777777" w:rsidR="004135A1" w:rsidRDefault="004135A1" w:rsidP="00B04707">
                  <w:r>
                    <w:t>Manavdeep Singh</w:t>
                  </w:r>
                  <w:r>
                    <w:br/>
                    <w:t>Centre for Development of Telematics</w:t>
                  </w:r>
                  <w:r>
                    <w:br/>
                    <w:t>India</w:t>
                  </w:r>
                </w:p>
              </w:tc>
              <w:tc>
                <w:tcPr>
                  <w:tcW w:w="4111" w:type="dxa"/>
                </w:tcPr>
                <w:p w14:paraId="24F3600C" w14:textId="77777777" w:rsidR="004135A1" w:rsidRDefault="004135A1" w:rsidP="004135A1">
                  <w:pPr>
                    <w:tabs>
                      <w:tab w:val="left" w:pos="794"/>
                    </w:tabs>
                    <w:jc w:val="both"/>
                  </w:pPr>
                  <w:r>
                    <w:t>Tel:</w:t>
                  </w:r>
                  <w:r>
                    <w:tab/>
                    <w:t>+91-9971350079</w:t>
                  </w:r>
                  <w:r>
                    <w:br/>
                    <w:t>E-mail:</w:t>
                  </w:r>
                  <w:r>
                    <w:tab/>
                    <w:t>msingh@cdot.in</w:t>
                  </w:r>
                </w:p>
              </w:tc>
            </w:tr>
          </w:tbl>
          <w:p w14:paraId="69B30380" w14:textId="29D9F5EA" w:rsidR="004135A1" w:rsidRDefault="004135A1">
            <w:pPr>
              <w:spacing w:line="256" w:lineRule="auto"/>
              <w:jc w:val="center"/>
              <w:rPr>
                <w:b/>
                <w:bCs/>
              </w:rPr>
            </w:pPr>
          </w:p>
        </w:tc>
        <w:bookmarkEnd w:id="5"/>
      </w:tr>
      <w:tr w:rsidR="004135A1" w14:paraId="27FF2A89" w14:textId="77777777" w:rsidTr="004135A1">
        <w:trPr>
          <w:cantSplit/>
        </w:trPr>
        <w:tc>
          <w:tcPr>
            <w:tcW w:w="9639" w:type="dxa"/>
            <w:gridSpan w:val="4"/>
          </w:tcPr>
          <w:p w14:paraId="6BCCB9C2" w14:textId="77777777" w:rsidR="004135A1" w:rsidRDefault="004135A1">
            <w:pPr>
              <w:spacing w:line="256" w:lineRule="auto"/>
              <w:jc w:val="center"/>
              <w:rPr>
                <w:b/>
                <w:bCs/>
              </w:rPr>
            </w:pPr>
          </w:p>
        </w:tc>
      </w:tr>
      <w:tr w:rsidR="005B23B5" w14:paraId="6B7197DF" w14:textId="77777777" w:rsidTr="004135A1">
        <w:trPr>
          <w:cantSplit/>
        </w:trPr>
        <w:tc>
          <w:tcPr>
            <w:tcW w:w="1588" w:type="dxa"/>
            <w:gridSpan w:val="2"/>
            <w:hideMark/>
          </w:tcPr>
          <w:p w14:paraId="3F093459" w14:textId="77777777" w:rsidR="005B23B5" w:rsidRDefault="005B23B5">
            <w:pPr>
              <w:spacing w:line="256" w:lineRule="auto"/>
              <w:rPr>
                <w:b/>
                <w:bCs/>
              </w:rPr>
            </w:pPr>
            <w:bookmarkStart w:id="8" w:name="_Hlk98768222"/>
            <w:r>
              <w:rPr>
                <w:b/>
                <w:bCs/>
              </w:rPr>
              <w:t>Abstract:</w:t>
            </w:r>
          </w:p>
        </w:tc>
        <w:tc>
          <w:tcPr>
            <w:tcW w:w="8051" w:type="dxa"/>
            <w:gridSpan w:val="2"/>
            <w:hideMark/>
          </w:tcPr>
          <w:p w14:paraId="5F2A0E40" w14:textId="3F951559" w:rsidR="005B23B5" w:rsidRDefault="00785BFD">
            <w:pPr>
              <w:pStyle w:val="TSBHeaderSummary"/>
              <w:spacing w:line="256" w:lineRule="auto"/>
              <w:rPr>
                <w:highlight w:val="yellow"/>
                <w:lang w:eastAsia="zh-CN"/>
              </w:rPr>
            </w:pPr>
            <w:sdt>
              <w:sdtPr>
                <w:alias w:val="Abstract"/>
                <w:tag w:val="Abstract"/>
                <w:id w:val="-939903723"/>
                <w:placeholder>
                  <w:docPart w:val="02A744C8A5EF418499722A34B8A1B092"/>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3021E2B6-F73A-4F77-A433-10E0079BA3EE}"/>
                <w:text w:multiLine="1"/>
              </w:sdtPr>
              <w:sdtEndPr/>
              <w:sdtContent>
                <w:r w:rsidR="00B04707">
                  <w:rPr>
                    <w:lang w:val="en-IN"/>
                  </w:rPr>
                  <w:t>This contribution proposes to update the baseline text of draft new Technical Report J.TR.WiFiTV of “Secondary distribution of digital television and audiovisual content to portable devices using Wi-Fi.”</w:t>
                </w:r>
                <w:r w:rsidR="00B04707">
                  <w:rPr>
                    <w:lang w:val="en-IN"/>
                  </w:rPr>
                  <w:br/>
                </w:r>
              </w:sdtContent>
            </w:sdt>
          </w:p>
        </w:tc>
      </w:tr>
    </w:tbl>
    <w:bookmarkEnd w:id="8"/>
    <w:p w14:paraId="7FDC320E" w14:textId="576E94B8" w:rsidR="005B23B5" w:rsidRPr="00846F44" w:rsidRDefault="00846F44" w:rsidP="00B04707">
      <w:pPr>
        <w:pStyle w:val="doorayclass4898307931425428262msonormal"/>
        <w:jc w:val="both"/>
        <w:rPr>
          <w:rFonts w:ascii="Times New Roman" w:hAnsi="Times New Roman" w:cs="Times New Roman"/>
          <w:sz w:val="24"/>
          <w:szCs w:val="24"/>
        </w:rPr>
      </w:pPr>
      <w:r w:rsidRPr="00846F44">
        <w:rPr>
          <w:rFonts w:ascii="Times New Roman" w:hAnsi="Times New Roman" w:cs="Times New Roman"/>
          <w:sz w:val="24"/>
          <w:szCs w:val="24"/>
        </w:rPr>
        <w:t>At the last SG9 meeting in September 2022, it was agreed to start a new work item J.TR.WIFI-TV "Secondary distribution of digital television and audiovisual content to portable devices using WiFi”</w:t>
      </w:r>
      <w:r w:rsidR="00162830">
        <w:rPr>
          <w:rFonts w:ascii="Times New Roman" w:hAnsi="Times New Roman" w:cs="Times New Roman"/>
          <w:sz w:val="24"/>
          <w:szCs w:val="24"/>
        </w:rPr>
        <w:t>.</w:t>
      </w:r>
    </w:p>
    <w:p w14:paraId="5AE3DBE1" w14:textId="77777777" w:rsidR="00DC79AE" w:rsidRDefault="005535A2" w:rsidP="00B04707">
      <w:pPr>
        <w:autoSpaceDE w:val="0"/>
        <w:autoSpaceDN w:val="0"/>
        <w:adjustRightInd w:val="0"/>
        <w:spacing w:before="0"/>
        <w:jc w:val="both"/>
        <w:rPr>
          <w:rFonts w:eastAsia="SimSun"/>
          <w:szCs w:val="24"/>
        </w:rPr>
      </w:pPr>
      <w:r w:rsidRPr="00B04707">
        <w:rPr>
          <w:rFonts w:eastAsia="SimSun"/>
          <w:szCs w:val="24"/>
        </w:rPr>
        <w:t>The baseline text agreed</w:t>
      </w:r>
      <w:r w:rsidR="007C6925">
        <w:rPr>
          <w:rFonts w:eastAsia="SimSun"/>
          <w:szCs w:val="24"/>
        </w:rPr>
        <w:t xml:space="preserve"> </w:t>
      </w:r>
      <w:r w:rsidRPr="00B04707">
        <w:rPr>
          <w:rFonts w:eastAsia="SimSun"/>
          <w:szCs w:val="24"/>
        </w:rPr>
        <w:t>during the SG9 Meeting (2022-09) is available as SG9-TD1</w:t>
      </w:r>
      <w:r w:rsidR="00B832A7">
        <w:rPr>
          <w:rFonts w:eastAsia="SimSun"/>
          <w:szCs w:val="24"/>
        </w:rPr>
        <w:t>80</w:t>
      </w:r>
      <w:r w:rsidRPr="00B04707">
        <w:rPr>
          <w:rFonts w:eastAsia="SimSun"/>
          <w:szCs w:val="24"/>
        </w:rPr>
        <w:t>/Gen (2022-09). The</w:t>
      </w:r>
      <w:r w:rsidR="00B56207">
        <w:rPr>
          <w:rFonts w:eastAsia="SimSun"/>
          <w:szCs w:val="24"/>
        </w:rPr>
        <w:t xml:space="preserve">n </w:t>
      </w:r>
      <w:r w:rsidRPr="00B04707">
        <w:rPr>
          <w:rFonts w:eastAsia="SimSun"/>
          <w:szCs w:val="24"/>
        </w:rPr>
        <w:t>work was further progressed during the</w:t>
      </w:r>
      <w:r w:rsidR="0001311C">
        <w:rPr>
          <w:rFonts w:eastAsia="SimSun"/>
          <w:szCs w:val="24"/>
        </w:rPr>
        <w:t xml:space="preserve"> Rapporteur Group Meeting of Q1</w:t>
      </w:r>
      <w:r w:rsidRPr="00B04707">
        <w:rPr>
          <w:rFonts w:eastAsia="SimSun"/>
          <w:szCs w:val="24"/>
        </w:rPr>
        <w:t>/9 held on 0</w:t>
      </w:r>
      <w:r w:rsidR="00DC79AE">
        <w:rPr>
          <w:rFonts w:eastAsia="SimSun"/>
          <w:szCs w:val="24"/>
        </w:rPr>
        <w:t>9</w:t>
      </w:r>
      <w:r w:rsidRPr="00B04707">
        <w:rPr>
          <w:rFonts w:eastAsia="SimSun"/>
          <w:szCs w:val="24"/>
        </w:rPr>
        <w:t xml:space="preserve"> December</w:t>
      </w:r>
      <w:r w:rsidR="00B56207">
        <w:rPr>
          <w:rFonts w:eastAsia="SimSun"/>
          <w:szCs w:val="24"/>
        </w:rPr>
        <w:t xml:space="preserve"> </w:t>
      </w:r>
      <w:r w:rsidRPr="00B04707">
        <w:rPr>
          <w:rFonts w:eastAsia="SimSun"/>
          <w:szCs w:val="24"/>
        </w:rPr>
        <w:t xml:space="preserve">2022. The output document of the RGM (221201) is available as </w:t>
      </w:r>
      <w:r w:rsidR="00DC79AE" w:rsidRPr="00B04707">
        <w:rPr>
          <w:rFonts w:eastAsia="SimSun"/>
          <w:szCs w:val="24"/>
        </w:rPr>
        <w:t>Q1/9-DOC4-A1 (221213)</w:t>
      </w:r>
      <w:r w:rsidR="00DC79AE">
        <w:rPr>
          <w:rFonts w:eastAsia="SimSun"/>
          <w:szCs w:val="24"/>
        </w:rPr>
        <w:t xml:space="preserve">. </w:t>
      </w:r>
      <w:r w:rsidRPr="00B04707">
        <w:rPr>
          <w:rFonts w:eastAsia="SimSun"/>
          <w:szCs w:val="24"/>
        </w:rPr>
        <w:t>In this contribution, India proposes to add more details to progress the work further</w:t>
      </w:r>
      <w:r w:rsidR="00DC79AE">
        <w:rPr>
          <w:rFonts w:eastAsia="SimSun"/>
          <w:szCs w:val="24"/>
        </w:rPr>
        <w:t>.</w:t>
      </w:r>
    </w:p>
    <w:p w14:paraId="5BC37FB0" w14:textId="72772585" w:rsidR="005535A2" w:rsidRPr="00B04707" w:rsidRDefault="00B56207" w:rsidP="00B04707">
      <w:pPr>
        <w:autoSpaceDE w:val="0"/>
        <w:autoSpaceDN w:val="0"/>
        <w:adjustRightInd w:val="0"/>
        <w:spacing w:before="0"/>
        <w:jc w:val="both"/>
        <w:rPr>
          <w:rFonts w:eastAsia="SimSun"/>
          <w:szCs w:val="24"/>
        </w:rPr>
      </w:pPr>
      <w:r>
        <w:rPr>
          <w:rFonts w:eastAsia="SimSun"/>
          <w:szCs w:val="24"/>
        </w:rPr>
        <w:t xml:space="preserve"> </w:t>
      </w:r>
    </w:p>
    <w:p w14:paraId="111B5BA6" w14:textId="760661F2" w:rsidR="00DE07BE" w:rsidRPr="00B04707" w:rsidDel="00713143" w:rsidRDefault="005535A2" w:rsidP="00B04707">
      <w:pPr>
        <w:jc w:val="both"/>
        <w:rPr>
          <w:rFonts w:eastAsia="SimSun"/>
          <w:szCs w:val="24"/>
        </w:rPr>
      </w:pPr>
      <w:r w:rsidRPr="00B04707">
        <w:rPr>
          <w:rFonts w:eastAsia="SimSun"/>
          <w:szCs w:val="24"/>
        </w:rPr>
        <w:t>The proposed baseline text is placed at ANNEX.</w:t>
      </w:r>
    </w:p>
    <w:p w14:paraId="3ED285CB" w14:textId="77777777" w:rsidR="00FD181F" w:rsidRDefault="00FD181F" w:rsidP="00E02690"/>
    <w:p w14:paraId="2D63807C" w14:textId="77777777" w:rsidR="00FD181F" w:rsidRDefault="00FD181F" w:rsidP="00E02690">
      <w:pPr>
        <w:sectPr w:rsidR="00FD181F" w:rsidSect="00B22DA4">
          <w:footerReference w:type="first" r:id="rId11"/>
          <w:pgSz w:w="11907" w:h="16840" w:code="9"/>
          <w:pgMar w:top="1225" w:right="1281" w:bottom="1440" w:left="1140" w:header="720" w:footer="720" w:gutter="0"/>
          <w:cols w:space="720"/>
          <w:titlePg/>
          <w:docGrid w:linePitch="326"/>
        </w:sectPr>
      </w:pPr>
    </w:p>
    <w:tbl>
      <w:tblPr>
        <w:tblW w:w="9948" w:type="dxa"/>
        <w:tblLayout w:type="fixed"/>
        <w:tblLook w:val="0000" w:firstRow="0" w:lastRow="0" w:firstColumn="0" w:lastColumn="0" w:noHBand="0" w:noVBand="0"/>
      </w:tblPr>
      <w:tblGrid>
        <w:gridCol w:w="1418"/>
        <w:gridCol w:w="10"/>
        <w:gridCol w:w="2520"/>
        <w:gridCol w:w="2029"/>
        <w:gridCol w:w="3971"/>
      </w:tblGrid>
      <w:tr w:rsidR="00E02690" w14:paraId="07416C7A" w14:textId="77777777" w:rsidTr="00E02690">
        <w:trPr>
          <w:trHeight w:hRule="exact" w:val="1418"/>
        </w:trPr>
        <w:tc>
          <w:tcPr>
            <w:tcW w:w="1428" w:type="dxa"/>
            <w:gridSpan w:val="2"/>
          </w:tcPr>
          <w:p w14:paraId="5D44D050" w14:textId="77777777" w:rsidR="00E02690" w:rsidRDefault="00E02690" w:rsidP="00E02690"/>
          <w:p w14:paraId="33F880E7" w14:textId="77777777" w:rsidR="00E02690" w:rsidRDefault="00E02690" w:rsidP="00E02690">
            <w:pPr>
              <w:spacing w:before="0"/>
              <w:rPr>
                <w:b/>
                <w:sz w:val="16"/>
              </w:rPr>
            </w:pPr>
          </w:p>
        </w:tc>
        <w:tc>
          <w:tcPr>
            <w:tcW w:w="8520" w:type="dxa"/>
            <w:gridSpan w:val="3"/>
          </w:tcPr>
          <w:p w14:paraId="5F75F0B6" w14:textId="77777777" w:rsidR="00E02690" w:rsidRDefault="00E02690" w:rsidP="00E02690">
            <w:pPr>
              <w:spacing w:before="0"/>
              <w:rPr>
                <w:rFonts w:ascii="Arial" w:hAnsi="Arial" w:cs="Arial"/>
              </w:rPr>
            </w:pPr>
          </w:p>
          <w:p w14:paraId="4AA06B4E" w14:textId="77777777" w:rsidR="00E02690" w:rsidRDefault="00E02690" w:rsidP="00E02690">
            <w:pPr>
              <w:spacing w:before="284"/>
              <w:rPr>
                <w:rFonts w:ascii="Arial" w:hAnsi="Arial" w:cs="Arial"/>
                <w:b/>
                <w:bCs/>
                <w:sz w:val="18"/>
              </w:rPr>
            </w:pPr>
            <w:r>
              <w:rPr>
                <w:rFonts w:ascii="Arial" w:hAnsi="Arial" w:cs="Arial"/>
                <w:b/>
                <w:bCs/>
                <w:color w:val="808080"/>
                <w:spacing w:val="100"/>
              </w:rPr>
              <w:t xml:space="preserve">International Telecommunication </w:t>
            </w:r>
            <w:smartTag w:uri="urn:schemas-microsoft-com:office:smarttags" w:element="place">
              <w:r>
                <w:rPr>
                  <w:rFonts w:ascii="Arial" w:hAnsi="Arial" w:cs="Arial"/>
                  <w:b/>
                  <w:bCs/>
                  <w:color w:val="808080"/>
                  <w:spacing w:val="100"/>
                </w:rPr>
                <w:t>Union</w:t>
              </w:r>
            </w:smartTag>
          </w:p>
        </w:tc>
      </w:tr>
      <w:tr w:rsidR="00E02690" w14:paraId="71D43A79" w14:textId="77777777" w:rsidTr="00E02690">
        <w:trPr>
          <w:trHeight w:hRule="exact" w:val="992"/>
        </w:trPr>
        <w:tc>
          <w:tcPr>
            <w:tcW w:w="1428" w:type="dxa"/>
            <w:gridSpan w:val="2"/>
          </w:tcPr>
          <w:p w14:paraId="73EB2F54" w14:textId="77777777" w:rsidR="00E02690" w:rsidRDefault="00E02690" w:rsidP="00E02690">
            <w:pPr>
              <w:spacing w:before="0"/>
            </w:pPr>
          </w:p>
        </w:tc>
        <w:tc>
          <w:tcPr>
            <w:tcW w:w="8520" w:type="dxa"/>
            <w:gridSpan w:val="3"/>
          </w:tcPr>
          <w:p w14:paraId="20838D66" w14:textId="77777777" w:rsidR="00E02690" w:rsidRDefault="00E02690" w:rsidP="00E02690"/>
        </w:tc>
      </w:tr>
      <w:tr w:rsidR="00E02690" w14:paraId="31E934B7" w14:textId="77777777" w:rsidTr="00E02690">
        <w:tblPrEx>
          <w:tblCellMar>
            <w:left w:w="85" w:type="dxa"/>
            <w:right w:w="85" w:type="dxa"/>
          </w:tblCellMar>
        </w:tblPrEx>
        <w:trPr>
          <w:gridBefore w:val="2"/>
          <w:wBefore w:w="1428" w:type="dxa"/>
        </w:trPr>
        <w:tc>
          <w:tcPr>
            <w:tcW w:w="2520" w:type="dxa"/>
          </w:tcPr>
          <w:p w14:paraId="75D42B8A" w14:textId="77777777" w:rsidR="00E02690" w:rsidRDefault="00E02690" w:rsidP="00E02690">
            <w:pPr>
              <w:rPr>
                <w:b/>
                <w:sz w:val="18"/>
              </w:rPr>
            </w:pPr>
            <w:bookmarkStart w:id="9" w:name="dnume" w:colFirst="1" w:colLast="1"/>
            <w:r>
              <w:rPr>
                <w:rFonts w:ascii="Arial" w:hAnsi="Arial"/>
                <w:b/>
                <w:spacing w:val="40"/>
                <w:sz w:val="72"/>
              </w:rPr>
              <w:t>ITU-T</w:t>
            </w:r>
          </w:p>
        </w:tc>
        <w:tc>
          <w:tcPr>
            <w:tcW w:w="6000" w:type="dxa"/>
            <w:gridSpan w:val="2"/>
          </w:tcPr>
          <w:p w14:paraId="67974970" w14:textId="77777777" w:rsidR="00E02690" w:rsidRPr="00C92738" w:rsidRDefault="00E02690" w:rsidP="00C26533">
            <w:pPr>
              <w:spacing w:before="240"/>
              <w:jc w:val="right"/>
              <w:rPr>
                <w:rFonts w:ascii="Arial" w:hAnsi="Arial" w:cs="Arial"/>
                <w:b/>
                <w:sz w:val="60"/>
              </w:rPr>
            </w:pPr>
            <w:r w:rsidRPr="007777D2">
              <w:rPr>
                <w:rFonts w:ascii="Arial" w:hAnsi="Arial"/>
                <w:b/>
                <w:sz w:val="60"/>
                <w:lang w:val="en-GB"/>
              </w:rPr>
              <w:t xml:space="preserve">Technical </w:t>
            </w:r>
            <w:r w:rsidR="00C26533">
              <w:rPr>
                <w:rFonts w:ascii="Arial" w:hAnsi="Arial"/>
                <w:b/>
                <w:sz w:val="60"/>
                <w:lang w:val="en-GB"/>
              </w:rPr>
              <w:t>Report</w:t>
            </w:r>
          </w:p>
        </w:tc>
      </w:tr>
      <w:tr w:rsidR="00E02690" w14:paraId="1988F5DC" w14:textId="77777777" w:rsidTr="00E02690">
        <w:tblPrEx>
          <w:tblCellMar>
            <w:left w:w="85" w:type="dxa"/>
            <w:right w:w="85" w:type="dxa"/>
          </w:tblCellMar>
        </w:tblPrEx>
        <w:trPr>
          <w:gridBefore w:val="2"/>
          <w:wBefore w:w="1428" w:type="dxa"/>
          <w:trHeight w:val="974"/>
        </w:trPr>
        <w:tc>
          <w:tcPr>
            <w:tcW w:w="4549" w:type="dxa"/>
            <w:gridSpan w:val="2"/>
          </w:tcPr>
          <w:p w14:paraId="5A9820F4" w14:textId="77777777" w:rsidR="00E02690" w:rsidRPr="007777D2" w:rsidRDefault="00E02690" w:rsidP="00E02690">
            <w:pPr>
              <w:rPr>
                <w:b/>
                <w:lang w:val="en-GB"/>
              </w:rPr>
            </w:pPr>
            <w:bookmarkStart w:id="10" w:name="ddatee" w:colFirst="1" w:colLast="1"/>
            <w:bookmarkEnd w:id="9"/>
            <w:r w:rsidRPr="007777D2">
              <w:rPr>
                <w:rFonts w:ascii="Arial" w:hAnsi="Arial"/>
                <w:lang w:val="en-GB"/>
              </w:rPr>
              <w:t>TELECOMMUNICATION</w:t>
            </w:r>
            <w:r w:rsidRPr="007777D2">
              <w:rPr>
                <w:rFonts w:ascii="Arial" w:hAnsi="Arial"/>
                <w:lang w:val="en-GB"/>
              </w:rPr>
              <w:br/>
              <w:t>STANDARDIZATION  SECTOR</w:t>
            </w:r>
            <w:r w:rsidRPr="007777D2">
              <w:rPr>
                <w:rFonts w:ascii="Arial" w:hAnsi="Arial"/>
                <w:lang w:val="en-GB"/>
              </w:rPr>
              <w:br/>
              <w:t>OF  ITU</w:t>
            </w:r>
          </w:p>
        </w:tc>
        <w:tc>
          <w:tcPr>
            <w:tcW w:w="3971" w:type="dxa"/>
          </w:tcPr>
          <w:p w14:paraId="19350DA1" w14:textId="77777777" w:rsidR="00E02690" w:rsidRPr="009635CB" w:rsidRDefault="00E02690" w:rsidP="00E02690">
            <w:pPr>
              <w:spacing w:before="284"/>
            </w:pPr>
          </w:p>
          <w:p w14:paraId="23589CED" w14:textId="77777777" w:rsidR="00E02690" w:rsidRPr="007777D2" w:rsidRDefault="00E02690" w:rsidP="00A74437">
            <w:pPr>
              <w:pStyle w:val="TPapproval"/>
            </w:pPr>
            <w:r>
              <w:t>(</w:t>
            </w:r>
            <w:r w:rsidRPr="009635CB">
              <w:rPr>
                <w:highlight w:val="yellow"/>
              </w:rPr>
              <w:t>dd</w:t>
            </w:r>
            <w:r>
              <w:t xml:space="preserve"> </w:t>
            </w:r>
            <w:r w:rsidRPr="005939F7">
              <w:rPr>
                <w:highlight w:val="yellow"/>
              </w:rPr>
              <w:t>MMM</w:t>
            </w:r>
            <w:r>
              <w:t xml:space="preserve"> </w:t>
            </w:r>
            <w:r w:rsidRPr="009635CB">
              <w:rPr>
                <w:highlight w:val="yellow"/>
              </w:rPr>
              <w:t>YYYY</w:t>
            </w:r>
            <w:r>
              <w:t>)</w:t>
            </w:r>
          </w:p>
        </w:tc>
      </w:tr>
      <w:tr w:rsidR="00E02690" w14:paraId="6289F6F2" w14:textId="77777777" w:rsidTr="00E02690">
        <w:trPr>
          <w:cantSplit/>
          <w:trHeight w:hRule="exact" w:val="3402"/>
        </w:trPr>
        <w:tc>
          <w:tcPr>
            <w:tcW w:w="1418" w:type="dxa"/>
          </w:tcPr>
          <w:p w14:paraId="364CB085" w14:textId="77777777" w:rsidR="00E02690" w:rsidRDefault="00E02690" w:rsidP="00E02690">
            <w:pPr>
              <w:tabs>
                <w:tab w:val="right" w:pos="9639"/>
              </w:tabs>
              <w:rPr>
                <w:rFonts w:ascii="Arial" w:hAnsi="Arial"/>
                <w:sz w:val="18"/>
              </w:rPr>
            </w:pPr>
            <w:bookmarkStart w:id="11" w:name="dsece" w:colFirst="1" w:colLast="1"/>
            <w:bookmarkEnd w:id="10"/>
          </w:p>
        </w:tc>
        <w:tc>
          <w:tcPr>
            <w:tcW w:w="8530" w:type="dxa"/>
            <w:gridSpan w:val="4"/>
            <w:tcBorders>
              <w:bottom w:val="single" w:sz="12" w:space="0" w:color="auto"/>
            </w:tcBorders>
            <w:vAlign w:val="bottom"/>
          </w:tcPr>
          <w:p w14:paraId="371CAF9D" w14:textId="77777777" w:rsidR="00E02690" w:rsidRPr="007777D2" w:rsidRDefault="00E02690" w:rsidP="00E02690">
            <w:pPr>
              <w:tabs>
                <w:tab w:val="right" w:pos="9639"/>
              </w:tabs>
              <w:rPr>
                <w:rFonts w:ascii="Arial" w:hAnsi="Arial"/>
                <w:sz w:val="32"/>
                <w:lang w:val="en-GB"/>
              </w:rPr>
            </w:pPr>
          </w:p>
        </w:tc>
      </w:tr>
      <w:tr w:rsidR="004A79FA" w14:paraId="123ED74B" w14:textId="77777777" w:rsidTr="00E02690">
        <w:trPr>
          <w:cantSplit/>
          <w:trHeight w:hRule="exact" w:val="4536"/>
        </w:trPr>
        <w:tc>
          <w:tcPr>
            <w:tcW w:w="1418" w:type="dxa"/>
          </w:tcPr>
          <w:p w14:paraId="61D384BE" w14:textId="77777777" w:rsidR="004A79FA" w:rsidRDefault="004A79FA" w:rsidP="004A79FA">
            <w:pPr>
              <w:tabs>
                <w:tab w:val="right" w:pos="9639"/>
              </w:tabs>
              <w:rPr>
                <w:rFonts w:ascii="Arial" w:hAnsi="Arial"/>
                <w:sz w:val="18"/>
              </w:rPr>
            </w:pPr>
            <w:bookmarkStart w:id="12" w:name="c1tite" w:colFirst="1" w:colLast="1"/>
            <w:bookmarkEnd w:id="11"/>
          </w:p>
        </w:tc>
        <w:tc>
          <w:tcPr>
            <w:tcW w:w="8530" w:type="dxa"/>
            <w:gridSpan w:val="4"/>
          </w:tcPr>
          <w:p w14:paraId="3F4E5E27" w14:textId="15A9C8EA" w:rsidR="004A79FA" w:rsidRDefault="004A79FA" w:rsidP="004A79FA">
            <w:pPr>
              <w:pStyle w:val="TRnumber"/>
              <w:rPr>
                <w:highlight w:val="yellow"/>
              </w:rPr>
            </w:pPr>
            <w:r>
              <w:t>J.</w:t>
            </w:r>
            <w:r w:rsidRPr="00D710AF">
              <w:t>TR.W</w:t>
            </w:r>
            <w:r>
              <w:t>i</w:t>
            </w:r>
            <w:r w:rsidRPr="00D710AF">
              <w:t>F</w:t>
            </w:r>
            <w:r>
              <w:t>i</w:t>
            </w:r>
            <w:r w:rsidRPr="00D710AF">
              <w:t>TV</w:t>
            </w:r>
          </w:p>
          <w:p w14:paraId="0A985D45" w14:textId="3C7ECC78" w:rsidR="004A79FA" w:rsidRPr="00737170" w:rsidRDefault="004A79FA" w:rsidP="004A79FA">
            <w:pPr>
              <w:tabs>
                <w:tab w:val="right" w:pos="9639"/>
              </w:tabs>
              <w:spacing w:before="0"/>
              <w:rPr>
                <w:rFonts w:ascii="Arial" w:hAnsi="Arial" w:cs="Arial"/>
                <w:b/>
                <w:bCs/>
                <w:sz w:val="36"/>
                <w:lang w:val="en-GB"/>
              </w:rPr>
            </w:pPr>
            <w:r w:rsidRPr="00D710AF">
              <w:rPr>
                <w:rFonts w:ascii="Arial" w:hAnsi="Arial" w:cs="Arial"/>
                <w:b/>
                <w:bCs/>
                <w:sz w:val="36"/>
                <w:lang w:val="en-GB"/>
              </w:rPr>
              <w:t>Secondary distribution of digital television and audiovisual content to portable devices using Wi</w:t>
            </w:r>
            <w:r>
              <w:rPr>
                <w:rFonts w:ascii="Arial" w:hAnsi="Arial" w:cs="Arial"/>
                <w:b/>
                <w:bCs/>
                <w:sz w:val="36"/>
                <w:lang w:val="en-GB"/>
              </w:rPr>
              <w:t>-</w:t>
            </w:r>
            <w:r w:rsidRPr="00D710AF">
              <w:rPr>
                <w:rFonts w:ascii="Arial" w:hAnsi="Arial" w:cs="Arial"/>
                <w:b/>
                <w:bCs/>
                <w:sz w:val="36"/>
                <w:lang w:val="en-GB"/>
              </w:rPr>
              <w:t>Fi</w:t>
            </w:r>
          </w:p>
        </w:tc>
      </w:tr>
      <w:bookmarkEnd w:id="12"/>
      <w:tr w:rsidR="004A79FA" w14:paraId="4B249F74" w14:textId="77777777" w:rsidTr="00E02690">
        <w:trPr>
          <w:cantSplit/>
          <w:trHeight w:hRule="exact" w:val="1418"/>
        </w:trPr>
        <w:tc>
          <w:tcPr>
            <w:tcW w:w="1418" w:type="dxa"/>
          </w:tcPr>
          <w:p w14:paraId="0FD606B4" w14:textId="77777777" w:rsidR="004A79FA" w:rsidRDefault="004A79FA" w:rsidP="004A79FA">
            <w:pPr>
              <w:tabs>
                <w:tab w:val="right" w:pos="9639"/>
              </w:tabs>
              <w:rPr>
                <w:rFonts w:ascii="Arial" w:hAnsi="Arial"/>
                <w:sz w:val="18"/>
              </w:rPr>
            </w:pPr>
          </w:p>
        </w:tc>
        <w:tc>
          <w:tcPr>
            <w:tcW w:w="8530" w:type="dxa"/>
            <w:gridSpan w:val="4"/>
            <w:vAlign w:val="bottom"/>
          </w:tcPr>
          <w:p w14:paraId="20CBF28C" w14:textId="77777777" w:rsidR="004A79FA" w:rsidRPr="00C92738" w:rsidRDefault="004A79FA" w:rsidP="004A79FA">
            <w:pPr>
              <w:tabs>
                <w:tab w:val="right" w:pos="9639"/>
              </w:tabs>
              <w:spacing w:before="60"/>
              <w:jc w:val="right"/>
              <w:rPr>
                <w:rFonts w:ascii="Arial" w:hAnsi="Arial" w:cs="Arial"/>
                <w:sz w:val="32"/>
              </w:rPr>
            </w:pPr>
            <w:bookmarkStart w:id="13" w:name="dnum2e"/>
            <w:bookmarkEnd w:id="13"/>
          </w:p>
        </w:tc>
      </w:tr>
    </w:tbl>
    <w:p w14:paraId="570600A1" w14:textId="77777777" w:rsidR="00E02690" w:rsidRPr="007777D2" w:rsidRDefault="00E02690" w:rsidP="00737170">
      <w:pPr>
        <w:spacing w:after="120"/>
        <w:jc w:val="center"/>
        <w:rPr>
          <w:lang w:val="en-GB"/>
        </w:rPr>
        <w:sectPr w:rsidR="00E02690" w:rsidRPr="007777D2" w:rsidSect="00B22DA4">
          <w:headerReference w:type="first" r:id="rId12"/>
          <w:footerReference w:type="first" r:id="rId13"/>
          <w:pgSz w:w="11907" w:h="16840" w:code="9"/>
          <w:pgMar w:top="1225" w:right="1281" w:bottom="1440" w:left="1140" w:header="720" w:footer="720" w:gutter="0"/>
          <w:cols w:space="720"/>
          <w:titlePg/>
          <w:docGrid w:linePitch="326"/>
        </w:sectPr>
      </w:pPr>
    </w:p>
    <w:p w14:paraId="1C52F203" w14:textId="77777777" w:rsidR="004B39E2" w:rsidRPr="007777D2" w:rsidRDefault="004B39E2" w:rsidP="00737170">
      <w:pPr>
        <w:pStyle w:val="Headingb"/>
      </w:pPr>
      <w:bookmarkStart w:id="14" w:name="_Toc44995568"/>
      <w:r w:rsidRPr="007777D2">
        <w:lastRenderedPageBreak/>
        <w:t>Summary</w:t>
      </w:r>
    </w:p>
    <w:bookmarkEnd w:id="14"/>
    <w:p w14:paraId="4779D65E" w14:textId="0060873A" w:rsidR="00E504D7" w:rsidRDefault="00E504D7" w:rsidP="00E504D7">
      <w:pPr>
        <w:rPr>
          <w:lang w:val="en-CA"/>
        </w:rPr>
      </w:pPr>
      <w:r w:rsidRPr="00F32927">
        <w:rPr>
          <w:lang w:val="en-CA"/>
        </w:rPr>
        <w:t>The Technical Report address</w:t>
      </w:r>
      <w:r>
        <w:rPr>
          <w:lang w:val="en-CA"/>
        </w:rPr>
        <w:t>es</w:t>
      </w:r>
      <w:r w:rsidRPr="00F32927">
        <w:rPr>
          <w:lang w:val="en-CA"/>
        </w:rPr>
        <w:t xml:space="preserve"> aspects related to delivering </w:t>
      </w:r>
      <w:ins w:id="15" w:author="pallab" w:date="2023-04-17T09:24:00Z">
        <w:r w:rsidR="00487756">
          <w:rPr>
            <w:lang w:val="en-CA"/>
          </w:rPr>
          <w:t xml:space="preserve">unencrypted </w:t>
        </w:r>
      </w:ins>
      <w:r w:rsidRPr="00F32927">
        <w:rPr>
          <w:lang w:val="en-CA"/>
        </w:rPr>
        <w:t>television and other audiovisual signals to smartphones and other portable devices using Wi</w:t>
      </w:r>
      <w:r>
        <w:rPr>
          <w:lang w:val="en-CA"/>
        </w:rPr>
        <w:t>-</w:t>
      </w:r>
      <w:r w:rsidRPr="00F32927">
        <w:rPr>
          <w:lang w:val="en-CA"/>
        </w:rPr>
        <w:t xml:space="preserve">Fi </w:t>
      </w:r>
      <w:r>
        <w:rPr>
          <w:lang w:val="en-CA"/>
        </w:rPr>
        <w:t xml:space="preserve">constituting the last mile of secondary distribution TV network. In other words, the scope of the draft Technical Report is intended to cover the last mile connection via Wi-Fi interconnected with </w:t>
      </w:r>
      <w:r w:rsidRPr="00F32927">
        <w:rPr>
          <w:lang w:val="en-CA"/>
        </w:rPr>
        <w:t xml:space="preserve">the conventional </w:t>
      </w:r>
      <w:r>
        <w:rPr>
          <w:lang w:val="en-CA"/>
        </w:rPr>
        <w:t xml:space="preserve">TV transmission </w:t>
      </w:r>
      <w:r w:rsidRPr="00F32927">
        <w:rPr>
          <w:lang w:val="en-CA"/>
        </w:rPr>
        <w:t>modes of satellite, cable, or terrestrial.</w:t>
      </w:r>
    </w:p>
    <w:p w14:paraId="2821B243" w14:textId="77777777" w:rsidR="00E504D7" w:rsidRDefault="00E504D7" w:rsidP="00E504D7">
      <w:r>
        <w:t xml:space="preserve">This concept has high value propositions in rural areas, public utility places such as railway stations and airports, and even in moving vehicles such as buses, taxis, etc. </w:t>
      </w:r>
    </w:p>
    <w:p w14:paraId="2FC06D36" w14:textId="77777777" w:rsidR="00E504D7" w:rsidRPr="00F32927" w:rsidRDefault="00E504D7" w:rsidP="00E504D7">
      <w:pPr>
        <w:rPr>
          <w:lang w:val="en-CA"/>
        </w:rPr>
      </w:pPr>
      <w:r>
        <w:rPr>
          <w:lang w:val="en-CA"/>
        </w:rPr>
        <w:t>SG9 is going to develop this Technical Report from the view point of integrated broadband cable television technology and also would like to refer to or collect other necessary information by collaborating with relevant Study Groups or SDOs. While t</w:t>
      </w:r>
      <w:r w:rsidRPr="00F32927">
        <w:rPr>
          <w:lang w:val="en-CA"/>
        </w:rPr>
        <w:t>he proposed Technical Report would cover the network architecture, transcoding requirements, other technical requirements, mechanism to facilitate local content distribution, local advertisement insertion, logging end user statistics, case studies, and more</w:t>
      </w:r>
      <w:r>
        <w:rPr>
          <w:lang w:val="en-CA"/>
        </w:rPr>
        <w:t>. The Technical Report would not cover the radio communication broadcasting.</w:t>
      </w:r>
    </w:p>
    <w:p w14:paraId="6DEF32F6" w14:textId="77777777" w:rsidR="00B847E7" w:rsidRPr="00E504D7" w:rsidRDefault="00B847E7" w:rsidP="004B39E2">
      <w:pPr>
        <w:rPr>
          <w:lang w:val="en-CA" w:bidi="ar-DZ"/>
        </w:rPr>
      </w:pPr>
    </w:p>
    <w:p w14:paraId="0C82F8BD" w14:textId="77777777" w:rsidR="00B847E7" w:rsidRPr="004A79FA" w:rsidRDefault="00B847E7" w:rsidP="00B847E7">
      <w:pPr>
        <w:pStyle w:val="Headingb"/>
      </w:pPr>
      <w:r w:rsidRPr="004A79FA">
        <w:t>Keywords</w:t>
      </w:r>
    </w:p>
    <w:p w14:paraId="63A5736D" w14:textId="77777777" w:rsidR="004A79FA" w:rsidRDefault="004A79FA" w:rsidP="004A79FA">
      <w:pPr>
        <w:rPr>
          <w:lang w:val="en-GB" w:bidi="ar-DZ"/>
        </w:rPr>
      </w:pPr>
      <w:r w:rsidRPr="00A864F9">
        <w:rPr>
          <w:lang w:val="en-GB" w:bidi="ar-DZ"/>
        </w:rPr>
        <w:t>Converged assess node, Wi</w:t>
      </w:r>
      <w:r>
        <w:rPr>
          <w:lang w:val="en-GB" w:bidi="ar-DZ"/>
        </w:rPr>
        <w:t>-</w:t>
      </w:r>
      <w:r w:rsidRPr="00A864F9">
        <w:rPr>
          <w:lang w:val="en-GB" w:bidi="ar-DZ"/>
        </w:rPr>
        <w:t>Fi, secondary distribution, smartphone</w:t>
      </w:r>
    </w:p>
    <w:p w14:paraId="1AC74207" w14:textId="77777777" w:rsidR="00B847E7" w:rsidRPr="004A79FA" w:rsidRDefault="00B847E7" w:rsidP="004B39E2">
      <w:pPr>
        <w:rPr>
          <w:lang w:val="en-GB" w:bidi="ar-DZ"/>
        </w:rPr>
      </w:pPr>
    </w:p>
    <w:p w14:paraId="693CD331" w14:textId="2AE5CC2D" w:rsidR="004B39E2" w:rsidRPr="007777D2" w:rsidRDefault="004B39E2" w:rsidP="00737170">
      <w:pPr>
        <w:pStyle w:val="Headingb"/>
      </w:pPr>
      <w:r w:rsidRPr="007777D2">
        <w:t>Change Log</w:t>
      </w:r>
      <w:r w:rsidR="003326F4">
        <w:t xml:space="preserve"> for development</w:t>
      </w:r>
    </w:p>
    <w:p w14:paraId="6932052F" w14:textId="415E65E5" w:rsidR="004A79FA" w:rsidRDefault="004A79FA" w:rsidP="004A79FA">
      <w:pPr>
        <w:rPr>
          <w:lang w:val="en-GB"/>
        </w:rPr>
      </w:pPr>
      <w:r w:rsidRPr="007777D2">
        <w:rPr>
          <w:lang w:val="en-GB"/>
        </w:rPr>
        <w:t xml:space="preserve">This document contains the </w:t>
      </w:r>
      <w:r w:rsidR="003326F4">
        <w:rPr>
          <w:lang w:val="en-GB"/>
        </w:rPr>
        <w:t xml:space="preserve">draft </w:t>
      </w:r>
      <w:r w:rsidRPr="007777D2">
        <w:rPr>
          <w:lang w:val="en-GB"/>
        </w:rPr>
        <w:t xml:space="preserve">ITU-T Technical </w:t>
      </w:r>
      <w:r>
        <w:rPr>
          <w:lang w:val="en-GB"/>
        </w:rPr>
        <w:t>Report</w:t>
      </w:r>
      <w:r w:rsidRPr="007777D2">
        <w:rPr>
          <w:lang w:val="en-GB"/>
        </w:rPr>
        <w:t xml:space="preserve"> </w:t>
      </w:r>
      <w:r w:rsidR="003326F4">
        <w:rPr>
          <w:rFonts w:hint="eastAsia"/>
          <w:lang w:val="en-GB" w:eastAsia="ja-JP"/>
        </w:rPr>
        <w:t>J.</w:t>
      </w:r>
      <w:r>
        <w:rPr>
          <w:lang w:val="en-GB"/>
        </w:rPr>
        <w:fldChar w:fldCharType="begin"/>
      </w:r>
      <w:r>
        <w:rPr>
          <w:lang w:val="en-GB"/>
        </w:rPr>
        <w:instrText xml:space="preserve"> styleref TRnumber </w:instrText>
      </w:r>
      <w:r>
        <w:rPr>
          <w:lang w:val="en-GB"/>
        </w:rPr>
        <w:fldChar w:fldCharType="separate"/>
      </w:r>
      <w:r w:rsidR="00CD3820">
        <w:rPr>
          <w:noProof/>
          <w:lang w:val="en-GB"/>
        </w:rPr>
        <w:t>J.TR.WiFiTV</w:t>
      </w:r>
      <w:r>
        <w:rPr>
          <w:lang w:val="en-GB"/>
        </w:rPr>
        <w:fldChar w:fldCharType="end"/>
      </w:r>
      <w:r>
        <w:rPr>
          <w:lang w:val="en-GB"/>
        </w:rPr>
        <w:t xml:space="preserve"> </w:t>
      </w:r>
      <w:r w:rsidRPr="007777D2">
        <w:rPr>
          <w:lang w:val="en-GB"/>
        </w:rPr>
        <w:t xml:space="preserve">on </w:t>
      </w:r>
      <w:r w:rsidR="003326F4">
        <w:rPr>
          <w:lang w:val="en-GB"/>
        </w:rPr>
        <w:t>“</w:t>
      </w:r>
      <w:r w:rsidRPr="00D710AF">
        <w:rPr>
          <w:lang w:val="en-GB"/>
        </w:rPr>
        <w:t>Secondary distribution of digital television and audiovisual content to portable devices using Wi</w:t>
      </w:r>
      <w:r>
        <w:rPr>
          <w:lang w:val="en-GB"/>
        </w:rPr>
        <w:t>-</w:t>
      </w:r>
      <w:r w:rsidRPr="00D710AF">
        <w:rPr>
          <w:lang w:val="en-GB"/>
        </w:rPr>
        <w:t>Fi</w:t>
      </w:r>
      <w:r w:rsidR="003326F4">
        <w:rPr>
          <w:lang w:val="en-GB"/>
        </w:rPr>
        <w:t>”</w:t>
      </w:r>
      <w:r w:rsidRPr="007777D2">
        <w:rPr>
          <w:lang w:val="en-GB"/>
        </w:rPr>
        <w:t xml:space="preserve"> approved </w:t>
      </w:r>
      <w:r w:rsidR="003326F4">
        <w:rPr>
          <w:lang w:val="en-GB"/>
        </w:rPr>
        <w:t xml:space="preserve">as the new work item </w:t>
      </w:r>
      <w:r w:rsidRPr="007777D2">
        <w:rPr>
          <w:lang w:val="en-GB"/>
        </w:rPr>
        <w:t xml:space="preserve">at the ITU-T Study Group </w:t>
      </w:r>
      <w:r>
        <w:rPr>
          <w:lang w:val="en-GB"/>
        </w:rPr>
        <w:t>9</w:t>
      </w:r>
      <w:r w:rsidRPr="007777D2">
        <w:rPr>
          <w:lang w:val="en-GB"/>
        </w:rPr>
        <w:t xml:space="preserve"> meeting held in </w:t>
      </w:r>
      <w:r w:rsidR="003326F4">
        <w:rPr>
          <w:lang w:val="en-GB"/>
        </w:rPr>
        <w:t>Virtual</w:t>
      </w:r>
      <w:r w:rsidRPr="00D710AF">
        <w:rPr>
          <w:lang w:val="en-GB"/>
        </w:rPr>
        <w:t>, 06-14 Sep</w:t>
      </w:r>
      <w:r>
        <w:rPr>
          <w:lang w:val="en-GB"/>
        </w:rPr>
        <w:t>t.</w:t>
      </w:r>
      <w:r w:rsidRPr="00D710AF">
        <w:rPr>
          <w:lang w:val="en-GB"/>
        </w:rPr>
        <w:t xml:space="preserve"> 2022</w:t>
      </w:r>
      <w:r w:rsidRPr="007777D2">
        <w:rPr>
          <w:lang w:val="en-GB"/>
        </w:rPr>
        <w:t>.</w:t>
      </w:r>
    </w:p>
    <w:p w14:paraId="37F909D4" w14:textId="77777777" w:rsidR="00737170" w:rsidRPr="004A79FA" w:rsidRDefault="00737170" w:rsidP="004B39E2">
      <w:pPr>
        <w:rPr>
          <w:lang w:val="en-GB"/>
        </w:rPr>
      </w:pPr>
    </w:p>
    <w:tbl>
      <w:tblPr>
        <w:tblW w:w="9923" w:type="dxa"/>
        <w:jc w:val="center"/>
        <w:tblLayout w:type="fixed"/>
        <w:tblCellMar>
          <w:left w:w="57" w:type="dxa"/>
          <w:right w:w="57" w:type="dxa"/>
        </w:tblCellMar>
        <w:tblLook w:val="0000" w:firstRow="0" w:lastRow="0" w:firstColumn="0" w:lastColumn="0" w:noHBand="0" w:noVBand="0"/>
      </w:tblPr>
      <w:tblGrid>
        <w:gridCol w:w="1617"/>
        <w:gridCol w:w="4394"/>
        <w:gridCol w:w="3912"/>
      </w:tblGrid>
      <w:tr w:rsidR="00737170" w:rsidRPr="004C46CD" w14:paraId="0D65F0FB" w14:textId="77777777">
        <w:trPr>
          <w:cantSplit/>
          <w:trHeight w:val="204"/>
          <w:jc w:val="center"/>
        </w:trPr>
        <w:tc>
          <w:tcPr>
            <w:tcW w:w="1617" w:type="dxa"/>
          </w:tcPr>
          <w:p w14:paraId="67FADBC3" w14:textId="77777777" w:rsidR="00737170" w:rsidRPr="009635CB" w:rsidRDefault="00737170" w:rsidP="00737170">
            <w:pPr>
              <w:rPr>
                <w:b/>
                <w:bCs/>
              </w:rPr>
            </w:pPr>
            <w:r w:rsidRPr="009635CB">
              <w:rPr>
                <w:b/>
                <w:bCs/>
              </w:rPr>
              <w:t>Editor:</w:t>
            </w:r>
          </w:p>
        </w:tc>
        <w:tc>
          <w:tcPr>
            <w:tcW w:w="4394" w:type="dxa"/>
          </w:tcPr>
          <w:p w14:paraId="1DCDA833" w14:textId="16CB101F" w:rsidR="00737170" w:rsidRPr="004C46CD" w:rsidRDefault="004A79FA" w:rsidP="00737170">
            <w:pPr>
              <w:rPr>
                <w:lang w:val="en-GB"/>
              </w:rPr>
            </w:pPr>
            <w:r w:rsidRPr="00D710AF">
              <w:rPr>
                <w:lang w:val="en-GB"/>
              </w:rPr>
              <w:t>Avinash Agarwal</w:t>
            </w:r>
            <w:r w:rsidRPr="002D41EB">
              <w:rPr>
                <w:highlight w:val="yellow"/>
                <w:lang w:val="en-GB" w:bidi="he-IL"/>
              </w:rPr>
              <w:br/>
            </w:r>
            <w:r w:rsidRPr="00D710AF">
              <w:rPr>
                <w:lang w:val="en-GB"/>
              </w:rPr>
              <w:t>Ministry of Communications</w:t>
            </w:r>
            <w:r w:rsidRPr="002D41EB">
              <w:rPr>
                <w:highlight w:val="yellow"/>
                <w:lang w:val="en-GB"/>
              </w:rPr>
              <w:br/>
            </w:r>
            <w:r w:rsidRPr="00D710AF">
              <w:rPr>
                <w:lang w:val="en-GB"/>
              </w:rPr>
              <w:t>India</w:t>
            </w:r>
          </w:p>
        </w:tc>
        <w:tc>
          <w:tcPr>
            <w:tcW w:w="3912" w:type="dxa"/>
          </w:tcPr>
          <w:p w14:paraId="75BA76A1" w14:textId="69E2FB4B" w:rsidR="00737170" w:rsidRPr="004C46CD" w:rsidRDefault="004A79FA" w:rsidP="00737170">
            <w:pPr>
              <w:rPr>
                <w:lang w:val="en-GB"/>
              </w:rPr>
            </w:pPr>
            <w:r w:rsidRPr="004C46CD">
              <w:rPr>
                <w:lang w:val="en-GB"/>
              </w:rPr>
              <w:t xml:space="preserve">Tel: </w:t>
            </w:r>
            <w:r w:rsidRPr="00D710AF">
              <w:rPr>
                <w:lang w:val="en-GB"/>
              </w:rPr>
              <w:t>+91-9868171222</w:t>
            </w:r>
            <w:r>
              <w:rPr>
                <w:lang w:val="en-GB"/>
              </w:rPr>
              <w:br/>
            </w:r>
            <w:r w:rsidRPr="004C46CD">
              <w:rPr>
                <w:lang w:val="en-GB"/>
              </w:rPr>
              <w:t xml:space="preserve">Email: </w:t>
            </w:r>
            <w:hyperlink r:id="rId14" w:history="1">
              <w:r w:rsidRPr="000E4D76">
                <w:rPr>
                  <w:rStyle w:val="Hyperlink"/>
                  <w:lang w:val="en-GB"/>
                </w:rPr>
                <w:t>avinash.70@gov.in</w:t>
              </w:r>
            </w:hyperlink>
          </w:p>
        </w:tc>
      </w:tr>
      <w:tr w:rsidR="004A79FA" w:rsidRPr="00986255" w14:paraId="5CA83AEF" w14:textId="77777777">
        <w:trPr>
          <w:cantSplit/>
          <w:trHeight w:val="204"/>
          <w:jc w:val="center"/>
        </w:trPr>
        <w:tc>
          <w:tcPr>
            <w:tcW w:w="1617" w:type="dxa"/>
          </w:tcPr>
          <w:p w14:paraId="7DD05342" w14:textId="77777777" w:rsidR="004A79FA" w:rsidRPr="009635CB" w:rsidRDefault="004A79FA" w:rsidP="00737170">
            <w:pPr>
              <w:rPr>
                <w:b/>
                <w:bCs/>
              </w:rPr>
            </w:pPr>
          </w:p>
        </w:tc>
        <w:tc>
          <w:tcPr>
            <w:tcW w:w="4394" w:type="dxa"/>
          </w:tcPr>
          <w:p w14:paraId="3C16F5FA" w14:textId="57683A93" w:rsidR="004A79FA" w:rsidRPr="00D710AF" w:rsidRDefault="004A79FA" w:rsidP="00737170">
            <w:pPr>
              <w:rPr>
                <w:lang w:val="en-GB"/>
              </w:rPr>
            </w:pPr>
            <w:r w:rsidRPr="000C054C">
              <w:t>Pallab Dutta</w:t>
            </w:r>
            <w:r w:rsidRPr="000C054C">
              <w:br/>
              <w:t>Centre for Development of Telematics</w:t>
            </w:r>
            <w:r w:rsidRPr="000C054C">
              <w:br/>
              <w:t>India</w:t>
            </w:r>
          </w:p>
        </w:tc>
        <w:tc>
          <w:tcPr>
            <w:tcW w:w="3912" w:type="dxa"/>
          </w:tcPr>
          <w:p w14:paraId="57E739FB" w14:textId="173F768E" w:rsidR="004A79FA" w:rsidRPr="00986255" w:rsidRDefault="004A79FA" w:rsidP="00737170">
            <w:pPr>
              <w:rPr>
                <w:lang w:val="fr-CH"/>
              </w:rPr>
            </w:pPr>
            <w:r w:rsidRPr="00986255">
              <w:rPr>
                <w:lang w:val="fr-CH"/>
              </w:rPr>
              <w:t>Tel: +91-9343795475</w:t>
            </w:r>
            <w:r w:rsidRPr="00986255">
              <w:rPr>
                <w:lang w:val="fr-CH"/>
              </w:rPr>
              <w:br/>
              <w:t xml:space="preserve">E-mail: </w:t>
            </w:r>
            <w:hyperlink r:id="rId15" w:history="1">
              <w:r w:rsidRPr="00986255">
                <w:rPr>
                  <w:rStyle w:val="Hyperlink"/>
                  <w:lang w:val="fr-CH"/>
                </w:rPr>
                <w:t>pallab@cdot.in</w:t>
              </w:r>
            </w:hyperlink>
          </w:p>
        </w:tc>
      </w:tr>
    </w:tbl>
    <w:p w14:paraId="1ADA95A4" w14:textId="77777777" w:rsidR="004B39E2" w:rsidRPr="00986255" w:rsidRDefault="004B39E2" w:rsidP="00F05ED5">
      <w:pPr>
        <w:rPr>
          <w:lang w:val="fr-CH"/>
        </w:rPr>
      </w:pPr>
    </w:p>
    <w:p w14:paraId="4EAB80DB" w14:textId="77777777" w:rsidR="004B39E2" w:rsidRPr="00986255" w:rsidRDefault="004B39E2" w:rsidP="009635CB">
      <w:pPr>
        <w:jc w:val="center"/>
        <w:rPr>
          <w:lang w:val="fr-CH"/>
        </w:rPr>
      </w:pPr>
      <w:r w:rsidRPr="00986255">
        <w:rPr>
          <w:lang w:val="fr-CH"/>
        </w:rPr>
        <w:br w:type="page"/>
      </w:r>
    </w:p>
    <w:p w14:paraId="247B27F4" w14:textId="77777777" w:rsidR="009635CB" w:rsidRPr="001E1939" w:rsidRDefault="009635CB" w:rsidP="0066077C">
      <w:pPr>
        <w:keepNext/>
        <w:jc w:val="center"/>
        <w:rPr>
          <w:b/>
          <w:bCs/>
        </w:rPr>
      </w:pPr>
      <w:r w:rsidRPr="001E1939">
        <w:rPr>
          <w:b/>
          <w:bCs/>
        </w:rPr>
        <w:lastRenderedPageBreak/>
        <w:t>CONTENTS</w:t>
      </w:r>
    </w:p>
    <w:tbl>
      <w:tblPr>
        <w:tblW w:w="9889" w:type="dxa"/>
        <w:tblLayout w:type="fixed"/>
        <w:tblLook w:val="04A0" w:firstRow="1" w:lastRow="0" w:firstColumn="1" w:lastColumn="0" w:noHBand="0" w:noVBand="1"/>
      </w:tblPr>
      <w:tblGrid>
        <w:gridCol w:w="9889"/>
      </w:tblGrid>
      <w:tr w:rsidR="009635CB" w:rsidRPr="00D8148E" w14:paraId="7806E6FC" w14:textId="77777777" w:rsidTr="00058629">
        <w:trPr>
          <w:tblHeader/>
        </w:trPr>
        <w:tc>
          <w:tcPr>
            <w:tcW w:w="9889" w:type="dxa"/>
          </w:tcPr>
          <w:p w14:paraId="23B87FAD" w14:textId="77777777" w:rsidR="009635CB" w:rsidRPr="00D8148E" w:rsidRDefault="009635CB" w:rsidP="00CB0330">
            <w:pPr>
              <w:pStyle w:val="toc0"/>
            </w:pPr>
            <w:r w:rsidRPr="00D8148E">
              <w:tab/>
              <w:t>Page</w:t>
            </w:r>
          </w:p>
        </w:tc>
      </w:tr>
      <w:tr w:rsidR="009635CB" w:rsidRPr="00D8148E" w14:paraId="609C9C0E" w14:textId="77777777" w:rsidTr="00058629">
        <w:tc>
          <w:tcPr>
            <w:tcW w:w="9889" w:type="dxa"/>
          </w:tcPr>
          <w:p w14:paraId="6FD90F50" w14:textId="43B4DE7A" w:rsidR="00895A5F" w:rsidRDefault="009635CB">
            <w:pPr>
              <w:pStyle w:val="TOC1"/>
              <w:rPr>
                <w:rFonts w:asciiTheme="minorHAnsi" w:eastAsiaTheme="minorEastAsia" w:hAnsiTheme="minorHAnsi" w:cstheme="minorBidi"/>
                <w:b w:val="0"/>
                <w:bCs w:val="0"/>
                <w:caps w:val="0"/>
                <w:noProof/>
                <w:sz w:val="22"/>
                <w:szCs w:val="22"/>
                <w:lang w:val="en-IN" w:eastAsia="en-IN"/>
              </w:rPr>
            </w:pPr>
            <w:r>
              <w:rPr>
                <w:noProof/>
                <w:szCs w:val="20"/>
                <w:lang w:eastAsia="en-US"/>
              </w:rPr>
              <w:fldChar w:fldCharType="begin"/>
            </w:r>
            <w:r>
              <w:instrText xml:space="preserve"> TOC \o "1-3" \h \z \t "Annex_NoTitle,1,Appendix_NoTitle,1,Annex_No &amp; title,1,Appendix_No &amp; title,1" </w:instrText>
            </w:r>
            <w:r>
              <w:rPr>
                <w:noProof/>
                <w:szCs w:val="20"/>
                <w:lang w:eastAsia="en-US"/>
              </w:rPr>
              <w:fldChar w:fldCharType="separate"/>
            </w:r>
            <w:hyperlink w:anchor="_Toc121491992" w:history="1">
              <w:r w:rsidR="00895A5F" w:rsidRPr="00961A89">
                <w:rPr>
                  <w:rStyle w:val="Hyperlink"/>
                  <w:noProof/>
                  <w:lang w:bidi="ar-DZ"/>
                </w:rPr>
                <w:t>1</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Scope</w:t>
              </w:r>
              <w:r w:rsidR="00895A5F">
                <w:rPr>
                  <w:noProof/>
                  <w:webHidden/>
                </w:rPr>
                <w:tab/>
              </w:r>
              <w:r w:rsidR="00895A5F">
                <w:rPr>
                  <w:noProof/>
                  <w:webHidden/>
                </w:rPr>
                <w:fldChar w:fldCharType="begin"/>
              </w:r>
              <w:r w:rsidR="00895A5F">
                <w:rPr>
                  <w:noProof/>
                  <w:webHidden/>
                </w:rPr>
                <w:instrText xml:space="preserve"> PAGEREF _Toc121491992 \h </w:instrText>
              </w:r>
              <w:r w:rsidR="00895A5F">
                <w:rPr>
                  <w:noProof/>
                  <w:webHidden/>
                </w:rPr>
              </w:r>
              <w:r w:rsidR="00895A5F">
                <w:rPr>
                  <w:noProof/>
                  <w:webHidden/>
                </w:rPr>
                <w:fldChar w:fldCharType="separate"/>
              </w:r>
              <w:r w:rsidR="00CD3820">
                <w:rPr>
                  <w:noProof/>
                  <w:webHidden/>
                </w:rPr>
                <w:t>1</w:t>
              </w:r>
              <w:r w:rsidR="00895A5F">
                <w:rPr>
                  <w:noProof/>
                  <w:webHidden/>
                </w:rPr>
                <w:fldChar w:fldCharType="end"/>
              </w:r>
            </w:hyperlink>
          </w:p>
          <w:p w14:paraId="752D6A0B" w14:textId="675C5E4E"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1993" w:history="1">
              <w:r w:rsidR="00895A5F" w:rsidRPr="00961A89">
                <w:rPr>
                  <w:rStyle w:val="Hyperlink"/>
                  <w:noProof/>
                  <w:lang w:bidi="ar-DZ"/>
                </w:rPr>
                <w:t>2</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References</w:t>
              </w:r>
              <w:r w:rsidR="00895A5F">
                <w:rPr>
                  <w:noProof/>
                  <w:webHidden/>
                </w:rPr>
                <w:tab/>
              </w:r>
              <w:r w:rsidR="00895A5F">
                <w:rPr>
                  <w:noProof/>
                  <w:webHidden/>
                </w:rPr>
                <w:fldChar w:fldCharType="begin"/>
              </w:r>
              <w:r w:rsidR="00895A5F">
                <w:rPr>
                  <w:noProof/>
                  <w:webHidden/>
                </w:rPr>
                <w:instrText xml:space="preserve"> PAGEREF _Toc121491993 \h </w:instrText>
              </w:r>
              <w:r w:rsidR="00895A5F">
                <w:rPr>
                  <w:noProof/>
                  <w:webHidden/>
                </w:rPr>
              </w:r>
              <w:r w:rsidR="00895A5F">
                <w:rPr>
                  <w:noProof/>
                  <w:webHidden/>
                </w:rPr>
                <w:fldChar w:fldCharType="separate"/>
              </w:r>
              <w:r w:rsidR="00CD3820">
                <w:rPr>
                  <w:noProof/>
                  <w:webHidden/>
                </w:rPr>
                <w:t>1</w:t>
              </w:r>
              <w:r w:rsidR="00895A5F">
                <w:rPr>
                  <w:noProof/>
                  <w:webHidden/>
                </w:rPr>
                <w:fldChar w:fldCharType="end"/>
              </w:r>
            </w:hyperlink>
          </w:p>
          <w:p w14:paraId="6A4A1D1B" w14:textId="16D7CCCF"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1994" w:history="1">
              <w:r w:rsidR="00895A5F" w:rsidRPr="00961A89">
                <w:rPr>
                  <w:rStyle w:val="Hyperlink"/>
                  <w:noProof/>
                  <w:lang w:bidi="ar-DZ"/>
                </w:rPr>
                <w:t>3</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Terms and definitions</w:t>
              </w:r>
              <w:r w:rsidR="00895A5F">
                <w:rPr>
                  <w:noProof/>
                  <w:webHidden/>
                </w:rPr>
                <w:tab/>
              </w:r>
              <w:r w:rsidR="00895A5F">
                <w:rPr>
                  <w:noProof/>
                  <w:webHidden/>
                </w:rPr>
                <w:fldChar w:fldCharType="begin"/>
              </w:r>
              <w:r w:rsidR="00895A5F">
                <w:rPr>
                  <w:noProof/>
                  <w:webHidden/>
                </w:rPr>
                <w:instrText xml:space="preserve"> PAGEREF _Toc121491994 \h </w:instrText>
              </w:r>
              <w:r w:rsidR="00895A5F">
                <w:rPr>
                  <w:noProof/>
                  <w:webHidden/>
                </w:rPr>
              </w:r>
              <w:r w:rsidR="00895A5F">
                <w:rPr>
                  <w:noProof/>
                  <w:webHidden/>
                </w:rPr>
                <w:fldChar w:fldCharType="separate"/>
              </w:r>
              <w:r w:rsidR="00CD3820">
                <w:rPr>
                  <w:noProof/>
                  <w:webHidden/>
                </w:rPr>
                <w:t>1</w:t>
              </w:r>
              <w:r w:rsidR="00895A5F">
                <w:rPr>
                  <w:noProof/>
                  <w:webHidden/>
                </w:rPr>
                <w:fldChar w:fldCharType="end"/>
              </w:r>
            </w:hyperlink>
          </w:p>
          <w:p w14:paraId="384B916A" w14:textId="6EF8E4C6" w:rsidR="00895A5F" w:rsidRDefault="00785BFD">
            <w:pPr>
              <w:pStyle w:val="TOC2"/>
              <w:tabs>
                <w:tab w:val="left" w:pos="720"/>
                <w:tab w:val="right" w:leader="dot" w:pos="9629"/>
              </w:tabs>
              <w:rPr>
                <w:rFonts w:asciiTheme="minorHAnsi" w:eastAsiaTheme="minorEastAsia" w:hAnsiTheme="minorHAnsi" w:cstheme="minorBidi"/>
                <w:smallCaps w:val="0"/>
                <w:noProof/>
                <w:sz w:val="22"/>
                <w:szCs w:val="22"/>
                <w:lang w:val="en-IN" w:eastAsia="en-IN"/>
              </w:rPr>
            </w:pPr>
            <w:hyperlink w:anchor="_Toc121491995" w:history="1">
              <w:r w:rsidR="00895A5F" w:rsidRPr="00961A89">
                <w:rPr>
                  <w:rStyle w:val="Hyperlink"/>
                  <w:noProof/>
                  <w:lang w:bidi="ar-DZ"/>
                </w:rPr>
                <w:t>3.1</w:t>
              </w:r>
              <w:r w:rsidR="00895A5F">
                <w:rPr>
                  <w:rFonts w:asciiTheme="minorHAnsi" w:eastAsiaTheme="minorEastAsia" w:hAnsiTheme="minorHAnsi" w:cstheme="minorBidi"/>
                  <w:smallCaps w:val="0"/>
                  <w:noProof/>
                  <w:sz w:val="22"/>
                  <w:szCs w:val="22"/>
                  <w:lang w:val="en-IN" w:eastAsia="en-IN"/>
                </w:rPr>
                <w:tab/>
              </w:r>
              <w:r w:rsidR="00895A5F" w:rsidRPr="00961A89">
                <w:rPr>
                  <w:rStyle w:val="Hyperlink"/>
                  <w:noProof/>
                  <w:lang w:bidi="ar-DZ"/>
                </w:rPr>
                <w:t>Terms defined elsewhere</w:t>
              </w:r>
              <w:r w:rsidR="00895A5F">
                <w:rPr>
                  <w:noProof/>
                  <w:webHidden/>
                </w:rPr>
                <w:tab/>
              </w:r>
              <w:r w:rsidR="00895A5F">
                <w:rPr>
                  <w:noProof/>
                  <w:webHidden/>
                </w:rPr>
                <w:fldChar w:fldCharType="begin"/>
              </w:r>
              <w:r w:rsidR="00895A5F">
                <w:rPr>
                  <w:noProof/>
                  <w:webHidden/>
                </w:rPr>
                <w:instrText xml:space="preserve"> PAGEREF _Toc121491995 \h </w:instrText>
              </w:r>
              <w:r w:rsidR="00895A5F">
                <w:rPr>
                  <w:noProof/>
                  <w:webHidden/>
                </w:rPr>
              </w:r>
              <w:r w:rsidR="00895A5F">
                <w:rPr>
                  <w:noProof/>
                  <w:webHidden/>
                </w:rPr>
                <w:fldChar w:fldCharType="separate"/>
              </w:r>
              <w:r w:rsidR="00CD3820">
                <w:rPr>
                  <w:noProof/>
                  <w:webHidden/>
                </w:rPr>
                <w:t>1</w:t>
              </w:r>
              <w:r w:rsidR="00895A5F">
                <w:rPr>
                  <w:noProof/>
                  <w:webHidden/>
                </w:rPr>
                <w:fldChar w:fldCharType="end"/>
              </w:r>
            </w:hyperlink>
          </w:p>
          <w:p w14:paraId="46166BF8" w14:textId="48B799B1" w:rsidR="00895A5F" w:rsidRDefault="00785BFD">
            <w:pPr>
              <w:pStyle w:val="TOC2"/>
              <w:tabs>
                <w:tab w:val="left" w:pos="720"/>
                <w:tab w:val="right" w:leader="dot" w:pos="9629"/>
              </w:tabs>
              <w:rPr>
                <w:rFonts w:asciiTheme="minorHAnsi" w:eastAsiaTheme="minorEastAsia" w:hAnsiTheme="minorHAnsi" w:cstheme="minorBidi"/>
                <w:smallCaps w:val="0"/>
                <w:noProof/>
                <w:sz w:val="22"/>
                <w:szCs w:val="22"/>
                <w:lang w:val="en-IN" w:eastAsia="en-IN"/>
              </w:rPr>
            </w:pPr>
            <w:hyperlink w:anchor="_Toc121491996" w:history="1">
              <w:r w:rsidR="00895A5F" w:rsidRPr="00961A89">
                <w:rPr>
                  <w:rStyle w:val="Hyperlink"/>
                  <w:noProof/>
                  <w:lang w:bidi="ar-DZ"/>
                </w:rPr>
                <w:t>3.2</w:t>
              </w:r>
              <w:r w:rsidR="00895A5F">
                <w:rPr>
                  <w:rFonts w:asciiTheme="minorHAnsi" w:eastAsiaTheme="minorEastAsia" w:hAnsiTheme="minorHAnsi" w:cstheme="minorBidi"/>
                  <w:smallCaps w:val="0"/>
                  <w:noProof/>
                  <w:sz w:val="22"/>
                  <w:szCs w:val="22"/>
                  <w:lang w:val="en-IN" w:eastAsia="en-IN"/>
                </w:rPr>
                <w:tab/>
              </w:r>
              <w:r w:rsidR="00895A5F" w:rsidRPr="00961A89">
                <w:rPr>
                  <w:rStyle w:val="Hyperlink"/>
                  <w:noProof/>
                  <w:lang w:bidi="ar-DZ"/>
                </w:rPr>
                <w:t>Terms defined here</w:t>
              </w:r>
              <w:r w:rsidR="00895A5F">
                <w:rPr>
                  <w:noProof/>
                  <w:webHidden/>
                </w:rPr>
                <w:tab/>
              </w:r>
              <w:r w:rsidR="00895A5F">
                <w:rPr>
                  <w:noProof/>
                  <w:webHidden/>
                </w:rPr>
                <w:fldChar w:fldCharType="begin"/>
              </w:r>
              <w:r w:rsidR="00895A5F">
                <w:rPr>
                  <w:noProof/>
                  <w:webHidden/>
                </w:rPr>
                <w:instrText xml:space="preserve"> PAGEREF _Toc121491996 \h </w:instrText>
              </w:r>
              <w:r w:rsidR="00895A5F">
                <w:rPr>
                  <w:noProof/>
                  <w:webHidden/>
                </w:rPr>
              </w:r>
              <w:r w:rsidR="00895A5F">
                <w:rPr>
                  <w:noProof/>
                  <w:webHidden/>
                </w:rPr>
                <w:fldChar w:fldCharType="separate"/>
              </w:r>
              <w:r w:rsidR="00CD3820">
                <w:rPr>
                  <w:noProof/>
                  <w:webHidden/>
                </w:rPr>
                <w:t>1</w:t>
              </w:r>
              <w:r w:rsidR="00895A5F">
                <w:rPr>
                  <w:noProof/>
                  <w:webHidden/>
                </w:rPr>
                <w:fldChar w:fldCharType="end"/>
              </w:r>
            </w:hyperlink>
          </w:p>
          <w:p w14:paraId="6538E87A" w14:textId="1A046B8A"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1997" w:history="1">
              <w:r w:rsidR="00895A5F" w:rsidRPr="00961A89">
                <w:rPr>
                  <w:rStyle w:val="Hyperlink"/>
                  <w:noProof/>
                  <w:lang w:bidi="ar-DZ"/>
                </w:rPr>
                <w:t>4</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Abbreviations</w:t>
              </w:r>
              <w:r w:rsidR="00895A5F">
                <w:rPr>
                  <w:noProof/>
                  <w:webHidden/>
                </w:rPr>
                <w:tab/>
              </w:r>
              <w:r w:rsidR="00895A5F">
                <w:rPr>
                  <w:noProof/>
                  <w:webHidden/>
                </w:rPr>
                <w:fldChar w:fldCharType="begin"/>
              </w:r>
              <w:r w:rsidR="00895A5F">
                <w:rPr>
                  <w:noProof/>
                  <w:webHidden/>
                </w:rPr>
                <w:instrText xml:space="preserve"> PAGEREF _Toc121491997 \h </w:instrText>
              </w:r>
              <w:r w:rsidR="00895A5F">
                <w:rPr>
                  <w:noProof/>
                  <w:webHidden/>
                </w:rPr>
              </w:r>
              <w:r w:rsidR="00895A5F">
                <w:rPr>
                  <w:noProof/>
                  <w:webHidden/>
                </w:rPr>
                <w:fldChar w:fldCharType="separate"/>
              </w:r>
              <w:r w:rsidR="00CD3820">
                <w:rPr>
                  <w:noProof/>
                  <w:webHidden/>
                </w:rPr>
                <w:t>2</w:t>
              </w:r>
              <w:r w:rsidR="00895A5F">
                <w:rPr>
                  <w:noProof/>
                  <w:webHidden/>
                </w:rPr>
                <w:fldChar w:fldCharType="end"/>
              </w:r>
            </w:hyperlink>
          </w:p>
          <w:p w14:paraId="533B72ED" w14:textId="72913647"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1998" w:history="1">
              <w:r w:rsidR="00895A5F" w:rsidRPr="00961A89">
                <w:rPr>
                  <w:rStyle w:val="Hyperlink"/>
                  <w:noProof/>
                  <w:lang w:bidi="ar-DZ"/>
                </w:rPr>
                <w:t>5</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Introduction</w:t>
              </w:r>
              <w:r w:rsidR="00895A5F">
                <w:rPr>
                  <w:noProof/>
                  <w:webHidden/>
                </w:rPr>
                <w:tab/>
              </w:r>
              <w:r w:rsidR="00895A5F">
                <w:rPr>
                  <w:noProof/>
                  <w:webHidden/>
                </w:rPr>
                <w:fldChar w:fldCharType="begin"/>
              </w:r>
              <w:r w:rsidR="00895A5F">
                <w:rPr>
                  <w:noProof/>
                  <w:webHidden/>
                </w:rPr>
                <w:instrText xml:space="preserve"> PAGEREF _Toc121491998 \h </w:instrText>
              </w:r>
              <w:r w:rsidR="00895A5F">
                <w:rPr>
                  <w:noProof/>
                  <w:webHidden/>
                </w:rPr>
              </w:r>
              <w:r w:rsidR="00895A5F">
                <w:rPr>
                  <w:noProof/>
                  <w:webHidden/>
                </w:rPr>
                <w:fldChar w:fldCharType="separate"/>
              </w:r>
              <w:r w:rsidR="00CD3820">
                <w:rPr>
                  <w:noProof/>
                  <w:webHidden/>
                </w:rPr>
                <w:t>2</w:t>
              </w:r>
              <w:r w:rsidR="00895A5F">
                <w:rPr>
                  <w:noProof/>
                  <w:webHidden/>
                </w:rPr>
                <w:fldChar w:fldCharType="end"/>
              </w:r>
            </w:hyperlink>
          </w:p>
          <w:p w14:paraId="2AB4C970" w14:textId="66025ACC"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1999" w:history="1">
              <w:r w:rsidR="00895A5F" w:rsidRPr="00961A89">
                <w:rPr>
                  <w:rStyle w:val="Hyperlink"/>
                  <w:noProof/>
                  <w:lang w:bidi="ar-DZ"/>
                </w:rPr>
                <w:t>6</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Network architecture for secondary distribution using Wi-Fi or WLAN</w:t>
              </w:r>
              <w:r w:rsidR="00895A5F">
                <w:rPr>
                  <w:noProof/>
                  <w:webHidden/>
                </w:rPr>
                <w:tab/>
              </w:r>
              <w:r w:rsidR="00895A5F">
                <w:rPr>
                  <w:noProof/>
                  <w:webHidden/>
                </w:rPr>
                <w:fldChar w:fldCharType="begin"/>
              </w:r>
              <w:r w:rsidR="00895A5F">
                <w:rPr>
                  <w:noProof/>
                  <w:webHidden/>
                </w:rPr>
                <w:instrText xml:space="preserve"> PAGEREF _Toc121491999 \h </w:instrText>
              </w:r>
              <w:r w:rsidR="00895A5F">
                <w:rPr>
                  <w:noProof/>
                  <w:webHidden/>
                </w:rPr>
              </w:r>
              <w:r w:rsidR="00895A5F">
                <w:rPr>
                  <w:noProof/>
                  <w:webHidden/>
                </w:rPr>
                <w:fldChar w:fldCharType="separate"/>
              </w:r>
              <w:r w:rsidR="00CD3820">
                <w:rPr>
                  <w:noProof/>
                  <w:webHidden/>
                </w:rPr>
                <w:t>2</w:t>
              </w:r>
              <w:r w:rsidR="00895A5F">
                <w:rPr>
                  <w:noProof/>
                  <w:webHidden/>
                </w:rPr>
                <w:fldChar w:fldCharType="end"/>
              </w:r>
            </w:hyperlink>
          </w:p>
          <w:p w14:paraId="74A09145" w14:textId="6693DFE7"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2000" w:history="1">
              <w:r w:rsidR="00895A5F" w:rsidRPr="00961A89">
                <w:rPr>
                  <w:rStyle w:val="Hyperlink"/>
                  <w:noProof/>
                  <w:lang w:bidi="ar-DZ"/>
                </w:rPr>
                <w:t>7</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Converged access node requirements</w:t>
              </w:r>
              <w:r w:rsidR="00895A5F">
                <w:rPr>
                  <w:noProof/>
                  <w:webHidden/>
                </w:rPr>
                <w:tab/>
              </w:r>
              <w:r w:rsidR="00895A5F">
                <w:rPr>
                  <w:noProof/>
                  <w:webHidden/>
                </w:rPr>
                <w:fldChar w:fldCharType="begin"/>
              </w:r>
              <w:r w:rsidR="00895A5F">
                <w:rPr>
                  <w:noProof/>
                  <w:webHidden/>
                </w:rPr>
                <w:instrText xml:space="preserve"> PAGEREF _Toc121492000 \h </w:instrText>
              </w:r>
              <w:r w:rsidR="00895A5F">
                <w:rPr>
                  <w:noProof/>
                  <w:webHidden/>
                </w:rPr>
              </w:r>
              <w:r w:rsidR="00895A5F">
                <w:rPr>
                  <w:noProof/>
                  <w:webHidden/>
                </w:rPr>
                <w:fldChar w:fldCharType="separate"/>
              </w:r>
              <w:r w:rsidR="00CD3820">
                <w:rPr>
                  <w:noProof/>
                  <w:webHidden/>
                </w:rPr>
                <w:t>4</w:t>
              </w:r>
              <w:r w:rsidR="00895A5F">
                <w:rPr>
                  <w:noProof/>
                  <w:webHidden/>
                </w:rPr>
                <w:fldChar w:fldCharType="end"/>
              </w:r>
            </w:hyperlink>
          </w:p>
          <w:p w14:paraId="4EF1FE20" w14:textId="2266E142"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2001" w:history="1">
              <w:r w:rsidR="00895A5F" w:rsidRPr="00961A89">
                <w:rPr>
                  <w:rStyle w:val="Hyperlink"/>
                  <w:noProof/>
                  <w:lang w:bidi="ar-DZ"/>
                </w:rPr>
                <w:t>8</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Transcoding requirements</w:t>
              </w:r>
              <w:r w:rsidR="00895A5F">
                <w:rPr>
                  <w:noProof/>
                  <w:webHidden/>
                </w:rPr>
                <w:tab/>
              </w:r>
              <w:r w:rsidR="00895A5F">
                <w:rPr>
                  <w:noProof/>
                  <w:webHidden/>
                </w:rPr>
                <w:fldChar w:fldCharType="begin"/>
              </w:r>
              <w:r w:rsidR="00895A5F">
                <w:rPr>
                  <w:noProof/>
                  <w:webHidden/>
                </w:rPr>
                <w:instrText xml:space="preserve"> PAGEREF _Toc121492001 \h </w:instrText>
              </w:r>
              <w:r w:rsidR="00895A5F">
                <w:rPr>
                  <w:noProof/>
                  <w:webHidden/>
                </w:rPr>
              </w:r>
              <w:r w:rsidR="00895A5F">
                <w:rPr>
                  <w:noProof/>
                  <w:webHidden/>
                </w:rPr>
                <w:fldChar w:fldCharType="separate"/>
              </w:r>
              <w:r w:rsidR="00CD3820">
                <w:rPr>
                  <w:noProof/>
                  <w:webHidden/>
                </w:rPr>
                <w:t>5</w:t>
              </w:r>
              <w:r w:rsidR="00895A5F">
                <w:rPr>
                  <w:noProof/>
                  <w:webHidden/>
                </w:rPr>
                <w:fldChar w:fldCharType="end"/>
              </w:r>
            </w:hyperlink>
          </w:p>
          <w:p w14:paraId="34AEE76B" w14:textId="22EE5453"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2002" w:history="1">
              <w:r w:rsidR="00895A5F" w:rsidRPr="00961A89">
                <w:rPr>
                  <w:rStyle w:val="Hyperlink"/>
                  <w:noProof/>
                  <w:lang w:bidi="ar-DZ"/>
                </w:rPr>
                <w:t>9</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Requirements to meet regulatory compliance for encrypted channels</w:t>
              </w:r>
              <w:r w:rsidR="00895A5F">
                <w:rPr>
                  <w:noProof/>
                  <w:webHidden/>
                </w:rPr>
                <w:tab/>
              </w:r>
              <w:r w:rsidR="00895A5F">
                <w:rPr>
                  <w:noProof/>
                  <w:webHidden/>
                </w:rPr>
                <w:fldChar w:fldCharType="begin"/>
              </w:r>
              <w:r w:rsidR="00895A5F">
                <w:rPr>
                  <w:noProof/>
                  <w:webHidden/>
                </w:rPr>
                <w:instrText xml:space="preserve"> PAGEREF _Toc121492002 \h </w:instrText>
              </w:r>
              <w:r w:rsidR="00895A5F">
                <w:rPr>
                  <w:noProof/>
                  <w:webHidden/>
                </w:rPr>
              </w:r>
              <w:r w:rsidR="00895A5F">
                <w:rPr>
                  <w:noProof/>
                  <w:webHidden/>
                </w:rPr>
                <w:fldChar w:fldCharType="separate"/>
              </w:r>
              <w:r w:rsidR="00CD3820">
                <w:rPr>
                  <w:noProof/>
                  <w:webHidden/>
                </w:rPr>
                <w:t>5</w:t>
              </w:r>
              <w:r w:rsidR="00895A5F">
                <w:rPr>
                  <w:noProof/>
                  <w:webHidden/>
                </w:rPr>
                <w:fldChar w:fldCharType="end"/>
              </w:r>
            </w:hyperlink>
          </w:p>
          <w:p w14:paraId="34F0CCE3" w14:textId="3C1DF757"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2003" w:history="1">
              <w:r w:rsidR="00895A5F" w:rsidRPr="00961A89">
                <w:rPr>
                  <w:rStyle w:val="Hyperlink"/>
                  <w:noProof/>
                  <w:lang w:bidi="ar-DZ"/>
                </w:rPr>
                <w:t>10</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Local content distribution</w:t>
              </w:r>
              <w:r w:rsidR="00895A5F">
                <w:rPr>
                  <w:noProof/>
                  <w:webHidden/>
                </w:rPr>
                <w:tab/>
              </w:r>
              <w:r w:rsidR="00895A5F">
                <w:rPr>
                  <w:noProof/>
                  <w:webHidden/>
                </w:rPr>
                <w:fldChar w:fldCharType="begin"/>
              </w:r>
              <w:r w:rsidR="00895A5F">
                <w:rPr>
                  <w:noProof/>
                  <w:webHidden/>
                </w:rPr>
                <w:instrText xml:space="preserve"> PAGEREF _Toc121492003 \h </w:instrText>
              </w:r>
              <w:r w:rsidR="00895A5F">
                <w:rPr>
                  <w:noProof/>
                  <w:webHidden/>
                </w:rPr>
              </w:r>
              <w:r w:rsidR="00895A5F">
                <w:rPr>
                  <w:noProof/>
                  <w:webHidden/>
                </w:rPr>
                <w:fldChar w:fldCharType="separate"/>
              </w:r>
              <w:r w:rsidR="00CD3820">
                <w:rPr>
                  <w:noProof/>
                  <w:webHidden/>
                </w:rPr>
                <w:t>5</w:t>
              </w:r>
              <w:r w:rsidR="00895A5F">
                <w:rPr>
                  <w:noProof/>
                  <w:webHidden/>
                </w:rPr>
                <w:fldChar w:fldCharType="end"/>
              </w:r>
            </w:hyperlink>
          </w:p>
          <w:p w14:paraId="14F0F237" w14:textId="67FC62DE"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2004" w:history="1">
              <w:r w:rsidR="00895A5F" w:rsidRPr="00961A89">
                <w:rPr>
                  <w:rStyle w:val="Hyperlink"/>
                  <w:noProof/>
                  <w:lang w:bidi="ar-DZ"/>
                </w:rPr>
                <w:t>11</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Local advertisement insertion</w:t>
              </w:r>
              <w:r w:rsidR="00895A5F">
                <w:rPr>
                  <w:noProof/>
                  <w:webHidden/>
                </w:rPr>
                <w:tab/>
              </w:r>
              <w:r w:rsidR="00895A5F">
                <w:rPr>
                  <w:noProof/>
                  <w:webHidden/>
                </w:rPr>
                <w:fldChar w:fldCharType="begin"/>
              </w:r>
              <w:r w:rsidR="00895A5F">
                <w:rPr>
                  <w:noProof/>
                  <w:webHidden/>
                </w:rPr>
                <w:instrText xml:space="preserve"> PAGEREF _Toc121492004 \h </w:instrText>
              </w:r>
              <w:r w:rsidR="00895A5F">
                <w:rPr>
                  <w:noProof/>
                  <w:webHidden/>
                </w:rPr>
              </w:r>
              <w:r w:rsidR="00895A5F">
                <w:rPr>
                  <w:noProof/>
                  <w:webHidden/>
                </w:rPr>
                <w:fldChar w:fldCharType="separate"/>
              </w:r>
              <w:r w:rsidR="00CD3820">
                <w:rPr>
                  <w:noProof/>
                  <w:webHidden/>
                </w:rPr>
                <w:t>5</w:t>
              </w:r>
              <w:r w:rsidR="00895A5F">
                <w:rPr>
                  <w:noProof/>
                  <w:webHidden/>
                </w:rPr>
                <w:fldChar w:fldCharType="end"/>
              </w:r>
            </w:hyperlink>
          </w:p>
          <w:p w14:paraId="7A88E1F9" w14:textId="6DBA23D8"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2005" w:history="1">
              <w:r w:rsidR="00895A5F" w:rsidRPr="00961A89">
                <w:rPr>
                  <w:rStyle w:val="Hyperlink"/>
                  <w:noProof/>
                  <w:lang w:bidi="ar-DZ"/>
                </w:rPr>
                <w:t>12</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End user statistics logging</w:t>
              </w:r>
              <w:r w:rsidR="00895A5F">
                <w:rPr>
                  <w:noProof/>
                  <w:webHidden/>
                </w:rPr>
                <w:tab/>
              </w:r>
              <w:r w:rsidR="00895A5F">
                <w:rPr>
                  <w:noProof/>
                  <w:webHidden/>
                </w:rPr>
                <w:fldChar w:fldCharType="begin"/>
              </w:r>
              <w:r w:rsidR="00895A5F">
                <w:rPr>
                  <w:noProof/>
                  <w:webHidden/>
                </w:rPr>
                <w:instrText xml:space="preserve"> PAGEREF _Toc121492005 \h </w:instrText>
              </w:r>
              <w:r w:rsidR="00895A5F">
                <w:rPr>
                  <w:noProof/>
                  <w:webHidden/>
                </w:rPr>
              </w:r>
              <w:r w:rsidR="00895A5F">
                <w:rPr>
                  <w:noProof/>
                  <w:webHidden/>
                </w:rPr>
                <w:fldChar w:fldCharType="separate"/>
              </w:r>
              <w:r w:rsidR="00CD3820">
                <w:rPr>
                  <w:noProof/>
                  <w:webHidden/>
                </w:rPr>
                <w:t>5</w:t>
              </w:r>
              <w:r w:rsidR="00895A5F">
                <w:rPr>
                  <w:noProof/>
                  <w:webHidden/>
                </w:rPr>
                <w:fldChar w:fldCharType="end"/>
              </w:r>
            </w:hyperlink>
          </w:p>
          <w:p w14:paraId="7051FDEC" w14:textId="6303024D"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2006" w:history="1">
              <w:r w:rsidR="00895A5F" w:rsidRPr="00961A89">
                <w:rPr>
                  <w:rStyle w:val="Hyperlink"/>
                  <w:noProof/>
                  <w:lang w:bidi="ar-DZ"/>
                </w:rPr>
                <w:t>13</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Case studies and global best practices</w:t>
              </w:r>
              <w:r w:rsidR="00895A5F">
                <w:rPr>
                  <w:noProof/>
                  <w:webHidden/>
                </w:rPr>
                <w:tab/>
              </w:r>
              <w:r w:rsidR="00895A5F">
                <w:rPr>
                  <w:noProof/>
                  <w:webHidden/>
                </w:rPr>
                <w:fldChar w:fldCharType="begin"/>
              </w:r>
              <w:r w:rsidR="00895A5F">
                <w:rPr>
                  <w:noProof/>
                  <w:webHidden/>
                </w:rPr>
                <w:instrText xml:space="preserve"> PAGEREF _Toc121492006 \h </w:instrText>
              </w:r>
              <w:r w:rsidR="00895A5F">
                <w:rPr>
                  <w:noProof/>
                  <w:webHidden/>
                </w:rPr>
              </w:r>
              <w:r w:rsidR="00895A5F">
                <w:rPr>
                  <w:noProof/>
                  <w:webHidden/>
                </w:rPr>
                <w:fldChar w:fldCharType="separate"/>
              </w:r>
              <w:r w:rsidR="00CD3820">
                <w:rPr>
                  <w:noProof/>
                  <w:webHidden/>
                </w:rPr>
                <w:t>5</w:t>
              </w:r>
              <w:r w:rsidR="00895A5F">
                <w:rPr>
                  <w:noProof/>
                  <w:webHidden/>
                </w:rPr>
                <w:fldChar w:fldCharType="end"/>
              </w:r>
            </w:hyperlink>
          </w:p>
          <w:p w14:paraId="1487394D" w14:textId="07E38B78"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2007" w:history="1">
              <w:r w:rsidR="00895A5F" w:rsidRPr="00961A89">
                <w:rPr>
                  <w:rStyle w:val="Hyperlink"/>
                  <w:noProof/>
                  <w:lang w:bidi="ar-DZ"/>
                </w:rPr>
                <w:t>14</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Concluding Remarks</w:t>
              </w:r>
              <w:r w:rsidR="00895A5F">
                <w:rPr>
                  <w:noProof/>
                  <w:webHidden/>
                </w:rPr>
                <w:tab/>
              </w:r>
              <w:r w:rsidR="00895A5F">
                <w:rPr>
                  <w:noProof/>
                  <w:webHidden/>
                </w:rPr>
                <w:fldChar w:fldCharType="begin"/>
              </w:r>
              <w:r w:rsidR="00895A5F">
                <w:rPr>
                  <w:noProof/>
                  <w:webHidden/>
                </w:rPr>
                <w:instrText xml:space="preserve"> PAGEREF _Toc121492007 \h </w:instrText>
              </w:r>
              <w:r w:rsidR="00895A5F">
                <w:rPr>
                  <w:noProof/>
                  <w:webHidden/>
                </w:rPr>
              </w:r>
              <w:r w:rsidR="00895A5F">
                <w:rPr>
                  <w:noProof/>
                  <w:webHidden/>
                </w:rPr>
                <w:fldChar w:fldCharType="separate"/>
              </w:r>
              <w:r w:rsidR="00CD3820">
                <w:rPr>
                  <w:noProof/>
                  <w:webHidden/>
                </w:rPr>
                <w:t>5</w:t>
              </w:r>
              <w:r w:rsidR="00895A5F">
                <w:rPr>
                  <w:noProof/>
                  <w:webHidden/>
                </w:rPr>
                <w:fldChar w:fldCharType="end"/>
              </w:r>
            </w:hyperlink>
          </w:p>
          <w:p w14:paraId="22AE0E79" w14:textId="66092AA2"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2008" w:history="1">
              <w:r w:rsidR="00895A5F" w:rsidRPr="00961A89">
                <w:rPr>
                  <w:rStyle w:val="Hyperlink"/>
                  <w:noProof/>
                  <w:lang w:bidi="ar-DZ"/>
                </w:rPr>
                <w:t>15</w:t>
              </w:r>
              <w:r w:rsidR="00895A5F">
                <w:rPr>
                  <w:rFonts w:asciiTheme="minorHAnsi" w:eastAsiaTheme="minorEastAsia" w:hAnsiTheme="minorHAnsi" w:cstheme="minorBidi"/>
                  <w:b w:val="0"/>
                  <w:bCs w:val="0"/>
                  <w:caps w:val="0"/>
                  <w:noProof/>
                  <w:sz w:val="22"/>
                  <w:szCs w:val="22"/>
                  <w:lang w:val="en-IN" w:eastAsia="en-IN"/>
                </w:rPr>
                <w:tab/>
              </w:r>
              <w:r w:rsidR="00895A5F" w:rsidRPr="00961A89">
                <w:rPr>
                  <w:rStyle w:val="Hyperlink"/>
                  <w:noProof/>
                  <w:lang w:bidi="ar-DZ"/>
                </w:rPr>
                <w:t>Bibliography</w:t>
              </w:r>
              <w:r w:rsidR="00895A5F">
                <w:rPr>
                  <w:noProof/>
                  <w:webHidden/>
                </w:rPr>
                <w:tab/>
              </w:r>
              <w:r w:rsidR="00895A5F">
                <w:rPr>
                  <w:noProof/>
                  <w:webHidden/>
                </w:rPr>
                <w:fldChar w:fldCharType="begin"/>
              </w:r>
              <w:r w:rsidR="00895A5F">
                <w:rPr>
                  <w:noProof/>
                  <w:webHidden/>
                </w:rPr>
                <w:instrText xml:space="preserve"> PAGEREF _Toc121492008 \h </w:instrText>
              </w:r>
              <w:r w:rsidR="00895A5F">
                <w:rPr>
                  <w:noProof/>
                  <w:webHidden/>
                </w:rPr>
              </w:r>
              <w:r w:rsidR="00895A5F">
                <w:rPr>
                  <w:noProof/>
                  <w:webHidden/>
                </w:rPr>
                <w:fldChar w:fldCharType="separate"/>
              </w:r>
              <w:r w:rsidR="00CD3820">
                <w:rPr>
                  <w:noProof/>
                  <w:webHidden/>
                </w:rPr>
                <w:t>5</w:t>
              </w:r>
              <w:r w:rsidR="00895A5F">
                <w:rPr>
                  <w:noProof/>
                  <w:webHidden/>
                </w:rPr>
                <w:fldChar w:fldCharType="end"/>
              </w:r>
            </w:hyperlink>
          </w:p>
          <w:p w14:paraId="0A6E0716" w14:textId="35386834" w:rsidR="00895A5F" w:rsidRDefault="000E01A2">
            <w:pPr>
              <w:pStyle w:val="TOC1"/>
              <w:rPr>
                <w:rFonts w:asciiTheme="minorHAnsi" w:eastAsiaTheme="minorEastAsia" w:hAnsiTheme="minorHAnsi" w:cstheme="minorBidi"/>
                <w:b w:val="0"/>
                <w:bCs w:val="0"/>
                <w:caps w:val="0"/>
                <w:noProof/>
                <w:sz w:val="22"/>
                <w:szCs w:val="22"/>
                <w:lang w:val="en-IN" w:eastAsia="en-IN"/>
              </w:rPr>
            </w:pPr>
            <w:r>
              <w:fldChar w:fldCharType="begin"/>
            </w:r>
            <w:r>
              <w:instrText xml:space="preserve"> HYPERLINK \l "_Toc121492009" </w:instrText>
            </w:r>
            <w:r>
              <w:fldChar w:fldCharType="separate"/>
            </w:r>
            <w:r w:rsidR="00895A5F" w:rsidRPr="00961A89">
              <w:rPr>
                <w:rStyle w:val="Hyperlink"/>
                <w:noProof/>
                <w:lang w:bidi="ar-DZ"/>
              </w:rPr>
              <w:t xml:space="preserve">Annex A </w:t>
            </w:r>
            <w:r w:rsidR="00895A5F" w:rsidRPr="00961A89">
              <w:rPr>
                <w:rStyle w:val="Hyperlink"/>
                <w:noProof/>
                <w:highlight w:val="yellow"/>
                <w:lang w:bidi="ar-DZ"/>
              </w:rPr>
              <w:t>Example of annex</w:t>
            </w:r>
            <w:r w:rsidR="00895A5F">
              <w:rPr>
                <w:noProof/>
                <w:webHidden/>
              </w:rPr>
              <w:tab/>
            </w:r>
            <w:r w:rsidR="00895A5F">
              <w:rPr>
                <w:noProof/>
                <w:webHidden/>
              </w:rPr>
              <w:fldChar w:fldCharType="begin"/>
            </w:r>
            <w:r w:rsidR="00895A5F">
              <w:rPr>
                <w:noProof/>
                <w:webHidden/>
              </w:rPr>
              <w:instrText xml:space="preserve"> PAGEREF _Toc121492009 \h </w:instrText>
            </w:r>
            <w:r w:rsidR="00895A5F">
              <w:rPr>
                <w:noProof/>
                <w:webHidden/>
              </w:rPr>
            </w:r>
            <w:r w:rsidR="00895A5F">
              <w:rPr>
                <w:noProof/>
                <w:webHidden/>
              </w:rPr>
              <w:fldChar w:fldCharType="separate"/>
            </w:r>
            <w:ins w:id="16" w:author="Administrator" w:date="2023-04-21T14:29:00Z">
              <w:r w:rsidR="00CD3820">
                <w:rPr>
                  <w:noProof/>
                  <w:webHidden/>
                </w:rPr>
                <w:t>6</w:t>
              </w:r>
            </w:ins>
            <w:del w:id="17" w:author="Administrator" w:date="2023-04-21T14:29:00Z">
              <w:r w:rsidR="00895A5F" w:rsidDel="00CD3820">
                <w:rPr>
                  <w:noProof/>
                  <w:webHidden/>
                </w:rPr>
                <w:delText>5</w:delText>
              </w:r>
            </w:del>
            <w:r w:rsidR="00895A5F">
              <w:rPr>
                <w:noProof/>
                <w:webHidden/>
              </w:rPr>
              <w:fldChar w:fldCharType="end"/>
            </w:r>
            <w:r>
              <w:rPr>
                <w:noProof/>
              </w:rPr>
              <w:fldChar w:fldCharType="end"/>
            </w:r>
          </w:p>
          <w:p w14:paraId="3A128347" w14:textId="03FEA28E" w:rsidR="00895A5F" w:rsidRDefault="00785BFD">
            <w:pPr>
              <w:pStyle w:val="TOC1"/>
              <w:rPr>
                <w:rFonts w:asciiTheme="minorHAnsi" w:eastAsiaTheme="minorEastAsia" w:hAnsiTheme="minorHAnsi" w:cstheme="minorBidi"/>
                <w:b w:val="0"/>
                <w:bCs w:val="0"/>
                <w:caps w:val="0"/>
                <w:noProof/>
                <w:sz w:val="22"/>
                <w:szCs w:val="22"/>
                <w:lang w:val="en-IN" w:eastAsia="en-IN"/>
              </w:rPr>
            </w:pPr>
            <w:hyperlink w:anchor="_Toc121492010" w:history="1">
              <w:r w:rsidR="00895A5F" w:rsidRPr="00961A89">
                <w:rPr>
                  <w:rStyle w:val="Hyperlink"/>
                  <w:noProof/>
                  <w:lang w:bidi="ar-DZ"/>
                </w:rPr>
                <w:t xml:space="preserve">Appendix I </w:t>
              </w:r>
              <w:r w:rsidR="00895A5F" w:rsidRPr="00961A89">
                <w:rPr>
                  <w:rStyle w:val="Hyperlink"/>
                  <w:noProof/>
                  <w:highlight w:val="yellow"/>
                  <w:lang w:bidi="ar-DZ"/>
                </w:rPr>
                <w:t>Example of appendix</w:t>
              </w:r>
              <w:r w:rsidR="00895A5F">
                <w:rPr>
                  <w:noProof/>
                  <w:webHidden/>
                </w:rPr>
                <w:tab/>
              </w:r>
              <w:r w:rsidR="00895A5F">
                <w:rPr>
                  <w:noProof/>
                  <w:webHidden/>
                </w:rPr>
                <w:fldChar w:fldCharType="begin"/>
              </w:r>
              <w:r w:rsidR="00895A5F">
                <w:rPr>
                  <w:noProof/>
                  <w:webHidden/>
                </w:rPr>
                <w:instrText xml:space="preserve"> PAGEREF _Toc121492010 \h </w:instrText>
              </w:r>
              <w:r w:rsidR="00895A5F">
                <w:rPr>
                  <w:noProof/>
                  <w:webHidden/>
                </w:rPr>
              </w:r>
              <w:r w:rsidR="00895A5F">
                <w:rPr>
                  <w:noProof/>
                  <w:webHidden/>
                </w:rPr>
                <w:fldChar w:fldCharType="separate"/>
              </w:r>
              <w:r w:rsidR="00CD3820">
                <w:rPr>
                  <w:noProof/>
                  <w:webHidden/>
                </w:rPr>
                <w:t>6</w:t>
              </w:r>
              <w:r w:rsidR="00895A5F">
                <w:rPr>
                  <w:noProof/>
                  <w:webHidden/>
                </w:rPr>
                <w:fldChar w:fldCharType="end"/>
              </w:r>
            </w:hyperlink>
          </w:p>
          <w:p w14:paraId="2A74DF05" w14:textId="7342FBAE" w:rsidR="009635CB" w:rsidRPr="0060241A" w:rsidRDefault="009635CB" w:rsidP="00CB0330">
            <w:pPr>
              <w:pStyle w:val="TableofFigures"/>
              <w:rPr>
                <w:rFonts w:eastAsia="Times New Roman"/>
              </w:rPr>
            </w:pPr>
            <w:r>
              <w:rPr>
                <w:rFonts w:eastAsia="Batang"/>
              </w:rPr>
              <w:fldChar w:fldCharType="end"/>
            </w:r>
          </w:p>
        </w:tc>
      </w:tr>
    </w:tbl>
    <w:p w14:paraId="731BABBC" w14:textId="77777777" w:rsidR="009635CB" w:rsidRDefault="009635CB" w:rsidP="0066077C"/>
    <w:p w14:paraId="079845A9" w14:textId="77777777" w:rsidR="009635CB" w:rsidRPr="001E1939" w:rsidRDefault="009635CB" w:rsidP="0066077C">
      <w:pPr>
        <w:keepNext/>
        <w:jc w:val="center"/>
        <w:rPr>
          <w:b/>
          <w:bCs/>
        </w:rPr>
      </w:pPr>
      <w:r w:rsidRPr="001E1939">
        <w:rPr>
          <w:b/>
          <w:bCs/>
        </w:rPr>
        <w:t>List of Tables</w:t>
      </w:r>
    </w:p>
    <w:tbl>
      <w:tblPr>
        <w:tblW w:w="9889" w:type="dxa"/>
        <w:tblLayout w:type="fixed"/>
        <w:tblLook w:val="04A0" w:firstRow="1" w:lastRow="0" w:firstColumn="1" w:lastColumn="0" w:noHBand="0" w:noVBand="1"/>
      </w:tblPr>
      <w:tblGrid>
        <w:gridCol w:w="9889"/>
      </w:tblGrid>
      <w:tr w:rsidR="009635CB" w:rsidRPr="00D8148E" w14:paraId="7733F0C5" w14:textId="77777777" w:rsidTr="00CB0330">
        <w:trPr>
          <w:tblHeader/>
        </w:trPr>
        <w:tc>
          <w:tcPr>
            <w:tcW w:w="9889" w:type="dxa"/>
          </w:tcPr>
          <w:p w14:paraId="77B50955" w14:textId="77777777" w:rsidR="009635CB" w:rsidRPr="00D8148E" w:rsidRDefault="009635CB" w:rsidP="00CB0330">
            <w:pPr>
              <w:pStyle w:val="toc0"/>
              <w:keepNext/>
            </w:pPr>
            <w:r w:rsidRPr="00D8148E">
              <w:tab/>
              <w:t>Page</w:t>
            </w:r>
          </w:p>
        </w:tc>
      </w:tr>
      <w:tr w:rsidR="009635CB" w:rsidRPr="00D8148E" w14:paraId="05472F0C" w14:textId="77777777" w:rsidTr="00CB0330">
        <w:tc>
          <w:tcPr>
            <w:tcW w:w="9889" w:type="dxa"/>
          </w:tcPr>
          <w:p w14:paraId="3360BD81" w14:textId="19049461" w:rsidR="004A79FA" w:rsidRDefault="009635CB">
            <w:pPr>
              <w:pStyle w:val="TableofFigures"/>
              <w:rPr>
                <w:rFonts w:asciiTheme="minorHAnsi" w:eastAsiaTheme="minorEastAsia" w:hAnsiTheme="minorHAnsi" w:cstheme="minorBidi"/>
                <w:smallCaps w:val="0"/>
                <w:noProof/>
                <w:kern w:val="2"/>
                <w:sz w:val="21"/>
                <w:szCs w:val="22"/>
                <w:lang w:val="en-US" w:eastAsia="ja-JP"/>
              </w:rPr>
            </w:pPr>
            <w:r w:rsidRPr="0060241A">
              <w:rPr>
                <w:rFonts w:eastAsia="Times New Roman"/>
              </w:rPr>
              <w:fldChar w:fldCharType="begin"/>
            </w:r>
            <w:r w:rsidRPr="0060241A">
              <w:rPr>
                <w:rFonts w:eastAsia="Times New Roman"/>
              </w:rPr>
              <w:instrText xml:space="preserve"> TOC \h \z \t "Table_No &amp; title" \c </w:instrText>
            </w:r>
            <w:r w:rsidRPr="0060241A">
              <w:rPr>
                <w:rFonts w:eastAsia="Times New Roman"/>
              </w:rPr>
              <w:fldChar w:fldCharType="separate"/>
            </w:r>
            <w:hyperlink w:anchor="_Toc113922971" w:history="1">
              <w:r w:rsidR="004A79FA" w:rsidRPr="009A0594">
                <w:rPr>
                  <w:rStyle w:val="Hyperlink"/>
                  <w:noProof/>
                  <w:lang w:bidi="ar-DZ"/>
                </w:rPr>
                <w:t xml:space="preserve">Table 1: </w:t>
              </w:r>
              <w:r w:rsidR="004A79FA" w:rsidRPr="009A0594">
                <w:rPr>
                  <w:rStyle w:val="Hyperlink"/>
                  <w:noProof/>
                  <w:highlight w:val="yellow"/>
                  <w:lang w:bidi="ar-DZ"/>
                </w:rPr>
                <w:t>Example of a table</w:t>
              </w:r>
              <w:r w:rsidR="004A79FA">
                <w:rPr>
                  <w:noProof/>
                  <w:webHidden/>
                </w:rPr>
                <w:tab/>
              </w:r>
              <w:r w:rsidR="004A79FA">
                <w:rPr>
                  <w:noProof/>
                  <w:webHidden/>
                </w:rPr>
                <w:fldChar w:fldCharType="begin"/>
              </w:r>
              <w:r w:rsidR="004A79FA">
                <w:rPr>
                  <w:noProof/>
                  <w:webHidden/>
                </w:rPr>
                <w:instrText xml:space="preserve"> PAGEREF _Toc113922971 \h </w:instrText>
              </w:r>
              <w:r w:rsidR="004A79FA">
                <w:rPr>
                  <w:noProof/>
                  <w:webHidden/>
                </w:rPr>
              </w:r>
              <w:r w:rsidR="004A79FA">
                <w:rPr>
                  <w:noProof/>
                  <w:webHidden/>
                </w:rPr>
                <w:fldChar w:fldCharType="separate"/>
              </w:r>
              <w:r w:rsidR="00CD3820">
                <w:rPr>
                  <w:noProof/>
                  <w:webHidden/>
                </w:rPr>
                <w:t>5</w:t>
              </w:r>
              <w:r w:rsidR="004A79FA">
                <w:rPr>
                  <w:noProof/>
                  <w:webHidden/>
                </w:rPr>
                <w:fldChar w:fldCharType="end"/>
              </w:r>
            </w:hyperlink>
          </w:p>
          <w:p w14:paraId="485523B2" w14:textId="4E1FC1F5" w:rsidR="009635CB" w:rsidRPr="0060241A" w:rsidRDefault="009635CB" w:rsidP="00CB0330">
            <w:pPr>
              <w:pStyle w:val="TableofFigures"/>
              <w:rPr>
                <w:rFonts w:eastAsia="Times New Roman"/>
              </w:rPr>
            </w:pPr>
            <w:r w:rsidRPr="0060241A">
              <w:rPr>
                <w:rFonts w:eastAsia="Times New Roman"/>
              </w:rPr>
              <w:fldChar w:fldCharType="end"/>
            </w:r>
          </w:p>
        </w:tc>
      </w:tr>
    </w:tbl>
    <w:p w14:paraId="16E4887F" w14:textId="77777777" w:rsidR="009635CB" w:rsidRDefault="009635CB" w:rsidP="0066077C"/>
    <w:p w14:paraId="58553F43" w14:textId="77777777" w:rsidR="009635CB" w:rsidRPr="001E1939" w:rsidRDefault="009635CB" w:rsidP="0066077C">
      <w:pPr>
        <w:keepNext/>
        <w:jc w:val="center"/>
        <w:rPr>
          <w:b/>
          <w:bCs/>
        </w:rPr>
      </w:pPr>
      <w:r w:rsidRPr="001E1939">
        <w:rPr>
          <w:b/>
          <w:bCs/>
        </w:rPr>
        <w:t>List of Figures</w:t>
      </w:r>
    </w:p>
    <w:tbl>
      <w:tblPr>
        <w:tblW w:w="9889" w:type="dxa"/>
        <w:tblLayout w:type="fixed"/>
        <w:tblLook w:val="04A0" w:firstRow="1" w:lastRow="0" w:firstColumn="1" w:lastColumn="0" w:noHBand="0" w:noVBand="1"/>
      </w:tblPr>
      <w:tblGrid>
        <w:gridCol w:w="9889"/>
      </w:tblGrid>
      <w:tr w:rsidR="009635CB" w:rsidRPr="00D8148E" w14:paraId="229A0DCD" w14:textId="77777777" w:rsidTr="00CB0330">
        <w:trPr>
          <w:tblHeader/>
        </w:trPr>
        <w:tc>
          <w:tcPr>
            <w:tcW w:w="9889" w:type="dxa"/>
          </w:tcPr>
          <w:p w14:paraId="5968BFFC" w14:textId="77777777" w:rsidR="009635CB" w:rsidRPr="00D8148E" w:rsidRDefault="009635CB" w:rsidP="00CB0330">
            <w:pPr>
              <w:pStyle w:val="toc0"/>
              <w:keepNext/>
            </w:pPr>
            <w:r w:rsidRPr="00D8148E">
              <w:tab/>
              <w:t>Page</w:t>
            </w:r>
          </w:p>
        </w:tc>
      </w:tr>
      <w:tr w:rsidR="009635CB" w:rsidRPr="00D8148E" w14:paraId="1771A9D5" w14:textId="77777777" w:rsidTr="00CB0330">
        <w:tc>
          <w:tcPr>
            <w:tcW w:w="9889" w:type="dxa"/>
          </w:tcPr>
          <w:p w14:paraId="5BCB8914" w14:textId="371797A5" w:rsidR="004A79FA" w:rsidRDefault="009635CB">
            <w:pPr>
              <w:pStyle w:val="TableofFigures"/>
              <w:rPr>
                <w:rFonts w:asciiTheme="minorHAnsi" w:eastAsiaTheme="minorEastAsia" w:hAnsiTheme="minorHAnsi" w:cstheme="minorBidi"/>
                <w:smallCaps w:val="0"/>
                <w:noProof/>
                <w:kern w:val="2"/>
                <w:sz w:val="21"/>
                <w:szCs w:val="22"/>
                <w:lang w:val="en-US" w:eastAsia="ja-JP"/>
              </w:rPr>
            </w:pPr>
            <w:r w:rsidRPr="0060241A">
              <w:rPr>
                <w:rFonts w:eastAsia="Times New Roman"/>
              </w:rPr>
              <w:fldChar w:fldCharType="begin"/>
            </w:r>
            <w:r w:rsidRPr="0060241A">
              <w:rPr>
                <w:rFonts w:eastAsia="Times New Roman"/>
              </w:rPr>
              <w:instrText xml:space="preserve"> TOC \h \z \t "Figure_No &amp; title" \c </w:instrText>
            </w:r>
            <w:r w:rsidRPr="0060241A">
              <w:rPr>
                <w:rFonts w:eastAsia="Times New Roman"/>
              </w:rPr>
              <w:fldChar w:fldCharType="separate"/>
            </w:r>
            <w:r w:rsidR="000E01A2">
              <w:fldChar w:fldCharType="begin"/>
            </w:r>
            <w:r w:rsidR="000E01A2">
              <w:instrText xml:space="preserve"> HYPERLINK \l "_Toc113922972" </w:instrText>
            </w:r>
            <w:r w:rsidR="000E01A2">
              <w:fldChar w:fldCharType="separate"/>
            </w:r>
            <w:r w:rsidR="004A79FA" w:rsidRPr="009F7157">
              <w:rPr>
                <w:rStyle w:val="Hyperlink"/>
                <w:noProof/>
                <w:lang w:bidi="ar-DZ"/>
              </w:rPr>
              <w:t xml:space="preserve">Figure 1: </w:t>
            </w:r>
            <w:r w:rsidR="004A79FA" w:rsidRPr="009F7157">
              <w:rPr>
                <w:rStyle w:val="Hyperlink"/>
                <w:noProof/>
                <w:highlight w:val="yellow"/>
                <w:lang w:bidi="ar-DZ"/>
              </w:rPr>
              <w:t>Example of a figure</w:t>
            </w:r>
            <w:r w:rsidR="004A79FA">
              <w:rPr>
                <w:noProof/>
                <w:webHidden/>
              </w:rPr>
              <w:tab/>
            </w:r>
            <w:r w:rsidR="004A79FA">
              <w:rPr>
                <w:noProof/>
                <w:webHidden/>
              </w:rPr>
              <w:fldChar w:fldCharType="begin"/>
            </w:r>
            <w:r w:rsidR="004A79FA">
              <w:rPr>
                <w:noProof/>
                <w:webHidden/>
              </w:rPr>
              <w:instrText xml:space="preserve"> PAGEREF _Toc113922972 \h </w:instrText>
            </w:r>
            <w:r w:rsidR="004A79FA">
              <w:rPr>
                <w:noProof/>
                <w:webHidden/>
              </w:rPr>
            </w:r>
            <w:r w:rsidR="004A79FA">
              <w:rPr>
                <w:noProof/>
                <w:webHidden/>
              </w:rPr>
              <w:fldChar w:fldCharType="separate"/>
            </w:r>
            <w:ins w:id="18" w:author="Administrator" w:date="2023-04-21T14:29:00Z">
              <w:r w:rsidR="00CD3820">
                <w:rPr>
                  <w:noProof/>
                  <w:webHidden/>
                </w:rPr>
                <w:t>6</w:t>
              </w:r>
            </w:ins>
            <w:del w:id="19" w:author="Administrator" w:date="2023-04-21T14:29:00Z">
              <w:r w:rsidR="004135A1" w:rsidDel="00CD3820">
                <w:rPr>
                  <w:noProof/>
                  <w:webHidden/>
                </w:rPr>
                <w:delText>5</w:delText>
              </w:r>
            </w:del>
            <w:r w:rsidR="004A79FA">
              <w:rPr>
                <w:noProof/>
                <w:webHidden/>
              </w:rPr>
              <w:fldChar w:fldCharType="end"/>
            </w:r>
            <w:r w:rsidR="000E01A2">
              <w:rPr>
                <w:noProof/>
              </w:rPr>
              <w:fldChar w:fldCharType="end"/>
            </w:r>
          </w:p>
          <w:p w14:paraId="0720FC09" w14:textId="5C203CDB" w:rsidR="009635CB" w:rsidRPr="0060241A" w:rsidRDefault="009635CB" w:rsidP="00CB0330">
            <w:pPr>
              <w:pStyle w:val="TableofFigures"/>
              <w:rPr>
                <w:rFonts w:eastAsia="Times New Roman"/>
              </w:rPr>
            </w:pPr>
            <w:r w:rsidRPr="0060241A">
              <w:rPr>
                <w:rFonts w:eastAsia="Times New Roman"/>
              </w:rPr>
              <w:fldChar w:fldCharType="end"/>
            </w:r>
          </w:p>
        </w:tc>
      </w:tr>
    </w:tbl>
    <w:p w14:paraId="7E8D0B92" w14:textId="77777777" w:rsidR="009635CB" w:rsidRPr="007F15CA" w:rsidRDefault="009635CB" w:rsidP="0066077C"/>
    <w:p w14:paraId="0401CCEA" w14:textId="77777777" w:rsidR="004B39E2" w:rsidRDefault="004B39E2" w:rsidP="00F14A92">
      <w:pPr>
        <w:rPr>
          <w:lang w:val="en-GB"/>
        </w:rPr>
      </w:pPr>
    </w:p>
    <w:p w14:paraId="541EDDA3" w14:textId="77777777" w:rsidR="00F14A92" w:rsidRPr="007777D2" w:rsidRDefault="00F14A92" w:rsidP="00F14A92">
      <w:pPr>
        <w:rPr>
          <w:lang w:val="en-GB"/>
        </w:rPr>
        <w:sectPr w:rsidR="00F14A92" w:rsidRPr="007777D2" w:rsidSect="00614441">
          <w:headerReference w:type="even" r:id="rId16"/>
          <w:headerReference w:type="default" r:id="rId17"/>
          <w:footerReference w:type="default" r:id="rId18"/>
          <w:headerReference w:type="first" r:id="rId19"/>
          <w:footerReference w:type="first" r:id="rId20"/>
          <w:pgSz w:w="11907" w:h="16840" w:code="9"/>
          <w:pgMar w:top="851" w:right="1134" w:bottom="851" w:left="1134" w:header="567" w:footer="567" w:gutter="0"/>
          <w:pgNumType w:fmt="lowerRoman" w:start="1"/>
          <w:cols w:space="720"/>
          <w:docGrid w:linePitch="326"/>
        </w:sectPr>
      </w:pPr>
    </w:p>
    <w:p w14:paraId="01BA1117" w14:textId="77777777" w:rsidR="004A79FA" w:rsidRDefault="004A79FA" w:rsidP="004A79FA">
      <w:pPr>
        <w:pStyle w:val="RecNo"/>
      </w:pPr>
      <w:bookmarkStart w:id="20" w:name="_Toc286237445"/>
      <w:bookmarkStart w:id="21" w:name="_Toc286246107"/>
      <w:r>
        <w:lastRenderedPageBreak/>
        <w:t xml:space="preserve">Technical Report ITU-T </w:t>
      </w:r>
      <w:r>
        <w:fldChar w:fldCharType="begin"/>
      </w:r>
      <w:r>
        <w:instrText xml:space="preserve"> styleref TRnumber </w:instrText>
      </w:r>
      <w:r>
        <w:fldChar w:fldCharType="separate"/>
      </w:r>
      <w:r w:rsidR="00CD3820">
        <w:rPr>
          <w:noProof/>
        </w:rPr>
        <w:t>J.TR.WiFiTV</w:t>
      </w:r>
      <w:r>
        <w:fldChar w:fldCharType="end"/>
      </w:r>
    </w:p>
    <w:p w14:paraId="5A2E4412" w14:textId="77777777" w:rsidR="004A79FA" w:rsidRPr="007777D2" w:rsidRDefault="004A79FA" w:rsidP="004A79FA">
      <w:pPr>
        <w:pStyle w:val="Rectitle"/>
        <w:rPr>
          <w:highlight w:val="yellow"/>
        </w:rPr>
      </w:pPr>
      <w:r>
        <w:t xml:space="preserve">ITU-T Technical Report on </w:t>
      </w:r>
      <w:r w:rsidRPr="00DE2D8D">
        <w:t>Secondary distribution of digital television and audiovisual content to portable devices using Wi</w:t>
      </w:r>
      <w:r>
        <w:t>-</w:t>
      </w:r>
      <w:r w:rsidRPr="00DE2D8D">
        <w:t>Fi</w:t>
      </w:r>
    </w:p>
    <w:p w14:paraId="3BF64088" w14:textId="77777777" w:rsidR="004A79FA" w:rsidRPr="007777D2" w:rsidRDefault="004A79FA" w:rsidP="004A79FA">
      <w:pPr>
        <w:rPr>
          <w:lang w:val="en-GB" w:eastAsia="en-US" w:bidi="ar-DZ"/>
        </w:rPr>
      </w:pPr>
    </w:p>
    <w:p w14:paraId="711671A7" w14:textId="77777777" w:rsidR="004A79FA" w:rsidRPr="007777D2" w:rsidRDefault="004A79FA" w:rsidP="004A79FA">
      <w:pPr>
        <w:pStyle w:val="Headingb"/>
      </w:pPr>
      <w:r w:rsidRPr="007777D2">
        <w:t>Summary</w:t>
      </w:r>
    </w:p>
    <w:p w14:paraId="5B1EDA08" w14:textId="102B0155" w:rsidR="00F46B1B" w:rsidRDefault="00F46B1B" w:rsidP="00F46B1B">
      <w:pPr>
        <w:rPr>
          <w:lang w:val="en-CA"/>
        </w:rPr>
      </w:pPr>
      <w:bookmarkStart w:id="22" w:name="_Toc110785330"/>
      <w:r w:rsidRPr="00F32927">
        <w:rPr>
          <w:lang w:val="en-CA"/>
        </w:rPr>
        <w:t>The Technical Report address</w:t>
      </w:r>
      <w:r>
        <w:rPr>
          <w:lang w:val="en-CA"/>
        </w:rPr>
        <w:t>es</w:t>
      </w:r>
      <w:r w:rsidRPr="00F32927">
        <w:rPr>
          <w:lang w:val="en-CA"/>
        </w:rPr>
        <w:t xml:space="preserve"> aspects related to delivering </w:t>
      </w:r>
      <w:ins w:id="23" w:author="pallab" w:date="2023-04-17T09:24:00Z">
        <w:r w:rsidR="00487756">
          <w:rPr>
            <w:lang w:val="en-CA"/>
          </w:rPr>
          <w:t>unencrypted free to view</w:t>
        </w:r>
      </w:ins>
      <w:ins w:id="24" w:author="Microsoft account" w:date="2023-04-25T18:44:00Z">
        <w:r w:rsidR="00B04707">
          <w:rPr>
            <w:lang w:val="en-CA"/>
          </w:rPr>
          <w:t xml:space="preserve"> </w:t>
        </w:r>
      </w:ins>
      <w:r w:rsidRPr="00F32927">
        <w:rPr>
          <w:lang w:val="en-CA"/>
        </w:rPr>
        <w:t>television and other audiovisual signals to smartphones and other portable devices using Wi</w:t>
      </w:r>
      <w:r>
        <w:rPr>
          <w:lang w:val="en-CA"/>
        </w:rPr>
        <w:t>-</w:t>
      </w:r>
      <w:r w:rsidRPr="00F32927">
        <w:rPr>
          <w:lang w:val="en-CA"/>
        </w:rPr>
        <w:t xml:space="preserve">Fi </w:t>
      </w:r>
      <w:r>
        <w:rPr>
          <w:lang w:val="en-CA"/>
        </w:rPr>
        <w:t xml:space="preserve">constituting the last mile of secondary distribution TV network. In other words, the scope of the draft Technical Report is intended to cover the last mile connection via Wi-Fi interconnected with </w:t>
      </w:r>
      <w:r w:rsidRPr="00F32927">
        <w:rPr>
          <w:lang w:val="en-CA"/>
        </w:rPr>
        <w:t xml:space="preserve">the conventional </w:t>
      </w:r>
      <w:r>
        <w:rPr>
          <w:lang w:val="en-CA"/>
        </w:rPr>
        <w:t xml:space="preserve">TV transmission </w:t>
      </w:r>
      <w:r w:rsidRPr="00F32927">
        <w:rPr>
          <w:lang w:val="en-CA"/>
        </w:rPr>
        <w:t>modes of satellite, cable, or terrestrial.</w:t>
      </w:r>
    </w:p>
    <w:p w14:paraId="4544E27C" w14:textId="77777777" w:rsidR="004A79FA" w:rsidRDefault="004A79FA" w:rsidP="004A79FA">
      <w:r>
        <w:t xml:space="preserve">This concept has high value propositions in rural areas, public utility places such as railway stations and airports, and even in moving vehicles such as buses, taxis, etc. </w:t>
      </w:r>
    </w:p>
    <w:p w14:paraId="680ED366" w14:textId="441D385D" w:rsidR="00F46B1B" w:rsidRPr="00F32927" w:rsidRDefault="00F46B1B" w:rsidP="00F46B1B">
      <w:pPr>
        <w:rPr>
          <w:lang w:val="en-CA"/>
        </w:rPr>
      </w:pPr>
      <w:r>
        <w:rPr>
          <w:lang w:val="en-CA"/>
        </w:rPr>
        <w:t>SG9 is going to develop this Technical Report from the view point of integrated broadband cable television technology and also would like to refer to or collect other necessary information by collaborating with relevant Study Groups or SDOs. While t</w:t>
      </w:r>
      <w:r w:rsidRPr="00F32927">
        <w:rPr>
          <w:lang w:val="en-CA"/>
        </w:rPr>
        <w:t>he proposed Technical Report would cover the network architecture, transcoding requirements, other technical requirements, mechanism to facilitate local content distribution, local advertisement insertion, logging end user statistics, case studies, and more</w:t>
      </w:r>
      <w:r>
        <w:rPr>
          <w:lang w:val="en-CA"/>
        </w:rPr>
        <w:t>. The Technical Report would not cover the radio communication broadcasting.</w:t>
      </w:r>
    </w:p>
    <w:p w14:paraId="7AC66AAE" w14:textId="77777777" w:rsidR="004A79FA" w:rsidRPr="00467172" w:rsidRDefault="004A79FA" w:rsidP="004A79FA">
      <w:pPr>
        <w:pStyle w:val="Heading1"/>
        <w:rPr>
          <w:lang w:bidi="ar-DZ"/>
        </w:rPr>
      </w:pPr>
      <w:bookmarkStart w:id="25" w:name="_Toc401158818"/>
      <w:bookmarkStart w:id="26" w:name="_Toc111359575"/>
      <w:bookmarkStart w:id="27" w:name="_Toc121491992"/>
      <w:bookmarkEnd w:id="22"/>
      <w:r>
        <w:rPr>
          <w:lang w:bidi="ar-DZ"/>
        </w:rPr>
        <w:t>S</w:t>
      </w:r>
      <w:r w:rsidRPr="00467172">
        <w:rPr>
          <w:lang w:bidi="ar-DZ"/>
        </w:rPr>
        <w:t>cope</w:t>
      </w:r>
      <w:bookmarkEnd w:id="25"/>
      <w:bookmarkEnd w:id="26"/>
      <w:bookmarkEnd w:id="27"/>
      <w:r>
        <w:rPr>
          <w:lang w:bidi="ar-DZ"/>
        </w:rPr>
        <w:t xml:space="preserve"> </w:t>
      </w:r>
    </w:p>
    <w:p w14:paraId="62E690C1" w14:textId="3474C33E" w:rsidR="00F46B1B" w:rsidRDefault="00F46B1B" w:rsidP="00F46B1B">
      <w:pPr>
        <w:rPr>
          <w:lang w:val="en-CA"/>
        </w:rPr>
      </w:pPr>
      <w:r w:rsidRPr="00F32927">
        <w:rPr>
          <w:lang w:val="en-CA"/>
        </w:rPr>
        <w:t>The Technical Report address</w:t>
      </w:r>
      <w:r>
        <w:rPr>
          <w:lang w:val="en-CA"/>
        </w:rPr>
        <w:t>es</w:t>
      </w:r>
      <w:r w:rsidRPr="00F32927">
        <w:rPr>
          <w:lang w:val="en-CA"/>
        </w:rPr>
        <w:t xml:space="preserve"> aspects related to delivering</w:t>
      </w:r>
      <w:r w:rsidR="002647D0">
        <w:rPr>
          <w:lang w:val="en-CA"/>
        </w:rPr>
        <w:t xml:space="preserve"> </w:t>
      </w:r>
      <w:ins w:id="28" w:author="pallab" w:date="2023-04-13T15:42:00Z">
        <w:r w:rsidR="002647D0">
          <w:rPr>
            <w:lang w:val="en-CA"/>
          </w:rPr>
          <w:t xml:space="preserve">unencrypted free to view </w:t>
        </w:r>
      </w:ins>
      <w:del w:id="29" w:author="pallab" w:date="2023-04-13T15:42:00Z">
        <w:r w:rsidR="002647D0" w:rsidDel="002647D0">
          <w:rPr>
            <w:lang w:val="en-CA"/>
          </w:rPr>
          <w:delText>u</w:delText>
        </w:r>
      </w:del>
      <w:r w:rsidRPr="00F32927">
        <w:rPr>
          <w:lang w:val="en-CA"/>
        </w:rPr>
        <w:t xml:space="preserve"> television and other audiovisual signals to smartphones and other portable devices using Wi</w:t>
      </w:r>
      <w:r>
        <w:rPr>
          <w:lang w:val="en-CA"/>
        </w:rPr>
        <w:t>-</w:t>
      </w:r>
      <w:r w:rsidRPr="00F32927">
        <w:rPr>
          <w:lang w:val="en-CA"/>
        </w:rPr>
        <w:t xml:space="preserve">Fi </w:t>
      </w:r>
      <w:r>
        <w:rPr>
          <w:lang w:val="en-CA"/>
        </w:rPr>
        <w:t xml:space="preserve">constituting the last mile of secondary distribution TV network. In other words, the scope of the draft Technical Report is intended to cover the last mile connection via Wi-Fi interconnected with </w:t>
      </w:r>
      <w:r w:rsidRPr="00F32927">
        <w:rPr>
          <w:lang w:val="en-CA"/>
        </w:rPr>
        <w:t xml:space="preserve">the conventional </w:t>
      </w:r>
      <w:r>
        <w:rPr>
          <w:lang w:val="en-CA"/>
        </w:rPr>
        <w:t xml:space="preserve">TV transmission </w:t>
      </w:r>
      <w:r w:rsidRPr="00F32927">
        <w:rPr>
          <w:lang w:val="en-CA"/>
        </w:rPr>
        <w:t>modes of satellite, cable, or terrestrial.</w:t>
      </w:r>
    </w:p>
    <w:p w14:paraId="161538AF" w14:textId="77777777" w:rsidR="00F46B1B" w:rsidRPr="00F32927" w:rsidRDefault="00F46B1B" w:rsidP="00F46B1B">
      <w:pPr>
        <w:rPr>
          <w:lang w:val="en-CA"/>
        </w:rPr>
      </w:pPr>
      <w:bookmarkStart w:id="30" w:name="_Toc401158819"/>
      <w:bookmarkStart w:id="31" w:name="_Toc111359576"/>
      <w:r w:rsidRPr="00F32927">
        <w:rPr>
          <w:lang w:val="en-CA"/>
        </w:rPr>
        <w:t>The objective</w:t>
      </w:r>
      <w:r>
        <w:rPr>
          <w:lang w:val="en-CA"/>
        </w:rPr>
        <w:t xml:space="preserve"> of</w:t>
      </w:r>
      <w:r w:rsidRPr="00F32927">
        <w:rPr>
          <w:lang w:val="en-CA"/>
        </w:rPr>
        <w:t xml:space="preserve"> the Technical Report is to </w:t>
      </w:r>
      <w:r>
        <w:rPr>
          <w:lang w:val="en-CA"/>
        </w:rPr>
        <w:t xml:space="preserve">collect information that may drive future standardization to </w:t>
      </w:r>
      <w:r w:rsidRPr="00F32927">
        <w:rPr>
          <w:lang w:val="en-CA"/>
        </w:rPr>
        <w:t>enhance the use of widely available Wi</w:t>
      </w:r>
      <w:r>
        <w:rPr>
          <w:lang w:val="en-CA"/>
        </w:rPr>
        <w:t>-</w:t>
      </w:r>
      <w:r w:rsidRPr="00F32927">
        <w:rPr>
          <w:lang w:val="en-CA"/>
        </w:rPr>
        <w:t>Fi networks and Wireless LAN networks for the last mile delivery of linear television and audiovisual content to portable devices in a manner that is cost-effective for the end users and does not load the mobile networks.</w:t>
      </w:r>
    </w:p>
    <w:p w14:paraId="3E9013FE" w14:textId="77777777" w:rsidR="004A79FA" w:rsidRPr="00467172" w:rsidRDefault="004A79FA" w:rsidP="004A79FA">
      <w:pPr>
        <w:pStyle w:val="Heading1"/>
        <w:rPr>
          <w:lang w:bidi="ar-DZ"/>
        </w:rPr>
      </w:pPr>
      <w:bookmarkStart w:id="32" w:name="_Toc121491993"/>
      <w:r w:rsidRPr="00467172">
        <w:rPr>
          <w:lang w:bidi="ar-DZ"/>
        </w:rPr>
        <w:t>References</w:t>
      </w:r>
      <w:bookmarkEnd w:id="30"/>
      <w:bookmarkEnd w:id="31"/>
      <w:bookmarkEnd w:id="32"/>
    </w:p>
    <w:p w14:paraId="385BC354" w14:textId="77777777" w:rsidR="004A79FA" w:rsidRPr="005E04E3" w:rsidRDefault="004A79FA" w:rsidP="004A79FA">
      <w:pPr>
        <w:numPr>
          <w:ilvl w:val="0"/>
          <w:numId w:val="1"/>
        </w:numPr>
        <w:tabs>
          <w:tab w:val="clear" w:pos="576"/>
        </w:tabs>
        <w:overflowPunct w:val="0"/>
        <w:autoSpaceDE w:val="0"/>
        <w:autoSpaceDN w:val="0"/>
        <w:adjustRightInd w:val="0"/>
        <w:ind w:left="567" w:hanging="567"/>
        <w:textAlignment w:val="baseline"/>
        <w:rPr>
          <w:lang w:val="en-GB"/>
        </w:rPr>
      </w:pPr>
      <w:bookmarkStart w:id="33" w:name="_Toc401158820"/>
      <w:r>
        <w:rPr>
          <w:highlight w:val="yellow"/>
          <w:lang w:val="en-GB"/>
        </w:rPr>
        <w:t>To be added as the study progresses</w:t>
      </w:r>
      <w:r w:rsidRPr="00058629">
        <w:rPr>
          <w:highlight w:val="yellow"/>
          <w:lang w:val="en-GB"/>
        </w:rPr>
        <w:t>.</w:t>
      </w:r>
    </w:p>
    <w:p w14:paraId="33612F01" w14:textId="77777777" w:rsidR="004A79FA" w:rsidRDefault="004A79FA" w:rsidP="004A79FA">
      <w:pPr>
        <w:pStyle w:val="Heading1"/>
        <w:rPr>
          <w:lang w:bidi="ar-DZ"/>
        </w:rPr>
      </w:pPr>
      <w:bookmarkStart w:id="34" w:name="_Toc111359577"/>
      <w:bookmarkStart w:id="35" w:name="_Toc121491994"/>
      <w:r>
        <w:rPr>
          <w:lang w:bidi="ar-DZ"/>
        </w:rPr>
        <w:t>Terms and definitions</w:t>
      </w:r>
      <w:bookmarkEnd w:id="33"/>
      <w:bookmarkEnd w:id="34"/>
      <w:bookmarkEnd w:id="35"/>
    </w:p>
    <w:p w14:paraId="325509C3" w14:textId="77777777" w:rsidR="004A79FA" w:rsidRDefault="004A79FA" w:rsidP="004A79FA">
      <w:pPr>
        <w:pStyle w:val="Heading2"/>
        <w:rPr>
          <w:lang w:bidi="ar-DZ"/>
        </w:rPr>
      </w:pPr>
      <w:bookmarkStart w:id="36" w:name="_Toc401158821"/>
      <w:bookmarkStart w:id="37" w:name="_Toc111359578"/>
      <w:bookmarkStart w:id="38" w:name="_Toc121491995"/>
      <w:r>
        <w:rPr>
          <w:lang w:bidi="ar-DZ"/>
        </w:rPr>
        <w:t>Terms defined elsewhere</w:t>
      </w:r>
      <w:bookmarkEnd w:id="36"/>
      <w:bookmarkEnd w:id="37"/>
      <w:bookmarkEnd w:id="38"/>
    </w:p>
    <w:p w14:paraId="036453DD" w14:textId="77777777" w:rsidR="004A79FA" w:rsidRDefault="004A79FA" w:rsidP="004A79FA">
      <w:r w:rsidRPr="0078001F">
        <w:t xml:space="preserve">This </w:t>
      </w:r>
      <w:r>
        <w:t>Technical Report</w:t>
      </w:r>
      <w:r w:rsidRPr="0078001F">
        <w:t xml:space="preserve"> uses the following terms defined elsewhere</w:t>
      </w:r>
      <w:r>
        <w:t>:</w:t>
      </w:r>
    </w:p>
    <w:p w14:paraId="3AF1E67B" w14:textId="77777777" w:rsidR="004A79FA" w:rsidRDefault="004A79FA" w:rsidP="004A79FA">
      <w:r w:rsidRPr="009635CB">
        <w:rPr>
          <w:b/>
          <w:bCs/>
        </w:rPr>
        <w:t>3.1.</w:t>
      </w:r>
      <w:r w:rsidRPr="009635CB">
        <w:rPr>
          <w:b/>
          <w:bCs/>
        </w:rPr>
        <w:fldChar w:fldCharType="begin"/>
      </w:r>
      <w:r w:rsidRPr="009635CB">
        <w:rPr>
          <w:b/>
          <w:bCs/>
        </w:rPr>
        <w:instrText xml:space="preserve"> SEQ DEF31 </w:instrText>
      </w:r>
      <w:r w:rsidRPr="009635CB">
        <w:rPr>
          <w:b/>
          <w:bCs/>
        </w:rPr>
        <w:fldChar w:fldCharType="separate"/>
      </w:r>
      <w:r w:rsidR="00CD3820">
        <w:rPr>
          <w:b/>
          <w:bCs/>
          <w:noProof/>
        </w:rPr>
        <w:t>1</w:t>
      </w:r>
      <w:r w:rsidRPr="009635CB">
        <w:rPr>
          <w:b/>
          <w:bCs/>
        </w:rPr>
        <w:fldChar w:fldCharType="end"/>
      </w:r>
      <w:r w:rsidRPr="009635CB">
        <w:rPr>
          <w:b/>
          <w:bCs/>
        </w:rPr>
        <w:tab/>
      </w:r>
      <w:r w:rsidRPr="009635CB">
        <w:rPr>
          <w:b/>
          <w:bCs/>
          <w:highlight w:val="yellow"/>
        </w:rPr>
        <w:t>term</w:t>
      </w:r>
      <w:r w:rsidRPr="009635CB">
        <w:rPr>
          <w:b/>
          <w:bCs/>
        </w:rPr>
        <w:t xml:space="preserve"> [</w:t>
      </w:r>
      <w:r w:rsidRPr="009635CB">
        <w:rPr>
          <w:b/>
          <w:bCs/>
          <w:highlight w:val="yellow"/>
        </w:rPr>
        <w:t>reference</w:t>
      </w:r>
      <w:r w:rsidRPr="009635CB">
        <w:rPr>
          <w:b/>
          <w:bCs/>
        </w:rPr>
        <w:t>]:</w:t>
      </w:r>
      <w:r>
        <w:t xml:space="preserve"> </w:t>
      </w:r>
      <w:r w:rsidRPr="009635CB">
        <w:rPr>
          <w:highlight w:val="yellow"/>
        </w:rPr>
        <w:t>definition</w:t>
      </w:r>
    </w:p>
    <w:p w14:paraId="6D23C211" w14:textId="77777777" w:rsidR="004A79FA" w:rsidRDefault="004A79FA" w:rsidP="004A79FA">
      <w:r w:rsidRPr="009635CB">
        <w:rPr>
          <w:b/>
          <w:bCs/>
        </w:rPr>
        <w:t>3.1.</w:t>
      </w:r>
      <w:r w:rsidRPr="009635CB">
        <w:rPr>
          <w:b/>
          <w:bCs/>
        </w:rPr>
        <w:fldChar w:fldCharType="begin"/>
      </w:r>
      <w:r w:rsidRPr="009635CB">
        <w:rPr>
          <w:b/>
          <w:bCs/>
        </w:rPr>
        <w:instrText xml:space="preserve"> SEQ DEF31 </w:instrText>
      </w:r>
      <w:r w:rsidRPr="009635CB">
        <w:rPr>
          <w:b/>
          <w:bCs/>
        </w:rPr>
        <w:fldChar w:fldCharType="separate"/>
      </w:r>
      <w:r w:rsidR="00CD3820">
        <w:rPr>
          <w:b/>
          <w:bCs/>
          <w:noProof/>
        </w:rPr>
        <w:t>2</w:t>
      </w:r>
      <w:r w:rsidRPr="009635CB">
        <w:rPr>
          <w:b/>
          <w:bCs/>
        </w:rPr>
        <w:fldChar w:fldCharType="end"/>
      </w:r>
      <w:r w:rsidRPr="009635CB">
        <w:rPr>
          <w:b/>
          <w:bCs/>
        </w:rPr>
        <w:tab/>
      </w:r>
      <w:r w:rsidRPr="009635CB">
        <w:rPr>
          <w:b/>
          <w:bCs/>
          <w:highlight w:val="yellow"/>
        </w:rPr>
        <w:t>term</w:t>
      </w:r>
      <w:r w:rsidRPr="009635CB">
        <w:rPr>
          <w:b/>
          <w:bCs/>
        </w:rPr>
        <w:t xml:space="preserve"> [</w:t>
      </w:r>
      <w:r w:rsidRPr="009635CB">
        <w:rPr>
          <w:b/>
          <w:bCs/>
          <w:highlight w:val="yellow"/>
        </w:rPr>
        <w:t>reference</w:t>
      </w:r>
      <w:r w:rsidRPr="009635CB">
        <w:rPr>
          <w:b/>
          <w:bCs/>
        </w:rPr>
        <w:t>]:</w:t>
      </w:r>
      <w:r>
        <w:t xml:space="preserve"> </w:t>
      </w:r>
      <w:r w:rsidRPr="009635CB">
        <w:rPr>
          <w:highlight w:val="yellow"/>
        </w:rPr>
        <w:t>definition</w:t>
      </w:r>
    </w:p>
    <w:p w14:paraId="0FD8E7A9" w14:textId="77777777" w:rsidR="004A79FA" w:rsidRPr="009635CB" w:rsidRDefault="004A79FA" w:rsidP="004A79FA">
      <w:pPr>
        <w:pStyle w:val="Heading2"/>
        <w:rPr>
          <w:lang w:bidi="ar-DZ"/>
        </w:rPr>
      </w:pPr>
      <w:bookmarkStart w:id="39" w:name="_Toc401158822"/>
      <w:bookmarkStart w:id="40" w:name="_Toc111359579"/>
      <w:bookmarkStart w:id="41" w:name="_Toc121491996"/>
      <w:r>
        <w:rPr>
          <w:lang w:bidi="ar-DZ"/>
        </w:rPr>
        <w:t>Terms defined here</w:t>
      </w:r>
      <w:bookmarkEnd w:id="39"/>
      <w:bookmarkEnd w:id="40"/>
      <w:bookmarkEnd w:id="41"/>
    </w:p>
    <w:p w14:paraId="0F3BFE03" w14:textId="77777777" w:rsidR="004A79FA" w:rsidRPr="00650EC2" w:rsidRDefault="004A79FA" w:rsidP="004A79FA">
      <w:r w:rsidRPr="0078001F">
        <w:t xml:space="preserve">This </w:t>
      </w:r>
      <w:r>
        <w:t>Technical Report</w:t>
      </w:r>
      <w:r w:rsidRPr="0078001F">
        <w:t xml:space="preserve"> defines the following terms</w:t>
      </w:r>
      <w:r>
        <w:t>:</w:t>
      </w:r>
    </w:p>
    <w:p w14:paraId="0B8C74BC" w14:textId="77777777" w:rsidR="004A79FA" w:rsidRDefault="004A79FA" w:rsidP="004A79FA">
      <w:r w:rsidRPr="009635CB">
        <w:rPr>
          <w:b/>
          <w:bCs/>
        </w:rPr>
        <w:t>3.1.</w:t>
      </w:r>
      <w:r w:rsidRPr="009635CB">
        <w:rPr>
          <w:b/>
          <w:bCs/>
        </w:rPr>
        <w:fldChar w:fldCharType="begin"/>
      </w:r>
      <w:r w:rsidRPr="009635CB">
        <w:rPr>
          <w:b/>
          <w:bCs/>
        </w:rPr>
        <w:instrText xml:space="preserve"> SEQ D</w:instrText>
      </w:r>
      <w:r>
        <w:rPr>
          <w:b/>
          <w:bCs/>
        </w:rPr>
        <w:instrText>EF32</w:instrText>
      </w:r>
      <w:r w:rsidRPr="009635CB">
        <w:rPr>
          <w:b/>
          <w:bCs/>
        </w:rPr>
        <w:instrText xml:space="preserve"> </w:instrText>
      </w:r>
      <w:r w:rsidRPr="009635CB">
        <w:rPr>
          <w:b/>
          <w:bCs/>
        </w:rPr>
        <w:fldChar w:fldCharType="separate"/>
      </w:r>
      <w:r w:rsidR="00CD3820">
        <w:rPr>
          <w:b/>
          <w:bCs/>
          <w:noProof/>
        </w:rPr>
        <w:t>1</w:t>
      </w:r>
      <w:r w:rsidRPr="009635CB">
        <w:rPr>
          <w:b/>
          <w:bCs/>
        </w:rPr>
        <w:fldChar w:fldCharType="end"/>
      </w:r>
      <w:r w:rsidRPr="009635CB">
        <w:rPr>
          <w:b/>
          <w:bCs/>
        </w:rPr>
        <w:tab/>
      </w:r>
      <w:r w:rsidRPr="009635CB">
        <w:rPr>
          <w:b/>
          <w:bCs/>
          <w:highlight w:val="yellow"/>
        </w:rPr>
        <w:t>term</w:t>
      </w:r>
      <w:r w:rsidRPr="009635CB">
        <w:rPr>
          <w:b/>
          <w:bCs/>
        </w:rPr>
        <w:t xml:space="preserve"> [</w:t>
      </w:r>
      <w:r w:rsidRPr="009635CB">
        <w:rPr>
          <w:b/>
          <w:bCs/>
          <w:highlight w:val="yellow"/>
        </w:rPr>
        <w:t>reference</w:t>
      </w:r>
      <w:r w:rsidRPr="009635CB">
        <w:rPr>
          <w:b/>
          <w:bCs/>
        </w:rPr>
        <w:t>]:</w:t>
      </w:r>
      <w:r>
        <w:t xml:space="preserve"> </w:t>
      </w:r>
      <w:r w:rsidRPr="009635CB">
        <w:rPr>
          <w:highlight w:val="yellow"/>
        </w:rPr>
        <w:t>definition</w:t>
      </w:r>
    </w:p>
    <w:p w14:paraId="26671A41" w14:textId="77777777" w:rsidR="004A79FA" w:rsidRDefault="004A79FA" w:rsidP="004A79FA">
      <w:r w:rsidRPr="009635CB">
        <w:rPr>
          <w:b/>
          <w:bCs/>
        </w:rPr>
        <w:t>3.1.</w:t>
      </w:r>
      <w:r w:rsidRPr="009635CB">
        <w:rPr>
          <w:b/>
          <w:bCs/>
        </w:rPr>
        <w:fldChar w:fldCharType="begin"/>
      </w:r>
      <w:r w:rsidRPr="009635CB">
        <w:rPr>
          <w:b/>
          <w:bCs/>
        </w:rPr>
        <w:instrText xml:space="preserve"> SEQ D</w:instrText>
      </w:r>
      <w:r>
        <w:rPr>
          <w:b/>
          <w:bCs/>
        </w:rPr>
        <w:instrText>EF32</w:instrText>
      </w:r>
      <w:r w:rsidRPr="009635CB">
        <w:rPr>
          <w:b/>
          <w:bCs/>
        </w:rPr>
        <w:instrText xml:space="preserve"> </w:instrText>
      </w:r>
      <w:r w:rsidRPr="009635CB">
        <w:rPr>
          <w:b/>
          <w:bCs/>
        </w:rPr>
        <w:fldChar w:fldCharType="separate"/>
      </w:r>
      <w:r w:rsidR="00CD3820">
        <w:rPr>
          <w:b/>
          <w:bCs/>
          <w:noProof/>
        </w:rPr>
        <w:t>2</w:t>
      </w:r>
      <w:r w:rsidRPr="009635CB">
        <w:rPr>
          <w:b/>
          <w:bCs/>
        </w:rPr>
        <w:fldChar w:fldCharType="end"/>
      </w:r>
      <w:r w:rsidRPr="009635CB">
        <w:rPr>
          <w:b/>
          <w:bCs/>
        </w:rPr>
        <w:tab/>
      </w:r>
      <w:r w:rsidRPr="009635CB">
        <w:rPr>
          <w:b/>
          <w:bCs/>
          <w:highlight w:val="yellow"/>
        </w:rPr>
        <w:t>term</w:t>
      </w:r>
      <w:r w:rsidRPr="009635CB">
        <w:rPr>
          <w:b/>
          <w:bCs/>
        </w:rPr>
        <w:t xml:space="preserve"> [</w:t>
      </w:r>
      <w:r w:rsidRPr="009635CB">
        <w:rPr>
          <w:b/>
          <w:bCs/>
          <w:highlight w:val="yellow"/>
        </w:rPr>
        <w:t>reference</w:t>
      </w:r>
      <w:r w:rsidRPr="009635CB">
        <w:rPr>
          <w:b/>
          <w:bCs/>
        </w:rPr>
        <w:t>]:</w:t>
      </w:r>
      <w:r>
        <w:t xml:space="preserve"> </w:t>
      </w:r>
      <w:r w:rsidRPr="009635CB">
        <w:rPr>
          <w:highlight w:val="yellow"/>
        </w:rPr>
        <w:t>definition</w:t>
      </w:r>
    </w:p>
    <w:p w14:paraId="5C66EDCD" w14:textId="77777777" w:rsidR="004A79FA" w:rsidRPr="00640D7B" w:rsidRDefault="004A79FA" w:rsidP="004A79FA">
      <w:pPr>
        <w:rPr>
          <w:highlight w:val="yellow"/>
        </w:rPr>
      </w:pPr>
      <w:r w:rsidRPr="00640D7B">
        <w:rPr>
          <w:highlight w:val="yellow"/>
        </w:rPr>
        <w:lastRenderedPageBreak/>
        <w:t>[To be added as the study progresses.]</w:t>
      </w:r>
    </w:p>
    <w:p w14:paraId="73BDC888" w14:textId="77777777" w:rsidR="004A79FA" w:rsidRPr="00467172" w:rsidRDefault="004A79FA" w:rsidP="004A79FA">
      <w:pPr>
        <w:pStyle w:val="Heading1"/>
        <w:rPr>
          <w:lang w:bidi="ar-DZ"/>
        </w:rPr>
      </w:pPr>
      <w:bookmarkStart w:id="42" w:name="_Toc401158823"/>
      <w:bookmarkStart w:id="43" w:name="_Toc111359580"/>
      <w:bookmarkStart w:id="44" w:name="_Toc121491997"/>
      <w:r w:rsidRPr="00467172">
        <w:rPr>
          <w:lang w:bidi="ar-DZ"/>
        </w:rPr>
        <w:t>Abbreviations</w:t>
      </w:r>
      <w:bookmarkEnd w:id="42"/>
      <w:bookmarkEnd w:id="43"/>
      <w:bookmarkEnd w:id="44"/>
    </w:p>
    <w:tbl>
      <w:tblPr>
        <w:tblW w:w="0" w:type="auto"/>
        <w:tblLook w:val="01E0" w:firstRow="1" w:lastRow="1" w:firstColumn="1" w:lastColumn="1" w:noHBand="0" w:noVBand="0"/>
      </w:tblPr>
      <w:tblGrid>
        <w:gridCol w:w="1368"/>
        <w:gridCol w:w="8208"/>
      </w:tblGrid>
      <w:tr w:rsidR="004A79FA" w:rsidRPr="00320C88" w14:paraId="3FEA433E" w14:textId="77777777" w:rsidTr="00FD7F49">
        <w:tc>
          <w:tcPr>
            <w:tcW w:w="1368" w:type="dxa"/>
          </w:tcPr>
          <w:p w14:paraId="52C2FB4C" w14:textId="77777777" w:rsidR="004A79FA" w:rsidRPr="009635CB" w:rsidRDefault="004A79FA" w:rsidP="00FD7F49">
            <w:pPr>
              <w:rPr>
                <w:highlight w:val="yellow"/>
              </w:rPr>
            </w:pPr>
            <w:r w:rsidRPr="00D96FEB">
              <w:t>WLAN</w:t>
            </w:r>
          </w:p>
        </w:tc>
        <w:tc>
          <w:tcPr>
            <w:tcW w:w="8208" w:type="dxa"/>
          </w:tcPr>
          <w:p w14:paraId="2F844825" w14:textId="2DCF065E" w:rsidR="00874E7D" w:rsidDel="00874E7D" w:rsidRDefault="004A79FA" w:rsidP="00874E7D">
            <w:pPr>
              <w:rPr>
                <w:del w:id="45" w:author="Rakesh" w:date="2022-12-08T10:22:00Z"/>
              </w:rPr>
            </w:pPr>
            <w:r w:rsidRPr="00D96FEB">
              <w:t>Wireless Local Area Network</w:t>
            </w:r>
          </w:p>
          <w:p w14:paraId="1D2F700C" w14:textId="5D2F53D3" w:rsidR="00874E7D" w:rsidRPr="009635CB" w:rsidRDefault="00874E7D" w:rsidP="00FD7F49"/>
        </w:tc>
      </w:tr>
      <w:tr w:rsidR="00874E7D" w:rsidRPr="00320C88" w14:paraId="56B67F4C" w14:textId="77777777" w:rsidTr="00FD7F49">
        <w:tc>
          <w:tcPr>
            <w:tcW w:w="1368" w:type="dxa"/>
          </w:tcPr>
          <w:p w14:paraId="192274EC" w14:textId="7C4C7674" w:rsidR="00874E7D" w:rsidRPr="00320C88" w:rsidRDefault="00874E7D" w:rsidP="00874E7D">
            <w:pPr>
              <w:rPr>
                <w:rFonts w:eastAsia="Times New Roman"/>
                <w:szCs w:val="24"/>
                <w:lang w:val="en-GB" w:bidi="ar-DZ"/>
              </w:rPr>
            </w:pPr>
            <w:ins w:id="46" w:author="Rakesh" w:date="2022-12-08T10:22:00Z">
              <w:r>
                <w:t>IRD</w:t>
              </w:r>
            </w:ins>
          </w:p>
        </w:tc>
        <w:tc>
          <w:tcPr>
            <w:tcW w:w="8208" w:type="dxa"/>
          </w:tcPr>
          <w:p w14:paraId="59EC3B94" w14:textId="1C693914" w:rsidR="00874E7D" w:rsidRPr="00320C88" w:rsidRDefault="00874E7D" w:rsidP="00874E7D">
            <w:pPr>
              <w:rPr>
                <w:rFonts w:eastAsia="Times New Roman"/>
                <w:szCs w:val="24"/>
                <w:lang w:val="en-GB" w:bidi="ar-DZ"/>
              </w:rPr>
            </w:pPr>
            <w:ins w:id="47" w:author="Rakesh" w:date="2022-12-08T10:22:00Z">
              <w:r>
                <w:t>Integrated Receiver Decoder</w:t>
              </w:r>
            </w:ins>
          </w:p>
        </w:tc>
      </w:tr>
      <w:tr w:rsidR="00874E7D" w:rsidRPr="00320C88" w14:paraId="14A0EA34" w14:textId="77777777" w:rsidTr="00FD7F49">
        <w:trPr>
          <w:ins w:id="48" w:author="Rakesh" w:date="2022-12-08T10:22:00Z"/>
        </w:trPr>
        <w:tc>
          <w:tcPr>
            <w:tcW w:w="1368" w:type="dxa"/>
          </w:tcPr>
          <w:p w14:paraId="33D53FFA" w14:textId="7C45810A" w:rsidR="00874E7D" w:rsidRDefault="00874E7D" w:rsidP="00874E7D">
            <w:pPr>
              <w:rPr>
                <w:ins w:id="49" w:author="Rakesh" w:date="2022-12-08T10:22:00Z"/>
              </w:rPr>
            </w:pPr>
            <w:ins w:id="50" w:author="Rakesh" w:date="2022-12-08T10:22:00Z">
              <w:r>
                <w:t>DTV</w:t>
              </w:r>
            </w:ins>
          </w:p>
        </w:tc>
        <w:tc>
          <w:tcPr>
            <w:tcW w:w="8208" w:type="dxa"/>
          </w:tcPr>
          <w:p w14:paraId="17042234" w14:textId="117446A9" w:rsidR="00874E7D" w:rsidRDefault="00874E7D" w:rsidP="00874E7D">
            <w:pPr>
              <w:rPr>
                <w:ins w:id="51" w:author="Rakesh" w:date="2022-12-08T10:22:00Z"/>
              </w:rPr>
            </w:pPr>
            <w:ins w:id="52" w:author="Rakesh" w:date="2022-12-08T10:22:00Z">
              <w:r>
                <w:t>Digital television</w:t>
              </w:r>
            </w:ins>
          </w:p>
        </w:tc>
      </w:tr>
      <w:tr w:rsidR="00874E7D" w:rsidRPr="00320C88" w14:paraId="3A1A8A2F" w14:textId="77777777" w:rsidTr="00FD7F49">
        <w:trPr>
          <w:ins w:id="53" w:author="Rakesh" w:date="2022-12-08T10:22:00Z"/>
        </w:trPr>
        <w:tc>
          <w:tcPr>
            <w:tcW w:w="1368" w:type="dxa"/>
          </w:tcPr>
          <w:p w14:paraId="4065E9A7" w14:textId="27340E55" w:rsidR="00874E7D" w:rsidRDefault="00874E7D" w:rsidP="00874E7D">
            <w:pPr>
              <w:rPr>
                <w:ins w:id="54" w:author="Rakesh" w:date="2022-12-08T10:22:00Z"/>
              </w:rPr>
            </w:pPr>
            <w:ins w:id="55" w:author="Rakesh" w:date="2022-12-08T10:22:00Z">
              <w:r>
                <w:t>DVB</w:t>
              </w:r>
            </w:ins>
          </w:p>
        </w:tc>
        <w:tc>
          <w:tcPr>
            <w:tcW w:w="8208" w:type="dxa"/>
          </w:tcPr>
          <w:p w14:paraId="20C17E64" w14:textId="1316A3E1" w:rsidR="00874E7D" w:rsidRDefault="00874E7D" w:rsidP="00874E7D">
            <w:pPr>
              <w:rPr>
                <w:ins w:id="56" w:author="Rakesh" w:date="2022-12-08T10:22:00Z"/>
              </w:rPr>
            </w:pPr>
            <w:ins w:id="57" w:author="Rakesh" w:date="2022-12-08T10:22:00Z">
              <w:r>
                <w:t>Digital Video Broadcasting</w:t>
              </w:r>
            </w:ins>
          </w:p>
        </w:tc>
      </w:tr>
      <w:tr w:rsidR="00874E7D" w:rsidRPr="00320C88" w14:paraId="6E1E2463" w14:textId="77777777" w:rsidTr="00FD7F49">
        <w:trPr>
          <w:ins w:id="58" w:author="Rakesh" w:date="2022-12-08T10:22:00Z"/>
        </w:trPr>
        <w:tc>
          <w:tcPr>
            <w:tcW w:w="1368" w:type="dxa"/>
          </w:tcPr>
          <w:p w14:paraId="63096344" w14:textId="1566D3FE" w:rsidR="00874E7D" w:rsidRDefault="00874E7D" w:rsidP="00874E7D">
            <w:pPr>
              <w:rPr>
                <w:ins w:id="59" w:author="Rakesh" w:date="2022-12-08T10:22:00Z"/>
              </w:rPr>
            </w:pPr>
            <w:ins w:id="60" w:author="Rakesh" w:date="2022-12-08T10:22:00Z">
              <w:r>
                <w:t>UDP</w:t>
              </w:r>
            </w:ins>
          </w:p>
        </w:tc>
        <w:tc>
          <w:tcPr>
            <w:tcW w:w="8208" w:type="dxa"/>
          </w:tcPr>
          <w:p w14:paraId="7A32135F" w14:textId="24DF6BA6" w:rsidR="00874E7D" w:rsidRDefault="00874E7D" w:rsidP="00874E7D">
            <w:pPr>
              <w:rPr>
                <w:ins w:id="61" w:author="Rakesh" w:date="2022-12-08T10:22:00Z"/>
              </w:rPr>
            </w:pPr>
            <w:ins w:id="62" w:author="Rakesh" w:date="2022-12-08T10:22:00Z">
              <w:r>
                <w:t>User Datagram Protocol</w:t>
              </w:r>
            </w:ins>
          </w:p>
        </w:tc>
      </w:tr>
      <w:tr w:rsidR="00874E7D" w:rsidRPr="00320C88" w14:paraId="45E1EBA2" w14:textId="77777777" w:rsidTr="00FD7F49">
        <w:trPr>
          <w:ins w:id="63" w:author="Rakesh" w:date="2022-12-08T10:22:00Z"/>
        </w:trPr>
        <w:tc>
          <w:tcPr>
            <w:tcW w:w="1368" w:type="dxa"/>
          </w:tcPr>
          <w:p w14:paraId="3DC413C9" w14:textId="071976DA" w:rsidR="00874E7D" w:rsidRDefault="00874E7D" w:rsidP="00874E7D">
            <w:pPr>
              <w:rPr>
                <w:ins w:id="64" w:author="Rakesh" w:date="2022-12-08T10:22:00Z"/>
              </w:rPr>
            </w:pPr>
            <w:ins w:id="65" w:author="Rakesh" w:date="2022-12-08T10:22:00Z">
              <w:r>
                <w:t>OTT</w:t>
              </w:r>
            </w:ins>
          </w:p>
        </w:tc>
        <w:tc>
          <w:tcPr>
            <w:tcW w:w="8208" w:type="dxa"/>
          </w:tcPr>
          <w:p w14:paraId="2637CDE1" w14:textId="76F14A3B" w:rsidR="00874E7D" w:rsidRDefault="00874E7D" w:rsidP="00874E7D">
            <w:pPr>
              <w:rPr>
                <w:ins w:id="66" w:author="Rakesh" w:date="2022-12-08T10:22:00Z"/>
              </w:rPr>
            </w:pPr>
            <w:ins w:id="67" w:author="Rakesh" w:date="2022-12-08T10:22:00Z">
              <w:r>
                <w:t>Over the Top</w:t>
              </w:r>
            </w:ins>
          </w:p>
        </w:tc>
      </w:tr>
      <w:tr w:rsidR="00874E7D" w:rsidRPr="00320C88" w14:paraId="3FC6CE40" w14:textId="77777777" w:rsidTr="00FD7F49">
        <w:trPr>
          <w:ins w:id="68" w:author="Rakesh" w:date="2022-12-08T10:22:00Z"/>
        </w:trPr>
        <w:tc>
          <w:tcPr>
            <w:tcW w:w="1368" w:type="dxa"/>
          </w:tcPr>
          <w:p w14:paraId="07055F89" w14:textId="48E33C4D" w:rsidR="00874E7D" w:rsidRDefault="00874E7D" w:rsidP="00874E7D">
            <w:pPr>
              <w:rPr>
                <w:ins w:id="69" w:author="Rakesh" w:date="2022-12-08T10:22:00Z"/>
              </w:rPr>
            </w:pPr>
            <w:ins w:id="70" w:author="Rakesh" w:date="2022-12-08T10:22:00Z">
              <w:r>
                <w:t>AVC</w:t>
              </w:r>
            </w:ins>
          </w:p>
        </w:tc>
        <w:tc>
          <w:tcPr>
            <w:tcW w:w="8208" w:type="dxa"/>
          </w:tcPr>
          <w:p w14:paraId="742EBAF2" w14:textId="508D21A6" w:rsidR="00874E7D" w:rsidRDefault="00874E7D" w:rsidP="00874E7D">
            <w:pPr>
              <w:rPr>
                <w:ins w:id="71" w:author="Rakesh" w:date="2022-12-08T10:22:00Z"/>
              </w:rPr>
            </w:pPr>
            <w:ins w:id="72" w:author="Rakesh" w:date="2022-12-08T10:22:00Z">
              <w:r>
                <w:t>Advanced Video Coding</w:t>
              </w:r>
            </w:ins>
          </w:p>
        </w:tc>
      </w:tr>
      <w:tr w:rsidR="00874E7D" w:rsidRPr="00320C88" w14:paraId="7B0E9365" w14:textId="77777777" w:rsidTr="00FD7F49">
        <w:trPr>
          <w:ins w:id="73" w:author="Rakesh" w:date="2022-12-08T10:22:00Z"/>
        </w:trPr>
        <w:tc>
          <w:tcPr>
            <w:tcW w:w="1368" w:type="dxa"/>
          </w:tcPr>
          <w:p w14:paraId="6F627456" w14:textId="7939961B" w:rsidR="00874E7D" w:rsidRDefault="00874E7D" w:rsidP="00874E7D">
            <w:pPr>
              <w:rPr>
                <w:ins w:id="74" w:author="Rakesh" w:date="2022-12-08T10:22:00Z"/>
              </w:rPr>
            </w:pPr>
            <w:ins w:id="75" w:author="Rakesh" w:date="2022-12-08T10:22:00Z">
              <w:r>
                <w:t>HEVC</w:t>
              </w:r>
            </w:ins>
          </w:p>
        </w:tc>
        <w:tc>
          <w:tcPr>
            <w:tcW w:w="8208" w:type="dxa"/>
          </w:tcPr>
          <w:p w14:paraId="2F1606C6" w14:textId="314072EF" w:rsidR="00874E7D" w:rsidRDefault="00874E7D" w:rsidP="00874E7D">
            <w:pPr>
              <w:rPr>
                <w:ins w:id="76" w:author="Rakesh" w:date="2022-12-08T10:22:00Z"/>
              </w:rPr>
            </w:pPr>
            <w:ins w:id="77" w:author="Rakesh" w:date="2022-12-08T10:22:00Z">
              <w:r>
                <w:t>High Efficiency Video Coding</w:t>
              </w:r>
            </w:ins>
          </w:p>
        </w:tc>
      </w:tr>
      <w:tr w:rsidR="00874E7D" w:rsidRPr="00320C88" w14:paraId="58185CF8" w14:textId="77777777" w:rsidTr="00FD7F49">
        <w:trPr>
          <w:ins w:id="78" w:author="Rakesh" w:date="2022-12-08T10:22:00Z"/>
        </w:trPr>
        <w:tc>
          <w:tcPr>
            <w:tcW w:w="1368" w:type="dxa"/>
          </w:tcPr>
          <w:p w14:paraId="1331311A" w14:textId="39B37E2B" w:rsidR="00874E7D" w:rsidRDefault="00874E7D" w:rsidP="00874E7D">
            <w:pPr>
              <w:rPr>
                <w:ins w:id="79" w:author="Rakesh" w:date="2022-12-08T10:22:00Z"/>
              </w:rPr>
            </w:pPr>
            <w:ins w:id="80" w:author="Rakesh" w:date="2022-12-08T10:22:00Z">
              <w:r>
                <w:t>AAC</w:t>
              </w:r>
            </w:ins>
          </w:p>
        </w:tc>
        <w:tc>
          <w:tcPr>
            <w:tcW w:w="8208" w:type="dxa"/>
          </w:tcPr>
          <w:p w14:paraId="613562B3" w14:textId="508CEA29" w:rsidR="00874E7D" w:rsidRDefault="00874E7D" w:rsidP="00874E7D">
            <w:pPr>
              <w:rPr>
                <w:ins w:id="81" w:author="Rakesh" w:date="2022-12-08T10:22:00Z"/>
              </w:rPr>
            </w:pPr>
            <w:ins w:id="82" w:author="Rakesh" w:date="2022-12-08T10:22:00Z">
              <w:r>
                <w:t>Augmentative and alternative communication</w:t>
              </w:r>
            </w:ins>
          </w:p>
        </w:tc>
      </w:tr>
      <w:tr w:rsidR="00874E7D" w14:paraId="76026103" w14:textId="77777777" w:rsidTr="00874E7D">
        <w:trPr>
          <w:ins w:id="83" w:author="Rakesh" w:date="2022-12-08T10:23:00Z"/>
        </w:trPr>
        <w:tc>
          <w:tcPr>
            <w:tcW w:w="1368" w:type="dxa"/>
          </w:tcPr>
          <w:p w14:paraId="751C3271" w14:textId="77777777" w:rsidR="00874E7D" w:rsidRDefault="00874E7D" w:rsidP="00874E7D">
            <w:pPr>
              <w:rPr>
                <w:ins w:id="84" w:author="Rakesh" w:date="2022-12-08T10:23:00Z"/>
              </w:rPr>
            </w:pPr>
            <w:bookmarkStart w:id="85" w:name="_Toc401158824"/>
            <w:bookmarkStart w:id="86" w:name="_Toc111359581"/>
            <w:ins w:id="87" w:author="Rakesh" w:date="2022-12-08T10:23:00Z">
              <w:r>
                <w:t>WAV</w:t>
              </w:r>
            </w:ins>
          </w:p>
        </w:tc>
        <w:tc>
          <w:tcPr>
            <w:tcW w:w="8208" w:type="dxa"/>
          </w:tcPr>
          <w:p w14:paraId="55C808B1" w14:textId="77777777" w:rsidR="00874E7D" w:rsidRDefault="00874E7D" w:rsidP="00874E7D">
            <w:pPr>
              <w:rPr>
                <w:ins w:id="88" w:author="Rakesh" w:date="2022-12-08T10:23:00Z"/>
              </w:rPr>
            </w:pPr>
            <w:ins w:id="89" w:author="Rakesh" w:date="2022-12-08T10:23:00Z">
              <w:r>
                <w:t>Waveform Audio File Format</w:t>
              </w:r>
            </w:ins>
          </w:p>
        </w:tc>
      </w:tr>
      <w:tr w:rsidR="00874E7D" w14:paraId="593E875D" w14:textId="77777777" w:rsidTr="00874E7D">
        <w:trPr>
          <w:ins w:id="90" w:author="Rakesh" w:date="2022-12-08T10:23:00Z"/>
        </w:trPr>
        <w:tc>
          <w:tcPr>
            <w:tcW w:w="1368" w:type="dxa"/>
          </w:tcPr>
          <w:p w14:paraId="5450B3D0" w14:textId="77777777" w:rsidR="00874E7D" w:rsidRDefault="00874E7D" w:rsidP="00874E7D">
            <w:pPr>
              <w:rPr>
                <w:ins w:id="91" w:author="Rakesh" w:date="2022-12-08T10:23:00Z"/>
              </w:rPr>
            </w:pPr>
            <w:ins w:id="92" w:author="Rakesh" w:date="2022-12-08T10:23:00Z">
              <w:r>
                <w:t>MPEG</w:t>
              </w:r>
            </w:ins>
          </w:p>
        </w:tc>
        <w:tc>
          <w:tcPr>
            <w:tcW w:w="8208" w:type="dxa"/>
          </w:tcPr>
          <w:p w14:paraId="370F18FE" w14:textId="77777777" w:rsidR="00874E7D" w:rsidRDefault="00874E7D" w:rsidP="00874E7D">
            <w:pPr>
              <w:rPr>
                <w:ins w:id="93" w:author="Rakesh" w:date="2022-12-08T10:23:00Z"/>
              </w:rPr>
            </w:pPr>
            <w:ins w:id="94" w:author="Rakesh" w:date="2022-12-08T10:23:00Z">
              <w:r>
                <w:t>Moving Picture Experts Group</w:t>
              </w:r>
            </w:ins>
          </w:p>
        </w:tc>
      </w:tr>
    </w:tbl>
    <w:p w14:paraId="323E5AFB" w14:textId="77777777" w:rsidR="004A79FA" w:rsidRPr="00467172" w:rsidRDefault="004A79FA" w:rsidP="004A79FA">
      <w:pPr>
        <w:pStyle w:val="Heading1"/>
        <w:rPr>
          <w:lang w:bidi="ar-DZ"/>
        </w:rPr>
      </w:pPr>
      <w:bookmarkStart w:id="95" w:name="_Toc121491998"/>
      <w:r>
        <w:rPr>
          <w:lang w:bidi="ar-DZ"/>
        </w:rPr>
        <w:t>I</w:t>
      </w:r>
      <w:r w:rsidRPr="00467172">
        <w:rPr>
          <w:lang w:bidi="ar-DZ"/>
        </w:rPr>
        <w:t>ntroduction</w:t>
      </w:r>
      <w:bookmarkEnd w:id="85"/>
      <w:bookmarkEnd w:id="86"/>
      <w:bookmarkEnd w:id="95"/>
    </w:p>
    <w:p w14:paraId="1D3516E4" w14:textId="77777777" w:rsidR="004A79FA" w:rsidRDefault="004A79FA" w:rsidP="004A79FA">
      <w:r>
        <w:t>Mobile handsets, tablets and laptops are becoming the preferred devices for viewing linear television and audiovisual content. This however consumes a lot of mobile data and is costly for the consumers. Also, many concurrent users may create network congestion in typical mobile networks, thus limiting the Quality of Service. Harnessing the digital satellite and digital cable platforms requires the receiving device to have an integrated or separate DVB-T2/S2 receiver module. This is not feasible for smartphones and other mobile devices.</w:t>
      </w:r>
    </w:p>
    <w:p w14:paraId="18BBFC27" w14:textId="77777777" w:rsidR="004A79FA" w:rsidRDefault="004A79FA" w:rsidP="004A79FA">
      <w:r>
        <w:t>The solution exists in using a converged access node as a middleware, which receives the linear television and other signals through the conventional modes such as satellite, cable or terrestrial, and then distributes them using Wi-Fi or other WLAN. The end users can view the television or other audiovisual content on their portable devices without consuming mobile data and without requiring any additional hardware or plugin, etc.</w:t>
      </w:r>
    </w:p>
    <w:p w14:paraId="7EC5170A" w14:textId="77777777" w:rsidR="004A79FA" w:rsidRDefault="004A79FA" w:rsidP="004A79FA">
      <w:r>
        <w:t xml:space="preserve">This concept has high value propositions in rural areas, public utility places such as railway stations and airports, and even in moving vehicles such as buses, taxis, etc. </w:t>
      </w:r>
    </w:p>
    <w:p w14:paraId="6A11E7A5" w14:textId="77777777" w:rsidR="004A79FA" w:rsidRPr="00D8681F" w:rsidRDefault="004A79FA" w:rsidP="004A79FA">
      <w:pPr>
        <w:rPr>
          <w:smallCaps/>
        </w:rPr>
      </w:pPr>
      <w:r>
        <w:t>The proposed Technical Report aims to provide guidance on technical aspects and also share global best practices through case studies.</w:t>
      </w:r>
    </w:p>
    <w:p w14:paraId="4BF09F73" w14:textId="77777777" w:rsidR="004A79FA" w:rsidRPr="00DE2D8D" w:rsidRDefault="004A79FA" w:rsidP="004A79FA">
      <w:pPr>
        <w:pStyle w:val="Heading1"/>
        <w:rPr>
          <w:lang w:bidi="ar-DZ"/>
        </w:rPr>
      </w:pPr>
      <w:bookmarkStart w:id="96" w:name="_Toc111359582"/>
      <w:bookmarkStart w:id="97" w:name="_Toc121491999"/>
      <w:r w:rsidRPr="00E64BA1">
        <w:rPr>
          <w:lang w:bidi="ar-DZ"/>
        </w:rPr>
        <w:t>Network architecture for secondary distribution using Wi</w:t>
      </w:r>
      <w:r>
        <w:rPr>
          <w:lang w:bidi="ar-DZ"/>
        </w:rPr>
        <w:t>-</w:t>
      </w:r>
      <w:r w:rsidRPr="00E64BA1">
        <w:rPr>
          <w:lang w:bidi="ar-DZ"/>
        </w:rPr>
        <w:t>Fi or WLAN</w:t>
      </w:r>
      <w:bookmarkEnd w:id="96"/>
      <w:bookmarkEnd w:id="97"/>
      <w:r w:rsidRPr="009F0764">
        <w:rPr>
          <w:lang w:bidi="ar-DZ"/>
        </w:rPr>
        <w:t xml:space="preserve"> </w:t>
      </w:r>
    </w:p>
    <w:p w14:paraId="6921D7F1" w14:textId="4B66F494" w:rsidR="004A79FA" w:rsidRDefault="004A79FA" w:rsidP="004A79FA">
      <w:pPr>
        <w:rPr>
          <w:ins w:id="98" w:author="Rakesh" w:date="2022-12-08T10:24:00Z"/>
          <w:highlight w:val="yellow"/>
        </w:rPr>
      </w:pPr>
      <w:r w:rsidRPr="009F0764">
        <w:rPr>
          <w:highlight w:val="yellow"/>
        </w:rPr>
        <w:t>[</w:t>
      </w:r>
      <w:r>
        <w:rPr>
          <w:highlight w:val="yellow"/>
        </w:rPr>
        <w:t xml:space="preserve">Editor’s note: </w:t>
      </w:r>
      <w:r w:rsidRPr="009F0764">
        <w:rPr>
          <w:highlight w:val="yellow"/>
        </w:rPr>
        <w:t>Text to be drafted</w:t>
      </w:r>
      <w:r>
        <w:rPr>
          <w:highlight w:val="yellow"/>
        </w:rPr>
        <w:t xml:space="preserve"> – contributions encouraged</w:t>
      </w:r>
      <w:r w:rsidRPr="009F0764">
        <w:rPr>
          <w:highlight w:val="yellow"/>
        </w:rPr>
        <w:t>.]</w:t>
      </w:r>
      <w:r w:rsidRPr="00EB70E5">
        <w:rPr>
          <w:highlight w:val="yellow"/>
        </w:rPr>
        <w:t xml:space="preserve"> </w:t>
      </w:r>
    </w:p>
    <w:p w14:paraId="1CD6BCD9" w14:textId="77777777" w:rsidR="003F7C7B" w:rsidRPr="003F7C7B" w:rsidRDefault="003F7C7B" w:rsidP="003F7C7B">
      <w:pPr>
        <w:spacing w:before="240" w:after="240"/>
        <w:jc w:val="both"/>
        <w:rPr>
          <w:ins w:id="99" w:author="Rakesh" w:date="2022-12-08T10:24:00Z"/>
          <w:rFonts w:eastAsia="Times New Roman"/>
          <w:szCs w:val="24"/>
          <w:lang w:eastAsia="en-IN"/>
        </w:rPr>
      </w:pPr>
      <w:ins w:id="100" w:author="Rakesh" w:date="2022-12-08T10:24:00Z">
        <w:r w:rsidRPr="003F7C7B">
          <w:rPr>
            <w:rFonts w:eastAsia="Times New Roman"/>
            <w:szCs w:val="24"/>
            <w:lang w:eastAsia="en-IN"/>
          </w:rPr>
          <w:t>A converged access node consists of various network components responsible for operations such as reception, demodulation, encoding etc.</w:t>
        </w:r>
      </w:ins>
    </w:p>
    <w:p w14:paraId="75179A1C" w14:textId="77777777" w:rsidR="003F7C7B" w:rsidRPr="003F7C7B" w:rsidRDefault="003F7C7B" w:rsidP="003F7C7B">
      <w:pPr>
        <w:spacing w:before="240" w:after="240"/>
        <w:jc w:val="both"/>
        <w:rPr>
          <w:ins w:id="101" w:author="Rakesh" w:date="2022-12-08T10:24:00Z"/>
          <w:rFonts w:eastAsia="Times New Roman"/>
          <w:szCs w:val="24"/>
          <w:lang w:eastAsia="en-IN"/>
        </w:rPr>
      </w:pPr>
      <w:ins w:id="102" w:author="Rakesh" w:date="2022-12-08T10:24:00Z">
        <w:r w:rsidRPr="003F7C7B">
          <w:rPr>
            <w:rFonts w:eastAsia="Times New Roman"/>
            <w:szCs w:val="24"/>
            <w:lang w:eastAsia="en-IN"/>
          </w:rPr>
          <w:t xml:space="preserve"> Cable/Terrestrial/Satellite content is received, demodulated, decoded, and finally selectively streamed in appropriate formats over the wifi. A local content server is hosted for various offline services.</w:t>
        </w:r>
      </w:ins>
    </w:p>
    <w:p w14:paraId="258016BD" w14:textId="77777777" w:rsidR="003F7C7B" w:rsidRPr="003F7C7B" w:rsidRDefault="003F7C7B" w:rsidP="003F7C7B">
      <w:pPr>
        <w:spacing w:before="240" w:after="240"/>
        <w:jc w:val="both"/>
        <w:rPr>
          <w:ins w:id="103" w:author="Rakesh" w:date="2022-12-08T10:24:00Z"/>
          <w:rFonts w:eastAsia="Times New Roman"/>
          <w:szCs w:val="24"/>
          <w:lang w:eastAsia="en-IN"/>
        </w:rPr>
      </w:pPr>
      <w:ins w:id="104" w:author="Rakesh" w:date="2022-12-08T10:24:00Z">
        <w:r w:rsidRPr="003F7C7B">
          <w:rPr>
            <w:rFonts w:eastAsia="Times New Roman"/>
            <w:szCs w:val="24"/>
            <w:lang w:eastAsia="en-IN"/>
          </w:rPr>
          <w:t xml:space="preserve">The content is served in a format that can be consumed by end-users using browsers in smartphones and laptops by accessing a web portal through the Wifi without using any special player. Additionally, </w:t>
        </w:r>
        <w:r w:rsidRPr="003F7C7B">
          <w:rPr>
            <w:rFonts w:eastAsia="Times New Roman"/>
            <w:szCs w:val="24"/>
            <w:lang w:eastAsia="en-IN"/>
          </w:rPr>
          <w:lastRenderedPageBreak/>
          <w:t>the end-user can switch to regular OTT services if the access point has been connected to internet backhaul.</w:t>
        </w:r>
      </w:ins>
    </w:p>
    <w:p w14:paraId="6BE30373" w14:textId="490B10EA" w:rsidR="000A6F87" w:rsidRPr="000A6F87" w:rsidRDefault="003F7C7B" w:rsidP="000A6F87">
      <w:pPr>
        <w:spacing w:before="240" w:after="240"/>
        <w:jc w:val="both"/>
        <w:rPr>
          <w:ins w:id="105" w:author="Rakesh" w:date="2022-12-08T14:11:00Z"/>
          <w:rFonts w:eastAsia="Times New Roman"/>
          <w:szCs w:val="24"/>
          <w:lang w:eastAsia="en-IN"/>
        </w:rPr>
      </w:pPr>
      <w:ins w:id="106" w:author="Rakesh" w:date="2022-12-08T10:24:00Z">
        <w:r>
          <w:t>Functional blocks are shown in Figure 1</w:t>
        </w:r>
      </w:ins>
    </w:p>
    <w:p w14:paraId="7F0832C2" w14:textId="77777777" w:rsidR="000A6F87" w:rsidRPr="000A6F87" w:rsidRDefault="000A6F87" w:rsidP="000A6F87">
      <w:pPr>
        <w:spacing w:before="240" w:after="240"/>
        <w:jc w:val="both"/>
        <w:rPr>
          <w:ins w:id="107" w:author="Rakesh" w:date="2022-12-08T14:11:00Z"/>
          <w:rFonts w:eastAsia="Times New Roman"/>
          <w:szCs w:val="24"/>
          <w:lang w:eastAsia="en-IN"/>
        </w:rPr>
      </w:pPr>
    </w:p>
    <w:p w14:paraId="7890308A" w14:textId="77777777" w:rsidR="000A6F87" w:rsidRPr="000A6F87" w:rsidRDefault="000A6F87" w:rsidP="000A6F87">
      <w:pPr>
        <w:spacing w:after="120"/>
        <w:jc w:val="center"/>
        <w:rPr>
          <w:ins w:id="108" w:author="Rakesh" w:date="2022-12-08T14:11:00Z"/>
          <w:rFonts w:eastAsia="Times New Roman"/>
          <w:szCs w:val="24"/>
          <w:lang w:eastAsia="en-IN"/>
        </w:rPr>
      </w:pPr>
      <w:ins w:id="109" w:author="Rakesh" w:date="2022-12-08T14:11:00Z">
        <w:r w:rsidRPr="000A6F87">
          <w:rPr>
            <w:rFonts w:ascii="Calibri" w:eastAsia="Calibri" w:hAnsi="Calibri" w:cs="Calibri"/>
            <w:noProof/>
            <w:sz w:val="26"/>
            <w:szCs w:val="26"/>
            <w:lang w:eastAsia="en-US" w:bidi="hi-IN"/>
            <w:rPrChange w:id="110" w:author="Unknown">
              <w:rPr>
                <w:noProof/>
                <w:lang w:eastAsia="en-US" w:bidi="hi-IN"/>
              </w:rPr>
            </w:rPrChange>
          </w:rPr>
          <mc:AlternateContent>
            <mc:Choice Requires="wpg">
              <w:drawing>
                <wp:inline distT="114300" distB="114300" distL="114300" distR="114300" wp14:anchorId="130A4B12" wp14:editId="0CEEBAD3">
                  <wp:extent cx="6394089" cy="2327123"/>
                  <wp:effectExtent l="0" t="0" r="26035" b="16510"/>
                  <wp:docPr id="3" name="Group 3"/>
                  <wp:cNvGraphicFramePr/>
                  <a:graphic xmlns:a="http://schemas.openxmlformats.org/drawingml/2006/main">
                    <a:graphicData uri="http://schemas.microsoft.com/office/word/2010/wordprocessingGroup">
                      <wpg:wgp>
                        <wpg:cNvGrpSpPr/>
                        <wpg:grpSpPr>
                          <a:xfrm>
                            <a:off x="0" y="0"/>
                            <a:ext cx="6394089" cy="2327123"/>
                            <a:chOff x="1296057" y="2392177"/>
                            <a:chExt cx="7957703" cy="3445248"/>
                          </a:xfrm>
                        </wpg:grpSpPr>
                        <wpg:grpSp>
                          <wpg:cNvPr id="5" name="Group 5"/>
                          <wpg:cNvGrpSpPr/>
                          <wpg:grpSpPr>
                            <a:xfrm>
                              <a:off x="1296057" y="2392177"/>
                              <a:ext cx="7957703" cy="1863459"/>
                              <a:chOff x="506524" y="1251333"/>
                              <a:chExt cx="12040706" cy="1826742"/>
                            </a:xfrm>
                          </wpg:grpSpPr>
                          <wps:wsp>
                            <wps:cNvPr id="6" name="Rectangle 6"/>
                            <wps:cNvSpPr/>
                            <wps:spPr>
                              <a:xfrm>
                                <a:off x="506524" y="1957557"/>
                                <a:ext cx="9756875" cy="1120500"/>
                              </a:xfrm>
                              <a:prstGeom prst="rect">
                                <a:avLst/>
                              </a:prstGeom>
                              <a:noFill/>
                              <a:ln>
                                <a:noFill/>
                              </a:ln>
                            </wps:spPr>
                            <wps:txbx>
                              <w:txbxContent>
                                <w:p w14:paraId="2644227F" w14:textId="77777777" w:rsidR="000A6F87" w:rsidRDefault="000A6F87" w:rsidP="000A6F87">
                                  <w:pPr>
                                    <w:spacing w:before="0"/>
                                    <w:textDirection w:val="btLr"/>
                                  </w:pPr>
                                </w:p>
                              </w:txbxContent>
                            </wps:txbx>
                            <wps:bodyPr spcFirstLastPara="1" wrap="square" lIns="91425" tIns="91425" rIns="91425" bIns="91425" anchor="ctr" anchorCtr="0">
                              <a:noAutofit/>
                            </wps:bodyPr>
                          </wps:wsp>
                          <wps:wsp>
                            <wps:cNvPr id="7" name="Rectangle 7"/>
                            <wps:cNvSpPr/>
                            <wps:spPr>
                              <a:xfrm>
                                <a:off x="506524" y="1957595"/>
                                <a:ext cx="1542036" cy="1120200"/>
                              </a:xfrm>
                              <a:prstGeom prst="rect">
                                <a:avLst/>
                              </a:prstGeom>
                              <a:solidFill>
                                <a:srgbClr val="EFEFEF"/>
                              </a:solidFill>
                              <a:ln w="9525" cap="flat" cmpd="sng">
                                <a:solidFill>
                                  <a:srgbClr val="000000"/>
                                </a:solidFill>
                                <a:prstDash val="solid"/>
                                <a:round/>
                                <a:headEnd type="none" w="sm" len="sm"/>
                                <a:tailEnd type="none" w="sm" len="sm"/>
                              </a:ln>
                            </wps:spPr>
                            <wps:txbx>
                              <w:txbxContent>
                                <w:p w14:paraId="664488D2" w14:textId="77777777" w:rsidR="000A6F87" w:rsidRDefault="000A6F87" w:rsidP="000A6F87">
                                  <w:pPr>
                                    <w:spacing w:before="0"/>
                                    <w:jc w:val="center"/>
                                    <w:textDirection w:val="btLr"/>
                                  </w:pPr>
                                  <w:r>
                                    <w:rPr>
                                      <w:rFonts w:ascii="Arial" w:eastAsia="Arial" w:hAnsi="Arial" w:cs="Arial"/>
                                      <w:color w:val="000000"/>
                                      <w:sz w:val="28"/>
                                    </w:rPr>
                                    <w:t>IRD</w:t>
                                  </w:r>
                                </w:p>
                              </w:txbxContent>
                            </wps:txbx>
                            <wps:bodyPr spcFirstLastPara="1" wrap="square" lIns="91425" tIns="91425" rIns="91425" bIns="91425" anchor="ctr" anchorCtr="0">
                              <a:noAutofit/>
                            </wps:bodyPr>
                          </wps:wsp>
                          <wps:wsp>
                            <wps:cNvPr id="8" name="Rectangle 8"/>
                            <wps:cNvSpPr/>
                            <wps:spPr>
                              <a:xfrm>
                                <a:off x="2780950" y="1251333"/>
                                <a:ext cx="2022900" cy="944400"/>
                              </a:xfrm>
                              <a:prstGeom prst="rect">
                                <a:avLst/>
                              </a:prstGeom>
                              <a:solidFill>
                                <a:srgbClr val="EFEFEF"/>
                              </a:solidFill>
                              <a:ln w="9525" cap="flat" cmpd="sng">
                                <a:solidFill>
                                  <a:srgbClr val="000000"/>
                                </a:solidFill>
                                <a:prstDash val="solid"/>
                                <a:round/>
                                <a:headEnd type="none" w="sm" len="sm"/>
                                <a:tailEnd type="none" w="sm" len="sm"/>
                              </a:ln>
                            </wps:spPr>
                            <wps:txbx>
                              <w:txbxContent>
                                <w:p w14:paraId="6CC1BC4F" w14:textId="77777777" w:rsidR="000A6F87" w:rsidRDefault="000A6F87" w:rsidP="000A6F87">
                                  <w:pPr>
                                    <w:spacing w:before="0"/>
                                    <w:jc w:val="center"/>
                                    <w:textDirection w:val="btLr"/>
                                  </w:pPr>
                                  <w:r>
                                    <w:rPr>
                                      <w:rFonts w:ascii="Arial" w:eastAsia="Arial" w:hAnsi="Arial" w:cs="Arial"/>
                                      <w:color w:val="000000"/>
                                      <w:sz w:val="28"/>
                                    </w:rPr>
                                    <w:t>Video &amp; Media Server</w:t>
                                  </w:r>
                                </w:p>
                              </w:txbxContent>
                            </wps:txbx>
                            <wps:bodyPr spcFirstLastPara="1" wrap="square" lIns="91425" tIns="91425" rIns="91425" bIns="91425" anchor="ctr" anchorCtr="0">
                              <a:noAutofit/>
                            </wps:bodyPr>
                          </wps:wsp>
                          <wps:wsp>
                            <wps:cNvPr id="9" name="Rectangle 9"/>
                            <wps:cNvSpPr/>
                            <wps:spPr>
                              <a:xfrm>
                                <a:off x="5536290" y="1957875"/>
                                <a:ext cx="1510696" cy="1120200"/>
                              </a:xfrm>
                              <a:prstGeom prst="rect">
                                <a:avLst/>
                              </a:prstGeom>
                              <a:solidFill>
                                <a:srgbClr val="EFEFEF"/>
                              </a:solidFill>
                              <a:ln w="9525" cap="flat" cmpd="sng">
                                <a:solidFill>
                                  <a:srgbClr val="000000"/>
                                </a:solidFill>
                                <a:prstDash val="solid"/>
                                <a:round/>
                                <a:headEnd type="none" w="sm" len="sm"/>
                                <a:tailEnd type="none" w="sm" len="sm"/>
                              </a:ln>
                            </wps:spPr>
                            <wps:txbx>
                              <w:txbxContent>
                                <w:p w14:paraId="5285CDCD" w14:textId="77777777" w:rsidR="000A6F87" w:rsidRDefault="000A6F87" w:rsidP="000A6F87">
                                  <w:pPr>
                                    <w:spacing w:before="0"/>
                                    <w:jc w:val="center"/>
                                    <w:textDirection w:val="btLr"/>
                                  </w:pPr>
                                  <w:r>
                                    <w:rPr>
                                      <w:rFonts w:ascii="Arial" w:eastAsia="Arial" w:hAnsi="Arial" w:cs="Arial"/>
                                      <w:color w:val="000000"/>
                                      <w:sz w:val="28"/>
                                    </w:rPr>
                                    <w:t>Web Server</w:t>
                                  </w:r>
                                </w:p>
                              </w:txbxContent>
                            </wps:txbx>
                            <wps:bodyPr spcFirstLastPara="1" wrap="square" lIns="91425" tIns="91425" rIns="91425" bIns="91425" anchor="ctr" anchorCtr="0">
                              <a:noAutofit/>
                            </wps:bodyPr>
                          </wps:wsp>
                          <wps:wsp>
                            <wps:cNvPr id="10" name="Rectangle 10"/>
                            <wps:cNvSpPr/>
                            <wps:spPr>
                              <a:xfrm>
                                <a:off x="10154730" y="1915489"/>
                                <a:ext cx="2392500" cy="1120200"/>
                              </a:xfrm>
                              <a:prstGeom prst="rect">
                                <a:avLst/>
                              </a:prstGeom>
                              <a:solidFill>
                                <a:srgbClr val="EFEFEF"/>
                              </a:solidFill>
                              <a:ln w="9525" cap="flat" cmpd="sng">
                                <a:solidFill>
                                  <a:srgbClr val="000000"/>
                                </a:solidFill>
                                <a:prstDash val="solid"/>
                                <a:round/>
                                <a:headEnd type="none" w="sm" len="sm"/>
                                <a:tailEnd type="none" w="sm" len="sm"/>
                              </a:ln>
                            </wps:spPr>
                            <wps:txbx>
                              <w:txbxContent>
                                <w:p w14:paraId="7B7DC583" w14:textId="77777777" w:rsidR="000A6F87" w:rsidRDefault="000A6F87" w:rsidP="000A6F87">
                                  <w:pPr>
                                    <w:spacing w:before="0"/>
                                    <w:jc w:val="center"/>
                                    <w:textDirection w:val="btLr"/>
                                  </w:pPr>
                                  <w:r>
                                    <w:rPr>
                                      <w:rFonts w:ascii="Arial" w:eastAsia="Arial" w:hAnsi="Arial" w:cs="Arial"/>
                                      <w:color w:val="000000"/>
                                      <w:sz w:val="28"/>
                                    </w:rPr>
                                    <w:t>Browser on Smartphone/Tablet/Laptop</w:t>
                                  </w:r>
                                </w:p>
                              </w:txbxContent>
                            </wps:txbx>
                            <wps:bodyPr spcFirstLastPara="1" wrap="square" lIns="91425" tIns="91425" rIns="91425" bIns="91425" anchor="ctr" anchorCtr="0">
                              <a:noAutofit/>
                            </wps:bodyPr>
                          </wps:wsp>
                          <wps:wsp>
                            <wps:cNvPr id="11" name="Straight Arrow Connector 11"/>
                            <wps:cNvCnPr/>
                            <wps:spPr>
                              <a:xfrm rot="10800000" flipH="1">
                                <a:off x="2048560" y="1723595"/>
                                <a:ext cx="732300" cy="794100"/>
                              </a:xfrm>
                              <a:prstGeom prst="straightConnector1">
                                <a:avLst/>
                              </a:prstGeom>
                              <a:noFill/>
                              <a:ln w="19050" cap="flat" cmpd="sng">
                                <a:solidFill>
                                  <a:srgbClr val="000000"/>
                                </a:solidFill>
                                <a:prstDash val="solid"/>
                                <a:round/>
                                <a:headEnd type="none" w="sm" len="sm"/>
                                <a:tailEnd type="triangle" w="med" len="med"/>
                              </a:ln>
                            </wps:spPr>
                            <wps:bodyPr/>
                          </wps:wsp>
                          <wps:wsp>
                            <wps:cNvPr id="12" name="Straight Arrow Connector 12"/>
                            <wps:cNvCnPr/>
                            <wps:spPr>
                              <a:xfrm>
                                <a:off x="4803850" y="1723533"/>
                                <a:ext cx="732300" cy="794400"/>
                              </a:xfrm>
                              <a:prstGeom prst="straightConnector1">
                                <a:avLst/>
                              </a:prstGeom>
                              <a:noFill/>
                              <a:ln w="19050" cap="flat" cmpd="sng">
                                <a:solidFill>
                                  <a:srgbClr val="000000"/>
                                </a:solidFill>
                                <a:prstDash val="solid"/>
                                <a:round/>
                                <a:headEnd type="none" w="sm" len="sm"/>
                                <a:tailEnd type="triangle" w="med" len="med"/>
                              </a:ln>
                            </wps:spPr>
                            <wps:bodyPr/>
                          </wps:wsp>
                          <wps:wsp>
                            <wps:cNvPr id="13" name="Straight Arrow Connector 13"/>
                            <wps:cNvCnPr/>
                            <wps:spPr>
                              <a:xfrm rot="10800000" flipH="1">
                                <a:off x="7046986" y="2517975"/>
                                <a:ext cx="824041" cy="159"/>
                              </a:xfrm>
                              <a:prstGeom prst="straightConnector1">
                                <a:avLst/>
                              </a:prstGeom>
                              <a:noFill/>
                              <a:ln w="19050" cap="flat" cmpd="sng">
                                <a:solidFill>
                                  <a:srgbClr val="000000"/>
                                </a:solidFill>
                                <a:prstDash val="solid"/>
                                <a:round/>
                                <a:headEnd type="none" w="sm" len="sm"/>
                                <a:tailEnd type="triangle" w="med" len="med"/>
                              </a:ln>
                            </wps:spPr>
                            <wps:bodyPr/>
                          </wps:wsp>
                        </wpg:grpSp>
                        <wps:wsp>
                          <wps:cNvPr id="14" name="Rectangle 14"/>
                          <wps:cNvSpPr/>
                          <wps:spPr>
                            <a:xfrm>
                              <a:off x="2837025" y="3546325"/>
                              <a:ext cx="1344600" cy="963300"/>
                            </a:xfrm>
                            <a:prstGeom prst="rect">
                              <a:avLst/>
                            </a:prstGeom>
                            <a:solidFill>
                              <a:srgbClr val="EFEFEF"/>
                            </a:solidFill>
                            <a:ln w="9525" cap="flat" cmpd="sng">
                              <a:solidFill>
                                <a:srgbClr val="000000"/>
                              </a:solidFill>
                              <a:prstDash val="solid"/>
                              <a:round/>
                              <a:headEnd type="none" w="sm" len="sm"/>
                              <a:tailEnd type="none" w="sm" len="sm"/>
                            </a:ln>
                          </wps:spPr>
                          <wps:txbx>
                            <w:txbxContent>
                              <w:p w14:paraId="16B5432C" w14:textId="77777777" w:rsidR="000A6F87" w:rsidRDefault="000A6F87" w:rsidP="000A6F87">
                                <w:pPr>
                                  <w:spacing w:before="0"/>
                                  <w:textDirection w:val="btLr"/>
                                </w:pPr>
                                <w:r>
                                  <w:rPr>
                                    <w:rFonts w:ascii="Arial" w:eastAsia="Arial" w:hAnsi="Arial" w:cs="Arial"/>
                                    <w:color w:val="000000"/>
                                    <w:sz w:val="28"/>
                                  </w:rPr>
                                  <w:t>Local Content Server</w:t>
                                </w:r>
                              </w:p>
                            </w:txbxContent>
                          </wps:txbx>
                          <wps:bodyPr spcFirstLastPara="1" wrap="square" lIns="91425" tIns="91425" rIns="91425" bIns="91425" anchor="ctr" anchorCtr="0">
                            <a:noAutofit/>
                          </wps:bodyPr>
                        </wps:wsp>
                        <wps:wsp>
                          <wps:cNvPr id="15" name="Straight Arrow Connector 15"/>
                          <wps:cNvCnPr/>
                          <wps:spPr>
                            <a:xfrm rot="10800000" flipH="1">
                              <a:off x="4181625" y="3684175"/>
                              <a:ext cx="438600" cy="343800"/>
                            </a:xfrm>
                            <a:prstGeom prst="straightConnector1">
                              <a:avLst/>
                            </a:prstGeom>
                            <a:noFill/>
                            <a:ln w="19050" cap="flat" cmpd="sng">
                              <a:solidFill>
                                <a:srgbClr val="000000"/>
                              </a:solidFill>
                              <a:prstDash val="solid"/>
                              <a:round/>
                              <a:headEnd type="none" w="med" len="med"/>
                              <a:tailEnd type="triangle" w="med" len="med"/>
                            </a:ln>
                          </wps:spPr>
                          <wps:bodyPr/>
                        </wps:wsp>
                        <pic:pic xmlns:pic="http://schemas.openxmlformats.org/drawingml/2006/picture">
                          <pic:nvPicPr>
                            <pic:cNvPr id="16" name="Shape 13" descr="images.png"/>
                            <pic:cNvPicPr preferRelativeResize="0"/>
                          </pic:nvPicPr>
                          <pic:blipFill>
                            <a:blip r:embed="rId21">
                              <a:alphaModFix/>
                            </a:blip>
                            <a:stretch>
                              <a:fillRect/>
                            </a:stretch>
                          </pic:blipFill>
                          <pic:spPr>
                            <a:xfrm>
                              <a:off x="6144150" y="3254100"/>
                              <a:ext cx="898615" cy="773875"/>
                            </a:xfrm>
                            <a:prstGeom prst="rect">
                              <a:avLst/>
                            </a:prstGeom>
                            <a:noFill/>
                            <a:ln>
                              <a:noFill/>
                            </a:ln>
                          </pic:spPr>
                        </pic:pic>
                        <wps:wsp>
                          <wps:cNvPr id="17" name="Straight Arrow Connector 17"/>
                          <wps:cNvCnPr/>
                          <wps:spPr>
                            <a:xfrm>
                              <a:off x="7042765" y="3641037"/>
                              <a:ext cx="629700" cy="0"/>
                            </a:xfrm>
                            <a:prstGeom prst="straightConnector1">
                              <a:avLst/>
                            </a:prstGeom>
                            <a:noFill/>
                            <a:ln w="19050" cap="flat" cmpd="sng">
                              <a:solidFill>
                                <a:srgbClr val="000000"/>
                              </a:solidFill>
                              <a:prstDash val="solid"/>
                              <a:round/>
                              <a:headEnd type="none" w="sm" len="sm"/>
                              <a:tailEnd type="triangle" w="med" len="med"/>
                            </a:ln>
                          </wps:spPr>
                          <wps:bodyPr/>
                        </wps:wsp>
                        <pic:pic xmlns:pic="http://schemas.openxmlformats.org/drawingml/2006/picture">
                          <pic:nvPicPr>
                            <pic:cNvPr id="18" name="Shape 15" descr="internet.jpeg"/>
                            <pic:cNvPicPr preferRelativeResize="0"/>
                          </pic:nvPicPr>
                          <pic:blipFill>
                            <a:blip r:embed="rId22">
                              <a:alphaModFix/>
                            </a:blip>
                            <a:stretch>
                              <a:fillRect/>
                            </a:stretch>
                          </pic:blipFill>
                          <pic:spPr>
                            <a:xfrm>
                              <a:off x="2837025" y="4693775"/>
                              <a:ext cx="1270400" cy="1143650"/>
                            </a:xfrm>
                            <a:prstGeom prst="rect">
                              <a:avLst/>
                            </a:prstGeom>
                            <a:noFill/>
                            <a:ln w="9525" cap="flat" cmpd="sng">
                              <a:solidFill>
                                <a:srgbClr val="000000"/>
                              </a:solidFill>
                              <a:prstDash val="solid"/>
                              <a:round/>
                              <a:headEnd type="none" w="sm" len="sm"/>
                              <a:tailEnd type="none" w="sm" len="sm"/>
                            </a:ln>
                          </pic:spPr>
                        </pic:pic>
                        <wps:wsp>
                          <wps:cNvPr id="19" name="Straight Arrow Connector 19"/>
                          <wps:cNvCnPr/>
                          <wps:spPr>
                            <a:xfrm rot="10800000" flipH="1">
                              <a:off x="4160457" y="4027975"/>
                              <a:ext cx="2433000" cy="1265100"/>
                            </a:xfrm>
                            <a:prstGeom prst="straightConnector1">
                              <a:avLst/>
                            </a:prstGeom>
                            <a:noFill/>
                            <a:ln w="19050" cap="flat" cmpd="sng">
                              <a:solidFill>
                                <a:srgbClr val="000000"/>
                              </a:solidFill>
                              <a:prstDash val="solid"/>
                              <a:round/>
                              <a:headEnd type="none" w="med" len="med"/>
                              <a:tailEnd type="triangle" w="med" len="med"/>
                            </a:ln>
                          </wps:spPr>
                          <wps:bodyPr/>
                        </wps:wsp>
                        <wps:wsp>
                          <wps:cNvPr id="20" name="Text Box 20"/>
                          <wps:cNvSpPr txBox="1"/>
                          <wps:spPr>
                            <a:xfrm>
                              <a:off x="2836947" y="4693775"/>
                              <a:ext cx="629818" cy="876131"/>
                            </a:xfrm>
                            <a:prstGeom prst="rect">
                              <a:avLst/>
                            </a:prstGeom>
                            <a:noFill/>
                            <a:ln>
                              <a:noFill/>
                            </a:ln>
                          </wps:spPr>
                          <wps:txbx>
                            <w:txbxContent>
                              <w:p w14:paraId="72F43010" w14:textId="77777777" w:rsidR="000A6F87" w:rsidRDefault="000A6F87" w:rsidP="000A6F87">
                                <w:pPr>
                                  <w:spacing w:before="0"/>
                                  <w:textDirection w:val="btLr"/>
                                </w:pPr>
                                <w:r>
                                  <w:rPr>
                                    <w:rFonts w:ascii="Arial" w:eastAsia="Arial" w:hAnsi="Arial" w:cs="Arial"/>
                                    <w:color w:val="000000"/>
                                    <w:sz w:val="28"/>
                                  </w:rPr>
                                  <w:t>Web</w:t>
                                </w:r>
                              </w:p>
                            </w:txbxContent>
                          </wps:txbx>
                          <wps:bodyPr spcFirstLastPara="1" wrap="square" lIns="91425" tIns="91425" rIns="91425" bIns="91425" anchor="t" anchorCtr="0">
                            <a:spAutoFit/>
                          </wps:bodyPr>
                        </wps:wsp>
                      </wpg:wgp>
                    </a:graphicData>
                  </a:graphic>
                </wp:inline>
              </w:drawing>
            </mc:Choice>
            <mc:Fallback>
              <w:pict>
                <v:group w14:anchorId="130A4B12" id="Group 3" o:spid="_x0000_s1026" style="width:503.45pt;height:183.25pt;mso-position-horizontal-relative:char;mso-position-vertical-relative:line" coordorigin="12960,23921" coordsize="79577,34452"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">
                  <v:group id="Group 5" o:spid="_x0000_s1027" style="position:absolute;left:12960;top:23921;width:79577;height:18635" coordorigin="5065,12513" coordsize="120407,182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rect id="Rectangle 6" o:spid="_x0000_s1028" style="position:absolute;left:5065;top:19575;width:97568;height:112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iSdsIA&#10;AADaAAAADwAAAGRycy9kb3ducmV2LnhtbESP0WrCQBRE3wv9h+UWfKubBgk1ZiOtWLA+1egHXLPX&#10;bDB7N81uNf59Vyj0cZiZM0yxHG0nLjT41rGCl2kCgrh2uuVGwWH/8fwKwgdkjZ1jUnAjD8vy8aHA&#10;XLsr7+hShUZECPscFZgQ+lxKXxuy6KeuJ47eyQ0WQ5RDI/WA1wi3nUyTJJMWW44LBntaGarP1Y9V&#10;8DVzlK5T/141dm7G4377+Y2ZUpOn8W0BItAY/sN/7Y1WkMH9SrwBsv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uJJ2wgAAANoAAAAPAAAAAAAAAAAAAAAAAJgCAABkcnMvZG93&#10;bnJldi54bWxQSwUGAAAAAAQABAD1AAAAhwMAAAAA&#10;" filled="f" stroked="f">
                      <v:textbox inset="2.53958mm,2.53958mm,2.53958mm,2.53958mm">
                        <w:txbxContent>
                          <w:p w14:paraId="2644227F" w14:textId="77777777" w:rsidR="000A6F87" w:rsidRDefault="000A6F87" w:rsidP="000A6F87">
                            <w:pPr>
                              <w:spacing w:before="0"/>
                              <w:textDirection w:val="btLr"/>
                            </w:pPr>
                          </w:p>
                        </w:txbxContent>
                      </v:textbox>
                    </v:rect>
                    <v:rect id="Rectangle 7" o:spid="_x0000_s1029" style="position:absolute;left:5065;top:19575;width:15420;height:112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GNXsMA&#10;AADaAAAADwAAAGRycy9kb3ducmV2LnhtbESPzWrDMBCE74W+g9hCbo3cHtLGiWJcg0kgbSA/kOti&#10;bWQTa2UsNXbevioUehxm5htmmY22FTfqfeNYwcs0AUFcOd2wUXA6ls/vIHxA1tg6JgV38pCtHh+W&#10;mGo38J5uh2BEhLBPUUEdQpdK6auaLPqp64ijd3G9xRBlb6TucYhw28rXJJlJiw3HhRo7Kmqqrodv&#10;q+Bzt/2Ym8YOVVEW5mxy/hrKtVKTpzFfgAg0hv/wX3ujFbzB75V4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GNXsMAAADaAAAADwAAAAAAAAAAAAAAAACYAgAAZHJzL2Rv&#10;d25yZXYueG1sUEsFBgAAAAAEAAQA9QAAAIgDAAAAAA==&#10;" fillcolor="#efefef">
                      <v:stroke startarrowwidth="narrow" startarrowlength="short" endarrowwidth="narrow" endarrowlength="short" joinstyle="round"/>
                      <v:textbox inset="2.53958mm,2.53958mm,2.53958mm,2.53958mm">
                        <w:txbxContent>
                          <w:p w14:paraId="664488D2" w14:textId="77777777" w:rsidR="000A6F87" w:rsidRDefault="000A6F87" w:rsidP="000A6F87">
                            <w:pPr>
                              <w:spacing w:before="0"/>
                              <w:jc w:val="center"/>
                              <w:textDirection w:val="btLr"/>
                            </w:pPr>
                            <w:r>
                              <w:rPr>
                                <w:rFonts w:ascii="Arial" w:eastAsia="Arial" w:hAnsi="Arial" w:cs="Arial"/>
                                <w:color w:val="000000"/>
                                <w:sz w:val="28"/>
                              </w:rPr>
                              <w:t>IRD</w:t>
                            </w:r>
                          </w:p>
                        </w:txbxContent>
                      </v:textbox>
                    </v:rect>
                    <v:rect id="Rectangle 8" o:spid="_x0000_s1030" style="position:absolute;left:27809;top:12513;width:20229;height:94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4ZLL8A&#10;AADaAAAADwAAAGRycy9kb3ducmV2LnhtbERPy4rCMBTdD/gP4QruxlQX4lSjaKEoODPgA9xemmta&#10;bG5KE239+8lCmOXhvJfr3tbiSa2vHCuYjBMQxIXTFRsFl3P+OQfhA7LG2jEpeJGH9WrwscRUu46P&#10;9DwFI2II+xQVlCE0qZS+KMmiH7uGOHI311oMEbZG6ha7GG5rOU2SmbRYcWwosaGspOJ+elgF37+H&#10;7ZepbFdkeWauZsM/Xb5TajTsNwsQgfrwL36791pB3BqvxBsgV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fhksvwAAANoAAAAPAAAAAAAAAAAAAAAAAJgCAABkcnMvZG93bnJl&#10;di54bWxQSwUGAAAAAAQABAD1AAAAhAMAAAAA&#10;" fillcolor="#efefef">
                      <v:stroke startarrowwidth="narrow" startarrowlength="short" endarrowwidth="narrow" endarrowlength="short" joinstyle="round"/>
                      <v:textbox inset="2.53958mm,2.53958mm,2.53958mm,2.53958mm">
                        <w:txbxContent>
                          <w:p w14:paraId="6CC1BC4F" w14:textId="77777777" w:rsidR="000A6F87" w:rsidRDefault="000A6F87" w:rsidP="000A6F87">
                            <w:pPr>
                              <w:spacing w:before="0"/>
                              <w:jc w:val="center"/>
                              <w:textDirection w:val="btLr"/>
                            </w:pPr>
                            <w:r>
                              <w:rPr>
                                <w:rFonts w:ascii="Arial" w:eastAsia="Arial" w:hAnsi="Arial" w:cs="Arial"/>
                                <w:color w:val="000000"/>
                                <w:sz w:val="28"/>
                              </w:rPr>
                              <w:t>Video &amp; Media Server</w:t>
                            </w:r>
                          </w:p>
                        </w:txbxContent>
                      </v:textbox>
                    </v:rect>
                    <v:rect id="Rectangle 9" o:spid="_x0000_s1031" style="position:absolute;left:55362;top:19578;width:15107;height:112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K8t8MA&#10;AADaAAAADwAAAGRycy9kb3ducmV2LnhtbESPzWrDMBCE74G+g9hCb4ncHkrjRgmuwbSQH4hb6HWx&#10;NrKJtTKWajtvHxUCOQ4z8w2z2ky2FQP1vnGs4HmRgCCunG7YKPj5LuZvIHxA1tg6JgUX8rBZP8xW&#10;mGo38pGGMhgRIexTVFCH0KVS+qomi37hOuLonVxvMUTZG6l7HCPctvIlSV6lxYbjQo0d5TVV5/LP&#10;Ktgdth9L09ixyovc/JqM92PxqdTT45S9gwg0hXv41v7SCpbwfyXeALm+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zK8t8MAAADaAAAADwAAAAAAAAAAAAAAAACYAgAAZHJzL2Rv&#10;d25yZXYueG1sUEsFBgAAAAAEAAQA9QAAAIgDAAAAAA==&#10;" fillcolor="#efefef">
                      <v:stroke startarrowwidth="narrow" startarrowlength="short" endarrowwidth="narrow" endarrowlength="short" joinstyle="round"/>
                      <v:textbox inset="2.53958mm,2.53958mm,2.53958mm,2.53958mm">
                        <w:txbxContent>
                          <w:p w14:paraId="5285CDCD" w14:textId="77777777" w:rsidR="000A6F87" w:rsidRDefault="000A6F87" w:rsidP="000A6F87">
                            <w:pPr>
                              <w:spacing w:before="0"/>
                              <w:jc w:val="center"/>
                              <w:textDirection w:val="btLr"/>
                            </w:pPr>
                            <w:r>
                              <w:rPr>
                                <w:rFonts w:ascii="Arial" w:eastAsia="Arial" w:hAnsi="Arial" w:cs="Arial"/>
                                <w:color w:val="000000"/>
                                <w:sz w:val="28"/>
                              </w:rPr>
                              <w:t>Web Server</w:t>
                            </w:r>
                          </w:p>
                        </w:txbxContent>
                      </v:textbox>
                    </v:rect>
                    <v:rect id="Rectangle 10" o:spid="_x0000_s1032" style="position:absolute;left:101547;top:19154;width:23925;height:112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nmnsQA&#10;AADbAAAADwAAAGRycy9kb3ducmV2LnhtbESPT2vDMAzF74N+B6NCb6vTHsqW1S1tIHTQbdA/sKuI&#10;NScslkPsNem3nw6D3STe03s/rbejb9WN+tgENrCYZ6CIq2Abdgaul/LxCVRMyBbbwGTgThG2m8nD&#10;GnMbBj7R7ZyckhCOORqoU+pyrWNVk8c4Dx2xaF+h95hk7Z22PQ4S7lu9zLKV9tiwNNTYUVFT9X3+&#10;8QbePo77Z9f4oSrKwn26Hb8P5cGY2XTcvYBKNKZ/89/1qxV8oZdfZA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J5p7EAAAA2wAAAA8AAAAAAAAAAAAAAAAAmAIAAGRycy9k&#10;b3ducmV2LnhtbFBLBQYAAAAABAAEAPUAAACJAwAAAAA=&#10;" fillcolor="#efefef">
                      <v:stroke startarrowwidth="narrow" startarrowlength="short" endarrowwidth="narrow" endarrowlength="short" joinstyle="round"/>
                      <v:textbox inset="2.53958mm,2.53958mm,2.53958mm,2.53958mm">
                        <w:txbxContent>
                          <w:p w14:paraId="7B7DC583" w14:textId="77777777" w:rsidR="000A6F87" w:rsidRDefault="000A6F87" w:rsidP="000A6F87">
                            <w:pPr>
                              <w:spacing w:before="0"/>
                              <w:jc w:val="center"/>
                              <w:textDirection w:val="btLr"/>
                            </w:pPr>
                            <w:r>
                              <w:rPr>
                                <w:rFonts w:ascii="Arial" w:eastAsia="Arial" w:hAnsi="Arial" w:cs="Arial"/>
                                <w:color w:val="000000"/>
                                <w:sz w:val="28"/>
                              </w:rPr>
                              <w:t>Browser on Smartphone/Tablet/Laptop</w:t>
                            </w:r>
                          </w:p>
                        </w:txbxContent>
                      </v:textbox>
                    </v:rect>
                    <v:shapetype id="_x0000_t32" coordsize="21600,21600" o:spt="32" o:oned="t" path="m,l21600,21600e" filled="f">
                      <v:path arrowok="t" fillok="f" o:connecttype="none"/>
                      <o:lock v:ext="edit" shapetype="t"/>
                    </v:shapetype>
                    <v:shape id="Straight Arrow Connector 11" o:spid="_x0000_s1033" type="#_x0000_t32" style="position:absolute;left:20485;top:17235;width:7323;height:7941;rotation:1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nU38EAAADbAAAADwAAAGRycy9kb3ducmV2LnhtbERPS2vCQBC+F/wPyxR6q5tEEEldRSrS&#10;IvTg4+JtyE6zwexsyE41/ntXKHibj+858+XgW3WhPjaBDeTjDBRxFWzDtYHjYfM+AxUF2WIbmAzc&#10;KMJyMXqZY2nDlXd02UutUgjHEg04ka7UOlaOPMZx6IgT9xt6j5JgX2vb4zWF+1YXWTbVHhtODQ47&#10;+nRUnfd/3sDpp55Ks9nuivWpcIV85ZMwaY15ex1WH6CEBnmK/93fNs3P4fFLOkAv7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edTfwQAAANsAAAAPAAAAAAAAAAAAAAAA&#10;AKECAABkcnMvZG93bnJldi54bWxQSwUGAAAAAAQABAD5AAAAjwMAAAAA&#10;" strokeweight="1.5pt">
                      <v:stroke startarrowwidth="narrow" startarrowlength="short" endarrow="block"/>
                    </v:shape>
                    <v:shape id="Straight Arrow Connector 12" o:spid="_x0000_s1034" type="#_x0000_t32" style="position:absolute;left:48038;top:17235;width:7323;height:794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ZOUb8AAADbAAAADwAAAGRycy9kb3ducmV2LnhtbERPzWrCQBC+F/oOyxS81U0DmjZ1DSUg&#10;6NHYBxh2p0lIdjZmtzG+vSsI3ubj+51NMdteTDT61rGCj2UCglg703Kt4Pe0e/8E4QOywd4xKbiS&#10;h2L7+rLB3LgLH2mqQi1iCPscFTQhDLmUXjdk0S/dQBy5PzdaDBGOtTQjXmK47WWaJGtpseXY0OBA&#10;ZUO6q/6tgjTrzrupS+qvtF+dZ525Q6mdUou3+ecbRKA5PMUP997E+Sncf4kHyO0N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6gZOUb8AAADbAAAADwAAAAAAAAAAAAAAAACh&#10;AgAAZHJzL2Rvd25yZXYueG1sUEsFBgAAAAAEAAQA+QAAAI0DAAAAAA==&#10;" strokeweight="1.5pt">
                      <v:stroke startarrowwidth="narrow" startarrowlength="short" endarrow="block"/>
                    </v:shape>
                    <v:shape id="Straight Arrow Connector 13" o:spid="_x0000_s1035" type="#_x0000_t32" style="position:absolute;left:70469;top:25179;width:8241;height:2;rotation:1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fvM8EAAADbAAAADwAAAGRycy9kb3ducmV2LnhtbERPS2vCQBC+F/wPywje6sYEpERXKYpU&#10;hB58XLwN2TEbmp0N2amm/74rFHqbj+85y/XgW3WnPjaBDcymGSjiKtiGawOX8+71DVQUZIttYDLw&#10;QxHWq9HLEksbHnyk+0lqlUI4lmjAiXSl1rFy5DFOQ0ecuFvoPUqCfa1tj48U7ludZ9lce2w4NTjs&#10;aOOo+jp9ewPXz3ouze5wzLfX3OXyMStC0RozGQ/vC1BCg/yL/9x7m+YX8PwlHaB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5+8zwQAAANsAAAAPAAAAAAAAAAAAAAAA&#10;AKECAABkcnMvZG93bnJldi54bWxQSwUGAAAAAAQABAD5AAAAjwMAAAAA&#10;" strokeweight="1.5pt">
                      <v:stroke startarrowwidth="narrow" startarrowlength="short" endarrow="block"/>
                    </v:shape>
                  </v:group>
                  <v:rect id="Rectangle 14" o:spid="_x0000_s1036" style="position:absolute;left:28370;top:35463;width:13446;height:96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LgncIA&#10;AADbAAAADwAAAGRycy9kb3ducmV2LnhtbERP22rCQBB9L/Qflin4VjctUmp0DWkgKNgKXsDXITtu&#10;gtnZkN2a+PfdQqFvczjXWWajbcWNet84VvAyTUAQV043bBScjuXzOwgfkDW2jknBnTxkq8eHJaba&#10;Dbyn2yEYEUPYp6igDqFLpfRVTRb91HXEkbu43mKIsDdS9zjEcNvK1yR5kxYbjg01dlTUVF0P31bB&#10;5277MTeNHaqiLMzZ5Pw1lGulJk9jvgARaAz/4j/3Rsf5M/j9JR4gV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cuCdwgAAANsAAAAPAAAAAAAAAAAAAAAAAJgCAABkcnMvZG93&#10;bnJldi54bWxQSwUGAAAAAAQABAD1AAAAhwMAAAAA&#10;" fillcolor="#efefef">
                    <v:stroke startarrowwidth="narrow" startarrowlength="short" endarrowwidth="narrow" endarrowlength="short" joinstyle="round"/>
                    <v:textbox inset="2.53958mm,2.53958mm,2.53958mm,2.53958mm">
                      <w:txbxContent>
                        <w:p w14:paraId="16B5432C" w14:textId="77777777" w:rsidR="000A6F87" w:rsidRDefault="000A6F87" w:rsidP="000A6F87">
                          <w:pPr>
                            <w:spacing w:before="0"/>
                            <w:textDirection w:val="btLr"/>
                          </w:pPr>
                          <w:r>
                            <w:rPr>
                              <w:rFonts w:ascii="Arial" w:eastAsia="Arial" w:hAnsi="Arial" w:cs="Arial"/>
                              <w:color w:val="000000"/>
                              <w:sz w:val="28"/>
                            </w:rPr>
                            <w:t>Local Content Server</w:t>
                          </w:r>
                        </w:p>
                      </w:txbxContent>
                    </v:textbox>
                  </v:rect>
                  <v:shape id="Straight Arrow Connector 15" o:spid="_x0000_s1037" type="#_x0000_t32" style="position:absolute;left:41816;top:36841;width:4386;height:3438;rotation:1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2wU8EAAADbAAAADwAAAGRycy9kb3ducmV2LnhtbERPTWvCQBC9C/0Pywi96cYWS0ndiJQG&#10;eqmgzaW3ITtmQ7KzYXeNaX+9Kwi9zeN9zmY72V6M5EPrWMFqmYEgrp1uuVFQfZeLVxAhImvsHZOC&#10;XwqwLR5mG8y1u/CBxmNsRArhkKMCE+OQSxlqQxbD0g3EiTs5bzEm6BupPV5SuO3lU5a9SIstpwaD&#10;A70bqrvj2SoYB3uuSll9mcmWzx8/vtr/yU6px/m0ewMRaYr/4rv7U6f5a7j9kg6QxR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V3bBTwQAAANsAAAAPAAAAAAAAAAAAAAAA&#10;AKECAABkcnMvZG93bnJldi54bWxQSwUGAAAAAAQABAD5AAAAjwMAAAAA&#10;" strokeweight="1.5pt">
                    <v:stroke endarrow="block"/>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3" o:spid="_x0000_s1038" type="#_x0000_t75" alt="images.png" style="position:absolute;left:61441;top:32541;width:8986;height:773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kOuOfBAAAA2wAAAA8AAABkcnMvZG93bnJldi54bWxET01rwkAQvRf6H5YpeKubCkaJrlJaBU9K&#10;o+15zI7ZYHY2ZleN/94tCN7m8T5nOu9sLS7U+sqxgo9+AoK4cLriUsFuu3wfg/ABWWPtmBTcyMN8&#10;9voyxUy7K//QJQ+liCHsM1RgQmgyKX1hyKLvu4Y4cgfXWgwRtqXULV5juK3lIElSabHi2GCwoS9D&#10;xTE/WwXFyVC3/dt/+3Sz3MnfxXo0zM9K9d66zwmIQF14ih/ulY7zU/j/JR4gZ3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kOuOfBAAAA2wAAAA8AAAAAAAAAAAAAAAAAnwIA&#10;AGRycy9kb3ducmV2LnhtbFBLBQYAAAAABAAEAPcAAACNAwAAAAA=&#10;">
                    <v:imagedata r:id="rId23" o:title="images"/>
                  </v:shape>
                  <v:shape id="Straight Arrow Connector 17" o:spid="_x0000_s1039" type="#_x0000_t32" style="position:absolute;left:70427;top:36410;width:629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tyb8AAADbAAAADwAAAGRycy9kb3ducmV2LnhtbERPzWqDQBC+B/oOyxR6i2uE1ta4hhIQ&#10;kmNtH2DYnarozhp3a8zbZwuF3ubj+53ysNpRLDT73rGCXZKCINbO9Nwq+Pqst68gfEA2ODomBTfy&#10;cKgeNiUWxl35g5YmtCKGsC9QQRfCVEjpdUcWfeIm4sh9u9liiHBupZnxGsPtKLM0fZEWe44NHU50&#10;7EgPzY9VkOXDpV6GtH3LxufLqnN3Pmqn1NPj+r4HEWgN/+I/98nE+Tn8/hIPkN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Htyb8AAADbAAAADwAAAAAAAAAAAAAAAACh&#10;AgAAZHJzL2Rvd25yZXYueG1sUEsFBgAAAAAEAAQA+QAAAI0DAAAAAA==&#10;" strokeweight="1.5pt">
                    <v:stroke startarrowwidth="narrow" startarrowlength="short" endarrow="block"/>
                  </v:shape>
                  <v:shape id="Shape 15" o:spid="_x0000_s1040" type="#_x0000_t75" alt="internet.jpeg" style="position:absolute;left:28370;top:46937;width:12704;height:11437;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70mHCAAAA2wAAAA8AAABkcnMvZG93bnJldi54bWxEj0GLwkAMhe/C/ochC3uzUxcUqY6iuwjr&#10;RbD6A0IntsVOpnZGW//95iB4S3gv731ZrgfXqAd1ofZsYJKkoIgLb2suDZxPu/EcVIjIFhvPZOBJ&#10;Adarj9ESM+t7PtIjj6WSEA4ZGqhibDOtQ1GRw5D4lli0i+8cRlm7UtsOewl3jf5O05l2WLM0VNjS&#10;T0XFNb87A/tLHW/T3/4wHO7TG+62T9zY3Jivz2GzABVpiG/z6/rPCr7Ayi8ygF79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mO9JhwgAAANsAAAAPAAAAAAAAAAAAAAAAAJ8C&#10;AABkcnMvZG93bnJldi54bWxQSwUGAAAAAAQABAD3AAAAjgMAAAAA&#10;" stroked="t">
                    <v:stroke startarrowwidth="narrow" startarrowlength="short" endarrowwidth="narrow" endarrowlength="short" joinstyle="round"/>
                    <v:imagedata r:id="rId24" o:title="internet"/>
                  </v:shape>
                  <v:shape id="Straight Arrow Connector 19" o:spid="_x0000_s1041" type="#_x0000_t32" style="position:absolute;left:41604;top:40279;width:24330;height:12651;rotation:1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C6VsEAAADbAAAADwAAAGRycy9kb3ducmV2LnhtbERPTWvCQBC9C/0Pywi96cYWpE3diJQG&#10;eqmgzaW3ITtmQ7KzYXeNaX+9Kwi9zeN9zmY72V6M5EPrWMFqmYEgrp1uuVFQfZeLFxAhImvsHZOC&#10;XwqwLR5mG8y1u/CBxmNsRArhkKMCE+OQSxlqQxbD0g3EiTs5bzEm6BupPV5SuO3lU5atpcWWU4PB&#10;gd4N1d3xbBWMgz1Xpay+zGTL548fX+3/ZKfU43zavYGINMV/8d39qdP8V7j9kg6QxR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UkLpWwQAAANsAAAAPAAAAAAAAAAAAAAAA&#10;AKECAABkcnMvZG93bnJldi54bWxQSwUGAAAAAAQABAD5AAAAjwMAAAAA&#10;" strokeweight="1.5pt">
                    <v:stroke endarrow="block"/>
                  </v:shape>
                  <v:shapetype id="_x0000_t202" coordsize="21600,21600" o:spt="202" path="m,l,21600r21600,l21600,xe">
                    <v:stroke joinstyle="miter"/>
                    <v:path gradientshapeok="t" o:connecttype="rect"/>
                  </v:shapetype>
                  <v:shape id="Text Box 20" o:spid="_x0000_s1042" type="#_x0000_t202" style="position:absolute;left:28369;top:46937;width:6298;height:8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NYysEA&#10;AADbAAAADwAAAGRycy9kb3ducmV2LnhtbERPPW/CMBDdK/U/WFepW3FIoaIpJkKISIyQsrCd4mvi&#10;Ep8j20DaX18PlRif3veyHG0vruSDcaxgOslAEDdOG24VHD+rlwWIEJE19o5JwQ8FKFePD0sstLvx&#10;ga51bEUK4VCggi7GoZAyNB1ZDBM3ECfuy3mLMUHfSu3xlsJtL/Mse5MWDaeGDgfadNSc64tVMPv+&#10;NfN9ZbYne6y22u/n76+bQannp3H9ASLSGO/if/dOK8jT+vQl/Q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szWMrBAAAA2wAAAA8AAAAAAAAAAAAAAAAAmAIAAGRycy9kb3du&#10;cmV2LnhtbFBLBQYAAAAABAAEAPUAAACGAwAAAAA=&#10;" filled="f" stroked="f">
                    <v:textbox style="mso-fit-shape-to-text:t" inset="2.53958mm,2.53958mm,2.53958mm,2.53958mm">
                      <w:txbxContent>
                        <w:p w14:paraId="72F43010" w14:textId="77777777" w:rsidR="000A6F87" w:rsidRDefault="000A6F87" w:rsidP="000A6F87">
                          <w:pPr>
                            <w:spacing w:before="0"/>
                            <w:textDirection w:val="btLr"/>
                          </w:pPr>
                          <w:r>
                            <w:rPr>
                              <w:rFonts w:ascii="Arial" w:eastAsia="Arial" w:hAnsi="Arial" w:cs="Arial"/>
                              <w:color w:val="000000"/>
                              <w:sz w:val="28"/>
                            </w:rPr>
                            <w:t>Web</w:t>
                          </w:r>
                        </w:p>
                      </w:txbxContent>
                    </v:textbox>
                  </v:shape>
                  <w10:anchorlock/>
                </v:group>
              </w:pict>
            </mc:Fallback>
          </mc:AlternateContent>
        </w:r>
      </w:ins>
    </w:p>
    <w:p w14:paraId="5F268526" w14:textId="77777777" w:rsidR="000A6F87" w:rsidRPr="000A6F87" w:rsidRDefault="000A6F87" w:rsidP="000A6F87">
      <w:pPr>
        <w:spacing w:before="240" w:after="240"/>
        <w:jc w:val="center"/>
        <w:rPr>
          <w:ins w:id="111" w:author="Rakesh" w:date="2022-12-08T14:11:00Z"/>
          <w:rFonts w:eastAsia="Times New Roman"/>
          <w:b/>
          <w:szCs w:val="24"/>
          <w:lang w:eastAsia="en-IN"/>
        </w:rPr>
      </w:pPr>
      <w:ins w:id="112" w:author="Rakesh" w:date="2022-12-08T14:11:00Z">
        <w:r w:rsidRPr="000A6F87">
          <w:rPr>
            <w:rFonts w:eastAsia="Times New Roman"/>
            <w:b/>
            <w:szCs w:val="24"/>
            <w:lang w:eastAsia="en-IN"/>
          </w:rPr>
          <w:t xml:space="preserve">       Fig. 1</w:t>
        </w:r>
      </w:ins>
    </w:p>
    <w:p w14:paraId="47C19D85" w14:textId="3DBE4F83" w:rsidR="003F7C7B" w:rsidRPr="00EB70E5" w:rsidRDefault="000A6F87">
      <w:pPr>
        <w:jc w:val="both"/>
        <w:rPr>
          <w:highlight w:val="yellow"/>
        </w:rPr>
        <w:pPrChange w:id="113" w:author="Rakesh" w:date="2022-12-08T14:22:00Z">
          <w:pPr/>
        </w:pPrChange>
      </w:pPr>
      <w:ins w:id="114" w:author="Rakesh" w:date="2022-12-08T14:11:00Z">
        <w:r w:rsidRPr="000A6F87">
          <w:rPr>
            <w:rFonts w:eastAsia="Times New Roman"/>
            <w:szCs w:val="24"/>
            <w:lang w:eastAsia="en-IN"/>
          </w:rPr>
          <w:br w:type="page"/>
        </w:r>
      </w:ins>
    </w:p>
    <w:p w14:paraId="5266183C" w14:textId="77777777" w:rsidR="004A79FA" w:rsidRPr="00DE2D8D" w:rsidRDefault="004A79FA" w:rsidP="004A79FA">
      <w:pPr>
        <w:pStyle w:val="Heading1"/>
        <w:rPr>
          <w:lang w:bidi="ar-DZ"/>
        </w:rPr>
      </w:pPr>
      <w:bookmarkStart w:id="115" w:name="_Toc111359583"/>
      <w:bookmarkStart w:id="116" w:name="_Toc121492000"/>
      <w:r w:rsidRPr="00E64BA1">
        <w:rPr>
          <w:lang w:bidi="ar-DZ"/>
        </w:rPr>
        <w:lastRenderedPageBreak/>
        <w:t>Converged access node requirements</w:t>
      </w:r>
      <w:bookmarkEnd w:id="115"/>
      <w:bookmarkEnd w:id="116"/>
    </w:p>
    <w:p w14:paraId="31BC8DEA" w14:textId="0B0090B0" w:rsidR="004A79FA" w:rsidRPr="000A6F87" w:rsidRDefault="004A79FA" w:rsidP="004A79FA">
      <w:pPr>
        <w:rPr>
          <w:ins w:id="117" w:author="Rakesh" w:date="2022-12-08T14:14:00Z"/>
          <w:rPrChange w:id="118" w:author="Rakesh" w:date="2022-12-08T14:22:00Z">
            <w:rPr>
              <w:ins w:id="119" w:author="Rakesh" w:date="2022-12-08T14:14:00Z"/>
              <w:highlight w:val="yellow"/>
            </w:rPr>
          </w:rPrChange>
        </w:rPr>
      </w:pPr>
      <w:r w:rsidRPr="00640D7B">
        <w:rPr>
          <w:highlight w:val="yellow"/>
        </w:rPr>
        <w:t xml:space="preserve">[Editor’s note: Text to be drafted – contributions encouraged.] </w:t>
      </w:r>
    </w:p>
    <w:p w14:paraId="39A26C38" w14:textId="77777777" w:rsidR="000A6F87" w:rsidRPr="000A6F87" w:rsidRDefault="000A6F87" w:rsidP="000A6F87">
      <w:pPr>
        <w:pStyle w:val="ListParagraph"/>
        <w:numPr>
          <w:ilvl w:val="0"/>
          <w:numId w:val="3"/>
        </w:numPr>
        <w:rPr>
          <w:ins w:id="120" w:author="Rakesh" w:date="2022-12-08T14:15:00Z"/>
          <w:b/>
          <w:bCs/>
          <w:rPrChange w:id="121" w:author="Rakesh" w:date="2022-12-08T14:22:00Z">
            <w:rPr>
              <w:ins w:id="122" w:author="Rakesh" w:date="2022-12-08T14:15:00Z"/>
            </w:rPr>
          </w:rPrChange>
        </w:rPr>
      </w:pPr>
      <w:ins w:id="123" w:author="Rakesh" w:date="2022-12-08T14:14:00Z">
        <w:r w:rsidRPr="000A6F87">
          <w:rPr>
            <w:rPrChange w:id="124" w:author="Rakesh" w:date="2022-12-08T14:22:00Z">
              <w:rPr>
                <w:highlight w:val="yellow"/>
              </w:rPr>
            </w:rPrChange>
          </w:rPr>
          <w:t xml:space="preserve"> </w:t>
        </w:r>
      </w:ins>
      <w:ins w:id="125" w:author="Rakesh" w:date="2022-12-08T14:15:00Z">
        <w:r w:rsidRPr="000A6F87">
          <w:rPr>
            <w:b/>
            <w:bCs/>
            <w:rPrChange w:id="126" w:author="Rakesh" w:date="2022-12-08T14:22:00Z">
              <w:rPr/>
            </w:rPrChange>
          </w:rPr>
          <w:t>IRD (Integrated Receiver Decoder):</w:t>
        </w:r>
      </w:ins>
    </w:p>
    <w:p w14:paraId="271E7D2F" w14:textId="30EAB611" w:rsidR="000A6F87" w:rsidRPr="000A6F87" w:rsidRDefault="000A6F87" w:rsidP="000A6F87">
      <w:pPr>
        <w:pStyle w:val="ListParagraph"/>
        <w:rPr>
          <w:ins w:id="127" w:author="Rakesh" w:date="2022-12-08T14:15:00Z"/>
        </w:rPr>
      </w:pPr>
      <w:ins w:id="128" w:author="Rakesh" w:date="2022-12-08T14:15:00Z">
        <w:r w:rsidRPr="000A6F87">
          <w:t>An IRD should be able to connect to cable or antenna feed. A dish antenna on the ground at the node location should receive the downlinked signals from the satellite signals. Terrestrial signals can similarly be received via a smaller antenna. An amplification device at the antenna should amplify and convert the signals to a suitable band before consumption by IRD devices for demodulation.</w:t>
        </w:r>
      </w:ins>
    </w:p>
    <w:p w14:paraId="375777E1" w14:textId="77777777" w:rsidR="000A6F87" w:rsidRPr="000A6F87" w:rsidRDefault="000A6F87">
      <w:pPr>
        <w:pStyle w:val="ListParagraph"/>
        <w:rPr>
          <w:ins w:id="129" w:author="Rakesh" w:date="2022-12-08T14:15:00Z"/>
        </w:rPr>
        <w:pPrChange w:id="130" w:author="Rakesh" w:date="2022-12-08T14:15:00Z">
          <w:pPr>
            <w:pStyle w:val="ListParagraph"/>
            <w:numPr>
              <w:numId w:val="3"/>
            </w:numPr>
            <w:ind w:hanging="360"/>
          </w:pPr>
        </w:pPrChange>
      </w:pPr>
    </w:p>
    <w:p w14:paraId="57B52992" w14:textId="225E2357" w:rsidR="000A6F87" w:rsidRPr="000A6F87" w:rsidRDefault="000A6F87" w:rsidP="000A6F87">
      <w:pPr>
        <w:pStyle w:val="ListParagraph"/>
        <w:rPr>
          <w:ins w:id="131" w:author="Rakesh" w:date="2022-12-08T14:15:00Z"/>
        </w:rPr>
      </w:pPr>
      <w:ins w:id="132" w:author="Rakesh" w:date="2022-12-08T14:15:00Z">
        <w:r w:rsidRPr="000A6F87">
          <w:t>An IRD should convert the signals to baseband signals containing multiple DTV or Radio channels. It should be noted that the IRD is usually tuned only for a particular frequency and can only receive a certain number of channels only. Hence multiple IRDs might be required.</w:t>
        </w:r>
      </w:ins>
    </w:p>
    <w:p w14:paraId="107E7D27" w14:textId="77777777" w:rsidR="000A6F87" w:rsidRPr="000A6F87" w:rsidRDefault="000A6F87">
      <w:pPr>
        <w:pStyle w:val="ListParagraph"/>
        <w:rPr>
          <w:ins w:id="133" w:author="Rakesh" w:date="2022-12-08T14:15:00Z"/>
        </w:rPr>
        <w:pPrChange w:id="134" w:author="Rakesh" w:date="2022-12-08T14:15:00Z">
          <w:pPr>
            <w:pStyle w:val="ListParagraph"/>
            <w:numPr>
              <w:numId w:val="3"/>
            </w:numPr>
            <w:ind w:hanging="360"/>
          </w:pPr>
        </w:pPrChange>
      </w:pPr>
    </w:p>
    <w:p w14:paraId="112C32C3" w14:textId="416540BD" w:rsidR="000A6F87" w:rsidRPr="000A6F87" w:rsidRDefault="000A6F87" w:rsidP="000A6F87">
      <w:pPr>
        <w:pStyle w:val="ListParagraph"/>
        <w:numPr>
          <w:ilvl w:val="0"/>
          <w:numId w:val="3"/>
        </w:numPr>
        <w:rPr>
          <w:ins w:id="135" w:author="Rakesh" w:date="2022-12-08T14:15:00Z"/>
          <w:b/>
          <w:rPrChange w:id="136" w:author="Rakesh" w:date="2022-12-08T14:22:00Z">
            <w:rPr>
              <w:ins w:id="137" w:author="Rakesh" w:date="2022-12-08T14:15:00Z"/>
              <w:b/>
              <w:highlight w:val="yellow"/>
            </w:rPr>
          </w:rPrChange>
        </w:rPr>
      </w:pPr>
      <w:ins w:id="138" w:author="Rakesh" w:date="2022-12-08T14:15:00Z">
        <w:r w:rsidRPr="000A6F87">
          <w:rPr>
            <w:rPrChange w:id="139" w:author="Rakesh" w:date="2022-12-08T14:22:00Z">
              <w:rPr>
                <w:highlight w:val="yellow"/>
              </w:rPr>
            </w:rPrChange>
          </w:rPr>
          <w:t xml:space="preserve"> </w:t>
        </w:r>
        <w:r w:rsidRPr="000A6F87">
          <w:rPr>
            <w:b/>
            <w:rPrChange w:id="140" w:author="Rakesh" w:date="2022-12-08T14:22:00Z">
              <w:rPr>
                <w:b/>
                <w:highlight w:val="yellow"/>
              </w:rPr>
            </w:rPrChange>
          </w:rPr>
          <w:t>Video and Media Server :</w:t>
        </w:r>
      </w:ins>
    </w:p>
    <w:p w14:paraId="647171BE" w14:textId="736AB302" w:rsidR="000A6F87" w:rsidRPr="000A6F87" w:rsidRDefault="000A6F87" w:rsidP="000A6F87">
      <w:pPr>
        <w:pStyle w:val="ListParagraph"/>
        <w:rPr>
          <w:ins w:id="141" w:author="Rakesh" w:date="2022-12-08T14:16:00Z"/>
          <w:b/>
          <w:rPrChange w:id="142" w:author="Rakesh" w:date="2022-12-08T14:22:00Z">
            <w:rPr>
              <w:ins w:id="143" w:author="Rakesh" w:date="2022-12-08T14:16:00Z"/>
              <w:b/>
              <w:highlight w:val="yellow"/>
            </w:rPr>
          </w:rPrChange>
        </w:rPr>
      </w:pPr>
    </w:p>
    <w:p w14:paraId="549082B2" w14:textId="77777777" w:rsidR="000A6F87" w:rsidRPr="000A6F87" w:rsidRDefault="000A6F87" w:rsidP="000A6F87">
      <w:pPr>
        <w:pStyle w:val="ListParagraph"/>
        <w:rPr>
          <w:ins w:id="144" w:author="Rakesh" w:date="2022-12-08T14:16:00Z"/>
          <w:bCs/>
          <w:rPrChange w:id="145" w:author="Rakesh" w:date="2022-12-08T14:22:00Z">
            <w:rPr>
              <w:ins w:id="146" w:author="Rakesh" w:date="2022-12-08T14:16:00Z"/>
              <w:b/>
            </w:rPr>
          </w:rPrChange>
        </w:rPr>
      </w:pPr>
      <w:ins w:id="147" w:author="Rakesh" w:date="2022-12-08T14:16:00Z">
        <w:r w:rsidRPr="000A6F87">
          <w:rPr>
            <w:bCs/>
            <w:rPrChange w:id="148" w:author="Rakesh" w:date="2022-12-08T14:22:00Z">
              <w:rPr>
                <w:b/>
              </w:rPr>
            </w:rPrChange>
          </w:rPr>
          <w:t>Streams generated by and IRD are not playable by any industry standard browser directly and would need encoding by a Video server block. Encoding details are discussed in point 9.</w:t>
        </w:r>
      </w:ins>
    </w:p>
    <w:p w14:paraId="46F2C4EC" w14:textId="77777777" w:rsidR="000A6F87" w:rsidRPr="000A6F87" w:rsidRDefault="000A6F87" w:rsidP="000A6F87">
      <w:pPr>
        <w:pStyle w:val="ListParagraph"/>
        <w:rPr>
          <w:ins w:id="149" w:author="Rakesh" w:date="2022-12-08T14:16:00Z"/>
          <w:bCs/>
          <w:rPrChange w:id="150" w:author="Rakesh" w:date="2022-12-08T14:22:00Z">
            <w:rPr>
              <w:ins w:id="151" w:author="Rakesh" w:date="2022-12-08T14:16:00Z"/>
              <w:b/>
            </w:rPr>
          </w:rPrChange>
        </w:rPr>
      </w:pPr>
      <w:ins w:id="152" w:author="Rakesh" w:date="2022-12-08T14:16:00Z">
        <w:r w:rsidRPr="000A6F87">
          <w:rPr>
            <w:bCs/>
            <w:rPrChange w:id="153" w:author="Rakesh" w:date="2022-12-08T14:22:00Z">
              <w:rPr>
                <w:b/>
              </w:rPr>
            </w:rPrChange>
          </w:rPr>
          <w:t>Also, it should be ensured that the audio/video content is consumed by the end user without having to rely on any kind of specialized software or plugin. Having to install third party plugins or players is not only an inconvenience but also a risk factor for the user.</w:t>
        </w:r>
      </w:ins>
    </w:p>
    <w:p w14:paraId="6A797EE7" w14:textId="77777777" w:rsidR="000A6F87" w:rsidRPr="000A6F87" w:rsidRDefault="000A6F87" w:rsidP="000A6F87">
      <w:pPr>
        <w:pStyle w:val="ListParagraph"/>
        <w:rPr>
          <w:ins w:id="154" w:author="Rakesh" w:date="2022-12-08T14:16:00Z"/>
          <w:bCs/>
          <w:rPrChange w:id="155" w:author="Rakesh" w:date="2022-12-08T14:22:00Z">
            <w:rPr>
              <w:ins w:id="156" w:author="Rakesh" w:date="2022-12-08T14:16:00Z"/>
              <w:b/>
            </w:rPr>
          </w:rPrChange>
        </w:rPr>
      </w:pPr>
      <w:ins w:id="157" w:author="Rakesh" w:date="2022-12-08T14:16:00Z">
        <w:r w:rsidRPr="000A6F87">
          <w:rPr>
            <w:bCs/>
            <w:rPrChange w:id="158" w:author="Rakesh" w:date="2022-12-08T14:22:00Z">
              <w:rPr>
                <w:b/>
              </w:rPr>
            </w:rPrChange>
          </w:rPr>
          <w:t xml:space="preserve"> </w:t>
        </w:r>
      </w:ins>
    </w:p>
    <w:p w14:paraId="46C71D7E" w14:textId="73711057" w:rsidR="000A6F87" w:rsidRPr="000A6F87" w:rsidRDefault="000A6F87" w:rsidP="000A6F87">
      <w:pPr>
        <w:pStyle w:val="ListParagraph"/>
        <w:rPr>
          <w:ins w:id="159" w:author="Rakesh" w:date="2022-12-08T14:15:00Z"/>
          <w:bCs/>
          <w:rPrChange w:id="160" w:author="Rakesh" w:date="2022-12-08T14:22:00Z">
            <w:rPr>
              <w:ins w:id="161" w:author="Rakesh" w:date="2022-12-08T14:15:00Z"/>
              <w:b/>
              <w:highlight w:val="yellow"/>
            </w:rPr>
          </w:rPrChange>
        </w:rPr>
      </w:pPr>
      <w:ins w:id="162" w:author="Rakesh" w:date="2022-12-08T14:16:00Z">
        <w:r w:rsidRPr="000A6F87">
          <w:rPr>
            <w:bCs/>
            <w:rPrChange w:id="163" w:author="Rakesh" w:date="2022-12-08T14:22:00Z">
              <w:rPr>
                <w:b/>
              </w:rPr>
            </w:rPrChange>
          </w:rPr>
          <w:t>The Video Server block should be able to solve the above problem by transcoding the UDP stream into a form ingestible by Media server. The Media server further converts this stream into files which can be hosted over the web and played by in a web browser.</w:t>
        </w:r>
      </w:ins>
    </w:p>
    <w:p w14:paraId="27B94D05" w14:textId="77777777" w:rsidR="000A6F87" w:rsidRPr="000A6F87" w:rsidRDefault="000A6F87">
      <w:pPr>
        <w:pStyle w:val="ListParagraph"/>
        <w:rPr>
          <w:ins w:id="164" w:author="Rakesh" w:date="2022-12-08T14:15:00Z"/>
          <w:b/>
          <w:rPrChange w:id="165" w:author="Rakesh" w:date="2022-12-08T14:22:00Z">
            <w:rPr>
              <w:ins w:id="166" w:author="Rakesh" w:date="2022-12-08T14:15:00Z"/>
              <w:b/>
              <w:highlight w:val="yellow"/>
            </w:rPr>
          </w:rPrChange>
        </w:rPr>
        <w:pPrChange w:id="167" w:author="Rakesh" w:date="2022-12-08T14:15:00Z">
          <w:pPr>
            <w:pStyle w:val="ListParagraph"/>
            <w:numPr>
              <w:numId w:val="3"/>
            </w:numPr>
            <w:ind w:hanging="360"/>
          </w:pPr>
        </w:pPrChange>
      </w:pPr>
    </w:p>
    <w:p w14:paraId="2B2C39CD" w14:textId="586BCD18" w:rsidR="000A6F87" w:rsidRPr="000A6F87" w:rsidRDefault="000A6F87" w:rsidP="000A6F87">
      <w:pPr>
        <w:pStyle w:val="ListParagraph"/>
        <w:numPr>
          <w:ilvl w:val="0"/>
          <w:numId w:val="3"/>
        </w:numPr>
        <w:rPr>
          <w:ins w:id="168" w:author="Rakesh" w:date="2022-12-08T14:16:00Z"/>
          <w:b/>
          <w:bCs/>
          <w:rPrChange w:id="169" w:author="Rakesh" w:date="2022-12-08T14:22:00Z">
            <w:rPr>
              <w:ins w:id="170" w:author="Rakesh" w:date="2022-12-08T14:16:00Z"/>
            </w:rPr>
          </w:rPrChange>
        </w:rPr>
      </w:pPr>
      <w:ins w:id="171" w:author="Rakesh" w:date="2022-12-08T14:16:00Z">
        <w:r w:rsidRPr="000A6F87">
          <w:rPr>
            <w:rPrChange w:id="172" w:author="Rakesh" w:date="2022-12-08T14:22:00Z">
              <w:rPr>
                <w:highlight w:val="yellow"/>
              </w:rPr>
            </w:rPrChange>
          </w:rPr>
          <w:t xml:space="preserve"> </w:t>
        </w:r>
        <w:r w:rsidRPr="000A6F87">
          <w:rPr>
            <w:b/>
            <w:bCs/>
            <w:rPrChange w:id="173" w:author="Rakesh" w:date="2022-12-08T14:22:00Z">
              <w:rPr/>
            </w:rPrChange>
          </w:rPr>
          <w:t>Web Server:</w:t>
        </w:r>
      </w:ins>
    </w:p>
    <w:p w14:paraId="3AA8075C" w14:textId="02CDF075" w:rsidR="000A6F87" w:rsidRPr="000A6F87" w:rsidRDefault="000A6F87" w:rsidP="000A6F87">
      <w:pPr>
        <w:pStyle w:val="ListParagraph"/>
        <w:rPr>
          <w:ins w:id="174" w:author="Rakesh" w:date="2022-12-08T14:16:00Z"/>
        </w:rPr>
      </w:pPr>
    </w:p>
    <w:p w14:paraId="44B19368" w14:textId="2031BA43" w:rsidR="000A6F87" w:rsidRPr="000A6F87" w:rsidRDefault="000A6F87" w:rsidP="000A6F87">
      <w:pPr>
        <w:pStyle w:val="ListParagraph"/>
        <w:rPr>
          <w:ins w:id="175" w:author="Rakesh" w:date="2022-12-08T14:17:00Z"/>
        </w:rPr>
      </w:pPr>
      <w:ins w:id="176" w:author="Rakesh" w:date="2022-12-08T14:17:00Z">
        <w:r w:rsidRPr="000A6F87">
          <w:t>The function of a web server can be two-fold:</w:t>
        </w:r>
      </w:ins>
    </w:p>
    <w:p w14:paraId="2EC37236" w14:textId="77777777" w:rsidR="000A6F87" w:rsidRPr="000A6F87" w:rsidRDefault="000A6F87" w:rsidP="000A6F87">
      <w:pPr>
        <w:pStyle w:val="ListParagraph"/>
        <w:rPr>
          <w:ins w:id="177" w:author="Rakesh" w:date="2022-12-08T14:17:00Z"/>
        </w:rPr>
      </w:pPr>
    </w:p>
    <w:p w14:paraId="6B70CC6D" w14:textId="06E2351F" w:rsidR="000A6F87" w:rsidRPr="000A6F87" w:rsidRDefault="000A6F87" w:rsidP="000A6F87">
      <w:pPr>
        <w:pStyle w:val="ListParagraph"/>
        <w:rPr>
          <w:ins w:id="178" w:author="Rakesh" w:date="2022-12-08T14:17:00Z"/>
        </w:rPr>
      </w:pPr>
      <w:ins w:id="179" w:author="Rakesh" w:date="2022-12-08T14:17:00Z">
        <w:r w:rsidRPr="000A6F87">
          <w:t>a.       To act as an HTML/Web server for serving the audio/video content generated in previous step to the end-users’ browser &amp;</w:t>
        </w:r>
      </w:ins>
    </w:p>
    <w:p w14:paraId="2F1C9252" w14:textId="77777777" w:rsidR="000A6F87" w:rsidRPr="000A6F87" w:rsidRDefault="000A6F87" w:rsidP="000A6F87">
      <w:pPr>
        <w:pStyle w:val="ListParagraph"/>
        <w:rPr>
          <w:ins w:id="180" w:author="Rakesh" w:date="2022-12-08T14:17:00Z"/>
        </w:rPr>
      </w:pPr>
    </w:p>
    <w:p w14:paraId="615F7505" w14:textId="06A751C0" w:rsidR="000A6F87" w:rsidRPr="000A6F87" w:rsidRDefault="000A6F87" w:rsidP="000A6F87">
      <w:pPr>
        <w:pStyle w:val="ListParagraph"/>
        <w:rPr>
          <w:ins w:id="181" w:author="Rakesh" w:date="2022-12-08T14:17:00Z"/>
        </w:rPr>
      </w:pPr>
      <w:ins w:id="182" w:author="Rakesh" w:date="2022-12-08T14:17:00Z">
        <w:r w:rsidRPr="000A6F87">
          <w:t>b.       To learn from the user viewership statistics and come up with a list of the number of channels as the most watched/desired channels.</w:t>
        </w:r>
      </w:ins>
    </w:p>
    <w:p w14:paraId="5BF7F489" w14:textId="77777777" w:rsidR="000A6F87" w:rsidRPr="000A6F87" w:rsidRDefault="000A6F87" w:rsidP="000A6F87">
      <w:pPr>
        <w:pStyle w:val="ListParagraph"/>
        <w:rPr>
          <w:ins w:id="183" w:author="Rakesh" w:date="2022-12-08T14:17:00Z"/>
        </w:rPr>
      </w:pPr>
    </w:p>
    <w:p w14:paraId="261931BC" w14:textId="77777777" w:rsidR="000A6F87" w:rsidRPr="000A6F87" w:rsidRDefault="000A6F87" w:rsidP="000A6F87">
      <w:pPr>
        <w:pStyle w:val="ListParagraph"/>
        <w:rPr>
          <w:ins w:id="184" w:author="Rakesh" w:date="2022-12-08T14:17:00Z"/>
        </w:rPr>
      </w:pPr>
      <w:ins w:id="185" w:author="Rakesh" w:date="2022-12-08T14:17:00Z">
        <w:r w:rsidRPr="000A6F87">
          <w:t>The channels are thus selectively streamed initially for a period of time followed by a self-learning algorithm which determines the most desired/watched channels at a given location. After the algorithm converges to a decisive list over the time, the channels are finalized.</w:t>
        </w:r>
      </w:ins>
    </w:p>
    <w:p w14:paraId="69725F3E" w14:textId="5FEA2511" w:rsidR="000A6F87" w:rsidRPr="000A6F87" w:rsidRDefault="000A6F87" w:rsidP="000A6F87">
      <w:pPr>
        <w:pStyle w:val="ListParagraph"/>
        <w:rPr>
          <w:ins w:id="186" w:author="Rakesh" w:date="2022-12-08T14:16:00Z"/>
        </w:rPr>
      </w:pPr>
      <w:ins w:id="187" w:author="Rakesh" w:date="2022-12-08T14:17:00Z">
        <w:r w:rsidRPr="000A6F87">
          <w:t>This brings down the cost terms of reliance on the number of demodulating devices. As conveyed in the “IRD” section, the number of such devices can ideally be a lot but the same is not desired and that purpose is solved by the algorithm inside the web server business logic layer.</w:t>
        </w:r>
      </w:ins>
    </w:p>
    <w:p w14:paraId="4A9BBE1A" w14:textId="77777777" w:rsidR="000A6F87" w:rsidRPr="000A6F87" w:rsidRDefault="000A6F87">
      <w:pPr>
        <w:pStyle w:val="ListParagraph"/>
        <w:rPr>
          <w:ins w:id="188" w:author="Rakesh" w:date="2022-12-08T14:16:00Z"/>
        </w:rPr>
        <w:pPrChange w:id="189" w:author="Rakesh" w:date="2022-12-08T14:16:00Z">
          <w:pPr>
            <w:pStyle w:val="ListParagraph"/>
            <w:numPr>
              <w:numId w:val="3"/>
            </w:numPr>
            <w:ind w:hanging="360"/>
          </w:pPr>
        </w:pPrChange>
      </w:pPr>
    </w:p>
    <w:p w14:paraId="2FBB6A62" w14:textId="3C2071D2" w:rsidR="000A6F87" w:rsidRPr="000A6F87" w:rsidRDefault="000A6F87" w:rsidP="000A6F87">
      <w:pPr>
        <w:pStyle w:val="ListParagraph"/>
        <w:numPr>
          <w:ilvl w:val="0"/>
          <w:numId w:val="3"/>
        </w:numPr>
        <w:rPr>
          <w:ins w:id="190" w:author="Rakesh" w:date="2022-12-08T14:17:00Z"/>
          <w:b/>
          <w:bCs/>
          <w:rPrChange w:id="191" w:author="Rakesh" w:date="2022-12-08T14:22:00Z">
            <w:rPr>
              <w:ins w:id="192" w:author="Rakesh" w:date="2022-12-08T14:17:00Z"/>
            </w:rPr>
          </w:rPrChange>
        </w:rPr>
      </w:pPr>
      <w:ins w:id="193" w:author="Rakesh" w:date="2022-12-08T14:17:00Z">
        <w:r w:rsidRPr="000A6F87">
          <w:rPr>
            <w:rPrChange w:id="194" w:author="Rakesh" w:date="2022-12-08T14:22:00Z">
              <w:rPr>
                <w:highlight w:val="yellow"/>
              </w:rPr>
            </w:rPrChange>
          </w:rPr>
          <w:t xml:space="preserve"> </w:t>
        </w:r>
        <w:r w:rsidRPr="000A6F87">
          <w:rPr>
            <w:b/>
            <w:bCs/>
            <w:rPrChange w:id="195" w:author="Rakesh" w:date="2022-12-08T14:22:00Z">
              <w:rPr/>
            </w:rPrChange>
          </w:rPr>
          <w:t>End-User Browser:</w:t>
        </w:r>
      </w:ins>
    </w:p>
    <w:p w14:paraId="5E2448B3" w14:textId="7577DF47" w:rsidR="000A6F87" w:rsidRPr="000A6F87" w:rsidRDefault="000A6F87" w:rsidP="000A6F87">
      <w:pPr>
        <w:pStyle w:val="ListParagraph"/>
        <w:rPr>
          <w:ins w:id="196" w:author="Rakesh" w:date="2022-12-08T14:17:00Z"/>
        </w:rPr>
      </w:pPr>
      <w:ins w:id="197" w:author="Rakesh" w:date="2022-12-08T14:17:00Z">
        <w:r w:rsidRPr="000A6F87">
          <w:t>The smartphone/laptop/tab user should be able to consume the content without having to install any special app or plugin.</w:t>
        </w:r>
      </w:ins>
    </w:p>
    <w:p w14:paraId="12BD8C53" w14:textId="77777777" w:rsidR="000A6F87" w:rsidRPr="000A6F87" w:rsidRDefault="000A6F87" w:rsidP="000A6F87">
      <w:pPr>
        <w:pStyle w:val="ListParagraph"/>
        <w:rPr>
          <w:ins w:id="198" w:author="Rakesh" w:date="2022-12-08T14:17:00Z"/>
        </w:rPr>
      </w:pPr>
    </w:p>
    <w:p w14:paraId="43BB5BD5" w14:textId="3105DA43" w:rsidR="000A6F87" w:rsidRDefault="000A6F87" w:rsidP="000A6F87">
      <w:pPr>
        <w:pStyle w:val="ListParagraph"/>
        <w:rPr>
          <w:ins w:id="199" w:author="Rakesh" w:date="2022-12-08T14:17:00Z"/>
        </w:rPr>
      </w:pPr>
      <w:ins w:id="200" w:author="Rakesh" w:date="2022-12-08T14:17:00Z">
        <w:r w:rsidRPr="000A6F87">
          <w:t>After connecting to the wifi, the user would access the web portal using an appropriate link. User should be able to navigate through the content served by algorithm in the previous step easily. The user shall be able to play the content of the served channels directly in the browser window.</w:t>
        </w:r>
      </w:ins>
    </w:p>
    <w:p w14:paraId="299D14DD" w14:textId="77777777" w:rsidR="004A79FA" w:rsidRPr="00DE2D8D" w:rsidRDefault="004A79FA" w:rsidP="004A79FA">
      <w:pPr>
        <w:pStyle w:val="Heading1"/>
        <w:rPr>
          <w:lang w:bidi="ar-DZ"/>
        </w:rPr>
      </w:pPr>
      <w:bookmarkStart w:id="201" w:name="_Toc111359584"/>
      <w:bookmarkStart w:id="202" w:name="_Toc121492001"/>
      <w:r w:rsidRPr="00E64BA1">
        <w:rPr>
          <w:lang w:bidi="ar-DZ"/>
        </w:rPr>
        <w:lastRenderedPageBreak/>
        <w:t>Transcoding requirements</w:t>
      </w:r>
      <w:bookmarkEnd w:id="201"/>
      <w:bookmarkEnd w:id="202"/>
    </w:p>
    <w:p w14:paraId="0A36275F" w14:textId="77777777" w:rsidR="004A79FA" w:rsidRDefault="004A79FA" w:rsidP="004A79FA">
      <w:pPr>
        <w:rPr>
          <w:highlight w:val="yellow"/>
        </w:rPr>
      </w:pPr>
      <w:r w:rsidRPr="00640D7B">
        <w:rPr>
          <w:highlight w:val="yellow"/>
        </w:rPr>
        <w:t xml:space="preserve">[Editor’s note: Text to be drafted – contributions encouraged.] </w:t>
      </w:r>
    </w:p>
    <w:p w14:paraId="56ACDDCD" w14:textId="4EA00455" w:rsidR="00A03FBD" w:rsidRPr="00487756" w:rsidRDefault="00A03FBD" w:rsidP="00A30CB7">
      <w:pPr>
        <w:jc w:val="both"/>
        <w:rPr>
          <w:color w:val="C0504D" w:themeColor="accent2"/>
          <w:highlight w:val="yellow"/>
          <w:rPrChange w:id="203" w:author="pallab" w:date="2023-04-17T09:23:00Z">
            <w:rPr>
              <w:highlight w:val="yellow"/>
            </w:rPr>
          </w:rPrChange>
        </w:rPr>
      </w:pPr>
      <w:r w:rsidRPr="00487756">
        <w:rPr>
          <w:color w:val="C0504D" w:themeColor="accent2"/>
          <w:w w:val="96"/>
          <w:rPrChange w:id="204" w:author="pallab" w:date="2023-04-17T09:23:00Z">
            <w:rPr>
              <w:w w:val="96"/>
            </w:rPr>
          </w:rPrChange>
        </w:rPr>
        <w:t xml:space="preserve">The video codecs such as MPEG-2, H.264/AVC, and H.265/HEVC etc. and audio </w:t>
      </w:r>
      <w:r w:rsidRPr="00487756">
        <w:rPr>
          <w:bCs/>
          <w:color w:val="C0504D" w:themeColor="accent2"/>
          <w:w w:val="96"/>
          <w:rPrChange w:id="205" w:author="pallab" w:date="2023-04-17T09:23:00Z">
            <w:rPr>
              <w:bCs/>
              <w:w w:val="96"/>
            </w:rPr>
          </w:rPrChange>
        </w:rPr>
        <w:t>codecs</w:t>
      </w:r>
      <w:r w:rsidRPr="00487756">
        <w:rPr>
          <w:color w:val="C0504D" w:themeColor="accent2"/>
          <w:w w:val="96"/>
          <w:rPrChange w:id="206" w:author="pallab" w:date="2023-04-17T09:23:00Z">
            <w:rPr>
              <w:w w:val="96"/>
            </w:rPr>
          </w:rPrChange>
        </w:rPr>
        <w:t xml:space="preserve"> such as </w:t>
      </w:r>
      <w:r w:rsidR="00861AFF" w:rsidRPr="00487756">
        <w:rPr>
          <w:color w:val="C0504D" w:themeColor="accent2"/>
          <w:w w:val="96"/>
          <w:rPrChange w:id="207" w:author="pallab" w:date="2023-04-17T09:23:00Z">
            <w:rPr>
              <w:w w:val="96"/>
            </w:rPr>
          </w:rPrChange>
        </w:rPr>
        <w:t>M</w:t>
      </w:r>
      <w:r w:rsidRPr="00487756">
        <w:rPr>
          <w:color w:val="C0504D" w:themeColor="accent2"/>
          <w:w w:val="96"/>
          <w:rPrChange w:id="208" w:author="pallab" w:date="2023-04-17T09:23:00Z">
            <w:rPr>
              <w:w w:val="96"/>
            </w:rPr>
          </w:rPrChange>
        </w:rPr>
        <w:t>PEG-1 audio, mp3, AAC and AC3 etc</w:t>
      </w:r>
      <w:r w:rsidR="00861AFF" w:rsidRPr="00487756">
        <w:rPr>
          <w:color w:val="C0504D" w:themeColor="accent2"/>
          <w:w w:val="96"/>
          <w:rPrChange w:id="209" w:author="pallab" w:date="2023-04-17T09:23:00Z">
            <w:rPr>
              <w:w w:val="96"/>
            </w:rPr>
          </w:rPrChange>
        </w:rPr>
        <w:t>.</w:t>
      </w:r>
      <w:r w:rsidRPr="00487756">
        <w:rPr>
          <w:color w:val="C0504D" w:themeColor="accent2"/>
          <w:w w:val="96"/>
          <w:rPrChange w:id="210" w:author="pallab" w:date="2023-04-17T09:23:00Z">
            <w:rPr>
              <w:w w:val="96"/>
            </w:rPr>
          </w:rPrChange>
        </w:rPr>
        <w:t xml:space="preserve"> are widely used codecs</w:t>
      </w:r>
      <w:r w:rsidR="00362168" w:rsidRPr="00487756">
        <w:rPr>
          <w:color w:val="C0504D" w:themeColor="accent2"/>
          <w:w w:val="96"/>
          <w:rPrChange w:id="211" w:author="pallab" w:date="2023-04-17T09:23:00Z">
            <w:rPr>
              <w:w w:val="96"/>
            </w:rPr>
          </w:rPrChange>
        </w:rPr>
        <w:t xml:space="preserve"> in input </w:t>
      </w:r>
      <w:r w:rsidR="00A63EF2" w:rsidRPr="00487756">
        <w:rPr>
          <w:color w:val="C0504D" w:themeColor="accent2"/>
          <w:w w:val="96"/>
          <w:rPrChange w:id="212" w:author="pallab" w:date="2023-04-17T09:23:00Z">
            <w:rPr>
              <w:w w:val="96"/>
            </w:rPr>
          </w:rPrChange>
        </w:rPr>
        <w:t xml:space="preserve">MPTS </w:t>
      </w:r>
      <w:r w:rsidR="00362168" w:rsidRPr="00487756">
        <w:rPr>
          <w:color w:val="C0504D" w:themeColor="accent2"/>
          <w:w w:val="96"/>
          <w:rPrChange w:id="213" w:author="pallab" w:date="2023-04-17T09:23:00Z">
            <w:rPr>
              <w:w w:val="96"/>
            </w:rPr>
          </w:rPrChange>
        </w:rPr>
        <w:t>streams.</w:t>
      </w:r>
      <w:r w:rsidR="00861AFF" w:rsidRPr="00487756">
        <w:rPr>
          <w:color w:val="C0504D" w:themeColor="accent2"/>
          <w:w w:val="96"/>
          <w:rPrChange w:id="214" w:author="pallab" w:date="2023-04-17T09:23:00Z">
            <w:rPr>
              <w:w w:val="96"/>
            </w:rPr>
          </w:rPrChange>
        </w:rPr>
        <w:t xml:space="preserve"> Other codecs for input may also be supported.</w:t>
      </w:r>
    </w:p>
    <w:p w14:paraId="1E3A89BC" w14:textId="3FADF9B2" w:rsidR="00861AFF" w:rsidRPr="00487756" w:rsidRDefault="00861AFF" w:rsidP="00A30CB7">
      <w:pPr>
        <w:jc w:val="both"/>
        <w:rPr>
          <w:color w:val="C0504D" w:themeColor="accent2"/>
          <w:w w:val="96"/>
          <w:rPrChange w:id="215" w:author="pallab" w:date="2023-04-17T09:23:00Z">
            <w:rPr>
              <w:w w:val="96"/>
            </w:rPr>
          </w:rPrChange>
        </w:rPr>
      </w:pPr>
      <w:r w:rsidRPr="00487756">
        <w:rPr>
          <w:color w:val="C0504D" w:themeColor="accent2"/>
          <w:w w:val="96"/>
          <w:rPrChange w:id="216" w:author="pallab" w:date="2023-04-17T09:23:00Z">
            <w:rPr>
              <w:w w:val="96"/>
            </w:rPr>
          </w:rPrChange>
        </w:rPr>
        <w:t>Video Server shall support</w:t>
      </w:r>
      <w:r w:rsidR="00A63EF2" w:rsidRPr="00487756">
        <w:rPr>
          <w:color w:val="C0504D" w:themeColor="accent2"/>
          <w:w w:val="96"/>
          <w:rPrChange w:id="217" w:author="pallab" w:date="2023-04-17T09:23:00Z">
            <w:rPr>
              <w:w w:val="96"/>
            </w:rPr>
          </w:rPrChange>
        </w:rPr>
        <w:t xml:space="preserve"> de-multiplexing and</w:t>
      </w:r>
      <w:r w:rsidRPr="00487756">
        <w:rPr>
          <w:color w:val="C0504D" w:themeColor="accent2"/>
          <w:w w:val="96"/>
          <w:rPrChange w:id="218" w:author="pallab" w:date="2023-04-17T09:23:00Z">
            <w:rPr>
              <w:w w:val="96"/>
            </w:rPr>
          </w:rPrChange>
        </w:rPr>
        <w:t xml:space="preserve"> transcoding of </w:t>
      </w:r>
      <w:r w:rsidR="00A63EF2" w:rsidRPr="00487756">
        <w:rPr>
          <w:color w:val="C0504D" w:themeColor="accent2"/>
          <w:w w:val="96"/>
          <w:rPrChange w:id="219" w:author="pallab" w:date="2023-04-17T09:23:00Z">
            <w:rPr>
              <w:w w:val="96"/>
            </w:rPr>
          </w:rPrChange>
        </w:rPr>
        <w:t>individual SPTS</w:t>
      </w:r>
      <w:r w:rsidRPr="00487756">
        <w:rPr>
          <w:color w:val="C0504D" w:themeColor="accent2"/>
          <w:w w:val="96"/>
          <w:rPrChange w:id="220" w:author="pallab" w:date="2023-04-17T09:23:00Z">
            <w:rPr>
              <w:w w:val="96"/>
            </w:rPr>
          </w:rPrChange>
        </w:rPr>
        <w:t xml:space="preserve"> streams to</w:t>
      </w:r>
      <w:r w:rsidR="001E7CAE" w:rsidRPr="00487756">
        <w:rPr>
          <w:color w:val="C0504D" w:themeColor="accent2"/>
          <w:w w:val="96"/>
          <w:rPrChange w:id="221" w:author="pallab" w:date="2023-04-17T09:23:00Z">
            <w:rPr>
              <w:w w:val="96"/>
            </w:rPr>
          </w:rPrChange>
        </w:rPr>
        <w:t xml:space="preserve"> H.264</w:t>
      </w:r>
      <w:r w:rsidR="00362168" w:rsidRPr="00487756">
        <w:rPr>
          <w:color w:val="C0504D" w:themeColor="accent2"/>
          <w:w w:val="96"/>
          <w:rPrChange w:id="222" w:author="pallab" w:date="2023-04-17T09:23:00Z">
            <w:rPr>
              <w:w w:val="96"/>
            </w:rPr>
          </w:rPrChange>
        </w:rPr>
        <w:t>, H.265</w:t>
      </w:r>
      <w:r w:rsidR="001E7CAE" w:rsidRPr="00487756">
        <w:rPr>
          <w:color w:val="C0504D" w:themeColor="accent2"/>
          <w:w w:val="96"/>
          <w:rPrChange w:id="223" w:author="pallab" w:date="2023-04-17T09:23:00Z">
            <w:rPr>
              <w:w w:val="96"/>
            </w:rPr>
          </w:rPrChange>
        </w:rPr>
        <w:t xml:space="preserve"> video codec</w:t>
      </w:r>
      <w:r w:rsidR="00362168" w:rsidRPr="00487756">
        <w:rPr>
          <w:color w:val="C0504D" w:themeColor="accent2"/>
          <w:w w:val="96"/>
          <w:rPrChange w:id="224" w:author="pallab" w:date="2023-04-17T09:23:00Z">
            <w:rPr>
              <w:w w:val="96"/>
            </w:rPr>
          </w:rPrChange>
        </w:rPr>
        <w:t>s</w:t>
      </w:r>
      <w:r w:rsidR="001E7CAE" w:rsidRPr="00487756">
        <w:rPr>
          <w:color w:val="C0504D" w:themeColor="accent2"/>
          <w:w w:val="96"/>
          <w:rPrChange w:id="225" w:author="pallab" w:date="2023-04-17T09:23:00Z">
            <w:rPr>
              <w:w w:val="96"/>
            </w:rPr>
          </w:rPrChange>
        </w:rPr>
        <w:t xml:space="preserve"> and AAC audio</w:t>
      </w:r>
      <w:r w:rsidR="00362168" w:rsidRPr="00487756">
        <w:rPr>
          <w:color w:val="C0504D" w:themeColor="accent2"/>
          <w:w w:val="96"/>
          <w:rPrChange w:id="226" w:author="pallab" w:date="2023-04-17T09:23:00Z">
            <w:rPr>
              <w:w w:val="96"/>
            </w:rPr>
          </w:rPrChange>
        </w:rPr>
        <w:t xml:space="preserve"> codecs</w:t>
      </w:r>
      <w:r w:rsidR="001E7CAE" w:rsidRPr="00487756">
        <w:rPr>
          <w:color w:val="C0504D" w:themeColor="accent2"/>
          <w:w w:val="96"/>
          <w:rPrChange w:id="227" w:author="pallab" w:date="2023-04-17T09:23:00Z">
            <w:rPr>
              <w:w w:val="96"/>
            </w:rPr>
          </w:rPrChange>
        </w:rPr>
        <w:t>.</w:t>
      </w:r>
      <w:r w:rsidR="00A63EF2" w:rsidRPr="00487756">
        <w:rPr>
          <w:color w:val="C0504D" w:themeColor="accent2"/>
          <w:w w:val="96"/>
          <w:rPrChange w:id="228" w:author="pallab" w:date="2023-04-17T09:23:00Z">
            <w:rPr>
              <w:w w:val="96"/>
            </w:rPr>
          </w:rPrChange>
        </w:rPr>
        <w:t xml:space="preserve"> </w:t>
      </w:r>
      <w:r w:rsidRPr="00487756">
        <w:rPr>
          <w:color w:val="C0504D" w:themeColor="accent2"/>
          <w:w w:val="96"/>
          <w:rPrChange w:id="229" w:author="pallab" w:date="2023-04-17T09:23:00Z">
            <w:rPr>
              <w:w w:val="96"/>
            </w:rPr>
          </w:rPrChange>
        </w:rPr>
        <w:t xml:space="preserve">The transcoded streams may </w:t>
      </w:r>
      <w:r w:rsidR="00A63EF2" w:rsidRPr="00487756">
        <w:rPr>
          <w:color w:val="C0504D" w:themeColor="accent2"/>
          <w:w w:val="96"/>
          <w:rPrChange w:id="230" w:author="pallab" w:date="2023-04-17T09:23:00Z">
            <w:rPr>
              <w:w w:val="96"/>
            </w:rPr>
          </w:rPrChange>
        </w:rPr>
        <w:t xml:space="preserve">further </w:t>
      </w:r>
      <w:r w:rsidRPr="00487756">
        <w:rPr>
          <w:color w:val="C0504D" w:themeColor="accent2"/>
          <w:w w:val="96"/>
          <w:rPrChange w:id="231" w:author="pallab" w:date="2023-04-17T09:23:00Z">
            <w:rPr>
              <w:w w:val="96"/>
            </w:rPr>
          </w:rPrChange>
        </w:rPr>
        <w:t>be ingested by Media Server block for streaming using DASH/HLS protocols.</w:t>
      </w:r>
    </w:p>
    <w:p w14:paraId="5A912D1E" w14:textId="33D42007" w:rsidR="004A79FA" w:rsidRPr="00DE2D8D" w:rsidDel="00CC3A2B" w:rsidRDefault="004A79FA" w:rsidP="004A79FA">
      <w:pPr>
        <w:pStyle w:val="Heading1"/>
        <w:rPr>
          <w:del w:id="232" w:author="pallab" w:date="2023-04-17T09:25:00Z"/>
          <w:lang w:bidi="ar-DZ"/>
        </w:rPr>
      </w:pPr>
      <w:bookmarkStart w:id="233" w:name="_Toc111359585"/>
      <w:bookmarkStart w:id="234" w:name="_Toc121492002"/>
      <w:del w:id="235" w:author="pallab" w:date="2023-04-17T09:25:00Z">
        <w:r w:rsidRPr="00E64BA1" w:rsidDel="00CC3A2B">
          <w:rPr>
            <w:lang w:bidi="ar-DZ"/>
          </w:rPr>
          <w:delText>Requirements to meet regulatory</w:delText>
        </w:r>
        <w:r w:rsidDel="00CC3A2B">
          <w:rPr>
            <w:lang w:bidi="ar-DZ"/>
          </w:rPr>
          <w:delText xml:space="preserve"> compliance for encrypted channels</w:delText>
        </w:r>
        <w:bookmarkEnd w:id="233"/>
        <w:bookmarkEnd w:id="234"/>
      </w:del>
    </w:p>
    <w:p w14:paraId="0E7CCE4A" w14:textId="5F7E93D8" w:rsidR="004A79FA" w:rsidDel="00CC3A2B" w:rsidRDefault="004A79FA" w:rsidP="004A79FA">
      <w:pPr>
        <w:rPr>
          <w:del w:id="236" w:author="pallab" w:date="2023-04-17T09:25:00Z"/>
          <w:highlight w:val="yellow"/>
        </w:rPr>
      </w:pPr>
      <w:del w:id="237" w:author="pallab" w:date="2023-04-17T09:25:00Z">
        <w:r w:rsidRPr="00640D7B" w:rsidDel="00CC3A2B">
          <w:rPr>
            <w:highlight w:val="yellow"/>
          </w:rPr>
          <w:delText xml:space="preserve">[Editor’s note: Text to be drafted – contributions encouraged.] </w:delText>
        </w:r>
      </w:del>
    </w:p>
    <w:p w14:paraId="6502A00F" w14:textId="77777777" w:rsidR="004A79FA" w:rsidRPr="00DE2D8D" w:rsidRDefault="004A79FA" w:rsidP="004A79FA">
      <w:pPr>
        <w:pStyle w:val="Heading1"/>
        <w:rPr>
          <w:lang w:bidi="ar-DZ"/>
        </w:rPr>
      </w:pPr>
      <w:bookmarkStart w:id="238" w:name="_Toc111359586"/>
      <w:bookmarkStart w:id="239" w:name="_Toc121492003"/>
      <w:r w:rsidRPr="00E64BA1">
        <w:rPr>
          <w:lang w:bidi="ar-DZ"/>
        </w:rPr>
        <w:t>Local content distribution</w:t>
      </w:r>
      <w:bookmarkEnd w:id="238"/>
      <w:bookmarkEnd w:id="239"/>
    </w:p>
    <w:p w14:paraId="30C33B9D" w14:textId="77777777" w:rsidR="004A79FA" w:rsidRDefault="004A79FA" w:rsidP="004A79FA">
      <w:pPr>
        <w:rPr>
          <w:highlight w:val="yellow"/>
        </w:rPr>
      </w:pPr>
      <w:r w:rsidRPr="009F0764">
        <w:rPr>
          <w:highlight w:val="yellow"/>
        </w:rPr>
        <w:t>[</w:t>
      </w:r>
      <w:r w:rsidRPr="00640D7B">
        <w:rPr>
          <w:highlight w:val="yellow"/>
        </w:rPr>
        <w:t>Editor’s note: Text to be drafted – contributions encouraged</w:t>
      </w:r>
      <w:r>
        <w:rPr>
          <w:highlight w:val="yellow"/>
        </w:rPr>
        <w:t>.</w:t>
      </w:r>
      <w:r w:rsidRPr="009F0764">
        <w:rPr>
          <w:highlight w:val="yellow"/>
        </w:rPr>
        <w:t>]</w:t>
      </w:r>
      <w:r w:rsidRPr="00EB70E5">
        <w:rPr>
          <w:highlight w:val="yellow"/>
        </w:rPr>
        <w:t xml:space="preserve"> </w:t>
      </w:r>
    </w:p>
    <w:p w14:paraId="0C687747" w14:textId="493B2133" w:rsidR="0083613C" w:rsidRPr="00487756" w:rsidRDefault="0083613C" w:rsidP="00A30CB7">
      <w:pPr>
        <w:jc w:val="both"/>
        <w:rPr>
          <w:color w:val="C0504D" w:themeColor="accent2"/>
          <w:w w:val="96"/>
          <w:rPrChange w:id="240" w:author="pallab" w:date="2023-04-17T09:23:00Z">
            <w:rPr>
              <w:w w:val="96"/>
            </w:rPr>
          </w:rPrChange>
        </w:rPr>
      </w:pPr>
      <w:r w:rsidRPr="00487756">
        <w:rPr>
          <w:color w:val="C0504D" w:themeColor="accent2"/>
          <w:w w:val="96"/>
          <w:rPrChange w:id="241" w:author="pallab" w:date="2023-04-17T09:23:00Z">
            <w:rPr>
              <w:w w:val="96"/>
            </w:rPr>
          </w:rPrChange>
        </w:rPr>
        <w:t xml:space="preserve">The local content </w:t>
      </w:r>
      <w:del w:id="242" w:author="pallab" w:date="2023-04-13T15:47:00Z">
        <w:r w:rsidR="0069681C" w:rsidRPr="00487756" w:rsidDel="002647D0">
          <w:rPr>
            <w:color w:val="C0504D" w:themeColor="accent2"/>
            <w:w w:val="96"/>
            <w:rPrChange w:id="243" w:author="pallab" w:date="2023-04-17T09:23:00Z">
              <w:rPr>
                <w:w w:val="96"/>
              </w:rPr>
            </w:rPrChange>
          </w:rPr>
          <w:delText>shall</w:delText>
        </w:r>
        <w:r w:rsidRPr="00487756" w:rsidDel="002647D0">
          <w:rPr>
            <w:color w:val="C0504D" w:themeColor="accent2"/>
            <w:w w:val="96"/>
            <w:rPrChange w:id="244" w:author="pallab" w:date="2023-04-17T09:23:00Z">
              <w:rPr>
                <w:w w:val="96"/>
              </w:rPr>
            </w:rPrChange>
          </w:rPr>
          <w:delText xml:space="preserve"> be </w:delText>
        </w:r>
        <w:r w:rsidR="001E7755" w:rsidRPr="00487756" w:rsidDel="002647D0">
          <w:rPr>
            <w:color w:val="C0504D" w:themeColor="accent2"/>
            <w:w w:val="96"/>
            <w:rPrChange w:id="245" w:author="pallab" w:date="2023-04-17T09:23:00Z">
              <w:rPr>
                <w:w w:val="96"/>
              </w:rPr>
            </w:rPrChange>
          </w:rPr>
          <w:delText>distributed</w:delText>
        </w:r>
        <w:r w:rsidRPr="00487756" w:rsidDel="002647D0">
          <w:rPr>
            <w:color w:val="C0504D" w:themeColor="accent2"/>
            <w:w w:val="96"/>
            <w:rPrChange w:id="246" w:author="pallab" w:date="2023-04-17T09:23:00Z">
              <w:rPr>
                <w:w w:val="96"/>
              </w:rPr>
            </w:rPrChange>
          </w:rPr>
          <w:delText xml:space="preserve"> </w:delText>
        </w:r>
      </w:del>
      <w:del w:id="247" w:author="pallab" w:date="2023-04-13T15:46:00Z">
        <w:r w:rsidRPr="00487756" w:rsidDel="002647D0">
          <w:rPr>
            <w:color w:val="C0504D" w:themeColor="accent2"/>
            <w:w w:val="96"/>
            <w:rPrChange w:id="248" w:author="pallab" w:date="2023-04-17T09:23:00Z">
              <w:rPr>
                <w:w w:val="96"/>
              </w:rPr>
            </w:rPrChange>
          </w:rPr>
          <w:delText xml:space="preserve">into </w:delText>
        </w:r>
        <w:r w:rsidR="001E7755" w:rsidRPr="00487756" w:rsidDel="002647D0">
          <w:rPr>
            <w:color w:val="C0504D" w:themeColor="accent2"/>
            <w:w w:val="96"/>
            <w:rPrChange w:id="249" w:author="pallab" w:date="2023-04-17T09:23:00Z">
              <w:rPr>
                <w:w w:val="96"/>
              </w:rPr>
            </w:rPrChange>
          </w:rPr>
          <w:delText>three</w:delText>
        </w:r>
      </w:del>
      <w:r w:rsidRPr="00487756">
        <w:rPr>
          <w:color w:val="C0504D" w:themeColor="accent2"/>
          <w:w w:val="96"/>
          <w:rPrChange w:id="250" w:author="pallab" w:date="2023-04-17T09:23:00Z">
            <w:rPr>
              <w:w w:val="96"/>
            </w:rPr>
          </w:rPrChange>
        </w:rPr>
        <w:t xml:space="preserve"> </w:t>
      </w:r>
      <w:del w:id="251" w:author="pallab" w:date="2023-04-13T15:46:00Z">
        <w:r w:rsidR="001E7755" w:rsidRPr="00487756" w:rsidDel="002647D0">
          <w:rPr>
            <w:color w:val="C0504D" w:themeColor="accent2"/>
            <w:w w:val="96"/>
            <w:rPrChange w:id="252" w:author="pallab" w:date="2023-04-17T09:23:00Z">
              <w:rPr>
                <w:w w:val="96"/>
              </w:rPr>
            </w:rPrChange>
          </w:rPr>
          <w:delText>categories</w:delText>
        </w:r>
      </w:del>
      <w:r w:rsidR="001E7755" w:rsidRPr="00487756">
        <w:rPr>
          <w:color w:val="C0504D" w:themeColor="accent2"/>
          <w:w w:val="96"/>
          <w:rPrChange w:id="253" w:author="pallab" w:date="2023-04-17T09:23:00Z">
            <w:rPr>
              <w:w w:val="96"/>
            </w:rPr>
          </w:rPrChange>
        </w:rPr>
        <w:t>, such as</w:t>
      </w:r>
      <w:r w:rsidRPr="00487756">
        <w:rPr>
          <w:color w:val="C0504D" w:themeColor="accent2"/>
          <w:w w:val="96"/>
          <w:rPrChange w:id="254" w:author="pallab" w:date="2023-04-17T09:23:00Z">
            <w:rPr>
              <w:w w:val="96"/>
            </w:rPr>
          </w:rPrChange>
        </w:rPr>
        <w:t xml:space="preserve"> </w:t>
      </w:r>
      <w:r w:rsidR="00A613E0" w:rsidRPr="00487756">
        <w:rPr>
          <w:color w:val="C0504D" w:themeColor="accent2"/>
          <w:w w:val="96"/>
          <w:rPrChange w:id="255" w:author="pallab" w:date="2023-04-17T09:23:00Z">
            <w:rPr>
              <w:w w:val="96"/>
            </w:rPr>
          </w:rPrChange>
        </w:rPr>
        <w:t>v</w:t>
      </w:r>
      <w:r w:rsidRPr="00487756">
        <w:rPr>
          <w:color w:val="C0504D" w:themeColor="accent2"/>
          <w:w w:val="96"/>
          <w:rPrChange w:id="256" w:author="pallab" w:date="2023-04-17T09:23:00Z">
            <w:rPr>
              <w:w w:val="96"/>
            </w:rPr>
          </w:rPrChange>
        </w:rPr>
        <w:t>ideo, audio</w:t>
      </w:r>
      <w:ins w:id="257" w:author="pallab" w:date="2023-04-13T15:46:00Z">
        <w:r w:rsidR="002647D0" w:rsidRPr="00487756">
          <w:rPr>
            <w:color w:val="C0504D" w:themeColor="accent2"/>
            <w:w w:val="96"/>
            <w:rPrChange w:id="258" w:author="pallab" w:date="2023-04-17T09:23:00Z">
              <w:rPr>
                <w:w w:val="96"/>
              </w:rPr>
            </w:rPrChange>
          </w:rPr>
          <w:t xml:space="preserve"> </w:t>
        </w:r>
      </w:ins>
      <w:del w:id="259" w:author="pallab" w:date="2023-04-13T15:45:00Z">
        <w:r w:rsidRPr="00487756" w:rsidDel="002647D0">
          <w:rPr>
            <w:color w:val="C0504D" w:themeColor="accent2"/>
            <w:w w:val="96"/>
            <w:rPrChange w:id="260" w:author="pallab" w:date="2023-04-17T09:23:00Z">
              <w:rPr>
                <w:w w:val="96"/>
              </w:rPr>
            </w:rPrChange>
          </w:rPr>
          <w:delText xml:space="preserve"> and document</w:delText>
        </w:r>
      </w:del>
      <w:ins w:id="261" w:author="pallab" w:date="2023-04-13T15:47:00Z">
        <w:r w:rsidR="002647D0" w:rsidRPr="00487756">
          <w:rPr>
            <w:color w:val="C0504D" w:themeColor="accent2"/>
            <w:w w:val="96"/>
            <w:rPrChange w:id="262" w:author="pallab" w:date="2023-04-17T09:23:00Z">
              <w:rPr>
                <w:w w:val="96"/>
              </w:rPr>
            </w:rPrChange>
          </w:rPr>
          <w:t xml:space="preserve"> can be distributed.</w:t>
        </w:r>
      </w:ins>
      <w:r w:rsidRPr="00487756">
        <w:rPr>
          <w:color w:val="C0504D" w:themeColor="accent2"/>
          <w:w w:val="96"/>
          <w:rPrChange w:id="263" w:author="pallab" w:date="2023-04-17T09:23:00Z">
            <w:rPr>
              <w:w w:val="96"/>
            </w:rPr>
          </w:rPrChange>
        </w:rPr>
        <w:t xml:space="preserve">. The </w:t>
      </w:r>
      <w:r w:rsidR="00A613E0" w:rsidRPr="00487756">
        <w:rPr>
          <w:color w:val="C0504D" w:themeColor="accent2"/>
          <w:w w:val="96"/>
          <w:rPrChange w:id="264" w:author="pallab" w:date="2023-04-17T09:23:00Z">
            <w:rPr>
              <w:w w:val="96"/>
            </w:rPr>
          </w:rPrChange>
        </w:rPr>
        <w:t xml:space="preserve">supported </w:t>
      </w:r>
      <w:r w:rsidRPr="00487756">
        <w:rPr>
          <w:color w:val="C0504D" w:themeColor="accent2"/>
          <w:w w:val="96"/>
          <w:rPrChange w:id="265" w:author="pallab" w:date="2023-04-17T09:23:00Z">
            <w:rPr>
              <w:w w:val="96"/>
            </w:rPr>
          </w:rPrChange>
        </w:rPr>
        <w:t xml:space="preserve">formats </w:t>
      </w:r>
      <w:r w:rsidR="00A613E0" w:rsidRPr="00487756">
        <w:rPr>
          <w:color w:val="C0504D" w:themeColor="accent2"/>
          <w:w w:val="96"/>
          <w:rPrChange w:id="266" w:author="pallab" w:date="2023-04-17T09:23:00Z">
            <w:rPr>
              <w:w w:val="96"/>
            </w:rPr>
          </w:rPrChange>
        </w:rPr>
        <w:t>for the local content is</w:t>
      </w:r>
      <w:r w:rsidRPr="00487756">
        <w:rPr>
          <w:color w:val="C0504D" w:themeColor="accent2"/>
          <w:w w:val="96"/>
          <w:rPrChange w:id="267" w:author="pallab" w:date="2023-04-17T09:23:00Z">
            <w:rPr>
              <w:w w:val="96"/>
            </w:rPr>
          </w:rPrChange>
        </w:rPr>
        <w:t xml:space="preserve"> .mp4</w:t>
      </w:r>
      <w:ins w:id="268" w:author="pallab" w:date="2023-04-13T15:48:00Z">
        <w:r w:rsidR="002647D0" w:rsidRPr="00487756">
          <w:rPr>
            <w:color w:val="C0504D" w:themeColor="accent2"/>
            <w:w w:val="96"/>
            <w:rPrChange w:id="269" w:author="pallab" w:date="2023-04-17T09:23:00Z">
              <w:rPr>
                <w:w w:val="96"/>
              </w:rPr>
            </w:rPrChange>
          </w:rPr>
          <w:t>, AV1</w:t>
        </w:r>
      </w:ins>
      <w:r w:rsidR="00A613E0" w:rsidRPr="00487756">
        <w:rPr>
          <w:color w:val="C0504D" w:themeColor="accent2"/>
          <w:w w:val="96"/>
          <w:rPrChange w:id="270" w:author="pallab" w:date="2023-04-17T09:23:00Z">
            <w:rPr>
              <w:w w:val="96"/>
            </w:rPr>
          </w:rPrChange>
        </w:rPr>
        <w:t xml:space="preserve"> for video</w:t>
      </w:r>
      <w:r w:rsidRPr="00487756">
        <w:rPr>
          <w:color w:val="C0504D" w:themeColor="accent2"/>
          <w:w w:val="96"/>
          <w:rPrChange w:id="271" w:author="pallab" w:date="2023-04-17T09:23:00Z">
            <w:rPr>
              <w:w w:val="96"/>
            </w:rPr>
          </w:rPrChange>
        </w:rPr>
        <w:t>, .mp3</w:t>
      </w:r>
      <w:r w:rsidR="00A613E0" w:rsidRPr="00487756">
        <w:rPr>
          <w:color w:val="C0504D" w:themeColor="accent2"/>
          <w:w w:val="96"/>
          <w:rPrChange w:id="272" w:author="pallab" w:date="2023-04-17T09:23:00Z">
            <w:rPr>
              <w:w w:val="96"/>
            </w:rPr>
          </w:rPrChange>
        </w:rPr>
        <w:t xml:space="preserve"> for audio</w:t>
      </w:r>
      <w:r w:rsidRPr="00487756">
        <w:rPr>
          <w:color w:val="C0504D" w:themeColor="accent2"/>
          <w:w w:val="96"/>
          <w:rPrChange w:id="273" w:author="pallab" w:date="2023-04-17T09:23:00Z">
            <w:rPr>
              <w:w w:val="96"/>
            </w:rPr>
          </w:rPrChange>
        </w:rPr>
        <w:t xml:space="preserve"> </w:t>
      </w:r>
      <w:del w:id="274" w:author="pallab" w:date="2023-04-13T15:45:00Z">
        <w:r w:rsidRPr="00487756" w:rsidDel="002647D0">
          <w:rPr>
            <w:color w:val="C0504D" w:themeColor="accent2"/>
            <w:w w:val="96"/>
            <w:rPrChange w:id="275" w:author="pallab" w:date="2023-04-17T09:23:00Z">
              <w:rPr>
                <w:w w:val="96"/>
              </w:rPr>
            </w:rPrChange>
          </w:rPr>
          <w:delText xml:space="preserve">and .pdf </w:delText>
        </w:r>
        <w:r w:rsidR="00A613E0" w:rsidRPr="00487756" w:rsidDel="002647D0">
          <w:rPr>
            <w:color w:val="C0504D" w:themeColor="accent2"/>
            <w:w w:val="96"/>
            <w:rPrChange w:id="276" w:author="pallab" w:date="2023-04-17T09:23:00Z">
              <w:rPr>
                <w:w w:val="96"/>
              </w:rPr>
            </w:rPrChange>
          </w:rPr>
          <w:delText xml:space="preserve">for document </w:delText>
        </w:r>
      </w:del>
      <w:r w:rsidRPr="00487756">
        <w:rPr>
          <w:color w:val="C0504D" w:themeColor="accent2"/>
          <w:w w:val="96"/>
          <w:rPrChange w:id="277" w:author="pallab" w:date="2023-04-17T09:23:00Z">
            <w:rPr>
              <w:w w:val="96"/>
            </w:rPr>
          </w:rPrChange>
        </w:rPr>
        <w:t>respectively.</w:t>
      </w:r>
    </w:p>
    <w:p w14:paraId="1EEA8B88" w14:textId="4A64C5D6" w:rsidR="000E053A" w:rsidRPr="00487756" w:rsidRDefault="0083613C" w:rsidP="00A30CB7">
      <w:pPr>
        <w:jc w:val="both"/>
        <w:rPr>
          <w:color w:val="C0504D" w:themeColor="accent2"/>
          <w:w w:val="96"/>
          <w:rPrChange w:id="278" w:author="pallab" w:date="2023-04-17T09:23:00Z">
            <w:rPr>
              <w:w w:val="96"/>
            </w:rPr>
          </w:rPrChange>
        </w:rPr>
      </w:pPr>
      <w:r w:rsidRPr="00487756">
        <w:rPr>
          <w:color w:val="C0504D" w:themeColor="accent2"/>
          <w:w w:val="96"/>
          <w:rPrChange w:id="279" w:author="pallab" w:date="2023-04-17T09:23:00Z">
            <w:rPr>
              <w:w w:val="96"/>
            </w:rPr>
          </w:rPrChange>
        </w:rPr>
        <w:t>There is no limitation</w:t>
      </w:r>
      <w:r w:rsidR="00A613E0" w:rsidRPr="00487756">
        <w:rPr>
          <w:color w:val="C0504D" w:themeColor="accent2"/>
          <w:w w:val="96"/>
          <w:rPrChange w:id="280" w:author="pallab" w:date="2023-04-17T09:23:00Z">
            <w:rPr>
              <w:w w:val="96"/>
            </w:rPr>
          </w:rPrChange>
        </w:rPr>
        <w:t xml:space="preserve"> or restriction </w:t>
      </w:r>
      <w:r w:rsidRPr="00487756">
        <w:rPr>
          <w:color w:val="C0504D" w:themeColor="accent2"/>
          <w:w w:val="96"/>
          <w:rPrChange w:id="281" w:author="pallab" w:date="2023-04-17T09:23:00Z">
            <w:rPr>
              <w:w w:val="96"/>
            </w:rPr>
          </w:rPrChange>
        </w:rPr>
        <w:t xml:space="preserve">of </w:t>
      </w:r>
      <w:r w:rsidR="00A613E0" w:rsidRPr="00487756">
        <w:rPr>
          <w:color w:val="C0504D" w:themeColor="accent2"/>
          <w:w w:val="96"/>
          <w:rPrChange w:id="282" w:author="pallab" w:date="2023-04-17T09:23:00Z">
            <w:rPr>
              <w:w w:val="96"/>
            </w:rPr>
          </w:rPrChange>
        </w:rPr>
        <w:t>content file</w:t>
      </w:r>
      <w:r w:rsidRPr="00487756">
        <w:rPr>
          <w:color w:val="C0504D" w:themeColor="accent2"/>
          <w:w w:val="96"/>
          <w:rPrChange w:id="283" w:author="pallab" w:date="2023-04-17T09:23:00Z">
            <w:rPr>
              <w:w w:val="96"/>
            </w:rPr>
          </w:rPrChange>
        </w:rPr>
        <w:t xml:space="preserve"> size and numbers</w:t>
      </w:r>
      <w:r w:rsidR="00A613E0" w:rsidRPr="00487756">
        <w:rPr>
          <w:color w:val="C0504D" w:themeColor="accent2"/>
          <w:w w:val="96"/>
          <w:rPrChange w:id="284" w:author="pallab" w:date="2023-04-17T09:23:00Z">
            <w:rPr>
              <w:w w:val="96"/>
            </w:rPr>
          </w:rPrChange>
        </w:rPr>
        <w:t xml:space="preserve"> of content files</w:t>
      </w:r>
      <w:r w:rsidRPr="00487756">
        <w:rPr>
          <w:color w:val="C0504D" w:themeColor="accent2"/>
          <w:w w:val="96"/>
          <w:rPrChange w:id="285" w:author="pallab" w:date="2023-04-17T09:23:00Z">
            <w:rPr>
              <w:w w:val="96"/>
            </w:rPr>
          </w:rPrChange>
        </w:rPr>
        <w:t xml:space="preserve">. </w:t>
      </w:r>
    </w:p>
    <w:p w14:paraId="4CD2B98C" w14:textId="209401E9" w:rsidR="004A79FA" w:rsidRPr="00DE2D8D" w:rsidRDefault="004A79FA" w:rsidP="004A79FA">
      <w:pPr>
        <w:pStyle w:val="Heading1"/>
        <w:rPr>
          <w:lang w:bidi="ar-DZ"/>
        </w:rPr>
      </w:pPr>
      <w:bookmarkStart w:id="286" w:name="_Toc111359587"/>
      <w:bookmarkStart w:id="287" w:name="_Toc121492004"/>
      <w:r w:rsidRPr="00E64BA1">
        <w:rPr>
          <w:lang w:bidi="ar-DZ"/>
        </w:rPr>
        <w:t>Local advertisement insertion</w:t>
      </w:r>
      <w:bookmarkEnd w:id="286"/>
      <w:bookmarkEnd w:id="287"/>
    </w:p>
    <w:p w14:paraId="4B24FC96" w14:textId="77777777" w:rsidR="004A79FA" w:rsidRDefault="004A79FA" w:rsidP="004A79FA">
      <w:pPr>
        <w:rPr>
          <w:ins w:id="288" w:author="pallab" w:date="2023-04-17T09:25:00Z"/>
          <w:highlight w:val="yellow"/>
        </w:rPr>
      </w:pPr>
      <w:r w:rsidRPr="00640D7B">
        <w:rPr>
          <w:highlight w:val="yellow"/>
        </w:rPr>
        <w:t xml:space="preserve">[Editor’s note: Text to be drafted – contributions encouraged.] </w:t>
      </w:r>
    </w:p>
    <w:p w14:paraId="41F41C8E" w14:textId="6F2A274D" w:rsidR="00CC3A2B" w:rsidRPr="00640D7B" w:rsidRDefault="00CC3A2B" w:rsidP="004A79FA">
      <w:pPr>
        <w:rPr>
          <w:highlight w:val="yellow"/>
        </w:rPr>
      </w:pPr>
      <w:ins w:id="289" w:author="pallab" w:date="2023-04-17T09:25:00Z">
        <w:r>
          <w:rPr>
            <w:highlight w:val="yellow"/>
          </w:rPr>
          <w:t>Advertisements can be inserted</w:t>
        </w:r>
      </w:ins>
      <w:ins w:id="290" w:author="pallab" w:date="2023-04-17T09:27:00Z">
        <w:r>
          <w:rPr>
            <w:highlight w:val="yellow"/>
          </w:rPr>
          <w:t xml:space="preserve"> locally at the equipment site,</w:t>
        </w:r>
      </w:ins>
      <w:ins w:id="291" w:author="pallab" w:date="2023-04-17T09:25:00Z">
        <w:r>
          <w:rPr>
            <w:highlight w:val="yellow"/>
          </w:rPr>
          <w:t xml:space="preserve"> </w:t>
        </w:r>
      </w:ins>
      <w:ins w:id="292" w:author="pallab" w:date="2023-04-17T09:26:00Z">
        <w:r>
          <w:rPr>
            <w:highlight w:val="yellow"/>
          </w:rPr>
          <w:t xml:space="preserve">either at a dedicated channel or can also be done whenever any channel is switched </w:t>
        </w:r>
      </w:ins>
      <w:ins w:id="293" w:author="pallab" w:date="2023-04-17T09:27:00Z">
        <w:r>
          <w:rPr>
            <w:highlight w:val="yellow"/>
          </w:rPr>
          <w:t xml:space="preserve">(changed) by the end users. </w:t>
        </w:r>
      </w:ins>
    </w:p>
    <w:p w14:paraId="64FAE054" w14:textId="77777777" w:rsidR="004A79FA" w:rsidRPr="00DE2D8D" w:rsidRDefault="004A79FA" w:rsidP="004A79FA">
      <w:pPr>
        <w:pStyle w:val="Heading1"/>
        <w:rPr>
          <w:lang w:bidi="ar-DZ"/>
        </w:rPr>
      </w:pPr>
      <w:bookmarkStart w:id="294" w:name="_Toc111359588"/>
      <w:bookmarkStart w:id="295" w:name="_Toc121492005"/>
      <w:r w:rsidRPr="00E64BA1">
        <w:rPr>
          <w:lang w:bidi="ar-DZ"/>
        </w:rPr>
        <w:t>End user statistics logging</w:t>
      </w:r>
      <w:bookmarkEnd w:id="294"/>
      <w:bookmarkEnd w:id="295"/>
    </w:p>
    <w:p w14:paraId="077CEE8E" w14:textId="77777777" w:rsidR="004A79FA" w:rsidRDefault="004A79FA" w:rsidP="004A79FA">
      <w:pPr>
        <w:rPr>
          <w:highlight w:val="yellow"/>
        </w:rPr>
      </w:pPr>
      <w:r w:rsidRPr="00640D7B">
        <w:rPr>
          <w:highlight w:val="yellow"/>
        </w:rPr>
        <w:t xml:space="preserve">[Editor’s note: Text to be drafted – contributions encouraged.] </w:t>
      </w:r>
    </w:p>
    <w:p w14:paraId="282E8F0F" w14:textId="75C5709C" w:rsidR="0032358D" w:rsidRPr="00487756" w:rsidRDefault="00A30CB7" w:rsidP="00A30CB7">
      <w:pPr>
        <w:jc w:val="both"/>
        <w:rPr>
          <w:color w:val="C0504D" w:themeColor="accent2"/>
          <w:w w:val="96"/>
          <w:rPrChange w:id="296" w:author="pallab" w:date="2023-04-17T09:24:00Z">
            <w:rPr>
              <w:w w:val="96"/>
            </w:rPr>
          </w:rPrChange>
        </w:rPr>
      </w:pPr>
      <w:r w:rsidRPr="00487756">
        <w:rPr>
          <w:color w:val="C0504D" w:themeColor="accent2"/>
          <w:w w:val="96"/>
          <w:rPrChange w:id="297" w:author="pallab" w:date="2023-04-17T09:24:00Z">
            <w:rPr>
              <w:w w:val="96"/>
            </w:rPr>
          </w:rPrChange>
        </w:rPr>
        <w:t xml:space="preserve">The system shall support the </w:t>
      </w:r>
      <w:r w:rsidR="00F61B6F" w:rsidRPr="00487756">
        <w:rPr>
          <w:color w:val="C0504D" w:themeColor="accent2"/>
          <w:w w:val="96"/>
          <w:rPrChange w:id="298" w:author="pallab" w:date="2023-04-17T09:24:00Z">
            <w:rPr>
              <w:w w:val="96"/>
            </w:rPr>
          </w:rPrChange>
        </w:rPr>
        <w:t>logging of en</w:t>
      </w:r>
      <w:r w:rsidRPr="00487756">
        <w:rPr>
          <w:color w:val="C0504D" w:themeColor="accent2"/>
          <w:w w:val="96"/>
          <w:rPrChange w:id="299" w:author="pallab" w:date="2023-04-17T09:24:00Z">
            <w:rPr>
              <w:w w:val="96"/>
            </w:rPr>
          </w:rPrChange>
        </w:rPr>
        <w:t>d user statistics</w:t>
      </w:r>
      <w:r w:rsidR="00F61B6F" w:rsidRPr="00487756">
        <w:rPr>
          <w:color w:val="C0504D" w:themeColor="accent2"/>
          <w:w w:val="96"/>
          <w:rPrChange w:id="300" w:author="pallab" w:date="2023-04-17T09:24:00Z">
            <w:rPr>
              <w:w w:val="96"/>
            </w:rPr>
          </w:rPrChange>
        </w:rPr>
        <w:t xml:space="preserve"> </w:t>
      </w:r>
      <w:r w:rsidRPr="00487756">
        <w:rPr>
          <w:color w:val="C0504D" w:themeColor="accent2"/>
          <w:w w:val="96"/>
          <w:rPrChange w:id="301" w:author="pallab" w:date="2023-04-17T09:24:00Z">
            <w:rPr>
              <w:w w:val="96"/>
            </w:rPr>
          </w:rPrChange>
        </w:rPr>
        <w:t xml:space="preserve">in a database. </w:t>
      </w:r>
      <w:r w:rsidR="0032358D" w:rsidRPr="00487756">
        <w:rPr>
          <w:color w:val="C0504D" w:themeColor="accent2"/>
          <w:w w:val="96"/>
          <w:rPrChange w:id="302" w:author="pallab" w:date="2023-04-17T09:24:00Z">
            <w:rPr>
              <w:w w:val="96"/>
            </w:rPr>
          </w:rPrChange>
        </w:rPr>
        <w:t xml:space="preserve">Parameters like </w:t>
      </w:r>
      <w:r w:rsidRPr="00487756">
        <w:rPr>
          <w:color w:val="C0504D" w:themeColor="accent2"/>
          <w:w w:val="96"/>
          <w:rPrChange w:id="303" w:author="pallab" w:date="2023-04-17T09:24:00Z">
            <w:rPr>
              <w:w w:val="96"/>
            </w:rPr>
          </w:rPrChange>
        </w:rPr>
        <w:t xml:space="preserve">number of </w:t>
      </w:r>
      <w:r w:rsidR="00F61B6F" w:rsidRPr="00487756">
        <w:rPr>
          <w:color w:val="C0504D" w:themeColor="accent2"/>
          <w:w w:val="96"/>
          <w:rPrChange w:id="304" w:author="pallab" w:date="2023-04-17T09:24:00Z">
            <w:rPr>
              <w:w w:val="96"/>
            </w:rPr>
          </w:rPrChange>
        </w:rPr>
        <w:t>live users</w:t>
      </w:r>
      <w:r w:rsidRPr="00487756">
        <w:rPr>
          <w:color w:val="C0504D" w:themeColor="accent2"/>
          <w:w w:val="96"/>
          <w:rPrChange w:id="305" w:author="pallab" w:date="2023-04-17T09:24:00Z">
            <w:rPr>
              <w:w w:val="96"/>
            </w:rPr>
          </w:rPrChange>
        </w:rPr>
        <w:t xml:space="preserve">, view minutes </w:t>
      </w:r>
      <w:r w:rsidR="0032358D" w:rsidRPr="00487756">
        <w:rPr>
          <w:color w:val="C0504D" w:themeColor="accent2"/>
          <w:w w:val="96"/>
          <w:rPrChange w:id="306" w:author="pallab" w:date="2023-04-17T09:24:00Z">
            <w:rPr>
              <w:w w:val="96"/>
            </w:rPr>
          </w:rPrChange>
        </w:rPr>
        <w:t>per</w:t>
      </w:r>
      <w:r w:rsidR="00F549E8" w:rsidRPr="00487756">
        <w:rPr>
          <w:color w:val="C0504D" w:themeColor="accent2"/>
          <w:w w:val="96"/>
          <w:rPrChange w:id="307" w:author="pallab" w:date="2023-04-17T09:24:00Z">
            <w:rPr>
              <w:w w:val="96"/>
            </w:rPr>
          </w:rPrChange>
        </w:rPr>
        <w:t xml:space="preserve"> channel</w:t>
      </w:r>
      <w:r w:rsidR="0032358D" w:rsidRPr="00487756">
        <w:rPr>
          <w:color w:val="C0504D" w:themeColor="accent2"/>
          <w:w w:val="96"/>
          <w:rPrChange w:id="308" w:author="pallab" w:date="2023-04-17T09:24:00Z">
            <w:rPr>
              <w:w w:val="96"/>
            </w:rPr>
          </w:rPrChange>
        </w:rPr>
        <w:t>,</w:t>
      </w:r>
      <w:r w:rsidR="00F549E8" w:rsidRPr="00487756">
        <w:rPr>
          <w:color w:val="C0504D" w:themeColor="accent2"/>
          <w:w w:val="96"/>
          <w:rPrChange w:id="309" w:author="pallab" w:date="2023-04-17T09:24:00Z">
            <w:rPr>
              <w:w w:val="96"/>
            </w:rPr>
          </w:rPrChange>
        </w:rPr>
        <w:t xml:space="preserve"> </w:t>
      </w:r>
      <w:r w:rsidRPr="00487756">
        <w:rPr>
          <w:color w:val="C0504D" w:themeColor="accent2"/>
          <w:w w:val="96"/>
          <w:rPrChange w:id="310" w:author="pallab" w:date="2023-04-17T09:24:00Z">
            <w:rPr>
              <w:w w:val="96"/>
            </w:rPr>
          </w:rPrChange>
        </w:rPr>
        <w:t>clients</w:t>
      </w:r>
      <w:r w:rsidR="0032358D" w:rsidRPr="00487756">
        <w:rPr>
          <w:color w:val="C0504D" w:themeColor="accent2"/>
          <w:w w:val="96"/>
          <w:rPrChange w:id="311" w:author="pallab" w:date="2023-04-17T09:24:00Z">
            <w:rPr>
              <w:w w:val="96"/>
            </w:rPr>
          </w:rPrChange>
        </w:rPr>
        <w:t xml:space="preserve"> per channels etc. may be captured</w:t>
      </w:r>
      <w:r w:rsidR="00F61B6F" w:rsidRPr="00487756">
        <w:rPr>
          <w:color w:val="C0504D" w:themeColor="accent2"/>
          <w:w w:val="96"/>
          <w:rPrChange w:id="312" w:author="pallab" w:date="2023-04-17T09:24:00Z">
            <w:rPr>
              <w:w w:val="96"/>
            </w:rPr>
          </w:rPrChange>
        </w:rPr>
        <w:t xml:space="preserve">. </w:t>
      </w:r>
      <w:r w:rsidR="0032358D" w:rsidRPr="00487756">
        <w:rPr>
          <w:color w:val="C0504D" w:themeColor="accent2"/>
          <w:w w:val="96"/>
          <w:rPrChange w:id="313" w:author="pallab" w:date="2023-04-17T09:24:00Z">
            <w:rPr>
              <w:w w:val="96"/>
            </w:rPr>
          </w:rPrChange>
        </w:rPr>
        <w:t>Data shall be presented in various formats such as pie/bar chart or table.</w:t>
      </w:r>
    </w:p>
    <w:p w14:paraId="481C1E15" w14:textId="225DF90F" w:rsidR="00F549E8" w:rsidRPr="00487756" w:rsidRDefault="00F61B6F" w:rsidP="00A30CB7">
      <w:pPr>
        <w:jc w:val="both"/>
        <w:rPr>
          <w:color w:val="C0504D" w:themeColor="accent2"/>
          <w:w w:val="96"/>
          <w:rPrChange w:id="314" w:author="pallab" w:date="2023-04-17T09:24:00Z">
            <w:rPr>
              <w:w w:val="96"/>
            </w:rPr>
          </w:rPrChange>
        </w:rPr>
      </w:pPr>
      <w:r w:rsidRPr="00487756">
        <w:rPr>
          <w:color w:val="C0504D" w:themeColor="accent2"/>
          <w:w w:val="96"/>
          <w:rPrChange w:id="315" w:author="pallab" w:date="2023-04-17T09:24:00Z">
            <w:rPr>
              <w:w w:val="96"/>
            </w:rPr>
          </w:rPrChange>
        </w:rPr>
        <w:t xml:space="preserve">The system shall </w:t>
      </w:r>
      <w:r w:rsidR="0032358D" w:rsidRPr="00487756">
        <w:rPr>
          <w:color w:val="C0504D" w:themeColor="accent2"/>
          <w:w w:val="96"/>
          <w:rPrChange w:id="316" w:author="pallab" w:date="2023-04-17T09:24:00Z">
            <w:rPr>
              <w:w w:val="96"/>
            </w:rPr>
          </w:rPrChange>
        </w:rPr>
        <w:t>also provide for viewing of</w:t>
      </w:r>
      <w:r w:rsidRPr="00487756">
        <w:rPr>
          <w:color w:val="C0504D" w:themeColor="accent2"/>
          <w:w w:val="96"/>
          <w:rPrChange w:id="317" w:author="pallab" w:date="2023-04-17T09:24:00Z">
            <w:rPr>
              <w:w w:val="96"/>
            </w:rPr>
          </w:rPrChange>
        </w:rPr>
        <w:t xml:space="preserve"> statistics on </w:t>
      </w:r>
      <w:r w:rsidR="00A30CB7" w:rsidRPr="00487756">
        <w:rPr>
          <w:color w:val="C0504D" w:themeColor="accent2"/>
          <w:w w:val="96"/>
          <w:rPrChange w:id="318" w:author="pallab" w:date="2023-04-17T09:24:00Z">
            <w:rPr>
              <w:w w:val="96"/>
            </w:rPr>
          </w:rPrChange>
        </w:rPr>
        <w:t xml:space="preserve">daily, </w:t>
      </w:r>
      <w:r w:rsidR="0032358D" w:rsidRPr="00487756">
        <w:rPr>
          <w:color w:val="C0504D" w:themeColor="accent2"/>
          <w:w w:val="96"/>
          <w:rPrChange w:id="319" w:author="pallab" w:date="2023-04-17T09:24:00Z">
            <w:rPr>
              <w:w w:val="96"/>
            </w:rPr>
          </w:rPrChange>
        </w:rPr>
        <w:t>monthly or on custom date range basis.</w:t>
      </w:r>
    </w:p>
    <w:p w14:paraId="073945F2" w14:textId="1F09B8B5" w:rsidR="00A30CB7" w:rsidRPr="00487756" w:rsidRDefault="00A30CB7" w:rsidP="00A30CB7">
      <w:pPr>
        <w:jc w:val="both"/>
        <w:rPr>
          <w:color w:val="C0504D" w:themeColor="accent2"/>
          <w:w w:val="96"/>
          <w:rPrChange w:id="320" w:author="pallab" w:date="2023-04-17T09:24:00Z">
            <w:rPr>
              <w:w w:val="96"/>
            </w:rPr>
          </w:rPrChange>
        </w:rPr>
      </w:pPr>
    </w:p>
    <w:p w14:paraId="5ED8709C" w14:textId="77777777" w:rsidR="004A79FA" w:rsidRPr="00DE2D8D" w:rsidRDefault="004A79FA" w:rsidP="004A79FA">
      <w:pPr>
        <w:pStyle w:val="Heading1"/>
        <w:rPr>
          <w:lang w:bidi="ar-DZ"/>
        </w:rPr>
      </w:pPr>
      <w:bookmarkStart w:id="321" w:name="_Toc111359589"/>
      <w:bookmarkStart w:id="322" w:name="_Toc121492006"/>
      <w:r w:rsidRPr="009F0764">
        <w:rPr>
          <w:lang w:bidi="ar-DZ"/>
        </w:rPr>
        <w:t xml:space="preserve">Case studies </w:t>
      </w:r>
      <w:r w:rsidRPr="00E64BA1">
        <w:rPr>
          <w:lang w:bidi="ar-DZ"/>
        </w:rPr>
        <w:t>and global best practices</w:t>
      </w:r>
      <w:bookmarkEnd w:id="321"/>
      <w:bookmarkEnd w:id="322"/>
      <w:r w:rsidRPr="009F0764">
        <w:rPr>
          <w:lang w:bidi="ar-DZ"/>
        </w:rPr>
        <w:t xml:space="preserve"> </w:t>
      </w:r>
    </w:p>
    <w:p w14:paraId="30650543" w14:textId="77777777" w:rsidR="004A79FA" w:rsidRPr="00640D7B" w:rsidRDefault="004A79FA" w:rsidP="004A79FA">
      <w:pPr>
        <w:rPr>
          <w:highlight w:val="yellow"/>
        </w:rPr>
      </w:pPr>
      <w:r w:rsidRPr="00640D7B">
        <w:rPr>
          <w:highlight w:val="yellow"/>
        </w:rPr>
        <w:t xml:space="preserve">[Editor’s note: Text to be drafted – contributions encouraged.] </w:t>
      </w:r>
    </w:p>
    <w:p w14:paraId="2E87A718" w14:textId="77777777" w:rsidR="004A79FA" w:rsidRPr="00DE2D8D" w:rsidRDefault="004A79FA" w:rsidP="004A79FA">
      <w:pPr>
        <w:pStyle w:val="Heading1"/>
        <w:rPr>
          <w:lang w:bidi="ar-DZ"/>
        </w:rPr>
      </w:pPr>
      <w:bookmarkStart w:id="323" w:name="_Toc111359590"/>
      <w:bookmarkStart w:id="324" w:name="_Toc121492007"/>
      <w:r w:rsidRPr="009F0764">
        <w:rPr>
          <w:lang w:bidi="ar-DZ"/>
        </w:rPr>
        <w:t>Concluding Remarks</w:t>
      </w:r>
      <w:bookmarkEnd w:id="323"/>
      <w:bookmarkEnd w:id="324"/>
    </w:p>
    <w:p w14:paraId="25220FB3" w14:textId="77777777" w:rsidR="004A79FA" w:rsidRPr="00640D7B" w:rsidRDefault="004A79FA" w:rsidP="004A79FA">
      <w:pPr>
        <w:rPr>
          <w:highlight w:val="yellow"/>
        </w:rPr>
      </w:pPr>
      <w:r w:rsidRPr="00640D7B">
        <w:rPr>
          <w:highlight w:val="yellow"/>
        </w:rPr>
        <w:t xml:space="preserve">[Editor’s note: Text to be drafted – contributions encouraged.] </w:t>
      </w:r>
    </w:p>
    <w:p w14:paraId="26C1008C" w14:textId="77777777" w:rsidR="004A79FA" w:rsidRPr="00DE2D8D" w:rsidRDefault="004A79FA" w:rsidP="004A79FA">
      <w:pPr>
        <w:pStyle w:val="Heading1"/>
        <w:rPr>
          <w:lang w:bidi="ar-DZ"/>
        </w:rPr>
      </w:pPr>
      <w:bookmarkStart w:id="325" w:name="_Toc111359591"/>
      <w:bookmarkStart w:id="326" w:name="_Toc121492008"/>
      <w:r w:rsidRPr="009F0764">
        <w:rPr>
          <w:lang w:bidi="ar-DZ"/>
        </w:rPr>
        <w:t>Bibliography</w:t>
      </w:r>
      <w:bookmarkEnd w:id="325"/>
      <w:bookmarkEnd w:id="326"/>
    </w:p>
    <w:p w14:paraId="553ECF61" w14:textId="77777777" w:rsidR="004A79FA" w:rsidRPr="00640D7B" w:rsidRDefault="004A79FA" w:rsidP="004A79FA">
      <w:pPr>
        <w:rPr>
          <w:highlight w:val="yellow"/>
        </w:rPr>
      </w:pPr>
      <w:r w:rsidRPr="00640D7B">
        <w:rPr>
          <w:highlight w:val="yellow"/>
        </w:rPr>
        <w:t>[To be added as the study progresses.]</w:t>
      </w:r>
    </w:p>
    <w:p w14:paraId="7F5C4C0B" w14:textId="5DEEC50E" w:rsidR="002D41EB" w:rsidDel="000A6F87" w:rsidRDefault="00F14A92" w:rsidP="00F14A92">
      <w:pPr>
        <w:pStyle w:val="TableNotitle"/>
        <w:rPr>
          <w:del w:id="327" w:author="Rakesh" w:date="2022-12-08T14:19:00Z"/>
          <w:lang w:bidi="ar-DZ"/>
        </w:rPr>
      </w:pPr>
      <w:bookmarkStart w:id="328" w:name="_Toc113922971"/>
      <w:del w:id="329" w:author="Rakesh" w:date="2022-12-08T14:19:00Z">
        <w:r w:rsidDel="000A6F87">
          <w:rPr>
            <w:lang w:bidi="ar-DZ"/>
          </w:rPr>
          <w:delText xml:space="preserve">Table 1: </w:delText>
        </w:r>
        <w:r w:rsidRPr="002B0E11" w:rsidDel="000A6F87">
          <w:rPr>
            <w:highlight w:val="yellow"/>
            <w:lang w:bidi="ar-DZ"/>
          </w:rPr>
          <w:delText>Example of a table</w:delText>
        </w:r>
        <w:bookmarkEnd w:id="20"/>
        <w:bookmarkEnd w:id="21"/>
        <w:bookmarkEnd w:id="328"/>
      </w:del>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999"/>
        <w:gridCol w:w="5259"/>
      </w:tblGrid>
      <w:tr w:rsidR="00F14A92" w:rsidRPr="00F14A92" w:rsidDel="000A6F87" w14:paraId="3BBD728F" w14:textId="553AE8C6" w:rsidTr="00320C88">
        <w:trPr>
          <w:tblHeader/>
          <w:jc w:val="center"/>
          <w:del w:id="330" w:author="Rakesh" w:date="2022-12-08T14:19:00Z"/>
        </w:trPr>
        <w:tc>
          <w:tcPr>
            <w:tcW w:w="0" w:type="auto"/>
            <w:tcBorders>
              <w:top w:val="single" w:sz="12" w:space="0" w:color="auto"/>
              <w:bottom w:val="single" w:sz="12" w:space="0" w:color="auto"/>
            </w:tcBorders>
            <w:shd w:val="clear" w:color="auto" w:fill="auto"/>
          </w:tcPr>
          <w:p w14:paraId="12DE45DF" w14:textId="2BB01E8C" w:rsidR="00F14A92" w:rsidRPr="00F14A92" w:rsidDel="000A6F87" w:rsidRDefault="00F14A92" w:rsidP="00320C88">
            <w:pPr>
              <w:pStyle w:val="Tablehead"/>
              <w:rPr>
                <w:del w:id="331" w:author="Rakesh" w:date="2022-12-08T14:19:00Z"/>
                <w:lang w:bidi="ar-DZ"/>
              </w:rPr>
            </w:pPr>
            <w:del w:id="332" w:author="Rakesh" w:date="2022-12-08T14:19:00Z">
              <w:r w:rsidRPr="00F14A92" w:rsidDel="000A6F87">
                <w:rPr>
                  <w:lang w:bidi="ar-DZ"/>
                </w:rPr>
                <w:delText>Number</w:delText>
              </w:r>
            </w:del>
          </w:p>
        </w:tc>
        <w:tc>
          <w:tcPr>
            <w:tcW w:w="0" w:type="auto"/>
            <w:tcBorders>
              <w:top w:val="single" w:sz="12" w:space="0" w:color="auto"/>
              <w:bottom w:val="single" w:sz="12" w:space="0" w:color="auto"/>
            </w:tcBorders>
            <w:shd w:val="clear" w:color="auto" w:fill="auto"/>
          </w:tcPr>
          <w:p w14:paraId="742B49DC" w14:textId="2C946D89" w:rsidR="00F14A92" w:rsidRPr="00F14A92" w:rsidDel="000A6F87" w:rsidRDefault="00F14A92" w:rsidP="00320C88">
            <w:pPr>
              <w:pStyle w:val="Tablehead"/>
              <w:rPr>
                <w:del w:id="333" w:author="Rakesh" w:date="2022-12-08T14:19:00Z"/>
                <w:lang w:bidi="ar-DZ"/>
              </w:rPr>
            </w:pPr>
            <w:del w:id="334" w:author="Rakesh" w:date="2022-12-08T14:19:00Z">
              <w:r w:rsidRPr="00F14A92" w:rsidDel="000A6F87">
                <w:rPr>
                  <w:lang w:bidi="ar-DZ"/>
                </w:rPr>
                <w:delText>Observation</w:delText>
              </w:r>
            </w:del>
          </w:p>
        </w:tc>
      </w:tr>
      <w:tr w:rsidR="00F14A92" w:rsidRPr="00F14A92" w:rsidDel="000A6F87" w14:paraId="37865491" w14:textId="37F653B2" w:rsidTr="00320C88">
        <w:trPr>
          <w:jc w:val="center"/>
          <w:del w:id="335" w:author="Rakesh" w:date="2022-12-08T14:19:00Z"/>
        </w:trPr>
        <w:tc>
          <w:tcPr>
            <w:tcW w:w="0" w:type="auto"/>
            <w:tcBorders>
              <w:top w:val="single" w:sz="12" w:space="0" w:color="auto"/>
            </w:tcBorders>
            <w:shd w:val="clear" w:color="auto" w:fill="auto"/>
          </w:tcPr>
          <w:p w14:paraId="6DE0B8AE" w14:textId="4D160B61" w:rsidR="00F14A92" w:rsidRPr="00F14A92" w:rsidDel="000A6F87" w:rsidRDefault="00F14A92" w:rsidP="00320C88">
            <w:pPr>
              <w:pStyle w:val="Tabletext"/>
              <w:rPr>
                <w:del w:id="336" w:author="Rakesh" w:date="2022-12-08T14:19:00Z"/>
                <w:lang w:bidi="ar-DZ"/>
              </w:rPr>
            </w:pPr>
            <w:del w:id="337" w:author="Rakesh" w:date="2022-12-08T14:19:00Z">
              <w:r w:rsidRPr="00F14A92" w:rsidDel="000A6F87">
                <w:rPr>
                  <w:lang w:bidi="ar-DZ"/>
                </w:rPr>
                <w:delText>1</w:delText>
              </w:r>
            </w:del>
          </w:p>
        </w:tc>
        <w:tc>
          <w:tcPr>
            <w:tcW w:w="0" w:type="auto"/>
            <w:tcBorders>
              <w:top w:val="single" w:sz="12" w:space="0" w:color="auto"/>
            </w:tcBorders>
            <w:shd w:val="clear" w:color="auto" w:fill="auto"/>
          </w:tcPr>
          <w:p w14:paraId="6119D828" w14:textId="0847723D" w:rsidR="00F14A92" w:rsidRPr="00F14A92" w:rsidDel="000A6F87" w:rsidRDefault="00F14A92" w:rsidP="00320C88">
            <w:pPr>
              <w:pStyle w:val="Tabletext"/>
              <w:rPr>
                <w:del w:id="338" w:author="Rakesh" w:date="2022-12-08T14:19:00Z"/>
                <w:lang w:bidi="ar-DZ"/>
              </w:rPr>
            </w:pPr>
            <w:del w:id="339" w:author="Rakesh" w:date="2022-12-08T14:19:00Z">
              <w:r w:rsidRPr="00F14A92" w:rsidDel="000A6F87">
                <w:rPr>
                  <w:lang w:bidi="ar-DZ"/>
                </w:rPr>
                <w:delText>Sample table</w:delText>
              </w:r>
            </w:del>
          </w:p>
        </w:tc>
      </w:tr>
      <w:tr w:rsidR="00F14A92" w:rsidRPr="00F14A92" w:rsidDel="000A6F87" w14:paraId="459590CF" w14:textId="12D0EB64" w:rsidTr="00320C88">
        <w:trPr>
          <w:jc w:val="center"/>
          <w:del w:id="340" w:author="Rakesh" w:date="2022-12-08T14:19:00Z"/>
        </w:trPr>
        <w:tc>
          <w:tcPr>
            <w:tcW w:w="0" w:type="auto"/>
            <w:shd w:val="clear" w:color="auto" w:fill="auto"/>
          </w:tcPr>
          <w:p w14:paraId="376716F1" w14:textId="0C8A1C82" w:rsidR="00F14A92" w:rsidRPr="00F14A92" w:rsidDel="000A6F87" w:rsidRDefault="00F14A92" w:rsidP="00320C88">
            <w:pPr>
              <w:pStyle w:val="Tabletext"/>
              <w:rPr>
                <w:del w:id="341" w:author="Rakesh" w:date="2022-12-08T14:19:00Z"/>
                <w:lang w:bidi="ar-DZ"/>
              </w:rPr>
            </w:pPr>
            <w:del w:id="342" w:author="Rakesh" w:date="2022-12-08T14:19:00Z">
              <w:r w:rsidRPr="00F14A92" w:rsidDel="000A6F87">
                <w:rPr>
                  <w:lang w:bidi="ar-DZ"/>
                </w:rPr>
                <w:lastRenderedPageBreak/>
                <w:delText>2</w:delText>
              </w:r>
            </w:del>
          </w:p>
        </w:tc>
        <w:tc>
          <w:tcPr>
            <w:tcW w:w="0" w:type="auto"/>
            <w:shd w:val="clear" w:color="auto" w:fill="auto"/>
          </w:tcPr>
          <w:p w14:paraId="08E7F458" w14:textId="4AF7785A" w:rsidR="00F14A92" w:rsidRPr="00F14A92" w:rsidDel="000A6F87" w:rsidRDefault="00F14A92" w:rsidP="00320C88">
            <w:pPr>
              <w:pStyle w:val="Tabletext"/>
              <w:rPr>
                <w:del w:id="343" w:author="Rakesh" w:date="2022-12-08T14:19:00Z"/>
                <w:lang w:bidi="ar-DZ"/>
              </w:rPr>
            </w:pPr>
            <w:del w:id="344" w:author="Rakesh" w:date="2022-12-08T14:19:00Z">
              <w:r w:rsidDel="000A6F87">
                <w:rPr>
                  <w:lang w:bidi="ar-DZ"/>
                </w:rPr>
                <w:delText xml:space="preserve">Table </w:delText>
              </w:r>
              <w:r w:rsidRPr="00F14A92" w:rsidDel="000A6F87">
                <w:rPr>
                  <w:lang w:bidi="ar-DZ"/>
                </w:rPr>
                <w:delText xml:space="preserve">header </w:delText>
              </w:r>
              <w:r w:rsidDel="000A6F87">
                <w:rPr>
                  <w:lang w:bidi="ar-DZ"/>
                </w:rPr>
                <w:delText>(1st row) uses</w:delText>
              </w:r>
              <w:r w:rsidRPr="00F14A92" w:rsidDel="000A6F87">
                <w:rPr>
                  <w:lang w:bidi="ar-DZ"/>
                </w:rPr>
                <w:delText xml:space="preserve"> style Table_</w:delText>
              </w:r>
              <w:r w:rsidDel="000A6F87">
                <w:rPr>
                  <w:lang w:bidi="ar-DZ"/>
                </w:rPr>
                <w:delText>h</w:delText>
              </w:r>
              <w:r w:rsidRPr="00F14A92" w:rsidDel="000A6F87">
                <w:rPr>
                  <w:lang w:bidi="ar-DZ"/>
                </w:rPr>
                <w:delText>ead</w:delText>
              </w:r>
            </w:del>
          </w:p>
        </w:tc>
      </w:tr>
      <w:tr w:rsidR="00F14A92" w:rsidRPr="00F14A92" w:rsidDel="000A6F87" w14:paraId="1B231A2D" w14:textId="6488C481" w:rsidTr="00320C88">
        <w:trPr>
          <w:jc w:val="center"/>
          <w:del w:id="345" w:author="Rakesh" w:date="2022-12-08T14:19:00Z"/>
        </w:trPr>
        <w:tc>
          <w:tcPr>
            <w:tcW w:w="0" w:type="auto"/>
            <w:shd w:val="clear" w:color="auto" w:fill="auto"/>
          </w:tcPr>
          <w:p w14:paraId="15E141EC" w14:textId="69A49C08" w:rsidR="00F14A92" w:rsidRPr="00F14A92" w:rsidDel="000A6F87" w:rsidRDefault="00F14A92" w:rsidP="00320C88">
            <w:pPr>
              <w:pStyle w:val="Tabletext"/>
              <w:rPr>
                <w:del w:id="346" w:author="Rakesh" w:date="2022-12-08T14:19:00Z"/>
                <w:lang w:bidi="ar-DZ"/>
              </w:rPr>
            </w:pPr>
            <w:del w:id="347" w:author="Rakesh" w:date="2022-12-08T14:19:00Z">
              <w:r w:rsidRPr="00F14A92" w:rsidDel="000A6F87">
                <w:rPr>
                  <w:lang w:bidi="ar-DZ"/>
                </w:rPr>
                <w:delText>3</w:delText>
              </w:r>
            </w:del>
          </w:p>
        </w:tc>
        <w:tc>
          <w:tcPr>
            <w:tcW w:w="0" w:type="auto"/>
            <w:shd w:val="clear" w:color="auto" w:fill="auto"/>
          </w:tcPr>
          <w:p w14:paraId="7DAAC3B6" w14:textId="39AE087F" w:rsidR="00F14A92" w:rsidRPr="00F14A92" w:rsidDel="000A6F87" w:rsidRDefault="00F14A92" w:rsidP="00320C88">
            <w:pPr>
              <w:pStyle w:val="Tabletext"/>
              <w:rPr>
                <w:del w:id="348" w:author="Rakesh" w:date="2022-12-08T14:19:00Z"/>
                <w:lang w:bidi="ar-DZ"/>
              </w:rPr>
            </w:pPr>
            <w:del w:id="349" w:author="Rakesh" w:date="2022-12-08T14:19:00Z">
              <w:r w:rsidDel="000A6F87">
                <w:rPr>
                  <w:lang w:bidi="ar-DZ"/>
                </w:rPr>
                <w:delText xml:space="preserve">Other table </w:delText>
              </w:r>
              <w:r w:rsidRPr="00F14A92" w:rsidDel="000A6F87">
                <w:rPr>
                  <w:lang w:bidi="ar-DZ"/>
                </w:rPr>
                <w:delText xml:space="preserve">rows </w:delText>
              </w:r>
              <w:r w:rsidDel="000A6F87">
                <w:rPr>
                  <w:lang w:bidi="ar-DZ"/>
                </w:rPr>
                <w:delText>use</w:delText>
              </w:r>
              <w:r w:rsidRPr="00F14A92" w:rsidDel="000A6F87">
                <w:rPr>
                  <w:lang w:bidi="ar-DZ"/>
                </w:rPr>
                <w:delText xml:space="preserve"> style Table_</w:delText>
              </w:r>
              <w:r w:rsidDel="000A6F87">
                <w:rPr>
                  <w:lang w:bidi="ar-DZ"/>
                </w:rPr>
                <w:delText>t</w:delText>
              </w:r>
              <w:r w:rsidRPr="00F14A92" w:rsidDel="000A6F87">
                <w:rPr>
                  <w:lang w:bidi="ar-DZ"/>
                </w:rPr>
                <w:delText>ext</w:delText>
              </w:r>
            </w:del>
          </w:p>
        </w:tc>
      </w:tr>
      <w:tr w:rsidR="00F14A92" w:rsidRPr="00F14A92" w:rsidDel="000A6F87" w14:paraId="331C1F94" w14:textId="0115756F" w:rsidTr="00320C88">
        <w:trPr>
          <w:jc w:val="center"/>
          <w:del w:id="350" w:author="Rakesh" w:date="2022-12-08T14:19:00Z"/>
        </w:trPr>
        <w:tc>
          <w:tcPr>
            <w:tcW w:w="0" w:type="auto"/>
            <w:shd w:val="clear" w:color="auto" w:fill="auto"/>
          </w:tcPr>
          <w:p w14:paraId="2CAFE9F8" w14:textId="63CA8225" w:rsidR="00F14A92" w:rsidRPr="00F14A92" w:rsidDel="000A6F87" w:rsidRDefault="00F14A92" w:rsidP="00F14A92">
            <w:pPr>
              <w:pStyle w:val="Tabletext"/>
              <w:rPr>
                <w:del w:id="351" w:author="Rakesh" w:date="2022-12-08T14:19:00Z"/>
                <w:lang w:bidi="ar-DZ"/>
              </w:rPr>
            </w:pPr>
            <w:del w:id="352" w:author="Rakesh" w:date="2022-12-08T14:19:00Z">
              <w:r w:rsidDel="000A6F87">
                <w:rPr>
                  <w:lang w:bidi="ar-DZ"/>
                </w:rPr>
                <w:delText>4</w:delText>
              </w:r>
            </w:del>
          </w:p>
        </w:tc>
        <w:tc>
          <w:tcPr>
            <w:tcW w:w="0" w:type="auto"/>
            <w:shd w:val="clear" w:color="auto" w:fill="auto"/>
          </w:tcPr>
          <w:p w14:paraId="73AF9CB7" w14:textId="05A75FDE" w:rsidR="00F14A92" w:rsidRPr="00F14A92" w:rsidDel="000A6F87" w:rsidRDefault="00F14A92" w:rsidP="00F14A92">
            <w:pPr>
              <w:pStyle w:val="Tabletext"/>
              <w:rPr>
                <w:del w:id="353" w:author="Rakesh" w:date="2022-12-08T14:19:00Z"/>
                <w:lang w:bidi="ar-DZ"/>
              </w:rPr>
            </w:pPr>
            <w:del w:id="354" w:author="Rakesh" w:date="2022-12-08T14:19:00Z">
              <w:r w:rsidDel="000A6F87">
                <w:rPr>
                  <w:lang w:bidi="ar-DZ"/>
                </w:rPr>
                <w:delText>Heading with table number uses style "Table_No &amp; title"</w:delText>
              </w:r>
            </w:del>
          </w:p>
        </w:tc>
      </w:tr>
    </w:tbl>
    <w:p w14:paraId="58F4376C" w14:textId="2F46D620" w:rsidR="00F14A92" w:rsidDel="000A6F87" w:rsidRDefault="00F14A92" w:rsidP="00F14A92">
      <w:pPr>
        <w:rPr>
          <w:del w:id="355" w:author="Rakesh" w:date="2022-12-08T14:19:00Z"/>
          <w:lang w:bidi="ar-D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67"/>
        <w:gridCol w:w="851"/>
      </w:tblGrid>
      <w:tr w:rsidR="00F14A92" w:rsidDel="000A6F87" w14:paraId="11D235C8" w14:textId="14FCAD5F" w:rsidTr="009635CB">
        <w:trPr>
          <w:trHeight w:hRule="exact" w:val="851"/>
          <w:jc w:val="center"/>
          <w:del w:id="356" w:author="Rakesh" w:date="2022-12-08T14:19:00Z"/>
        </w:trPr>
        <w:tc>
          <w:tcPr>
            <w:tcW w:w="851" w:type="dxa"/>
            <w:tcBorders>
              <w:bottom w:val="single" w:sz="4" w:space="0" w:color="auto"/>
            </w:tcBorders>
            <w:vAlign w:val="center"/>
          </w:tcPr>
          <w:p w14:paraId="2BFF0F17" w14:textId="2481DF52" w:rsidR="00F14A92" w:rsidRPr="009635CB" w:rsidDel="000A6F87" w:rsidRDefault="00F14A92" w:rsidP="00320C88">
            <w:pPr>
              <w:jc w:val="center"/>
              <w:rPr>
                <w:del w:id="357" w:author="Rakesh" w:date="2022-12-08T14:19:00Z"/>
              </w:rPr>
            </w:pPr>
            <w:del w:id="358" w:author="Rakesh" w:date="2022-12-08T14:19:00Z">
              <w:r w:rsidRPr="009635CB" w:rsidDel="000A6F87">
                <w:delText>A</w:delText>
              </w:r>
            </w:del>
          </w:p>
        </w:tc>
        <w:tc>
          <w:tcPr>
            <w:tcW w:w="567" w:type="dxa"/>
            <w:tcBorders>
              <w:top w:val="nil"/>
              <w:bottom w:val="nil"/>
            </w:tcBorders>
            <w:vAlign w:val="center"/>
          </w:tcPr>
          <w:p w14:paraId="72F2AB8F" w14:textId="1545A306" w:rsidR="00F14A92" w:rsidRPr="009635CB" w:rsidDel="000A6F87" w:rsidRDefault="00F14A92" w:rsidP="00320C88">
            <w:pPr>
              <w:jc w:val="center"/>
              <w:rPr>
                <w:del w:id="359" w:author="Rakesh" w:date="2022-12-08T14:19:00Z"/>
              </w:rPr>
            </w:pPr>
            <w:del w:id="360" w:author="Rakesh" w:date="2022-12-08T14:19:00Z">
              <w:r w:rsidRPr="009635CB" w:rsidDel="000A6F87">
                <w:rPr>
                  <w:rFonts w:ascii="Wingdings" w:eastAsia="Wingdings" w:hAnsi="Wingdings" w:cs="Wingdings"/>
                </w:rPr>
                <w:delText></w:delText>
              </w:r>
            </w:del>
          </w:p>
        </w:tc>
        <w:tc>
          <w:tcPr>
            <w:tcW w:w="851" w:type="dxa"/>
            <w:tcBorders>
              <w:bottom w:val="single" w:sz="4" w:space="0" w:color="auto"/>
            </w:tcBorders>
            <w:vAlign w:val="center"/>
          </w:tcPr>
          <w:p w14:paraId="62AC94B8" w14:textId="30D5CBEA" w:rsidR="00F14A92" w:rsidRPr="009635CB" w:rsidDel="000A6F87" w:rsidRDefault="00F14A92" w:rsidP="00320C88">
            <w:pPr>
              <w:jc w:val="center"/>
              <w:rPr>
                <w:del w:id="361" w:author="Rakesh" w:date="2022-12-08T14:19:00Z"/>
              </w:rPr>
            </w:pPr>
            <w:del w:id="362" w:author="Rakesh" w:date="2022-12-08T14:19:00Z">
              <w:r w:rsidRPr="009635CB" w:rsidDel="000A6F87">
                <w:delText>B</w:delText>
              </w:r>
            </w:del>
          </w:p>
        </w:tc>
      </w:tr>
    </w:tbl>
    <w:p w14:paraId="4865F274" w14:textId="2218D234" w:rsidR="009635CB" w:rsidRPr="009635CB" w:rsidDel="000A6F87" w:rsidRDefault="009635CB" w:rsidP="009635CB">
      <w:pPr>
        <w:pStyle w:val="Figurelegend"/>
        <w:jc w:val="center"/>
        <w:rPr>
          <w:del w:id="363" w:author="Rakesh" w:date="2022-12-08T14:19:00Z"/>
        </w:rPr>
      </w:pPr>
      <w:del w:id="364" w:author="Rakesh" w:date="2022-12-08T14:19:00Z">
        <w:r w:rsidDel="000A6F87">
          <w:rPr>
            <w:lang w:bidi="ar-DZ"/>
          </w:rPr>
          <w:delText>Captions for figures use WinWord style "</w:delText>
        </w:r>
        <w:r w:rsidRPr="009635CB" w:rsidDel="000A6F87">
          <w:rPr>
            <w:lang w:bidi="ar-DZ"/>
          </w:rPr>
          <w:delText>Figure_No &amp; title</w:delText>
        </w:r>
        <w:r w:rsidDel="000A6F87">
          <w:rPr>
            <w:lang w:bidi="ar-DZ"/>
          </w:rPr>
          <w:delText>"</w:delText>
        </w:r>
      </w:del>
    </w:p>
    <w:p w14:paraId="0A1319D8" w14:textId="5A801495" w:rsidR="00F14A92" w:rsidDel="000A6F87" w:rsidRDefault="00F14A92" w:rsidP="009635CB">
      <w:pPr>
        <w:pStyle w:val="FigureNotitle"/>
        <w:rPr>
          <w:del w:id="365" w:author="Rakesh" w:date="2022-12-08T14:19:00Z"/>
          <w:lang w:bidi="ar-DZ"/>
        </w:rPr>
      </w:pPr>
      <w:bookmarkStart w:id="366" w:name="_Toc286237446"/>
      <w:bookmarkStart w:id="367" w:name="_Toc286246115"/>
      <w:bookmarkStart w:id="368" w:name="_Toc113922972"/>
      <w:del w:id="369" w:author="Rakesh" w:date="2022-12-08T14:19:00Z">
        <w:r w:rsidDel="000A6F87">
          <w:rPr>
            <w:lang w:bidi="ar-DZ"/>
          </w:rPr>
          <w:delText xml:space="preserve">Figure 1: </w:delText>
        </w:r>
        <w:r w:rsidRPr="002B0E11" w:rsidDel="000A6F87">
          <w:rPr>
            <w:highlight w:val="yellow"/>
            <w:lang w:bidi="ar-DZ"/>
          </w:rPr>
          <w:delText>Example of a figure</w:delText>
        </w:r>
        <w:bookmarkEnd w:id="366"/>
        <w:bookmarkEnd w:id="367"/>
        <w:bookmarkEnd w:id="368"/>
      </w:del>
    </w:p>
    <w:p w14:paraId="19D334CF" w14:textId="77777777" w:rsidR="002D41EB" w:rsidRDefault="002D41EB" w:rsidP="0029185B">
      <w:pPr>
        <w:pStyle w:val="AnnexNotitle"/>
        <w:rPr>
          <w:lang w:bidi="ar-DZ"/>
        </w:rPr>
      </w:pPr>
      <w:bookmarkStart w:id="370" w:name="_Toc121492009"/>
      <w:r>
        <w:rPr>
          <w:lang w:bidi="ar-DZ"/>
        </w:rPr>
        <w:t>Annex</w:t>
      </w:r>
      <w:r w:rsidR="002B0E11">
        <w:rPr>
          <w:lang w:bidi="ar-DZ"/>
        </w:rPr>
        <w:t xml:space="preserve"> A</w:t>
      </w:r>
      <w:r>
        <w:rPr>
          <w:lang w:bidi="ar-DZ"/>
        </w:rPr>
        <w:br/>
      </w:r>
      <w:r w:rsidRPr="009635CB">
        <w:rPr>
          <w:highlight w:val="yellow"/>
          <w:lang w:bidi="ar-DZ"/>
        </w:rPr>
        <w:t>Example of annex</w:t>
      </w:r>
      <w:bookmarkEnd w:id="370"/>
    </w:p>
    <w:p w14:paraId="79CF50A7" w14:textId="043DF41F" w:rsidR="002D41EB" w:rsidRDefault="002D41EB" w:rsidP="002D41EB">
      <w:pPr>
        <w:rPr>
          <w:lang w:val="en-GB" w:bidi="ar-DZ"/>
        </w:rPr>
      </w:pPr>
      <w:r w:rsidRPr="009635CB">
        <w:rPr>
          <w:highlight w:val="yellow"/>
        </w:rPr>
        <w:t>[ADD TEXT].</w:t>
      </w:r>
    </w:p>
    <w:p w14:paraId="215603D7" w14:textId="77777777" w:rsidR="002D41EB" w:rsidRDefault="002D41EB" w:rsidP="009635CB">
      <w:pPr>
        <w:pStyle w:val="AppendixNotitle"/>
        <w:rPr>
          <w:lang w:bidi="ar-DZ"/>
        </w:rPr>
      </w:pPr>
      <w:bookmarkStart w:id="371" w:name="_Toc121492010"/>
      <w:r>
        <w:rPr>
          <w:lang w:bidi="ar-DZ"/>
        </w:rPr>
        <w:t>Appendix</w:t>
      </w:r>
      <w:r w:rsidR="002B0E11">
        <w:rPr>
          <w:lang w:bidi="ar-DZ"/>
        </w:rPr>
        <w:t xml:space="preserve"> I</w:t>
      </w:r>
      <w:r>
        <w:rPr>
          <w:lang w:bidi="ar-DZ"/>
        </w:rPr>
        <w:br/>
      </w:r>
      <w:r w:rsidR="009635CB" w:rsidRPr="009635CB">
        <w:rPr>
          <w:highlight w:val="yellow"/>
          <w:lang w:bidi="ar-DZ"/>
        </w:rPr>
        <w:t>Example of appendix</w:t>
      </w:r>
      <w:bookmarkEnd w:id="371"/>
    </w:p>
    <w:p w14:paraId="7BDE1B9B" w14:textId="77777777" w:rsidR="009635CB" w:rsidRPr="009635CB" w:rsidRDefault="009635CB" w:rsidP="009635CB">
      <w:r w:rsidRPr="009635CB">
        <w:rPr>
          <w:highlight w:val="yellow"/>
        </w:rPr>
        <w:t>[ADD TEXT, IF ANY].</w:t>
      </w:r>
    </w:p>
    <w:p w14:paraId="12D5F49C" w14:textId="77777777" w:rsidR="002D41EB" w:rsidRPr="002D41EB" w:rsidRDefault="002D41EB" w:rsidP="002D41EB">
      <w:pPr>
        <w:rPr>
          <w:lang w:val="en-GB" w:bidi="ar-DZ"/>
        </w:rPr>
      </w:pPr>
    </w:p>
    <w:p w14:paraId="3515BC58" w14:textId="77777777" w:rsidR="004C46CD" w:rsidRDefault="004B39E2" w:rsidP="004B39E2">
      <w:pPr>
        <w:jc w:val="center"/>
      </w:pPr>
      <w:r w:rsidRPr="009635CB">
        <w:t>___________________</w:t>
      </w:r>
    </w:p>
    <w:p w14:paraId="61FD3726" w14:textId="77777777" w:rsidR="00ED5DD3" w:rsidRPr="009635CB" w:rsidRDefault="00ED5DD3" w:rsidP="00ED5DD3"/>
    <w:sectPr w:rsidR="00ED5DD3" w:rsidRPr="009635CB" w:rsidSect="00614441">
      <w:footerReference w:type="first" r:id="rId25"/>
      <w:pgSz w:w="11907" w:h="16840" w:code="9"/>
      <w:pgMar w:top="1210" w:right="1134" w:bottom="1079" w:left="1134" w:header="567" w:footer="567"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468953" w14:textId="77777777" w:rsidR="00785BFD" w:rsidRDefault="00785BFD">
      <w:r>
        <w:separator/>
      </w:r>
    </w:p>
  </w:endnote>
  <w:endnote w:type="continuationSeparator" w:id="0">
    <w:p w14:paraId="639BCB75" w14:textId="77777777" w:rsidR="00785BFD" w:rsidRDefault="00785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ヒラギノ角ゴ Pro W3">
    <w:altName w:val="MS Gothic"/>
    <w:charset w:val="80"/>
    <w:family w:val="auto"/>
    <w:pitch w:val="variable"/>
    <w:sig w:usb0="01000000" w:usb1="00000000" w:usb2="07040001"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 New Roman Bold">
    <w:altName w:val="Times New Roman"/>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4689ED" w14:textId="77777777" w:rsidR="00E02690" w:rsidRDefault="00E02690">
    <w:pPr>
      <w:pStyle w:val="Footer"/>
      <w:tabs>
        <w:tab w:val="left" w:pos="5245"/>
      </w:tabs>
      <w:rPr>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46DFD6" w14:textId="77777777" w:rsidR="00FD181F" w:rsidRDefault="00FD181F">
    <w:pPr>
      <w:pStyle w:val="Footer"/>
      <w:tabs>
        <w:tab w:val="left" w:pos="5245"/>
      </w:tabs>
      <w:rPr>
        <w:sz w:val="16"/>
      </w:rPr>
    </w:pPr>
    <w:r>
      <w:rPr>
        <w:noProof/>
        <w:sz w:val="16"/>
        <w:lang w:eastAsia="en-US" w:bidi="hi-IN"/>
      </w:rPr>
      <w:drawing>
        <wp:anchor distT="0" distB="0" distL="114300" distR="114300" simplePos="0" relativeHeight="251662336" behindDoc="0" locked="0" layoutInCell="1" allowOverlap="1" wp14:anchorId="77E55861" wp14:editId="347C6DA9">
          <wp:simplePos x="0" y="0"/>
          <wp:positionH relativeFrom="column">
            <wp:posOffset>5182235</wp:posOffset>
          </wp:positionH>
          <wp:positionV relativeFrom="paragraph">
            <wp:posOffset>-137160</wp:posOffset>
          </wp:positionV>
          <wp:extent cx="1504315" cy="634365"/>
          <wp:effectExtent l="0" t="0" r="0" b="0"/>
          <wp:wrapNone/>
          <wp:docPr id="4" name="Picture 4" descr="ITU-logo_on-light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U-logo_on-light_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315" cy="63436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4ADB15" w14:textId="34E47751" w:rsidR="00E02690" w:rsidRPr="0084023B" w:rsidRDefault="006558EC" w:rsidP="00B22DA4">
    <w:pPr>
      <w:pStyle w:val="Footer"/>
      <w:tabs>
        <w:tab w:val="clear" w:pos="4320"/>
        <w:tab w:val="clear" w:pos="8640"/>
      </w:tabs>
      <w:jc w:val="right"/>
      <w:rPr>
        <w:b/>
        <w:sz w:val="20"/>
      </w:rPr>
    </w:pPr>
    <w:r w:rsidRPr="00D8681F">
      <w:rPr>
        <w:b/>
        <w:bCs/>
        <w:sz w:val="20"/>
      </w:rPr>
      <w:fldChar w:fldCharType="begin"/>
    </w:r>
    <w:r w:rsidRPr="00D8681F">
      <w:rPr>
        <w:b/>
        <w:bCs/>
        <w:sz w:val="20"/>
      </w:rPr>
      <w:instrText xml:space="preserve"> styleref TRnumber </w:instrText>
    </w:r>
    <w:r w:rsidRPr="00D8681F">
      <w:rPr>
        <w:b/>
        <w:bCs/>
        <w:sz w:val="20"/>
      </w:rPr>
      <w:fldChar w:fldCharType="separate"/>
    </w:r>
    <w:r w:rsidR="00B04707">
      <w:rPr>
        <w:b/>
        <w:bCs/>
        <w:noProof/>
        <w:sz w:val="20"/>
      </w:rPr>
      <w:t>J.TR.WiFiTV</w:t>
    </w:r>
    <w:r w:rsidRPr="00D8681F">
      <w:rPr>
        <w:b/>
        <w:bCs/>
        <w:sz w:val="20"/>
      </w:rPr>
      <w:fldChar w:fldCharType="end"/>
    </w:r>
    <w:r w:rsidRPr="00D8681F">
      <w:rPr>
        <w:b/>
        <w:bCs/>
        <w:sz w:val="20"/>
      </w:rPr>
      <w:t xml:space="preserve"> </w:t>
    </w:r>
    <w:r w:rsidR="00E02690" w:rsidRPr="00D8681F">
      <w:rPr>
        <w:b/>
        <w:bCs/>
        <w:sz w:val="20"/>
      </w:rPr>
      <w:t>(</w:t>
    </w:r>
    <w:r w:rsidR="00E02690" w:rsidRPr="009635CB">
      <w:rPr>
        <w:b/>
        <w:sz w:val="20"/>
        <w:highlight w:val="yellow"/>
      </w:rPr>
      <w:t>YYYY-MM</w:t>
    </w:r>
    <w:r w:rsidR="00E02690" w:rsidRPr="0084023B">
      <w:rPr>
        <w:b/>
        <w:sz w:val="20"/>
      </w:rPr>
      <w:t xml:space="preserve">) </w:t>
    </w:r>
    <w:r w:rsidR="00E02690" w:rsidRPr="0084023B">
      <w:rPr>
        <w:b/>
        <w:sz w:val="20"/>
      </w:rPr>
      <w:tab/>
    </w:r>
    <w:r w:rsidR="00E02690" w:rsidRPr="0084023B">
      <w:rPr>
        <w:rStyle w:val="PageNumber"/>
        <w:rFonts w:ascii="Times New Roman Bold" w:hAnsi="Times New Roman Bold"/>
        <w:b/>
        <w:bCs/>
        <w:sz w:val="20"/>
      </w:rPr>
      <w:fldChar w:fldCharType="begin"/>
    </w:r>
    <w:r w:rsidR="00E02690" w:rsidRPr="0084023B">
      <w:rPr>
        <w:rStyle w:val="PageNumber"/>
        <w:rFonts w:ascii="Times New Roman Bold" w:hAnsi="Times New Roman Bold"/>
        <w:b/>
        <w:bCs/>
        <w:sz w:val="20"/>
      </w:rPr>
      <w:instrText xml:space="preserve"> PAGE </w:instrText>
    </w:r>
    <w:r w:rsidR="00E02690" w:rsidRPr="0084023B">
      <w:rPr>
        <w:rStyle w:val="PageNumber"/>
        <w:rFonts w:ascii="Times New Roman Bold" w:hAnsi="Times New Roman Bold"/>
        <w:b/>
        <w:bCs/>
        <w:sz w:val="20"/>
      </w:rPr>
      <w:fldChar w:fldCharType="separate"/>
    </w:r>
    <w:r w:rsidR="00B04707">
      <w:rPr>
        <w:rStyle w:val="PageNumber"/>
        <w:rFonts w:ascii="Times New Roman Bold" w:hAnsi="Times New Roman Bold" w:hint="eastAsia"/>
        <w:b/>
        <w:bCs/>
        <w:noProof/>
        <w:sz w:val="20"/>
      </w:rPr>
      <w:t>4</w:t>
    </w:r>
    <w:r w:rsidR="00E02690" w:rsidRPr="0084023B">
      <w:rPr>
        <w:rStyle w:val="PageNumber"/>
        <w:rFonts w:ascii="Times New Roman Bold" w:hAnsi="Times New Roman Bold"/>
        <w:b/>
        <w:bCs/>
        <w:sz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79E1D2" w14:textId="77777777" w:rsidR="00E02690" w:rsidRDefault="00E02690">
    <w:pPr>
      <w:pStyle w:val="Footer"/>
      <w:tabs>
        <w:tab w:val="clear" w:pos="4320"/>
        <w:tab w:val="clear" w:pos="8640"/>
        <w:tab w:val="left" w:pos="360"/>
        <w:tab w:val="right" w:pos="9600"/>
      </w:tabs>
      <w:ind w:right="-162" w:firstLine="360"/>
      <w:rPr>
        <w:b/>
        <w:bCs/>
        <w:sz w:val="22"/>
      </w:rPr>
    </w:pPr>
    <w:r>
      <w:rPr>
        <w:b/>
        <w:bCs/>
        <w:sz w:val="22"/>
      </w:rPr>
      <w:t xml:space="preserve">Implementers Guide for </w:t>
    </w:r>
    <w:r>
      <w:rPr>
        <w:b/>
        <w:bCs/>
        <w:sz w:val="22"/>
        <w:highlight w:val="yellow"/>
      </w:rPr>
      <w:t>{Rec # | Series}</w:t>
    </w:r>
    <w:r>
      <w:rPr>
        <w:b/>
        <w:bCs/>
        <w:sz w:val="22"/>
      </w:rPr>
      <w:tab/>
    </w: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noProof/>
      </w:rPr>
      <w:t>25</w:t>
    </w:r>
    <w:r>
      <w:rPr>
        <w:rStyle w:val="PageNumber"/>
        <w:b/>
        <w:bCs/>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CF2124" w14:textId="77777777" w:rsidR="00E02690" w:rsidRPr="00B22DA4" w:rsidRDefault="00E02690" w:rsidP="00B22DA4">
    <w:pPr>
      <w:pStyle w:val="Footer"/>
      <w:tabs>
        <w:tab w:val="clear" w:pos="4320"/>
        <w:tab w:val="clear" w:pos="8640"/>
      </w:tabs>
      <w:jc w:val="right"/>
      <w:rPr>
        <w:b/>
        <w:sz w:val="20"/>
      </w:rPr>
    </w:pPr>
    <w:r>
      <w:rPr>
        <w:b/>
        <w:sz w:val="20"/>
      </w:rPr>
      <w:t>FS</w:t>
    </w:r>
    <w:r w:rsidRPr="00D04546">
      <w:rPr>
        <w:b/>
        <w:sz w:val="20"/>
      </w:rPr>
      <w:t>TP-</w:t>
    </w:r>
    <w:r>
      <w:rPr>
        <w:b/>
        <w:sz w:val="20"/>
      </w:rPr>
      <w:t>FNTP</w:t>
    </w:r>
    <w:r w:rsidRPr="00D04546">
      <w:rPr>
        <w:b/>
        <w:sz w:val="20"/>
      </w:rPr>
      <w:t xml:space="preserve"> (2006-11) </w:t>
    </w:r>
    <w:r w:rsidRPr="00D04546">
      <w:rPr>
        <w:b/>
        <w:sz w:val="20"/>
      </w:rPr>
      <w:tab/>
    </w:r>
    <w:r w:rsidRPr="00D04546">
      <w:rPr>
        <w:rStyle w:val="PageNumber"/>
        <w:rFonts w:ascii="Times New Roman Bold" w:hAnsi="Times New Roman Bold"/>
        <w:b/>
        <w:bCs/>
        <w:caps/>
        <w:sz w:val="20"/>
      </w:rPr>
      <w:fldChar w:fldCharType="begin"/>
    </w:r>
    <w:r w:rsidRPr="00D04546">
      <w:rPr>
        <w:rStyle w:val="PageNumber"/>
        <w:rFonts w:ascii="Times New Roman Bold" w:hAnsi="Times New Roman Bold"/>
        <w:b/>
        <w:bCs/>
        <w:caps/>
        <w:sz w:val="20"/>
      </w:rPr>
      <w:instrText xml:space="preserve"> PAGE </w:instrText>
    </w:r>
    <w:r w:rsidRPr="00D04546">
      <w:rPr>
        <w:rStyle w:val="PageNumber"/>
        <w:rFonts w:ascii="Times New Roman Bold" w:hAnsi="Times New Roman Bold"/>
        <w:b/>
        <w:bCs/>
        <w:caps/>
        <w:sz w:val="20"/>
      </w:rPr>
      <w:fldChar w:fldCharType="separate"/>
    </w:r>
    <w:r>
      <w:rPr>
        <w:rStyle w:val="PageNumber"/>
        <w:rFonts w:ascii="Times New Roman Bold" w:hAnsi="Times New Roman Bold"/>
        <w:b/>
        <w:bCs/>
        <w:caps/>
        <w:noProof/>
        <w:sz w:val="20"/>
      </w:rPr>
      <w:t>4</w:t>
    </w:r>
    <w:r w:rsidRPr="00D04546">
      <w:rPr>
        <w:rStyle w:val="PageNumber"/>
        <w:rFonts w:ascii="Times New Roman Bold" w:hAnsi="Times New Roman Bold"/>
        <w:b/>
        <w:bCs/>
        <w:caps/>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55C603" w14:textId="77777777" w:rsidR="00785BFD" w:rsidRDefault="00785BFD">
      <w:r>
        <w:separator/>
      </w:r>
    </w:p>
  </w:footnote>
  <w:footnote w:type="continuationSeparator" w:id="0">
    <w:p w14:paraId="415513D3" w14:textId="77777777" w:rsidR="00785BFD" w:rsidRDefault="00785B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F11680" w14:textId="77777777" w:rsidR="00FD181F" w:rsidRDefault="00FD181F">
    <w:pPr>
      <w:pStyle w:val="Header"/>
    </w:pPr>
    <w:r>
      <w:rPr>
        <w:noProof/>
        <w:lang w:eastAsia="en-US" w:bidi="hi-IN"/>
      </w:rPr>
      <w:drawing>
        <wp:anchor distT="0" distB="0" distL="114300" distR="114300" simplePos="0" relativeHeight="251660288" behindDoc="0" locked="0" layoutInCell="1" allowOverlap="1" wp14:anchorId="3B95B22E" wp14:editId="78E15777">
          <wp:simplePos x="0" y="0"/>
          <wp:positionH relativeFrom="column">
            <wp:posOffset>-762000</wp:posOffset>
          </wp:positionH>
          <wp:positionV relativeFrom="paragraph">
            <wp:posOffset>-492760</wp:posOffset>
          </wp:positionV>
          <wp:extent cx="1569720" cy="10771505"/>
          <wp:effectExtent l="0" t="0" r="0" b="0"/>
          <wp:wrapNone/>
          <wp:docPr id="2" name="Picture 2" descr="Fond-Rec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d-Rec_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107715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763219" w14:textId="77777777" w:rsidR="00E02690" w:rsidRDefault="00E0269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D9CBB7" w14:textId="77777777" w:rsidR="00E02690" w:rsidRPr="00B22DA4" w:rsidRDefault="00E02690" w:rsidP="00B22DA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B137A4" w14:textId="77777777" w:rsidR="00E02690" w:rsidRPr="00B22DA4" w:rsidRDefault="00E02690" w:rsidP="00B22D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78255D"/>
    <w:multiLevelType w:val="hybridMultilevel"/>
    <w:tmpl w:val="3B164B4E"/>
    <w:lvl w:ilvl="0" w:tplc="7C7E61F4">
      <w:start w:val="1"/>
      <w:numFmt w:val="decimal"/>
      <w:lvlText w:val="7.%1"/>
      <w:lvlJc w:val="left"/>
      <w:pPr>
        <w:ind w:left="720" w:hanging="360"/>
      </w:pPr>
      <w:rPr>
        <w:rFonts w:hint="default"/>
        <w:b/>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8774457"/>
    <w:multiLevelType w:val="hybridMultilevel"/>
    <w:tmpl w:val="16260DCE"/>
    <w:lvl w:ilvl="0" w:tplc="5F1C4A46">
      <w:start w:val="1"/>
      <w:numFmt w:val="decimal"/>
      <w:lvlText w:val="[%1]"/>
      <w:lvlJc w:val="left"/>
      <w:pPr>
        <w:tabs>
          <w:tab w:val="num" w:pos="576"/>
        </w:tabs>
        <w:ind w:left="57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4CFE6F3A"/>
    <w:multiLevelType w:val="multilevel"/>
    <w:tmpl w:val="C28E38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1"/>
  </w:num>
  <w:num w:numId="2">
    <w:abstractNumId w:val="3"/>
  </w:num>
  <w:num w:numId="3">
    <w:abstractNumId w:val="0"/>
  </w:num>
  <w:num w:numId="4">
    <w:abstractNumId w:val="2"/>
  </w:num>
  <w:numIdMacAtCleanup w:val="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llab">
    <w15:presenceInfo w15:providerId="None" w15:userId="pallab"/>
  </w15:person>
  <w15:person w15:author="Administrator">
    <w15:presenceInfo w15:providerId="None" w15:userId="Administrator"/>
  </w15:person>
  <w15:person w15:author="Microsoft account">
    <w15:presenceInfo w15:providerId="Windows Live" w15:userId="5f23af40410420ca"/>
  </w15:person>
  <w15:person w15:author="Rakesh">
    <w15:presenceInfo w15:providerId="None" w15:userId="Rakes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7"/>
  <w:drawingGridHorizontalSpacing w:val="120"/>
  <w:displayHorizontalDrawingGridEvery w:val="2"/>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5CB"/>
    <w:rsid w:val="00003CAA"/>
    <w:rsid w:val="00004A38"/>
    <w:rsid w:val="00006FD8"/>
    <w:rsid w:val="00007949"/>
    <w:rsid w:val="0001311C"/>
    <w:rsid w:val="0003282B"/>
    <w:rsid w:val="00034049"/>
    <w:rsid w:val="00058629"/>
    <w:rsid w:val="00067382"/>
    <w:rsid w:val="000678CE"/>
    <w:rsid w:val="00084FD3"/>
    <w:rsid w:val="00087100"/>
    <w:rsid w:val="000A4539"/>
    <w:rsid w:val="000A6F87"/>
    <w:rsid w:val="000B0226"/>
    <w:rsid w:val="000B48B5"/>
    <w:rsid w:val="000C6849"/>
    <w:rsid w:val="000E01A2"/>
    <w:rsid w:val="000E053A"/>
    <w:rsid w:val="000E6528"/>
    <w:rsid w:val="001010EC"/>
    <w:rsid w:val="00127BD2"/>
    <w:rsid w:val="00127CDE"/>
    <w:rsid w:val="00133E4A"/>
    <w:rsid w:val="00142879"/>
    <w:rsid w:val="00146A98"/>
    <w:rsid w:val="00152C27"/>
    <w:rsid w:val="00162830"/>
    <w:rsid w:val="001661AD"/>
    <w:rsid w:val="00170B20"/>
    <w:rsid w:val="001726E1"/>
    <w:rsid w:val="00190A2B"/>
    <w:rsid w:val="00194D55"/>
    <w:rsid w:val="001C1902"/>
    <w:rsid w:val="001E0A1C"/>
    <w:rsid w:val="001E7755"/>
    <w:rsid w:val="001E7CAE"/>
    <w:rsid w:val="00216074"/>
    <w:rsid w:val="0022106C"/>
    <w:rsid w:val="002240A7"/>
    <w:rsid w:val="002378FD"/>
    <w:rsid w:val="002506D1"/>
    <w:rsid w:val="00252BE1"/>
    <w:rsid w:val="002647D0"/>
    <w:rsid w:val="002667D8"/>
    <w:rsid w:val="0029185B"/>
    <w:rsid w:val="002946DA"/>
    <w:rsid w:val="002A45A6"/>
    <w:rsid w:val="002B0E11"/>
    <w:rsid w:val="002C1A6F"/>
    <w:rsid w:val="002C67BB"/>
    <w:rsid w:val="002D1C18"/>
    <w:rsid w:val="002D41EB"/>
    <w:rsid w:val="002F203F"/>
    <w:rsid w:val="0030222D"/>
    <w:rsid w:val="003076FB"/>
    <w:rsid w:val="00320C88"/>
    <w:rsid w:val="003233ED"/>
    <w:rsid w:val="0032358D"/>
    <w:rsid w:val="003326F4"/>
    <w:rsid w:val="00347BF1"/>
    <w:rsid w:val="003507D0"/>
    <w:rsid w:val="003507D9"/>
    <w:rsid w:val="00352AC2"/>
    <w:rsid w:val="00355736"/>
    <w:rsid w:val="00362168"/>
    <w:rsid w:val="003859FC"/>
    <w:rsid w:val="003A4716"/>
    <w:rsid w:val="003B5C40"/>
    <w:rsid w:val="003D6ABF"/>
    <w:rsid w:val="003E4AF9"/>
    <w:rsid w:val="003F03EC"/>
    <w:rsid w:val="003F7C7B"/>
    <w:rsid w:val="0040627C"/>
    <w:rsid w:val="00410EB2"/>
    <w:rsid w:val="00412492"/>
    <w:rsid w:val="004135A1"/>
    <w:rsid w:val="00424E63"/>
    <w:rsid w:val="004479C5"/>
    <w:rsid w:val="0046026E"/>
    <w:rsid w:val="00467172"/>
    <w:rsid w:val="00467B14"/>
    <w:rsid w:val="00473EB5"/>
    <w:rsid w:val="00487756"/>
    <w:rsid w:val="00490C80"/>
    <w:rsid w:val="00492BA3"/>
    <w:rsid w:val="004952E6"/>
    <w:rsid w:val="004A79FA"/>
    <w:rsid w:val="004B39E2"/>
    <w:rsid w:val="004C062A"/>
    <w:rsid w:val="004C46CD"/>
    <w:rsid w:val="004C75CE"/>
    <w:rsid w:val="004E14D9"/>
    <w:rsid w:val="00501B49"/>
    <w:rsid w:val="00502F97"/>
    <w:rsid w:val="005535A2"/>
    <w:rsid w:val="005932FA"/>
    <w:rsid w:val="005939F7"/>
    <w:rsid w:val="005B23B5"/>
    <w:rsid w:val="005B79F6"/>
    <w:rsid w:val="005C712C"/>
    <w:rsid w:val="0060241A"/>
    <w:rsid w:val="00614441"/>
    <w:rsid w:val="00620605"/>
    <w:rsid w:val="00633928"/>
    <w:rsid w:val="00641720"/>
    <w:rsid w:val="0064792C"/>
    <w:rsid w:val="006558EC"/>
    <w:rsid w:val="00665E46"/>
    <w:rsid w:val="00671B11"/>
    <w:rsid w:val="006727AE"/>
    <w:rsid w:val="00673A4E"/>
    <w:rsid w:val="00674315"/>
    <w:rsid w:val="00675621"/>
    <w:rsid w:val="006935CA"/>
    <w:rsid w:val="0069681C"/>
    <w:rsid w:val="0069739C"/>
    <w:rsid w:val="00721F06"/>
    <w:rsid w:val="00726DC1"/>
    <w:rsid w:val="00737170"/>
    <w:rsid w:val="00785779"/>
    <w:rsid w:val="00785BFD"/>
    <w:rsid w:val="0078796F"/>
    <w:rsid w:val="00790B7A"/>
    <w:rsid w:val="007C6925"/>
    <w:rsid w:val="007F417E"/>
    <w:rsid w:val="007F7175"/>
    <w:rsid w:val="0083023F"/>
    <w:rsid w:val="0083613C"/>
    <w:rsid w:val="0084023B"/>
    <w:rsid w:val="00844F16"/>
    <w:rsid w:val="00846F44"/>
    <w:rsid w:val="0085267C"/>
    <w:rsid w:val="00861AFF"/>
    <w:rsid w:val="00863C2A"/>
    <w:rsid w:val="00867701"/>
    <w:rsid w:val="00874E7D"/>
    <w:rsid w:val="00895A5F"/>
    <w:rsid w:val="008968AB"/>
    <w:rsid w:val="008A693C"/>
    <w:rsid w:val="008B001E"/>
    <w:rsid w:val="008C2F1C"/>
    <w:rsid w:val="008D24BE"/>
    <w:rsid w:val="008E6D55"/>
    <w:rsid w:val="00907B6B"/>
    <w:rsid w:val="00911869"/>
    <w:rsid w:val="009404AA"/>
    <w:rsid w:val="009452D2"/>
    <w:rsid w:val="0095330F"/>
    <w:rsid w:val="00960647"/>
    <w:rsid w:val="00962424"/>
    <w:rsid w:val="00962725"/>
    <w:rsid w:val="009635CB"/>
    <w:rsid w:val="00970CD5"/>
    <w:rsid w:val="00973BC0"/>
    <w:rsid w:val="00981C2C"/>
    <w:rsid w:val="00986255"/>
    <w:rsid w:val="009A4898"/>
    <w:rsid w:val="009A4F98"/>
    <w:rsid w:val="009C01D1"/>
    <w:rsid w:val="009C46D8"/>
    <w:rsid w:val="009D0B7C"/>
    <w:rsid w:val="009D26EB"/>
    <w:rsid w:val="009D76F7"/>
    <w:rsid w:val="00A01C5E"/>
    <w:rsid w:val="00A03FBD"/>
    <w:rsid w:val="00A30CB7"/>
    <w:rsid w:val="00A36E26"/>
    <w:rsid w:val="00A40B6A"/>
    <w:rsid w:val="00A613E0"/>
    <w:rsid w:val="00A63817"/>
    <w:rsid w:val="00A63EF2"/>
    <w:rsid w:val="00A6449D"/>
    <w:rsid w:val="00A74437"/>
    <w:rsid w:val="00A7792D"/>
    <w:rsid w:val="00A90B48"/>
    <w:rsid w:val="00A93B35"/>
    <w:rsid w:val="00AA4884"/>
    <w:rsid w:val="00AF0764"/>
    <w:rsid w:val="00AF1A28"/>
    <w:rsid w:val="00AF3A7B"/>
    <w:rsid w:val="00B04707"/>
    <w:rsid w:val="00B154AA"/>
    <w:rsid w:val="00B22DA4"/>
    <w:rsid w:val="00B41F5E"/>
    <w:rsid w:val="00B51CCD"/>
    <w:rsid w:val="00B56207"/>
    <w:rsid w:val="00B6296C"/>
    <w:rsid w:val="00B639E4"/>
    <w:rsid w:val="00B832A7"/>
    <w:rsid w:val="00B8367E"/>
    <w:rsid w:val="00B847E7"/>
    <w:rsid w:val="00B87323"/>
    <w:rsid w:val="00B93849"/>
    <w:rsid w:val="00BB7441"/>
    <w:rsid w:val="00BD6371"/>
    <w:rsid w:val="00BF2AB7"/>
    <w:rsid w:val="00BF6782"/>
    <w:rsid w:val="00C066A8"/>
    <w:rsid w:val="00C1062C"/>
    <w:rsid w:val="00C26533"/>
    <w:rsid w:val="00C42501"/>
    <w:rsid w:val="00C4281C"/>
    <w:rsid w:val="00C71DFD"/>
    <w:rsid w:val="00C80C5B"/>
    <w:rsid w:val="00C932B1"/>
    <w:rsid w:val="00CA3F8B"/>
    <w:rsid w:val="00CA6A4B"/>
    <w:rsid w:val="00CA7EB6"/>
    <w:rsid w:val="00CB74EE"/>
    <w:rsid w:val="00CC3A2B"/>
    <w:rsid w:val="00CD3820"/>
    <w:rsid w:val="00CE189D"/>
    <w:rsid w:val="00D04970"/>
    <w:rsid w:val="00D150B8"/>
    <w:rsid w:val="00D374FD"/>
    <w:rsid w:val="00D46926"/>
    <w:rsid w:val="00D509D0"/>
    <w:rsid w:val="00D8681F"/>
    <w:rsid w:val="00D9069A"/>
    <w:rsid w:val="00DC6214"/>
    <w:rsid w:val="00DC79AE"/>
    <w:rsid w:val="00DE07BE"/>
    <w:rsid w:val="00DF1A50"/>
    <w:rsid w:val="00DF41E8"/>
    <w:rsid w:val="00E02690"/>
    <w:rsid w:val="00E24FB9"/>
    <w:rsid w:val="00E41D57"/>
    <w:rsid w:val="00E46AC6"/>
    <w:rsid w:val="00E504D7"/>
    <w:rsid w:val="00E913EC"/>
    <w:rsid w:val="00E92B39"/>
    <w:rsid w:val="00E93439"/>
    <w:rsid w:val="00ED1BD4"/>
    <w:rsid w:val="00ED5DD3"/>
    <w:rsid w:val="00EE54CA"/>
    <w:rsid w:val="00EF0508"/>
    <w:rsid w:val="00F014D0"/>
    <w:rsid w:val="00F040F0"/>
    <w:rsid w:val="00F05ED5"/>
    <w:rsid w:val="00F07D06"/>
    <w:rsid w:val="00F14A92"/>
    <w:rsid w:val="00F4343C"/>
    <w:rsid w:val="00F46B1B"/>
    <w:rsid w:val="00F549E8"/>
    <w:rsid w:val="00F61B6F"/>
    <w:rsid w:val="00F62345"/>
    <w:rsid w:val="00FA0911"/>
    <w:rsid w:val="00FA5FD8"/>
    <w:rsid w:val="00FC1669"/>
    <w:rsid w:val="00FC331F"/>
    <w:rsid w:val="00FC51E5"/>
    <w:rsid w:val="00FD181F"/>
    <w:rsid w:val="00FD7800"/>
    <w:rsid w:val="12C9BFC7"/>
    <w:rsid w:val="579B9F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49">
      <v:textbox inset="5.85pt,.7pt,5.85pt,.7pt"/>
    </o:shapedefaults>
    <o:shapelayout v:ext="edit">
      <o:idmap v:ext="edit" data="1"/>
    </o:shapelayout>
  </w:shapeDefaults>
  <w:decimalSymbol w:val="."/>
  <w:listSeparator w:val=","/>
  <w14:docId w14:val="06DB4856"/>
  <w15:docId w15:val="{8263C57A-415E-4538-8C9E-D3A9148CB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D09"/>
    <w:pPr>
      <w:spacing w:before="120"/>
    </w:pPr>
    <w:rPr>
      <w:sz w:val="24"/>
    </w:rPr>
  </w:style>
  <w:style w:type="paragraph" w:styleId="Heading1">
    <w:name w:val="heading 1"/>
    <w:basedOn w:val="Normal"/>
    <w:next w:val="Normal"/>
    <w:link w:val="Heading1Char"/>
    <w:rsid w:val="00F14A92"/>
    <w:pPr>
      <w:keepNext/>
      <w:numPr>
        <w:numId w:val="2"/>
      </w:numPr>
      <w:spacing w:before="240" w:after="60"/>
      <w:outlineLvl w:val="0"/>
    </w:pPr>
    <w:rPr>
      <w:rFonts w:cs="Arial"/>
      <w:b/>
      <w:bCs/>
      <w:kern w:val="32"/>
      <w:szCs w:val="32"/>
      <w:lang w:val="en-GB" w:eastAsia="ja-JP"/>
    </w:rPr>
  </w:style>
  <w:style w:type="paragraph" w:styleId="Heading2">
    <w:name w:val="heading 2"/>
    <w:basedOn w:val="Normal"/>
    <w:next w:val="Normal"/>
    <w:rsid w:val="00F14A92"/>
    <w:pPr>
      <w:keepNext/>
      <w:numPr>
        <w:ilvl w:val="1"/>
        <w:numId w:val="2"/>
      </w:numPr>
      <w:spacing w:before="240" w:after="60"/>
      <w:outlineLvl w:val="1"/>
    </w:pPr>
    <w:rPr>
      <w:rFonts w:cs="Arial"/>
      <w:b/>
      <w:bCs/>
      <w:iCs/>
      <w:szCs w:val="28"/>
      <w:lang w:val="en-GB" w:eastAsia="ja-JP"/>
    </w:rPr>
  </w:style>
  <w:style w:type="paragraph" w:styleId="Heading3">
    <w:name w:val="heading 3"/>
    <w:basedOn w:val="Normal"/>
    <w:next w:val="Normal"/>
    <w:rsid w:val="00F14A92"/>
    <w:pPr>
      <w:keepNext/>
      <w:numPr>
        <w:ilvl w:val="2"/>
        <w:numId w:val="2"/>
      </w:numPr>
      <w:spacing w:before="240" w:after="60"/>
      <w:outlineLvl w:val="2"/>
    </w:pPr>
    <w:rPr>
      <w:rFonts w:cs="Arial"/>
      <w:b/>
      <w:bCs/>
      <w:szCs w:val="26"/>
      <w:lang w:val="en-GB" w:eastAsia="ja-JP"/>
    </w:rPr>
  </w:style>
  <w:style w:type="paragraph" w:styleId="Heading4">
    <w:name w:val="heading 4"/>
    <w:basedOn w:val="Normal"/>
    <w:next w:val="Normal"/>
    <w:qFormat/>
    <w:rsid w:val="00F14A92"/>
    <w:pPr>
      <w:keepNext/>
      <w:numPr>
        <w:ilvl w:val="3"/>
        <w:numId w:val="2"/>
      </w:numPr>
      <w:spacing w:before="240" w:after="60"/>
      <w:outlineLvl w:val="3"/>
    </w:pPr>
    <w:rPr>
      <w:b/>
      <w:bCs/>
      <w:szCs w:val="28"/>
      <w:lang w:val="en-GB" w:eastAsia="ja-JP"/>
    </w:rPr>
  </w:style>
  <w:style w:type="paragraph" w:styleId="Heading5">
    <w:name w:val="heading 5"/>
    <w:basedOn w:val="Normal"/>
    <w:next w:val="Normal"/>
    <w:qFormat/>
    <w:rsid w:val="00F14A92"/>
    <w:pPr>
      <w:numPr>
        <w:ilvl w:val="4"/>
        <w:numId w:val="2"/>
      </w:numPr>
      <w:spacing w:before="240" w:after="60"/>
      <w:outlineLvl w:val="4"/>
    </w:pPr>
    <w:rPr>
      <w:b/>
      <w:bCs/>
      <w:i/>
      <w:iCs/>
      <w:szCs w:val="26"/>
      <w:lang w:val="en-GB" w:eastAsia="ja-JP"/>
    </w:rPr>
  </w:style>
  <w:style w:type="paragraph" w:styleId="Heading6">
    <w:name w:val="heading 6"/>
    <w:basedOn w:val="Normal"/>
    <w:next w:val="Normal"/>
    <w:rsid w:val="00F14A92"/>
    <w:pPr>
      <w:numPr>
        <w:ilvl w:val="5"/>
        <w:numId w:val="2"/>
      </w:numPr>
      <w:spacing w:before="240" w:after="60"/>
      <w:outlineLvl w:val="5"/>
    </w:pPr>
    <w:rPr>
      <w:b/>
      <w:bCs/>
      <w:szCs w:val="22"/>
      <w:lang w:val="en-GB" w:eastAsia="ja-JP"/>
    </w:rPr>
  </w:style>
  <w:style w:type="paragraph" w:styleId="Heading7">
    <w:name w:val="heading 7"/>
    <w:basedOn w:val="Normal"/>
    <w:next w:val="Normal"/>
    <w:rsid w:val="00F14A92"/>
    <w:pPr>
      <w:numPr>
        <w:ilvl w:val="6"/>
        <w:numId w:val="2"/>
      </w:numPr>
      <w:spacing w:before="240" w:after="60"/>
      <w:outlineLvl w:val="6"/>
    </w:pPr>
    <w:rPr>
      <w:szCs w:val="24"/>
      <w:lang w:val="en-GB" w:eastAsia="ja-JP"/>
    </w:rPr>
  </w:style>
  <w:style w:type="paragraph" w:styleId="Heading8">
    <w:name w:val="heading 8"/>
    <w:basedOn w:val="Normal"/>
    <w:next w:val="Normal"/>
    <w:rsid w:val="00F14A92"/>
    <w:pPr>
      <w:numPr>
        <w:ilvl w:val="7"/>
        <w:numId w:val="2"/>
      </w:numPr>
      <w:spacing w:before="240" w:after="60"/>
      <w:outlineLvl w:val="7"/>
    </w:pPr>
    <w:rPr>
      <w:i/>
      <w:iCs/>
      <w:szCs w:val="24"/>
      <w:lang w:val="en-GB" w:eastAsia="ja-JP"/>
    </w:rPr>
  </w:style>
  <w:style w:type="paragraph" w:styleId="Heading9">
    <w:name w:val="heading 9"/>
    <w:basedOn w:val="Normal"/>
    <w:next w:val="Normal"/>
    <w:rsid w:val="00F14A92"/>
    <w:pPr>
      <w:numPr>
        <w:ilvl w:val="8"/>
        <w:numId w:val="2"/>
      </w:numPr>
      <w:spacing w:before="240" w:after="60"/>
      <w:outlineLvl w:val="8"/>
    </w:pPr>
    <w:rPr>
      <w:rFonts w:cs="Arial"/>
      <w:szCs w:val="22"/>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ASN1">
    <w:name w:val="ASN.1"/>
    <w:rsid w:val="00873B88"/>
    <w:pPr>
      <w:tabs>
        <w:tab w:val="left" w:pos="567"/>
        <w:tab w:val="left" w:pos="1134"/>
        <w:tab w:val="left" w:pos="1701"/>
        <w:tab w:val="left" w:pos="2268"/>
        <w:tab w:val="left" w:pos="2835"/>
        <w:tab w:val="left" w:pos="3402"/>
        <w:tab w:val="left" w:pos="3969"/>
        <w:tab w:val="left" w:pos="4536"/>
        <w:tab w:val="left" w:pos="5103"/>
        <w:tab w:val="left" w:pos="5670"/>
      </w:tabs>
    </w:pPr>
    <w:rPr>
      <w:rFonts w:ascii="Courier New" w:eastAsia="Times New Roman" w:hAnsi="Courier New"/>
      <w:b/>
      <w:noProof/>
      <w:lang w:val="en-GB" w:eastAsia="en-US"/>
    </w:rPr>
  </w:style>
  <w:style w:type="table" w:styleId="TableGrid">
    <w:name w:val="Table Grid"/>
    <w:basedOn w:val="TableNormal"/>
    <w:rsid w:val="00A0117B"/>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895A5F"/>
    <w:pPr>
      <w:tabs>
        <w:tab w:val="left" w:pos="480"/>
        <w:tab w:val="right" w:leader="dot" w:pos="9629"/>
      </w:tabs>
      <w:spacing w:after="120"/>
    </w:pPr>
    <w:rPr>
      <w:b/>
      <w:bCs/>
      <w:caps/>
      <w:sz w:val="20"/>
      <w:szCs w:val="24"/>
    </w:rPr>
  </w:style>
  <w:style w:type="paragraph" w:styleId="TOC2">
    <w:name w:val="toc 2"/>
    <w:basedOn w:val="Normal"/>
    <w:next w:val="Normal"/>
    <w:autoRedefine/>
    <w:uiPriority w:val="39"/>
    <w:rsid w:val="00A0117B"/>
    <w:pPr>
      <w:spacing w:before="0"/>
      <w:ind w:left="240"/>
    </w:pPr>
    <w:rPr>
      <w:smallCaps/>
      <w:sz w:val="20"/>
      <w:szCs w:val="24"/>
    </w:rPr>
  </w:style>
  <w:style w:type="paragraph" w:styleId="TOC3">
    <w:name w:val="toc 3"/>
    <w:basedOn w:val="Normal"/>
    <w:next w:val="Normal"/>
    <w:autoRedefine/>
    <w:uiPriority w:val="39"/>
    <w:rsid w:val="00A0117B"/>
    <w:pPr>
      <w:spacing w:before="0"/>
      <w:ind w:left="480"/>
    </w:pPr>
    <w:rPr>
      <w:i/>
      <w:iCs/>
      <w:sz w:val="20"/>
      <w:szCs w:val="24"/>
    </w:rPr>
  </w:style>
  <w:style w:type="character" w:styleId="Hyperlink">
    <w:name w:val="Hyperlink"/>
    <w:uiPriority w:val="99"/>
    <w:rsid w:val="00A0117B"/>
    <w:rPr>
      <w:color w:val="0000FF"/>
      <w:u w:val="single"/>
    </w:rPr>
  </w:style>
  <w:style w:type="paragraph" w:styleId="CommentText">
    <w:name w:val="annotation text"/>
    <w:basedOn w:val="Normal"/>
    <w:link w:val="CommentTextChar"/>
    <w:uiPriority w:val="99"/>
    <w:semiHidden/>
    <w:rsid w:val="00A0117B"/>
    <w:rPr>
      <w:rFonts w:eastAsia="Times New Roman"/>
      <w:sz w:val="20"/>
      <w:lang w:eastAsia="en-US"/>
    </w:rPr>
  </w:style>
  <w:style w:type="character" w:styleId="FollowedHyperlink">
    <w:name w:val="FollowedHyperlink"/>
    <w:rsid w:val="00A0117B"/>
    <w:rPr>
      <w:color w:val="800080"/>
      <w:u w:val="single"/>
    </w:rPr>
  </w:style>
  <w:style w:type="paragraph" w:customStyle="1" w:styleId="Figurelegend">
    <w:name w:val="Figure_legend"/>
    <w:basedOn w:val="Normal"/>
    <w:rsid w:val="00F27B26"/>
    <w:pPr>
      <w:keepNext/>
      <w:keepLines/>
      <w:overflowPunct w:val="0"/>
      <w:autoSpaceDE w:val="0"/>
      <w:autoSpaceDN w:val="0"/>
      <w:adjustRightInd w:val="0"/>
      <w:spacing w:before="20" w:after="20"/>
    </w:pPr>
    <w:rPr>
      <w:rFonts w:eastAsia="Times New Roman"/>
      <w:sz w:val="18"/>
      <w:lang w:val="en-GB" w:eastAsia="en-US"/>
    </w:rPr>
  </w:style>
  <w:style w:type="paragraph" w:customStyle="1" w:styleId="Normalaftertitle">
    <w:name w:val="Normal after title"/>
    <w:basedOn w:val="Normal"/>
    <w:next w:val="Normal"/>
    <w:rsid w:val="00166D09"/>
    <w:pPr>
      <w:tabs>
        <w:tab w:val="left" w:pos="794"/>
        <w:tab w:val="left" w:pos="1191"/>
        <w:tab w:val="left" w:pos="1588"/>
        <w:tab w:val="left" w:pos="1985"/>
      </w:tabs>
      <w:spacing w:before="320"/>
    </w:pPr>
    <w:rPr>
      <w:rFonts w:eastAsia="SimSun"/>
      <w:lang w:val="en-GB" w:eastAsia="en-US"/>
    </w:rPr>
  </w:style>
  <w:style w:type="character" w:styleId="CommentReference">
    <w:name w:val="annotation reference"/>
    <w:uiPriority w:val="99"/>
    <w:semiHidden/>
    <w:rsid w:val="00166D09"/>
    <w:rPr>
      <w:sz w:val="16"/>
    </w:rPr>
  </w:style>
  <w:style w:type="paragraph" w:customStyle="1" w:styleId="Normalaftertitle0">
    <w:name w:val="Normal_after_title"/>
    <w:basedOn w:val="Normal"/>
    <w:next w:val="Normal"/>
    <w:rsid w:val="00166D09"/>
    <w:pPr>
      <w:tabs>
        <w:tab w:val="left" w:pos="794"/>
        <w:tab w:val="left" w:pos="1191"/>
        <w:tab w:val="left" w:pos="1588"/>
        <w:tab w:val="left" w:pos="1985"/>
      </w:tabs>
      <w:overflowPunct w:val="0"/>
      <w:autoSpaceDE w:val="0"/>
      <w:autoSpaceDN w:val="0"/>
      <w:adjustRightInd w:val="0"/>
      <w:spacing w:before="360"/>
      <w:textAlignment w:val="baseline"/>
    </w:pPr>
    <w:rPr>
      <w:rFonts w:eastAsia="SimSun"/>
      <w:lang w:val="en-GB" w:eastAsia="en-US"/>
    </w:rPr>
  </w:style>
  <w:style w:type="paragraph" w:customStyle="1" w:styleId="Rectitle">
    <w:name w:val="Rec_title"/>
    <w:basedOn w:val="Normal"/>
    <w:next w:val="Normalaftertitle0"/>
    <w:rsid w:val="00166D09"/>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rFonts w:eastAsia="SimSun"/>
      <w:b/>
      <w:sz w:val="28"/>
      <w:lang w:val="en-GB" w:eastAsia="en-US"/>
    </w:rPr>
  </w:style>
  <w:style w:type="paragraph" w:customStyle="1" w:styleId="RecNo">
    <w:name w:val="Rec_No"/>
    <w:basedOn w:val="Normal"/>
    <w:next w:val="Normal"/>
    <w:rsid w:val="00166D09"/>
    <w:pPr>
      <w:keepNext/>
      <w:keepLines/>
      <w:tabs>
        <w:tab w:val="left" w:pos="794"/>
        <w:tab w:val="left" w:pos="1191"/>
        <w:tab w:val="left" w:pos="1588"/>
        <w:tab w:val="left" w:pos="1985"/>
      </w:tabs>
      <w:overflowPunct w:val="0"/>
      <w:autoSpaceDE w:val="0"/>
      <w:autoSpaceDN w:val="0"/>
      <w:adjustRightInd w:val="0"/>
      <w:textAlignment w:val="baseline"/>
    </w:pPr>
    <w:rPr>
      <w:rFonts w:eastAsia="Times New Roman"/>
      <w:b/>
      <w:sz w:val="28"/>
      <w:lang w:val="en-GB" w:eastAsia="en-US"/>
    </w:rPr>
  </w:style>
  <w:style w:type="paragraph" w:styleId="TOC4">
    <w:name w:val="toc 4"/>
    <w:basedOn w:val="Normal"/>
    <w:next w:val="Normal"/>
    <w:autoRedefine/>
    <w:semiHidden/>
    <w:rsid w:val="00166D09"/>
    <w:pPr>
      <w:spacing w:before="0"/>
      <w:ind w:left="720"/>
    </w:pPr>
    <w:rPr>
      <w:sz w:val="18"/>
      <w:szCs w:val="21"/>
    </w:rPr>
  </w:style>
  <w:style w:type="paragraph" w:styleId="TOC5">
    <w:name w:val="toc 5"/>
    <w:basedOn w:val="Normal"/>
    <w:next w:val="Normal"/>
    <w:autoRedefine/>
    <w:semiHidden/>
    <w:rsid w:val="00166D09"/>
    <w:pPr>
      <w:spacing w:before="0"/>
      <w:ind w:left="960"/>
    </w:pPr>
    <w:rPr>
      <w:sz w:val="18"/>
      <w:szCs w:val="21"/>
    </w:rPr>
  </w:style>
  <w:style w:type="paragraph" w:styleId="TOC6">
    <w:name w:val="toc 6"/>
    <w:basedOn w:val="Normal"/>
    <w:next w:val="Normal"/>
    <w:autoRedefine/>
    <w:semiHidden/>
    <w:rsid w:val="00166D09"/>
    <w:pPr>
      <w:spacing w:before="0"/>
      <w:ind w:left="1200"/>
    </w:pPr>
    <w:rPr>
      <w:sz w:val="18"/>
      <w:szCs w:val="21"/>
    </w:rPr>
  </w:style>
  <w:style w:type="paragraph" w:styleId="TOC7">
    <w:name w:val="toc 7"/>
    <w:basedOn w:val="Normal"/>
    <w:next w:val="Normal"/>
    <w:autoRedefine/>
    <w:semiHidden/>
    <w:rsid w:val="00166D09"/>
    <w:pPr>
      <w:spacing w:before="0"/>
      <w:ind w:left="1440"/>
    </w:pPr>
    <w:rPr>
      <w:sz w:val="18"/>
      <w:szCs w:val="21"/>
    </w:rPr>
  </w:style>
  <w:style w:type="paragraph" w:styleId="TOC8">
    <w:name w:val="toc 8"/>
    <w:basedOn w:val="Normal"/>
    <w:next w:val="Normal"/>
    <w:autoRedefine/>
    <w:semiHidden/>
    <w:rsid w:val="00166D09"/>
    <w:pPr>
      <w:spacing w:before="0"/>
      <w:ind w:left="1680"/>
    </w:pPr>
    <w:rPr>
      <w:sz w:val="18"/>
      <w:szCs w:val="21"/>
    </w:rPr>
  </w:style>
  <w:style w:type="paragraph" w:styleId="TOC9">
    <w:name w:val="toc 9"/>
    <w:basedOn w:val="Normal"/>
    <w:next w:val="Normal"/>
    <w:autoRedefine/>
    <w:semiHidden/>
    <w:rsid w:val="00166D09"/>
    <w:pPr>
      <w:spacing w:before="0"/>
      <w:ind w:left="1920"/>
    </w:pPr>
    <w:rPr>
      <w:sz w:val="18"/>
      <w:szCs w:val="21"/>
    </w:rPr>
  </w:style>
  <w:style w:type="paragraph" w:customStyle="1" w:styleId="FigureNotitle">
    <w:name w:val="Figure_No &amp; title"/>
    <w:basedOn w:val="Normal"/>
    <w:next w:val="Normal"/>
    <w:qFormat/>
    <w:rsid w:val="00EF328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b/>
      <w:lang w:val="en-GB" w:eastAsia="en-US"/>
    </w:rPr>
  </w:style>
  <w:style w:type="paragraph" w:styleId="BalloonText">
    <w:name w:val="Balloon Text"/>
    <w:basedOn w:val="Normal"/>
    <w:semiHidden/>
    <w:rsid w:val="00FE7DA8"/>
    <w:rPr>
      <w:rFonts w:ascii="ヒラギノ角ゴ Pro W3" w:eastAsia="ヒラギノ角ゴ Pro W3"/>
      <w:sz w:val="18"/>
      <w:szCs w:val="18"/>
    </w:rPr>
  </w:style>
  <w:style w:type="paragraph" w:styleId="CommentSubject">
    <w:name w:val="annotation subject"/>
    <w:basedOn w:val="CommentText"/>
    <w:next w:val="CommentText"/>
    <w:semiHidden/>
    <w:rsid w:val="00003CAA"/>
    <w:rPr>
      <w:rFonts w:eastAsia="MS Mincho"/>
      <w:b/>
      <w:bCs/>
      <w:lang w:eastAsia="zh-CN"/>
    </w:rPr>
  </w:style>
  <w:style w:type="paragraph" w:customStyle="1" w:styleId="TableNotitle">
    <w:name w:val="Table_No &amp; title"/>
    <w:basedOn w:val="Normal"/>
    <w:next w:val="Normal"/>
    <w:qFormat/>
    <w:rsid w:val="00C42501"/>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eastAsia="Times New Roman"/>
      <w:b/>
      <w:lang w:val="en-GB" w:eastAsia="en-US"/>
    </w:rPr>
  </w:style>
  <w:style w:type="paragraph" w:customStyle="1" w:styleId="Equation">
    <w:name w:val="Equation"/>
    <w:basedOn w:val="Normal"/>
    <w:rsid w:val="00C42501"/>
    <w:pPr>
      <w:tabs>
        <w:tab w:val="left" w:pos="794"/>
        <w:tab w:val="center" w:pos="4820"/>
        <w:tab w:val="right" w:pos="9639"/>
      </w:tabs>
      <w:overflowPunct w:val="0"/>
      <w:autoSpaceDE w:val="0"/>
      <w:autoSpaceDN w:val="0"/>
      <w:adjustRightInd w:val="0"/>
      <w:textAlignment w:val="baseline"/>
    </w:pPr>
    <w:rPr>
      <w:rFonts w:eastAsia="Times New Roman"/>
      <w:lang w:val="en-GB" w:eastAsia="en-US"/>
    </w:rPr>
  </w:style>
  <w:style w:type="paragraph" w:customStyle="1" w:styleId="Headingb">
    <w:name w:val="Heading_b"/>
    <w:basedOn w:val="Normal"/>
    <w:next w:val="Normal"/>
    <w:qFormat/>
    <w:rsid w:val="00F14A92"/>
    <w:pPr>
      <w:keepNext/>
      <w:tabs>
        <w:tab w:val="left" w:pos="794"/>
        <w:tab w:val="left" w:pos="1191"/>
        <w:tab w:val="left" w:pos="1588"/>
        <w:tab w:val="left" w:pos="1985"/>
      </w:tabs>
      <w:overflowPunct w:val="0"/>
      <w:autoSpaceDE w:val="0"/>
      <w:autoSpaceDN w:val="0"/>
      <w:adjustRightInd w:val="0"/>
      <w:spacing w:before="160"/>
      <w:textAlignment w:val="baseline"/>
    </w:pPr>
    <w:rPr>
      <w:b/>
      <w:lang w:val="en-GB" w:eastAsia="ja-JP"/>
    </w:rPr>
  </w:style>
  <w:style w:type="paragraph" w:customStyle="1" w:styleId="AnnexNotitle">
    <w:name w:val="Annex_No &amp; title"/>
    <w:basedOn w:val="Normal"/>
    <w:next w:val="Normal"/>
    <w:rsid w:val="0029185B"/>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lang w:val="en-GB" w:eastAsia="en-US"/>
    </w:rPr>
  </w:style>
  <w:style w:type="paragraph" w:customStyle="1" w:styleId="AppendixNotitle">
    <w:name w:val="Appendix_No &amp; title"/>
    <w:basedOn w:val="AnnexNotitle"/>
    <w:next w:val="Normal"/>
    <w:rsid w:val="0029185B"/>
  </w:style>
  <w:style w:type="paragraph" w:styleId="TableofFigures">
    <w:name w:val="table of figures"/>
    <w:basedOn w:val="Normal"/>
    <w:next w:val="Normal"/>
    <w:uiPriority w:val="99"/>
    <w:rsid w:val="00F14A92"/>
    <w:pPr>
      <w:tabs>
        <w:tab w:val="right" w:leader="dot" w:pos="9639"/>
      </w:tabs>
      <w:overflowPunct w:val="0"/>
      <w:autoSpaceDE w:val="0"/>
      <w:autoSpaceDN w:val="0"/>
      <w:adjustRightInd w:val="0"/>
      <w:textAlignment w:val="baseline"/>
    </w:pPr>
    <w:rPr>
      <w:smallCaps/>
      <w:sz w:val="20"/>
      <w:szCs w:val="24"/>
      <w:lang w:val="en-GB" w:eastAsia="en-US"/>
    </w:rPr>
  </w:style>
  <w:style w:type="paragraph" w:customStyle="1" w:styleId="Heading1Centered">
    <w:name w:val="Heading 1 Centered"/>
    <w:basedOn w:val="Heading1"/>
    <w:rsid w:val="00F14A92"/>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paragraph" w:customStyle="1" w:styleId="Headingi">
    <w:name w:val="Heading_i"/>
    <w:basedOn w:val="Normal"/>
    <w:next w:val="Normal"/>
    <w:rsid w:val="00F14A92"/>
    <w:pPr>
      <w:keepNext/>
      <w:tabs>
        <w:tab w:val="left" w:pos="794"/>
        <w:tab w:val="left" w:pos="1191"/>
        <w:tab w:val="left" w:pos="1588"/>
        <w:tab w:val="left" w:pos="1985"/>
      </w:tabs>
      <w:overflowPunct w:val="0"/>
      <w:autoSpaceDE w:val="0"/>
      <w:autoSpaceDN w:val="0"/>
      <w:adjustRightInd w:val="0"/>
      <w:spacing w:before="160"/>
      <w:textAlignment w:val="baseline"/>
    </w:pPr>
    <w:rPr>
      <w:i/>
      <w:lang w:val="en-GB" w:eastAsia="ja-JP"/>
    </w:rPr>
  </w:style>
  <w:style w:type="paragraph" w:customStyle="1" w:styleId="Headingib">
    <w:name w:val="Heading_ib"/>
    <w:basedOn w:val="Headingi"/>
    <w:qFormat/>
    <w:rsid w:val="00F14A92"/>
    <w:rPr>
      <w:b/>
      <w:bCs/>
    </w:rPr>
  </w:style>
  <w:style w:type="paragraph" w:customStyle="1" w:styleId="Tablehead">
    <w:name w:val="Table_head"/>
    <w:basedOn w:val="Normal"/>
    <w:next w:val="Normal"/>
    <w:rsid w:val="00F14A92"/>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lang w:val="en-GB" w:eastAsia="en-US"/>
    </w:rPr>
  </w:style>
  <w:style w:type="paragraph" w:customStyle="1" w:styleId="Tabletext">
    <w:name w:val="Table_text"/>
    <w:basedOn w:val="Normal"/>
    <w:rsid w:val="00F14A92"/>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lang w:val="en-GB" w:eastAsia="en-US"/>
    </w:rPr>
  </w:style>
  <w:style w:type="paragraph" w:customStyle="1" w:styleId="Figure">
    <w:name w:val="Figure"/>
    <w:basedOn w:val="Normal"/>
    <w:next w:val="Normal"/>
    <w:rsid w:val="00F14A92"/>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lang w:val="en-GB" w:eastAsia="en-US"/>
    </w:rPr>
  </w:style>
  <w:style w:type="paragraph" w:customStyle="1" w:styleId="toc0">
    <w:name w:val="toc 0"/>
    <w:basedOn w:val="Normal"/>
    <w:next w:val="TOC1"/>
    <w:rsid w:val="00F05ED5"/>
    <w:pPr>
      <w:tabs>
        <w:tab w:val="right" w:pos="9639"/>
      </w:tabs>
      <w:overflowPunct w:val="0"/>
      <w:autoSpaceDE w:val="0"/>
      <w:autoSpaceDN w:val="0"/>
      <w:adjustRightInd w:val="0"/>
      <w:jc w:val="right"/>
      <w:textAlignment w:val="baseline"/>
    </w:pPr>
    <w:rPr>
      <w:rFonts w:eastAsia="Times New Roman"/>
      <w:b/>
      <w:lang w:val="en-GB" w:eastAsia="en-US"/>
    </w:rPr>
  </w:style>
  <w:style w:type="paragraph" w:styleId="List2">
    <w:name w:val="List 2"/>
    <w:basedOn w:val="Normal"/>
    <w:rsid w:val="0060241A"/>
    <w:pPr>
      <w:tabs>
        <w:tab w:val="left" w:pos="794"/>
        <w:tab w:val="left" w:pos="1191"/>
        <w:tab w:val="left" w:pos="1588"/>
        <w:tab w:val="left" w:pos="1985"/>
      </w:tabs>
      <w:overflowPunct w:val="0"/>
      <w:autoSpaceDE w:val="0"/>
      <w:autoSpaceDN w:val="0"/>
      <w:adjustRightInd w:val="0"/>
      <w:ind w:left="566" w:hanging="283"/>
      <w:textAlignment w:val="baseline"/>
    </w:pPr>
    <w:rPr>
      <w:rFonts w:eastAsia="Times New Roman"/>
      <w:szCs w:val="24"/>
      <w:lang w:val="en-GB" w:eastAsia="en-US"/>
    </w:rPr>
  </w:style>
  <w:style w:type="paragraph" w:styleId="List3">
    <w:name w:val="List 3"/>
    <w:basedOn w:val="Normal"/>
    <w:rsid w:val="0060241A"/>
    <w:pPr>
      <w:tabs>
        <w:tab w:val="left" w:pos="794"/>
        <w:tab w:val="left" w:pos="1191"/>
        <w:tab w:val="left" w:pos="1588"/>
        <w:tab w:val="left" w:pos="1985"/>
      </w:tabs>
      <w:overflowPunct w:val="0"/>
      <w:autoSpaceDE w:val="0"/>
      <w:autoSpaceDN w:val="0"/>
      <w:adjustRightInd w:val="0"/>
      <w:ind w:left="849" w:hanging="283"/>
      <w:textAlignment w:val="baseline"/>
    </w:pPr>
    <w:rPr>
      <w:rFonts w:eastAsia="Times New Roman"/>
      <w:szCs w:val="24"/>
      <w:lang w:val="en-GB" w:eastAsia="en-US"/>
    </w:rPr>
  </w:style>
  <w:style w:type="paragraph" w:styleId="List4">
    <w:name w:val="List 4"/>
    <w:basedOn w:val="Normal"/>
    <w:rsid w:val="0060241A"/>
    <w:pPr>
      <w:tabs>
        <w:tab w:val="left" w:pos="794"/>
        <w:tab w:val="left" w:pos="1191"/>
        <w:tab w:val="left" w:pos="1588"/>
        <w:tab w:val="left" w:pos="1985"/>
      </w:tabs>
      <w:overflowPunct w:val="0"/>
      <w:autoSpaceDE w:val="0"/>
      <w:autoSpaceDN w:val="0"/>
      <w:adjustRightInd w:val="0"/>
      <w:ind w:left="1132" w:hanging="283"/>
      <w:textAlignment w:val="baseline"/>
    </w:pPr>
    <w:rPr>
      <w:rFonts w:eastAsia="Times New Roman"/>
      <w:szCs w:val="24"/>
      <w:lang w:val="en-GB" w:eastAsia="en-US"/>
    </w:rPr>
  </w:style>
  <w:style w:type="paragraph" w:styleId="List5">
    <w:name w:val="List 5"/>
    <w:basedOn w:val="Normal"/>
    <w:rsid w:val="0060241A"/>
    <w:pPr>
      <w:tabs>
        <w:tab w:val="left" w:pos="794"/>
        <w:tab w:val="left" w:pos="1191"/>
        <w:tab w:val="left" w:pos="1588"/>
        <w:tab w:val="left" w:pos="1985"/>
      </w:tabs>
      <w:overflowPunct w:val="0"/>
      <w:autoSpaceDE w:val="0"/>
      <w:autoSpaceDN w:val="0"/>
      <w:adjustRightInd w:val="0"/>
      <w:ind w:left="1415" w:hanging="283"/>
      <w:textAlignment w:val="baseline"/>
    </w:pPr>
    <w:rPr>
      <w:rFonts w:eastAsia="Times New Roman"/>
      <w:szCs w:val="24"/>
      <w:lang w:val="en-GB" w:eastAsia="en-US"/>
    </w:rPr>
  </w:style>
  <w:style w:type="paragraph" w:styleId="Caption">
    <w:name w:val="caption"/>
    <w:basedOn w:val="Normal"/>
    <w:next w:val="Normal"/>
    <w:rsid w:val="0060241A"/>
    <w:pPr>
      <w:spacing w:after="120"/>
      <w:jc w:val="center"/>
    </w:pPr>
    <w:rPr>
      <w:rFonts w:eastAsia="Times New Roman"/>
      <w:b/>
      <w:bCs/>
      <w:szCs w:val="24"/>
      <w:lang w:val="en-GB" w:eastAsia="en-US"/>
    </w:rPr>
  </w:style>
  <w:style w:type="paragraph" w:customStyle="1" w:styleId="Tablelegend">
    <w:name w:val="Table_legend"/>
    <w:basedOn w:val="Normal"/>
    <w:rsid w:val="0060241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lang w:val="en-GB" w:eastAsia="en-US"/>
    </w:rPr>
  </w:style>
  <w:style w:type="paragraph" w:styleId="TOCHeading">
    <w:name w:val="TOC Heading"/>
    <w:basedOn w:val="Heading1"/>
    <w:next w:val="Normal"/>
    <w:uiPriority w:val="39"/>
    <w:semiHidden/>
    <w:unhideWhenUsed/>
    <w:qFormat/>
    <w:rsid w:val="0060241A"/>
    <w:pPr>
      <w:keepLines/>
      <w:numPr>
        <w:numId w:val="0"/>
      </w:numPr>
      <w:spacing w:before="480" w:after="0" w:line="276" w:lineRule="auto"/>
      <w:outlineLvl w:val="9"/>
    </w:pPr>
    <w:rPr>
      <w:rFonts w:ascii="Cambria" w:eastAsia="SimSun" w:hAnsi="Cambria" w:cs="Times New Roman"/>
      <w:color w:val="365F91"/>
      <w:kern w:val="0"/>
      <w:sz w:val="28"/>
      <w:szCs w:val="28"/>
      <w:lang w:val="en-US" w:eastAsia="en-US"/>
    </w:rPr>
  </w:style>
  <w:style w:type="character" w:customStyle="1" w:styleId="Heading1Char">
    <w:name w:val="Heading 1 Char"/>
    <w:link w:val="Heading1"/>
    <w:rsid w:val="009635CB"/>
    <w:rPr>
      <w:rFonts w:cs="Arial"/>
      <w:b/>
      <w:bCs/>
      <w:kern w:val="32"/>
      <w:sz w:val="24"/>
      <w:szCs w:val="32"/>
      <w:lang w:val="en-GB" w:eastAsia="ja-JP"/>
    </w:rPr>
  </w:style>
  <w:style w:type="paragraph" w:styleId="Revision">
    <w:name w:val="Revision"/>
    <w:hidden/>
    <w:uiPriority w:val="99"/>
    <w:semiHidden/>
    <w:rsid w:val="009635CB"/>
    <w:rPr>
      <w:sz w:val="24"/>
    </w:rPr>
  </w:style>
  <w:style w:type="character" w:styleId="Emphasis">
    <w:name w:val="Emphasis"/>
    <w:rsid w:val="009635CB"/>
    <w:rPr>
      <w:i/>
      <w:iCs/>
    </w:rPr>
  </w:style>
  <w:style w:type="character" w:styleId="Strong">
    <w:name w:val="Strong"/>
    <w:rsid w:val="009635CB"/>
    <w:rPr>
      <w:b/>
      <w:bCs/>
    </w:rPr>
  </w:style>
  <w:style w:type="paragraph" w:styleId="Quote">
    <w:name w:val="Quote"/>
    <w:basedOn w:val="Normal"/>
    <w:next w:val="Normal"/>
    <w:link w:val="QuoteChar"/>
    <w:uiPriority w:val="29"/>
    <w:rsid w:val="009635CB"/>
    <w:pPr>
      <w:spacing w:before="200" w:after="160"/>
      <w:ind w:left="864" w:right="864"/>
      <w:jc w:val="center"/>
    </w:pPr>
    <w:rPr>
      <w:i/>
      <w:iCs/>
      <w:color w:val="404040"/>
    </w:rPr>
  </w:style>
  <w:style w:type="character" w:customStyle="1" w:styleId="QuoteChar">
    <w:name w:val="Quote Char"/>
    <w:link w:val="Quote"/>
    <w:uiPriority w:val="29"/>
    <w:rsid w:val="009635CB"/>
    <w:rPr>
      <w:i/>
      <w:iCs/>
      <w:color w:val="404040"/>
      <w:sz w:val="24"/>
    </w:rPr>
  </w:style>
  <w:style w:type="character" w:customStyle="1" w:styleId="CommentTextChar">
    <w:name w:val="Comment Text Char"/>
    <w:basedOn w:val="DefaultParagraphFont"/>
    <w:link w:val="CommentText"/>
    <w:uiPriority w:val="99"/>
    <w:semiHidden/>
    <w:rsid w:val="00127BD2"/>
    <w:rPr>
      <w:rFonts w:eastAsia="Times New Roman"/>
      <w:lang w:eastAsia="en-US"/>
    </w:rPr>
  </w:style>
  <w:style w:type="character" w:customStyle="1" w:styleId="Mention1">
    <w:name w:val="Mention1"/>
    <w:basedOn w:val="DefaultParagraphFont"/>
    <w:uiPriority w:val="99"/>
    <w:unhideWhenUsed/>
    <w:rsid w:val="00127BD2"/>
    <w:rPr>
      <w:color w:val="2B579A"/>
      <w:shd w:val="clear" w:color="auto" w:fill="E1DFDD"/>
    </w:rPr>
  </w:style>
  <w:style w:type="paragraph" w:customStyle="1" w:styleId="VenueDate">
    <w:name w:val="VenueDate"/>
    <w:basedOn w:val="Normal"/>
    <w:qFormat/>
    <w:rsid w:val="00127BD2"/>
    <w:pPr>
      <w:overflowPunct w:val="0"/>
      <w:autoSpaceDE w:val="0"/>
      <w:autoSpaceDN w:val="0"/>
      <w:adjustRightInd w:val="0"/>
      <w:jc w:val="right"/>
      <w:textAlignment w:val="baseline"/>
    </w:pPr>
    <w:rPr>
      <w:rFonts w:eastAsia="Times New Roman"/>
      <w:lang w:val="en-GB" w:eastAsia="en-US"/>
    </w:rPr>
  </w:style>
  <w:style w:type="paragraph" w:customStyle="1" w:styleId="TPapproval">
    <w:name w:val="TPapproval"/>
    <w:basedOn w:val="Normal"/>
    <w:rsid w:val="00A40B6A"/>
    <w:pPr>
      <w:wordWrap w:val="0"/>
      <w:spacing w:before="284"/>
      <w:jc w:val="right"/>
    </w:pPr>
    <w:rPr>
      <w:rFonts w:ascii="Arial" w:hAnsi="Arial"/>
      <w:sz w:val="28"/>
      <w:lang w:val="en-GB"/>
    </w:rPr>
  </w:style>
  <w:style w:type="paragraph" w:customStyle="1" w:styleId="TRnumber">
    <w:name w:val="TRnumber"/>
    <w:basedOn w:val="Normal"/>
    <w:rsid w:val="00CB74EE"/>
    <w:pPr>
      <w:tabs>
        <w:tab w:val="right" w:pos="9639"/>
      </w:tabs>
    </w:pPr>
    <w:rPr>
      <w:rFonts w:ascii="Arial" w:hAnsi="Arial" w:cs="Arial"/>
      <w:b/>
      <w:bCs/>
      <w:sz w:val="36"/>
      <w:lang w:val="en-GB"/>
    </w:rPr>
  </w:style>
  <w:style w:type="paragraph" w:customStyle="1" w:styleId="TRtitle">
    <w:name w:val="TRtitle"/>
    <w:basedOn w:val="Normal"/>
    <w:rsid w:val="00CB74EE"/>
    <w:pPr>
      <w:tabs>
        <w:tab w:val="right" w:pos="9639"/>
      </w:tabs>
      <w:spacing w:before="0"/>
    </w:pPr>
    <w:rPr>
      <w:rFonts w:ascii="Arial" w:hAnsi="Arial" w:cs="Arial"/>
      <w:b/>
      <w:bCs/>
      <w:sz w:val="36"/>
      <w:lang w:val="en-GB"/>
    </w:rPr>
  </w:style>
  <w:style w:type="paragraph" w:customStyle="1" w:styleId="TSBHeaderQuestion">
    <w:name w:val="TSBHeaderQuestion"/>
    <w:basedOn w:val="Normal"/>
    <w:qFormat/>
    <w:rsid w:val="000A4539"/>
    <w:rPr>
      <w:rFonts w:eastAsiaTheme="minorEastAsia"/>
      <w:szCs w:val="24"/>
      <w:lang w:val="en-GB" w:eastAsia="ja-JP"/>
    </w:rPr>
  </w:style>
  <w:style w:type="paragraph" w:customStyle="1" w:styleId="TSBHeaderSource">
    <w:name w:val="TSBHeaderSource"/>
    <w:basedOn w:val="Normal"/>
    <w:qFormat/>
    <w:rsid w:val="000A4539"/>
    <w:rPr>
      <w:rFonts w:eastAsiaTheme="minorEastAsia"/>
      <w:szCs w:val="24"/>
      <w:lang w:val="en-GB" w:eastAsia="ja-JP"/>
    </w:rPr>
  </w:style>
  <w:style w:type="paragraph" w:customStyle="1" w:styleId="TSBHeaderTitle">
    <w:name w:val="TSBHeaderTitle"/>
    <w:basedOn w:val="Normal"/>
    <w:rsid w:val="000A4539"/>
    <w:rPr>
      <w:rFonts w:eastAsiaTheme="minorEastAsia"/>
      <w:szCs w:val="24"/>
      <w:lang w:val="en-GB" w:eastAsia="ja-JP"/>
    </w:rPr>
  </w:style>
  <w:style w:type="paragraph" w:customStyle="1" w:styleId="TSBHeaderSummary">
    <w:name w:val="TSBHeaderSummary"/>
    <w:basedOn w:val="Normal"/>
    <w:rsid w:val="000A4539"/>
    <w:rPr>
      <w:rFonts w:eastAsiaTheme="minorEastAsia"/>
      <w:szCs w:val="24"/>
      <w:lang w:val="en-GB" w:eastAsia="ja-JP"/>
    </w:rPr>
  </w:style>
  <w:style w:type="character" w:customStyle="1" w:styleId="DocnumberChar">
    <w:name w:val="Docnumber Char"/>
    <w:link w:val="Docnumber"/>
    <w:locked/>
    <w:rsid w:val="005B23B5"/>
    <w:rPr>
      <w:rFonts w:eastAsia="SimSun"/>
      <w:b/>
      <w:sz w:val="32"/>
      <w:lang w:val="en-GB" w:eastAsia="en-US"/>
    </w:rPr>
  </w:style>
  <w:style w:type="paragraph" w:customStyle="1" w:styleId="Docnumber">
    <w:name w:val="Docnumber"/>
    <w:basedOn w:val="Normal"/>
    <w:link w:val="DocnumberChar"/>
    <w:qFormat/>
    <w:rsid w:val="005B23B5"/>
    <w:pPr>
      <w:tabs>
        <w:tab w:val="left" w:pos="794"/>
        <w:tab w:val="left" w:pos="1191"/>
        <w:tab w:val="left" w:pos="1588"/>
        <w:tab w:val="left" w:pos="1985"/>
      </w:tabs>
      <w:overflowPunct w:val="0"/>
      <w:autoSpaceDE w:val="0"/>
      <w:autoSpaceDN w:val="0"/>
      <w:adjustRightInd w:val="0"/>
      <w:jc w:val="right"/>
    </w:pPr>
    <w:rPr>
      <w:rFonts w:eastAsia="SimSun"/>
      <w:b/>
      <w:sz w:val="32"/>
      <w:lang w:val="en-GB" w:eastAsia="en-US"/>
    </w:rPr>
  </w:style>
  <w:style w:type="paragraph" w:customStyle="1" w:styleId="TSBHeaderRight14">
    <w:name w:val="TSBHeaderRight14"/>
    <w:basedOn w:val="Normal"/>
    <w:qFormat/>
    <w:rsid w:val="005B23B5"/>
    <w:pPr>
      <w:jc w:val="right"/>
    </w:pPr>
    <w:rPr>
      <w:rFonts w:eastAsiaTheme="minorEastAsia"/>
      <w:b/>
      <w:bCs/>
      <w:sz w:val="28"/>
      <w:szCs w:val="28"/>
      <w:lang w:val="en-GB" w:eastAsia="ja-JP"/>
    </w:rPr>
  </w:style>
  <w:style w:type="paragraph" w:customStyle="1" w:styleId="doorayclass4898307931425428262msonormal">
    <w:name w:val="dooray_class_4898307931425428262msonormal"/>
    <w:basedOn w:val="Normal"/>
    <w:rsid w:val="005B23B5"/>
    <w:pPr>
      <w:spacing w:before="100" w:beforeAutospacing="1" w:after="100" w:afterAutospacing="1"/>
    </w:pPr>
    <w:rPr>
      <w:rFonts w:ascii="Calibri" w:eastAsia="SimSun" w:hAnsi="Calibri" w:cs="Calibri"/>
      <w:sz w:val="22"/>
      <w:szCs w:val="22"/>
    </w:rPr>
  </w:style>
  <w:style w:type="character" w:customStyle="1" w:styleId="UnresolvedMention1">
    <w:name w:val="Unresolved Mention1"/>
    <w:basedOn w:val="DefaultParagraphFont"/>
    <w:uiPriority w:val="99"/>
    <w:semiHidden/>
    <w:unhideWhenUsed/>
    <w:rsid w:val="00986255"/>
    <w:rPr>
      <w:color w:val="605E5C"/>
      <w:shd w:val="clear" w:color="auto" w:fill="E1DFDD"/>
    </w:rPr>
  </w:style>
  <w:style w:type="paragraph" w:styleId="ListParagraph">
    <w:name w:val="List Paragraph"/>
    <w:basedOn w:val="Normal"/>
    <w:uiPriority w:val="34"/>
    <w:qFormat/>
    <w:rsid w:val="000A6F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901371">
      <w:bodyDiv w:val="1"/>
      <w:marLeft w:val="0"/>
      <w:marRight w:val="0"/>
      <w:marTop w:val="0"/>
      <w:marBottom w:val="0"/>
      <w:divBdr>
        <w:top w:val="none" w:sz="0" w:space="0" w:color="auto"/>
        <w:left w:val="none" w:sz="0" w:space="0" w:color="auto"/>
        <w:bottom w:val="none" w:sz="0" w:space="0" w:color="auto"/>
        <w:right w:val="none" w:sz="0" w:space="0" w:color="auto"/>
      </w:divBdr>
    </w:div>
    <w:div w:id="203681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7.jpeg"/><Relationship Id="rId5" Type="http://schemas.openxmlformats.org/officeDocument/2006/relationships/styles" Target="styles.xml"/><Relationship Id="rId15" Type="http://schemas.openxmlformats.org/officeDocument/2006/relationships/hyperlink" Target="mailto:pallab@cdot.in" TargetMode="External"/><Relationship Id="rId23" Type="http://schemas.openxmlformats.org/officeDocument/2006/relationships/image" Target="media/image6.png"/><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avinash.70@gov.in" TargetMode="External"/><Relationship Id="rId22" Type="http://schemas.openxmlformats.org/officeDocument/2006/relationships/image" Target="media/image5.jpg"/><Relationship Id="rId27"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2A744C8A5EF418499722A34B8A1B092"/>
        <w:category>
          <w:name w:val="全般"/>
          <w:gallery w:val="placeholder"/>
        </w:category>
        <w:types>
          <w:type w:val="bbPlcHdr"/>
        </w:types>
        <w:behaviors>
          <w:behavior w:val="content"/>
        </w:behaviors>
        <w:guid w:val="{A3C5C767-9243-4BDC-90A0-D44E127C9BE5}"/>
      </w:docPartPr>
      <w:docPartBody>
        <w:p w:rsidR="00213F9B" w:rsidRDefault="002120DC" w:rsidP="002120DC">
          <w:pPr>
            <w:pStyle w:val="02A744C8A5EF418499722A34B8A1B092"/>
          </w:pPr>
          <w:r>
            <w:rPr>
              <w:rStyle w:val="PlaceholderText"/>
              <w:rFonts w:hint="eastAsia"/>
            </w:rPr>
            <w:t>[Abstract]</w:t>
          </w:r>
        </w:p>
      </w:docPartBody>
    </w:docPart>
    <w:docPart>
      <w:docPartPr>
        <w:name w:val="5386055E58A347609446ACA89E5BECDE"/>
        <w:category>
          <w:name w:val="General"/>
          <w:gallery w:val="placeholder"/>
        </w:category>
        <w:types>
          <w:type w:val="bbPlcHdr"/>
        </w:types>
        <w:behaviors>
          <w:behavior w:val="content"/>
        </w:behaviors>
        <w:guid w:val="{94BFAADD-6C8A-40F8-9CBC-0AFA0E1C6666}"/>
      </w:docPartPr>
      <w:docPartBody>
        <w:p w:rsidR="0020754C" w:rsidRDefault="00E132C1" w:rsidP="00E132C1">
          <w:pPr>
            <w:pStyle w:val="5386055E58A347609446ACA89E5BECDE"/>
          </w:pPr>
          <w:r>
            <w:rPr>
              <w:rStyle w:val="PlaceholderText"/>
            </w:rPr>
            <w:t>[ShortName]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ヒラギノ角ゴ Pro W3">
    <w:altName w:val="MS Gothic"/>
    <w:charset w:val="80"/>
    <w:family w:val="auto"/>
    <w:pitch w:val="variable"/>
    <w:sig w:usb0="01000000" w:usb1="00000000" w:usb2="07040001"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 New Roman Bold">
    <w:altName w:val="Times New Roman"/>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0DC"/>
    <w:rsid w:val="00001438"/>
    <w:rsid w:val="000438AF"/>
    <w:rsid w:val="000572F1"/>
    <w:rsid w:val="00071523"/>
    <w:rsid w:val="000C5ED4"/>
    <w:rsid w:val="00146188"/>
    <w:rsid w:val="001E7AEA"/>
    <w:rsid w:val="0020754C"/>
    <w:rsid w:val="002120DC"/>
    <w:rsid w:val="00213F9B"/>
    <w:rsid w:val="00231C55"/>
    <w:rsid w:val="004E39DD"/>
    <w:rsid w:val="0064230B"/>
    <w:rsid w:val="00853E66"/>
    <w:rsid w:val="00BF1BBD"/>
    <w:rsid w:val="00BF239B"/>
    <w:rsid w:val="00C03579"/>
    <w:rsid w:val="00E132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32C1"/>
  </w:style>
  <w:style w:type="paragraph" w:customStyle="1" w:styleId="5386055E58A347609446ACA89E5BECDE">
    <w:name w:val="5386055E58A347609446ACA89E5BECDE"/>
    <w:rsid w:val="00E132C1"/>
    <w:pPr>
      <w:spacing w:after="160" w:line="259" w:lineRule="auto"/>
    </w:pPr>
    <w:rPr>
      <w:kern w:val="0"/>
      <w:sz w:val="22"/>
      <w:lang w:val="en-IN" w:eastAsia="en-IN"/>
    </w:rPr>
  </w:style>
  <w:style w:type="paragraph" w:customStyle="1" w:styleId="02A744C8A5EF418499722A34B8A1B092">
    <w:name w:val="02A744C8A5EF418499722A34B8A1B092"/>
    <w:rsid w:val="002120DC"/>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mtgdoc" ma:contentTypeID="0x01010072A901B997EC694AA911983CD90730E70094B8CD05978189438D1CC5B7295D22A0" ma:contentTypeVersion="0" ma:contentTypeDescription="" ma:contentTypeScope="" ma:versionID="56c924b0b190df4b104adb81d35187f9">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e646c1f7117cf0a88fe59a6721224632"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TaxCatchAllLabel" minOccurs="0"/>
                <xsd:element ref="ns2:kff1d517de484045a83a22a3bdda4134" minOccurs="0"/>
                <xsd:element ref="ns2:TaxCatchAll" minOccurs="0"/>
                <xsd:element ref="ns2:g7c634529dc642298f3d45250a210339" minOccurs="0"/>
                <xsd:element ref="ns2:Area" minOccurs="0"/>
                <xsd:element ref="ns2:IsLastVersion" minOccurs="0"/>
                <xsd:element ref="ns2:DocStatus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W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enumeration value="accepted (cancel reject)"/>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list="{70e490c0-1ad2-4cb8-b4c9-def1ce209e10}" ma:internalName="Meeting" ma:readOnly="false" ma:showField="Title" ma:web="3f6fad35-1f81-480e-a4e5-6e5474dcfb96">
      <xsd:simpleType>
        <xsd:restriction base="dms:Lookup"/>
      </xsd:simpleType>
    </xsd:element>
    <xsd:element name="StudyGroup" ma:index="23" nillable="true" ma:displayName="StudyGroup" ma:list="{fa5a4d3a-d8de-4096-b3b3-9eafc60d1d26}" ma:internalName="StudyGroup" ma:readOnly="false" ma:showField="Title" ma:web="3f6fad35-1f81-480e-a4e5-6e5474dcfb96">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TaxCatchAllLabel" ma:index="26" nillable="true" ma:displayName="Taxonomy Catch All Column1" ma:hidden="true" ma:list="{b475c849-dbbd-4512-b08f-2375f52fa6e0}" ma:internalName="TaxCatchAllLabel" ma:readOnly="true" ma:showField="CatchAllDataLabel"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kff1d517de484045a83a22a3bdda4134" ma:index="32" nillable="true" ma:taxonomy="true" ma:internalName="kff1d517de484045a83a22a3bdda4134" ma:taxonomyFieldName="SourceC" ma:displayName="SourceC" ma:default="" ma:fieldId="{4ff1d517-de48-4045-a83a-22a3bdda4134}" ma:taxonomyMulti="true" ma:sspId="0e3e2f92-aed9-4035-8c11-b5079594457b" ma:termSetId="e852c2e3-88e6-466a-9b47-6abd3869fb51"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b475c849-dbbd-4512-b08f-2375f52fa6e0}" ma:internalName="TaxCatchAll" ma:showField="CatchAllData"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g7c634529dc642298f3d45250a210339" ma:index="34" nillable="true" ma:taxonomy="true" ma:internalName="g7c634529dc642298f3d45250a210339" ma:taxonomyFieldName="Questions" ma:displayName="Questions" ma:readOnly="false" ma:default="" ma:fieldId="{07c63452-9dc6-4229-8f3d-45250a210339}" ma:taxonomyMulti="true" ma:sspId="0e3e2f92-aed9-4035-8c11-b5079594457b" ma:termSetId="d62f0bd9-db50-4350-bbd7-b781a5d3ac59" ma:anchorId="00000000-0000-0000-0000-000000000000" ma:open="false" ma:isKeyword="false">
      <xsd:complexType>
        <xsd:sequence>
          <xsd:element ref="pc:Terms" minOccurs="0" maxOccurs="1"/>
        </xsd:sequence>
      </xsd:complexType>
    </xsd:element>
    <xsd:element name="Area" ma:index="36" nillable="true" ma:displayName="Area" ma:list="{3184737a-4287-4de0-909f-86544cda3c73}" ma:internalName="Area" ma:showField="Title" ma:web="3f6fad35-1f81-480e-a4e5-6e5474dcfb96">
      <xsd:simpleType>
        <xsd:restriction base="dms:Lookup"/>
      </xsd:simpleType>
    </xsd:element>
    <xsd:element name="IsLastVersion" ma:index="37" nillable="true" ma:displayName="IsLastVersion" ma:default="1" ma:internalName="IsLastVersion">
      <xsd:simpleType>
        <xsd:restriction base="dms:Boolean"/>
      </xsd:simpleType>
    </xsd:element>
    <xsd:element name="DocStatusText" ma:index="38" nillable="true" ma:displayName="DocStatusText" ma:internalName="DocStatus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When xmlns="3f6fad35-1f81-480e-a4e5-6e5474dcfb96">2022-12-13</When>
    <Meeting xmlns="3f6fad35-1f81-480e-a4e5-6e5474dcfb96">677</Meeting>
    <DocumentSource xmlns="3f6fad35-1f81-480e-a4e5-6e5474dcfb96">Ministry of Communications, India; Centre for Development of Telematics, India</DocumentSource>
    <IsReservedDoc xmlns="3f6fad35-1f81-480e-a4e5-6e5474dcfb96">false</IsReservedDoc>
    <SgText xmlns="3f6fad35-1f81-480e-a4e5-6e5474dcfb96">Study Group 09</SgText>
    <g7c634529dc642298f3d45250a210339 xmlns="3f6fad35-1f81-480e-a4e5-6e5474dcfb96">
      <Terms xmlns="http://schemas.microsoft.com/office/infopath/2007/PartnerControls">
        <TermInfo xmlns="http://schemas.microsoft.com/office/infopath/2007/PartnerControls">
          <TermName xmlns="http://schemas.microsoft.com/office/infopath/2007/PartnerControls">Q1/9</TermName>
          <TermId xmlns="http://schemas.microsoft.com/office/infopath/2007/PartnerControls">d92c121c-0630-42de-8686-3c6978907a2d</TermId>
        </TermInfo>
      </Terms>
    </g7c634529dc642298f3d45250a210339>
    <IsRevision xmlns="3f6fad35-1f81-480e-a4e5-6e5474dcfb96">false</IsRevision>
    <Purpose1 xmlns="3f6fad35-1f81-480e-a4e5-6e5474dcfb96">Discussion</Purpose1>
    <kff1d517de484045a83a22a3bdda4134 xmlns="3f6fad35-1f81-480e-a4e5-6e5474dcfb96">
      <Terms xmlns="http://schemas.microsoft.com/office/infopath/2007/PartnerControls"/>
    </kff1d517de484045a83a22a3bdda4134>
    <Abstract xmlns="3f6fad35-1f81-480e-a4e5-6e5474dcfb96">This contribution proposes to update the baseline text of draft new Technical Report J.TR.WiFiTV of “Secondary distribution of digital television and audiovisual content to portable devices using Wi-Fi.”
</Abstract>
    <TaxCatchAll xmlns="3f6fad35-1f81-480e-a4e5-6e5474dcfb96">
      <Value>1181</Value>
    </TaxCatchAll>
    <SourceRGM xmlns="3f6fad35-1f81-480e-a4e5-6e5474dcfb96">Ministry of Communications, India; Centre for Development of Telematics, India</SourceRGM>
    <DocStatus xmlns="3f6fad35-1f81-480e-a4e5-6e5474dcfb96">accepted</DocStatus>
    <IsAttachment xmlns="3f6fad35-1f81-480e-a4e5-6e5474dcfb96">true</IsAttachment>
    <StudyGroup xmlns="3f6fad35-1f81-480e-a4e5-6e5474dcfb96">11</StudyGroup>
    <DocType xmlns="3f6fad35-1f81-480e-a4e5-6e5474dcfb96">DOC</DocType>
    <QuestionText xmlns="3f6fad35-1f81-480e-a4e5-6e5474dcfb96">Q1/9</QuestionText>
    <DocTypeText xmlns="3f6fad35-1f81-480e-a4e5-6e5474dcfb96">DOC</DocTypeText>
    <CategoryDescription xmlns="http://schemas.microsoft.com/sharepoint.v3">Q1/9 Rapporteur meeting</CategoryDescription>
    <DocStatusText xmlns="3f6fad35-1f81-480e-a4e5-6e5474dcfb96" xsi:nil="true"/>
    <ShortName xmlns="3f6fad35-1f81-480e-a4e5-6e5474dcfb96">T22-SG09-C-0067</ShortName>
    <Place xmlns="3f6fad35-1f81-480e-a4e5-6e5474dcfb96">E-Meeting</Place>
    <IsTooLateSubmitted xmlns="3f6fad35-1f81-480e-a4e5-6e5474dcfb96">false</IsTooLateSubmitted>
    <IsLastVersion xmlns="3f6fad35-1f81-480e-a4e5-6e5474dcfb96">true</IsLastVersion>
    <Observations xmlns="3f6fad35-1f81-480e-a4e5-6e5474dcfb96">At the last SG9 meeting in September 2022, it was agreed to start a new work item J.TR.WIFI-TV. This contribution proposes the first baseline text of this draft TR.</Observations>
    <IsUpdated xmlns="3f6fad35-1f81-480e-a4e5-6e5474dcfb96">true</IsUpdated>
    <Area xmlns="3f6fad35-1f81-480e-a4e5-6e5474dcfb96" xsi:nil="true"/>
  </documentManagement>
</p:properties>
</file>

<file path=customXml/itemProps1.xml><?xml version="1.0" encoding="utf-8"?>
<ds:datastoreItem xmlns:ds="http://schemas.openxmlformats.org/officeDocument/2006/customXml" ds:itemID="{59C51A4E-A688-424C-BFBE-CF3FCB3D4D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5A9728-E211-4A3B-BCEF-901E9E60B34A}">
  <ds:schemaRefs>
    <ds:schemaRef ds:uri="http://schemas.microsoft.com/sharepoint/v3/contenttype/forms"/>
  </ds:schemaRefs>
</ds:datastoreItem>
</file>

<file path=customXml/itemProps3.xml><?xml version="1.0" encoding="utf-8"?>
<ds:datastoreItem xmlns:ds="http://schemas.openxmlformats.org/officeDocument/2006/customXml" ds:itemID="{3021E2B6-F73A-4F77-A433-10E0079BA3EE}">
  <ds:schemaRefs>
    <ds:schemaRef ds:uri="http://schemas.microsoft.com/office/2006/metadata/properties"/>
    <ds:schemaRef ds:uri="http://schemas.microsoft.com/office/infopath/2007/PartnerControls"/>
    <ds:schemaRef ds:uri="3f6fad35-1f81-480e-a4e5-6e5474dcfb96"/>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2481</Words>
  <Characters>14144</Characters>
  <Application>Microsoft Office Word</Application>
  <DocSecurity>0</DocSecurity>
  <Lines>117</Lines>
  <Paragraphs>33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Proposed baseline text for the proposed draft new ITU-T Technical Report J.TR.WIFI-TV "Secondary distribution of digital television and audiovisual content to portable devices using WiFi” - Attachment 1</vt:lpstr>
      <vt:lpstr>Technical Report - Unformatted template (T21)</vt:lpstr>
    </vt:vector>
  </TitlesOfParts>
  <Manager/>
  <Company/>
  <LinksUpToDate>false</LinksUpToDate>
  <CharactersWithSpaces>16592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baseline text for the proposed draft new ITU-T Technical Report J.TR.WIFI-TV "Secondary distribution of digital television and audiovisual content to portable devices using WiFi” - Attachment 1</dc:title>
  <dc:creator>TSB</dc:creator>
  <cp:keywords>Wi-Fi/Wireless LAN TV</cp:keywords>
  <dc:description>Template updated 2014-10-24</dc:description>
  <cp:lastModifiedBy>Microsoft account</cp:lastModifiedBy>
  <cp:revision>2</cp:revision>
  <cp:lastPrinted>2023-04-21T08:59:00Z</cp:lastPrinted>
  <dcterms:created xsi:type="dcterms:W3CDTF">2023-04-25T13:21:00Z</dcterms:created>
  <dcterms:modified xsi:type="dcterms:W3CDTF">2023-04-25T13:21:00Z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TD 311 (PLEN/16)</vt:lpwstr>
  </property>
  <property fmtid="{D5CDD505-2E9C-101B-9397-08002B2CF9AE}" pid="3" name="Docdate">
    <vt:lpwstr/>
  </property>
  <property fmtid="{D5CDD505-2E9C-101B-9397-08002B2CF9AE}" pid="4" name="Docorlang">
    <vt:lpwstr>English only Original: English</vt:lpwstr>
  </property>
  <property fmtid="{D5CDD505-2E9C-101B-9397-08002B2CF9AE}" pid="5" name="Docbluepink">
    <vt:lpwstr>5/16</vt:lpwstr>
  </property>
  <property fmtid="{D5CDD505-2E9C-101B-9397-08002B2CF9AE}" pid="6" name="Docdest">
    <vt:lpwstr>Geneva, 14 - 24 November 2006</vt:lpwstr>
  </property>
  <property fmtid="{D5CDD505-2E9C-101B-9397-08002B2CF9AE}" pid="7" name="Docauthor">
    <vt:lpwstr>Editor TP.FNTP</vt:lpwstr>
  </property>
  <property fmtid="{D5CDD505-2E9C-101B-9397-08002B2CF9AE}" pid="8" name="ContentTypeId">
    <vt:lpwstr>0x01010072A901B997EC694AA911983CD90730E70094B8CD05978189438D1CC5B7295D22A0</vt:lpwstr>
  </property>
  <property fmtid="{D5CDD505-2E9C-101B-9397-08002B2CF9AE}" pid="9" name="SourceC">
    <vt:lpwstr/>
  </property>
  <property fmtid="{D5CDD505-2E9C-101B-9397-08002B2CF9AE}" pid="10" name="Questions">
    <vt:lpwstr>1181;#Q1/9|d92c121c-0630-42de-8686-3c6978907a2d</vt:lpwstr>
  </property>
</Properties>
</file>