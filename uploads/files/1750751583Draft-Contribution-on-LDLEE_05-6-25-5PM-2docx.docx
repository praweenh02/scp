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384C4A" w:rsidRPr="00880086" w14:paraId="7DC2812C" w14:textId="77777777" w:rsidTr="00F36497">
        <w:trPr>
          <w:cantSplit/>
          <w:jc w:val="center"/>
        </w:trPr>
        <w:tc>
          <w:tcPr>
            <w:tcW w:w="1134" w:type="dxa"/>
            <w:vMerge w:val="restart"/>
            <w:vAlign w:val="center"/>
          </w:tcPr>
          <w:p w14:paraId="5811DB56" w14:textId="77777777" w:rsidR="00384C4A" w:rsidRPr="00880086" w:rsidRDefault="00384C4A" w:rsidP="00F36497">
            <w:pPr>
              <w:spacing w:before="0"/>
              <w:jc w:val="center"/>
            </w:pPr>
            <w:r w:rsidRPr="00880086">
              <w:rPr>
                <w:noProof/>
                <w:lang w:val="en-IN" w:eastAsia="en-IN" w:bidi="hi-IN"/>
              </w:rPr>
              <w:drawing>
                <wp:inline distT="0" distB="0" distL="0" distR="0" wp14:anchorId="40C3606D" wp14:editId="22571894">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018627C" w14:textId="77777777" w:rsidR="00384C4A" w:rsidRPr="00880086" w:rsidRDefault="00384C4A" w:rsidP="00F36497">
            <w:pPr>
              <w:rPr>
                <w:sz w:val="16"/>
                <w:szCs w:val="16"/>
              </w:rPr>
            </w:pPr>
            <w:r w:rsidRPr="00880086">
              <w:rPr>
                <w:sz w:val="16"/>
                <w:szCs w:val="16"/>
              </w:rPr>
              <w:t>INTERNATIONAL TELECOMMUNICATION UNION</w:t>
            </w:r>
          </w:p>
          <w:p w14:paraId="02870CA3" w14:textId="77777777" w:rsidR="00384C4A" w:rsidRPr="00880086" w:rsidRDefault="00384C4A" w:rsidP="00F36497">
            <w:pPr>
              <w:rPr>
                <w:b/>
                <w:bCs/>
                <w:sz w:val="26"/>
                <w:szCs w:val="26"/>
              </w:rPr>
            </w:pPr>
            <w:r w:rsidRPr="00880086">
              <w:rPr>
                <w:b/>
                <w:bCs/>
                <w:sz w:val="26"/>
                <w:szCs w:val="26"/>
              </w:rPr>
              <w:t>TELECOMMUNICATION</w:t>
            </w:r>
            <w:r w:rsidRPr="00880086">
              <w:rPr>
                <w:b/>
                <w:bCs/>
                <w:sz w:val="26"/>
                <w:szCs w:val="26"/>
              </w:rPr>
              <w:br/>
              <w:t>STANDARDIZATION SECTOR</w:t>
            </w:r>
          </w:p>
          <w:p w14:paraId="11FC77AC" w14:textId="77777777" w:rsidR="00384C4A" w:rsidRPr="00880086" w:rsidRDefault="00384C4A" w:rsidP="00F36497">
            <w:pPr>
              <w:rPr>
                <w:sz w:val="20"/>
                <w:szCs w:val="20"/>
              </w:rPr>
            </w:pPr>
            <w:r w:rsidRPr="00880086">
              <w:rPr>
                <w:sz w:val="20"/>
                <w:szCs w:val="20"/>
              </w:rPr>
              <w:t>STUDY PERIOD 2025-2028</w:t>
            </w:r>
          </w:p>
        </w:tc>
        <w:tc>
          <w:tcPr>
            <w:tcW w:w="4537" w:type="dxa"/>
            <w:gridSpan w:val="3"/>
            <w:vAlign w:val="center"/>
          </w:tcPr>
          <w:p w14:paraId="1D87CCA4" w14:textId="77777777" w:rsidR="00384C4A" w:rsidRPr="00880086" w:rsidRDefault="00384C4A" w:rsidP="00384C4A">
            <w:pPr>
              <w:pStyle w:val="Docnumber"/>
            </w:pPr>
            <w:r w:rsidRPr="00880086">
              <w:rPr>
                <w:noProof/>
              </w:rPr>
              <w:t>SG5</w:t>
            </w:r>
            <w:r w:rsidRPr="00880086">
              <w:t>-Cn</w:t>
            </w:r>
          </w:p>
        </w:tc>
      </w:tr>
      <w:tr w:rsidR="00384C4A" w:rsidRPr="00880086" w14:paraId="2334019E" w14:textId="77777777" w:rsidTr="00F36497">
        <w:trPr>
          <w:cantSplit/>
          <w:jc w:val="center"/>
        </w:trPr>
        <w:tc>
          <w:tcPr>
            <w:tcW w:w="1134" w:type="dxa"/>
            <w:vMerge/>
          </w:tcPr>
          <w:p w14:paraId="29E26DC5" w14:textId="77777777" w:rsidR="00384C4A" w:rsidRPr="00880086" w:rsidRDefault="00384C4A" w:rsidP="00F36497">
            <w:pPr>
              <w:rPr>
                <w:smallCaps/>
                <w:sz w:val="20"/>
              </w:rPr>
            </w:pPr>
          </w:p>
        </w:tc>
        <w:tc>
          <w:tcPr>
            <w:tcW w:w="3969" w:type="dxa"/>
            <w:gridSpan w:val="2"/>
            <w:vMerge/>
          </w:tcPr>
          <w:p w14:paraId="6E99F0E9" w14:textId="77777777" w:rsidR="00384C4A" w:rsidRPr="00880086" w:rsidRDefault="00384C4A" w:rsidP="00F36497">
            <w:pPr>
              <w:rPr>
                <w:smallCaps/>
                <w:sz w:val="20"/>
              </w:rPr>
            </w:pPr>
          </w:p>
        </w:tc>
        <w:tc>
          <w:tcPr>
            <w:tcW w:w="4537" w:type="dxa"/>
            <w:gridSpan w:val="3"/>
          </w:tcPr>
          <w:p w14:paraId="22BC0C63" w14:textId="77777777" w:rsidR="00384C4A" w:rsidRPr="00880086" w:rsidRDefault="00384C4A" w:rsidP="00F36497">
            <w:pPr>
              <w:pStyle w:val="TSBHeaderRight14"/>
            </w:pPr>
            <w:r w:rsidRPr="00880086">
              <w:rPr>
                <w:noProof/>
              </w:rPr>
              <w:t>STUDY GROUP 5</w:t>
            </w:r>
            <w:r w:rsidRPr="00880086">
              <w:t xml:space="preserve"> </w:t>
            </w:r>
          </w:p>
        </w:tc>
      </w:tr>
      <w:tr w:rsidR="00384C4A" w:rsidRPr="00880086" w14:paraId="79DF69B1" w14:textId="77777777" w:rsidTr="00F36497">
        <w:trPr>
          <w:cantSplit/>
          <w:jc w:val="center"/>
        </w:trPr>
        <w:tc>
          <w:tcPr>
            <w:tcW w:w="1134" w:type="dxa"/>
            <w:vMerge/>
            <w:tcBorders>
              <w:bottom w:val="single" w:sz="12" w:space="0" w:color="auto"/>
            </w:tcBorders>
          </w:tcPr>
          <w:p w14:paraId="1D2EC119" w14:textId="77777777" w:rsidR="00384C4A" w:rsidRPr="00880086" w:rsidRDefault="00384C4A" w:rsidP="00F36497">
            <w:pPr>
              <w:rPr>
                <w:b/>
                <w:bCs/>
                <w:sz w:val="26"/>
              </w:rPr>
            </w:pPr>
          </w:p>
        </w:tc>
        <w:tc>
          <w:tcPr>
            <w:tcW w:w="3969" w:type="dxa"/>
            <w:gridSpan w:val="2"/>
            <w:vMerge/>
            <w:tcBorders>
              <w:bottom w:val="single" w:sz="12" w:space="0" w:color="auto"/>
            </w:tcBorders>
          </w:tcPr>
          <w:p w14:paraId="25B2A67D" w14:textId="77777777" w:rsidR="00384C4A" w:rsidRPr="00880086" w:rsidRDefault="00384C4A" w:rsidP="00F36497">
            <w:pPr>
              <w:rPr>
                <w:b/>
                <w:bCs/>
                <w:sz w:val="26"/>
              </w:rPr>
            </w:pPr>
          </w:p>
        </w:tc>
        <w:tc>
          <w:tcPr>
            <w:tcW w:w="4537" w:type="dxa"/>
            <w:gridSpan w:val="3"/>
            <w:tcBorders>
              <w:bottom w:val="single" w:sz="12" w:space="0" w:color="auto"/>
            </w:tcBorders>
            <w:vAlign w:val="center"/>
          </w:tcPr>
          <w:p w14:paraId="51A9CB0C" w14:textId="77777777" w:rsidR="00384C4A" w:rsidRPr="00880086" w:rsidRDefault="00384C4A" w:rsidP="00F36497">
            <w:pPr>
              <w:pStyle w:val="TSBHeaderRight14"/>
            </w:pPr>
            <w:r w:rsidRPr="00880086">
              <w:t>Original: English</w:t>
            </w:r>
          </w:p>
        </w:tc>
      </w:tr>
      <w:tr w:rsidR="00384C4A" w:rsidRPr="00880086" w14:paraId="738CC041" w14:textId="77777777" w:rsidTr="00F36497">
        <w:trPr>
          <w:cantSplit/>
          <w:jc w:val="center"/>
        </w:trPr>
        <w:tc>
          <w:tcPr>
            <w:tcW w:w="1418" w:type="dxa"/>
            <w:gridSpan w:val="2"/>
          </w:tcPr>
          <w:p w14:paraId="0AE69F71" w14:textId="77777777" w:rsidR="00384C4A" w:rsidRPr="00880086" w:rsidRDefault="00384C4A" w:rsidP="00F36497">
            <w:pPr>
              <w:rPr>
                <w:b/>
                <w:bCs/>
              </w:rPr>
            </w:pPr>
            <w:r w:rsidRPr="00880086">
              <w:rPr>
                <w:b/>
                <w:bCs/>
              </w:rPr>
              <w:t>Question(s):</w:t>
            </w:r>
          </w:p>
        </w:tc>
        <w:tc>
          <w:tcPr>
            <w:tcW w:w="3827" w:type="dxa"/>
            <w:gridSpan w:val="2"/>
          </w:tcPr>
          <w:p w14:paraId="4C7F7A82" w14:textId="04231E22" w:rsidR="00384C4A" w:rsidRPr="00880086" w:rsidRDefault="000F4CC3" w:rsidP="00F36497">
            <w:pPr>
              <w:pStyle w:val="TSBHeaderQuestion"/>
            </w:pPr>
            <w:r>
              <w:rPr>
                <w:noProof/>
              </w:rPr>
              <w:t>6</w:t>
            </w:r>
            <w:r w:rsidR="00384C4A" w:rsidRPr="00880086">
              <w:rPr>
                <w:noProof/>
              </w:rPr>
              <w:t>/5</w:t>
            </w:r>
          </w:p>
        </w:tc>
        <w:tc>
          <w:tcPr>
            <w:tcW w:w="4395" w:type="dxa"/>
            <w:gridSpan w:val="2"/>
          </w:tcPr>
          <w:p w14:paraId="518B9981" w14:textId="316FEE4D" w:rsidR="00384C4A" w:rsidRPr="00880086" w:rsidRDefault="00C45D2E" w:rsidP="00F36497">
            <w:pPr>
              <w:pStyle w:val="VenueDate"/>
            </w:pPr>
            <w:r>
              <w:t>Geneva, 3-12 June 2025</w:t>
            </w:r>
          </w:p>
        </w:tc>
      </w:tr>
      <w:tr w:rsidR="00384C4A" w:rsidRPr="00880086" w14:paraId="327B123C" w14:textId="77777777" w:rsidTr="00F36497">
        <w:trPr>
          <w:cantSplit/>
          <w:jc w:val="center"/>
        </w:trPr>
        <w:tc>
          <w:tcPr>
            <w:tcW w:w="9640" w:type="dxa"/>
            <w:gridSpan w:val="6"/>
          </w:tcPr>
          <w:p w14:paraId="79B86802" w14:textId="77777777" w:rsidR="00384C4A" w:rsidRPr="00880086" w:rsidRDefault="00384C4A" w:rsidP="00F36497">
            <w:pPr>
              <w:jc w:val="center"/>
              <w:rPr>
                <w:b/>
                <w:bCs/>
              </w:rPr>
            </w:pPr>
            <w:r w:rsidRPr="00880086">
              <w:rPr>
                <w:b/>
                <w:bCs/>
              </w:rPr>
              <w:t>CONTRIBUTION</w:t>
            </w:r>
          </w:p>
        </w:tc>
      </w:tr>
      <w:tr w:rsidR="00384C4A" w:rsidRPr="00880086" w14:paraId="5AA3B6D7" w14:textId="77777777" w:rsidTr="00F36497">
        <w:trPr>
          <w:cantSplit/>
          <w:jc w:val="center"/>
        </w:trPr>
        <w:tc>
          <w:tcPr>
            <w:tcW w:w="1418" w:type="dxa"/>
            <w:gridSpan w:val="2"/>
          </w:tcPr>
          <w:p w14:paraId="367744DD" w14:textId="77777777" w:rsidR="00384C4A" w:rsidRPr="00880086" w:rsidRDefault="00384C4A" w:rsidP="00F36497">
            <w:pPr>
              <w:rPr>
                <w:b/>
                <w:bCs/>
              </w:rPr>
            </w:pPr>
            <w:r w:rsidRPr="00880086">
              <w:rPr>
                <w:b/>
                <w:bCs/>
              </w:rPr>
              <w:t>Source:</w:t>
            </w:r>
          </w:p>
        </w:tc>
        <w:tc>
          <w:tcPr>
            <w:tcW w:w="8222" w:type="dxa"/>
            <w:gridSpan w:val="4"/>
          </w:tcPr>
          <w:p w14:paraId="1899AD8D" w14:textId="362E5773" w:rsidR="00384C4A" w:rsidRPr="00880086" w:rsidRDefault="00AF4622" w:rsidP="00F36497">
            <w:pPr>
              <w:pStyle w:val="TSBHeaderSource"/>
            </w:pPr>
            <w:r w:rsidRPr="00880086">
              <w:t>Ministry of Communications,</w:t>
            </w:r>
            <w:r w:rsidR="001D5BD7">
              <w:t xml:space="preserve"> Department of Telecommunications,</w:t>
            </w:r>
            <w:r w:rsidRPr="00880086">
              <w:t xml:space="preserve"> India</w:t>
            </w:r>
          </w:p>
        </w:tc>
      </w:tr>
      <w:tr w:rsidR="00384C4A" w:rsidRPr="00880086" w14:paraId="1BFAB0D6" w14:textId="77777777" w:rsidTr="00F36497">
        <w:trPr>
          <w:cantSplit/>
          <w:jc w:val="center"/>
        </w:trPr>
        <w:tc>
          <w:tcPr>
            <w:tcW w:w="1418" w:type="dxa"/>
            <w:gridSpan w:val="2"/>
          </w:tcPr>
          <w:p w14:paraId="55AA2DEC" w14:textId="77777777" w:rsidR="00384C4A" w:rsidRPr="00880086" w:rsidRDefault="00384C4A" w:rsidP="00F36497">
            <w:r w:rsidRPr="00880086">
              <w:rPr>
                <w:b/>
                <w:bCs/>
              </w:rPr>
              <w:t>Title:</w:t>
            </w:r>
          </w:p>
        </w:tc>
        <w:tc>
          <w:tcPr>
            <w:tcW w:w="8222" w:type="dxa"/>
            <w:gridSpan w:val="4"/>
          </w:tcPr>
          <w:p w14:paraId="10716673" w14:textId="2998F27B" w:rsidR="000F4CC3" w:rsidRPr="00880086" w:rsidRDefault="00AF4622" w:rsidP="000F4CC3">
            <w:pPr>
              <w:rPr>
                <w:b/>
                <w:bCs/>
                <w:u w:val="single"/>
              </w:rPr>
            </w:pPr>
            <w:r w:rsidRPr="00880086">
              <w:t xml:space="preserve">Considerations for </w:t>
            </w:r>
            <w:r w:rsidR="006D0BAF">
              <w:t xml:space="preserve">update of </w:t>
            </w:r>
            <w:r w:rsidRPr="00880086">
              <w:t xml:space="preserve">content of baseline text for draft new Recommendation </w:t>
            </w:r>
            <w:r w:rsidR="000F4CC3">
              <w:rPr>
                <w:rFonts w:hint="eastAsia"/>
                <w:lang w:val="en-US" w:eastAsia="zh-CN"/>
              </w:rPr>
              <w:t xml:space="preserve">L.DLEE </w:t>
            </w:r>
            <w:r w:rsidR="000F4CC3">
              <w:rPr>
                <w:lang w:val="en-US" w:eastAsia="zh-CN"/>
              </w:rPr>
              <w:t>“</w:t>
            </w:r>
            <w:r w:rsidR="000F4CC3">
              <w:rPr>
                <w:rFonts w:hint="eastAsia"/>
                <w:lang w:val="en-US" w:eastAsia="zh-CN"/>
              </w:rPr>
              <w:t>Deep Learning</w:t>
            </w:r>
            <w:r w:rsidR="000F4CC3">
              <w:rPr>
                <w:rFonts w:hint="eastAsia"/>
                <w:spacing w:val="-2"/>
                <w:lang w:val="en-US" w:eastAsia="zh-CN"/>
              </w:rPr>
              <w:t xml:space="preserve"> Computation Efficiency Evalu</w:t>
            </w:r>
            <w:r w:rsidR="000F4CC3">
              <w:rPr>
                <w:rFonts w:hint="eastAsia"/>
                <w:lang w:val="en-US" w:eastAsia="zh-CN"/>
              </w:rPr>
              <w:t xml:space="preserve">ation framework and </w:t>
            </w:r>
            <w:r w:rsidR="000F4CC3">
              <w:rPr>
                <w:rFonts w:hint="eastAsia"/>
                <w:spacing w:val="-2"/>
                <w:lang w:val="en-US" w:eastAsia="zh-CN"/>
              </w:rPr>
              <w:t>metrics</w:t>
            </w:r>
          </w:p>
          <w:p w14:paraId="7CB08C13" w14:textId="697416CD" w:rsidR="00384C4A" w:rsidRPr="00880086" w:rsidRDefault="00384C4A" w:rsidP="00F36497">
            <w:pPr>
              <w:pStyle w:val="TSBHeaderTitle"/>
            </w:pPr>
          </w:p>
        </w:tc>
      </w:tr>
      <w:tr w:rsidR="00AF4622" w:rsidRPr="00880086" w14:paraId="1C8E72EF" w14:textId="77777777" w:rsidTr="00F36497">
        <w:trPr>
          <w:cantSplit/>
          <w:jc w:val="center"/>
        </w:trPr>
        <w:tc>
          <w:tcPr>
            <w:tcW w:w="1418" w:type="dxa"/>
            <w:gridSpan w:val="2"/>
            <w:tcBorders>
              <w:top w:val="single" w:sz="6" w:space="0" w:color="auto"/>
              <w:bottom w:val="single" w:sz="6" w:space="0" w:color="auto"/>
            </w:tcBorders>
          </w:tcPr>
          <w:p w14:paraId="7B5EC600" w14:textId="77777777" w:rsidR="00AF4622" w:rsidRPr="00880086" w:rsidRDefault="00AF4622" w:rsidP="00AF4622">
            <w:pPr>
              <w:rPr>
                <w:b/>
                <w:bCs/>
              </w:rPr>
            </w:pPr>
            <w:r w:rsidRPr="00880086">
              <w:rPr>
                <w:b/>
                <w:bCs/>
              </w:rPr>
              <w:t>Contact:</w:t>
            </w:r>
          </w:p>
        </w:tc>
        <w:tc>
          <w:tcPr>
            <w:tcW w:w="4111" w:type="dxa"/>
            <w:gridSpan w:val="3"/>
            <w:tcBorders>
              <w:top w:val="single" w:sz="6" w:space="0" w:color="auto"/>
              <w:bottom w:val="single" w:sz="6" w:space="0" w:color="auto"/>
            </w:tcBorders>
          </w:tcPr>
          <w:p w14:paraId="7BBDA7B0" w14:textId="1584973A" w:rsidR="00AF4622" w:rsidRPr="00880086" w:rsidRDefault="00BC470B" w:rsidP="00AF4622">
            <w:pPr>
              <w:spacing w:before="0"/>
              <w:rPr>
                <w:lang w:val="en-US"/>
              </w:rPr>
            </w:pPr>
            <w:r>
              <w:rPr>
                <w:lang w:val="en-US"/>
              </w:rPr>
              <w:t>Vineet Malik</w:t>
            </w:r>
          </w:p>
          <w:p w14:paraId="7DDEDA0B" w14:textId="52017E6A" w:rsidR="00AF4622" w:rsidRPr="00880086" w:rsidRDefault="00BC470B" w:rsidP="00AF4622">
            <w:pPr>
              <w:tabs>
                <w:tab w:val="left" w:pos="794"/>
              </w:tabs>
            </w:pPr>
            <w:r>
              <w:rPr>
                <w:lang w:val="pl-PL"/>
              </w:rPr>
              <w:t xml:space="preserve">TEC, </w:t>
            </w:r>
            <w:r w:rsidR="00AF4622" w:rsidRPr="00880086">
              <w:rPr>
                <w:lang w:val="pl-PL"/>
              </w:rPr>
              <w:t>DoT</w:t>
            </w:r>
            <w:r w:rsidR="00AF4622" w:rsidRPr="00880086">
              <w:rPr>
                <w:lang w:val="pl-PL"/>
              </w:rPr>
              <w:br/>
              <w:t>Ministry of Communications, India</w:t>
            </w:r>
          </w:p>
        </w:tc>
        <w:tc>
          <w:tcPr>
            <w:tcW w:w="4111" w:type="dxa"/>
            <w:tcBorders>
              <w:top w:val="single" w:sz="6" w:space="0" w:color="auto"/>
              <w:bottom w:val="single" w:sz="6" w:space="0" w:color="auto"/>
            </w:tcBorders>
          </w:tcPr>
          <w:p w14:paraId="695FD580" w14:textId="161C4F8D" w:rsidR="00AF4622" w:rsidRPr="00880086" w:rsidRDefault="00AF4622" w:rsidP="00AF4622">
            <w:pPr>
              <w:tabs>
                <w:tab w:val="left" w:pos="794"/>
              </w:tabs>
            </w:pPr>
            <w:r w:rsidRPr="00880086">
              <w:rPr>
                <w:lang w:val="en-US"/>
              </w:rPr>
              <w:t xml:space="preserve">Tel: </w:t>
            </w:r>
            <w:r w:rsidR="001C0E94">
              <w:rPr>
                <w:lang w:val="en-US"/>
              </w:rPr>
              <w:t>9999184213</w:t>
            </w:r>
            <w:r w:rsidRPr="00880086">
              <w:rPr>
                <w:lang w:val="en-US"/>
              </w:rPr>
              <w:br/>
              <w:t xml:space="preserve">Fax: </w:t>
            </w:r>
            <w:r w:rsidRPr="00880086">
              <w:rPr>
                <w:lang w:val="en-US"/>
              </w:rPr>
              <w:br/>
              <w:t xml:space="preserve">E-mail: </w:t>
            </w:r>
            <w:r w:rsidR="00BC470B">
              <w:t>vineet.malik@gov.in</w:t>
            </w:r>
          </w:p>
        </w:tc>
      </w:tr>
      <w:tr w:rsidR="00384C4A" w:rsidRPr="00880086" w14:paraId="0BC5FEF6" w14:textId="77777777" w:rsidTr="00F36497">
        <w:trPr>
          <w:cantSplit/>
          <w:jc w:val="center"/>
        </w:trPr>
        <w:tc>
          <w:tcPr>
            <w:tcW w:w="1418" w:type="dxa"/>
            <w:gridSpan w:val="2"/>
            <w:tcBorders>
              <w:top w:val="single" w:sz="6" w:space="0" w:color="auto"/>
              <w:bottom w:val="single" w:sz="6" w:space="0" w:color="auto"/>
            </w:tcBorders>
          </w:tcPr>
          <w:p w14:paraId="1FDBEFBA" w14:textId="77777777" w:rsidR="00384C4A" w:rsidRPr="00880086" w:rsidRDefault="00384C4A" w:rsidP="00F36497">
            <w:pPr>
              <w:rPr>
                <w:b/>
                <w:bCs/>
              </w:rPr>
            </w:pPr>
            <w:r w:rsidRPr="00880086">
              <w:rPr>
                <w:b/>
                <w:bCs/>
              </w:rPr>
              <w:t>Contact:</w:t>
            </w:r>
          </w:p>
        </w:tc>
        <w:tc>
          <w:tcPr>
            <w:tcW w:w="4111" w:type="dxa"/>
            <w:gridSpan w:val="3"/>
            <w:tcBorders>
              <w:top w:val="single" w:sz="6" w:space="0" w:color="auto"/>
              <w:bottom w:val="single" w:sz="6" w:space="0" w:color="auto"/>
            </w:tcBorders>
          </w:tcPr>
          <w:p w14:paraId="26298849" w14:textId="6A021DE7" w:rsidR="00384C4A" w:rsidRPr="00880086" w:rsidRDefault="00BC470B" w:rsidP="00F36497">
            <w:pPr>
              <w:tabs>
                <w:tab w:val="left" w:pos="794"/>
              </w:tabs>
            </w:pPr>
            <w:r>
              <w:t>Kanika Gambhir</w:t>
            </w:r>
          </w:p>
          <w:p w14:paraId="64A9CFC2" w14:textId="4A0717AD" w:rsidR="00AF4622" w:rsidRPr="00880086" w:rsidRDefault="00AF4622" w:rsidP="00F36497">
            <w:pPr>
              <w:tabs>
                <w:tab w:val="left" w:pos="794"/>
              </w:tabs>
            </w:pPr>
            <w:r w:rsidRPr="00880086">
              <w:t>DoT</w:t>
            </w:r>
          </w:p>
          <w:p w14:paraId="53886F30" w14:textId="0FE5FA06" w:rsidR="00AF4622" w:rsidRPr="00880086" w:rsidRDefault="00AF4622" w:rsidP="00F36497">
            <w:pPr>
              <w:tabs>
                <w:tab w:val="left" w:pos="794"/>
              </w:tabs>
            </w:pPr>
            <w:r w:rsidRPr="00880086">
              <w:rPr>
                <w:lang w:val="pl-PL"/>
              </w:rPr>
              <w:t>Ministry of Communications, India</w:t>
            </w:r>
          </w:p>
        </w:tc>
        <w:tc>
          <w:tcPr>
            <w:tcW w:w="4111" w:type="dxa"/>
            <w:tcBorders>
              <w:top w:val="single" w:sz="6" w:space="0" w:color="auto"/>
              <w:bottom w:val="single" w:sz="6" w:space="0" w:color="auto"/>
            </w:tcBorders>
          </w:tcPr>
          <w:p w14:paraId="0FD74C0D" w14:textId="2F57C5E9" w:rsidR="00AF4622" w:rsidRPr="00880086" w:rsidRDefault="00384C4A" w:rsidP="00F36497">
            <w:pPr>
              <w:tabs>
                <w:tab w:val="left" w:pos="794"/>
              </w:tabs>
            </w:pPr>
            <w:r w:rsidRPr="00880086">
              <w:t>Tel:</w:t>
            </w:r>
            <w:r w:rsidR="00725A12">
              <w:t xml:space="preserve"> </w:t>
            </w:r>
            <w:r w:rsidR="001C0E94">
              <w:t>9891056945</w:t>
            </w:r>
            <w:r w:rsidRPr="00880086">
              <w:br/>
            </w:r>
            <w:r w:rsidR="00AF4622" w:rsidRPr="00880086">
              <w:t>Fax:</w:t>
            </w:r>
          </w:p>
          <w:p w14:paraId="341E5C41" w14:textId="1205B311" w:rsidR="00384C4A" w:rsidRPr="00880086" w:rsidRDefault="00384C4A" w:rsidP="00F36497">
            <w:pPr>
              <w:tabs>
                <w:tab w:val="left" w:pos="794"/>
              </w:tabs>
            </w:pPr>
            <w:r w:rsidRPr="00880086">
              <w:t>E-m</w:t>
            </w:r>
            <w:r w:rsidR="00BC470B">
              <w:t>ail: kanika.gambhir@gov.in</w:t>
            </w:r>
          </w:p>
        </w:tc>
      </w:tr>
    </w:tbl>
    <w:p w14:paraId="45D2D292" w14:textId="77777777" w:rsidR="00384C4A" w:rsidRPr="00880086" w:rsidRDefault="00384C4A" w:rsidP="00725817"/>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384C4A" w:rsidRPr="00880086" w14:paraId="632E5242" w14:textId="77777777" w:rsidTr="00F36497">
        <w:trPr>
          <w:cantSplit/>
          <w:jc w:val="center"/>
        </w:trPr>
        <w:tc>
          <w:tcPr>
            <w:tcW w:w="1418" w:type="dxa"/>
          </w:tcPr>
          <w:p w14:paraId="43E51583" w14:textId="77777777" w:rsidR="00384C4A" w:rsidRPr="00880086" w:rsidRDefault="00384C4A" w:rsidP="00F36497">
            <w:pPr>
              <w:rPr>
                <w:b/>
                <w:bCs/>
              </w:rPr>
            </w:pPr>
            <w:r w:rsidRPr="00880086">
              <w:rPr>
                <w:b/>
                <w:bCs/>
              </w:rPr>
              <w:t>Abstract:</w:t>
            </w:r>
          </w:p>
        </w:tc>
        <w:tc>
          <w:tcPr>
            <w:tcW w:w="8222" w:type="dxa"/>
          </w:tcPr>
          <w:p w14:paraId="274C653D" w14:textId="0DB99D14" w:rsidR="00462EC1" w:rsidRDefault="00462EC1" w:rsidP="006D0BAF">
            <w:pPr>
              <w:pStyle w:val="TSBHeaderSummary"/>
              <w:jc w:val="both"/>
              <w:rPr>
                <w:lang w:val="en-US" w:eastAsia="zh-CN"/>
              </w:rPr>
            </w:pPr>
            <w:r>
              <w:t xml:space="preserve">This proposal contains update of </w:t>
            </w:r>
            <w:r w:rsidRPr="00880086">
              <w:t xml:space="preserve">content of baseline text for draft new Recommendation </w:t>
            </w:r>
            <w:proofErr w:type="gramStart"/>
            <w:r>
              <w:rPr>
                <w:rFonts w:hint="eastAsia"/>
                <w:lang w:val="en-US" w:eastAsia="zh-CN"/>
              </w:rPr>
              <w:t>L.DLEE</w:t>
            </w:r>
            <w:proofErr w:type="gramEnd"/>
            <w:r>
              <w:rPr>
                <w:rFonts w:hint="eastAsia"/>
                <w:lang w:val="en-US" w:eastAsia="zh-CN"/>
              </w:rPr>
              <w:t xml:space="preserve"> </w:t>
            </w:r>
            <w:r>
              <w:rPr>
                <w:lang w:val="en-US" w:eastAsia="zh-CN"/>
              </w:rPr>
              <w:t>“</w:t>
            </w:r>
            <w:r>
              <w:rPr>
                <w:rFonts w:hint="eastAsia"/>
                <w:lang w:val="en-US" w:eastAsia="zh-CN"/>
              </w:rPr>
              <w:t>Deep Learning</w:t>
            </w:r>
            <w:r>
              <w:rPr>
                <w:rFonts w:hint="eastAsia"/>
                <w:spacing w:val="-2"/>
                <w:lang w:val="en-US" w:eastAsia="zh-CN"/>
              </w:rPr>
              <w:t xml:space="preserve"> Computation Efficiency Evalu</w:t>
            </w:r>
            <w:r>
              <w:rPr>
                <w:rFonts w:hint="eastAsia"/>
                <w:lang w:val="en-US" w:eastAsia="zh-CN"/>
              </w:rPr>
              <w:t xml:space="preserve">ation framework and </w:t>
            </w:r>
            <w:r>
              <w:rPr>
                <w:rFonts w:hint="eastAsia"/>
                <w:spacing w:val="-2"/>
                <w:lang w:val="en-US" w:eastAsia="zh-CN"/>
              </w:rPr>
              <w:t>metrics</w:t>
            </w:r>
            <w:r>
              <w:rPr>
                <w:spacing w:val="-2"/>
                <w:lang w:val="en-US" w:eastAsia="zh-CN"/>
              </w:rPr>
              <w:t>” which is based on SG5-C489,</w:t>
            </w:r>
            <w:r>
              <w:rPr>
                <w:rFonts w:hint="eastAsia"/>
                <w:lang w:val="en-US" w:eastAsia="zh-CN"/>
              </w:rPr>
              <w:t xml:space="preserve"> </w:t>
            </w:r>
            <w:proofErr w:type="spellStart"/>
            <w:r>
              <w:rPr>
                <w:rFonts w:hint="eastAsia"/>
                <w:lang w:val="en-US" w:eastAsia="zh-CN"/>
              </w:rPr>
              <w:t>Wroc</w:t>
            </w:r>
            <w:r>
              <w:rPr>
                <w:rFonts w:ascii="Cambria" w:hAnsi="Cambria" w:cs="Cambria"/>
                <w:lang w:val="en-US" w:eastAsia="zh-CN"/>
              </w:rPr>
              <w:t>ł</w:t>
            </w:r>
            <w:r>
              <w:rPr>
                <w:rFonts w:hint="eastAsia"/>
                <w:lang w:val="en-US" w:eastAsia="zh-CN"/>
              </w:rPr>
              <w:t>aw</w:t>
            </w:r>
            <w:proofErr w:type="spellEnd"/>
            <w:r>
              <w:rPr>
                <w:rFonts w:hint="eastAsia"/>
                <w:lang w:val="en-US" w:eastAsia="zh-CN"/>
              </w:rPr>
              <w:t>, 17</w:t>
            </w:r>
            <w:r>
              <w:t xml:space="preserve"> </w:t>
            </w:r>
            <w:r>
              <w:rPr>
                <w:rFonts w:hint="eastAsia"/>
                <w:lang w:val="en-US" w:eastAsia="zh-CN"/>
              </w:rPr>
              <w:t xml:space="preserve">-21 </w:t>
            </w:r>
            <w:r>
              <w:t xml:space="preserve"> </w:t>
            </w:r>
            <w:r>
              <w:rPr>
                <w:rFonts w:hint="eastAsia"/>
                <w:lang w:val="en-US" w:eastAsia="zh-CN"/>
              </w:rPr>
              <w:t>June</w:t>
            </w:r>
            <w:r>
              <w:t xml:space="preserve"> 202</w:t>
            </w:r>
            <w:r>
              <w:rPr>
                <w:rFonts w:hint="eastAsia"/>
                <w:lang w:val="en-US" w:eastAsia="zh-CN"/>
              </w:rPr>
              <w:t>4</w:t>
            </w:r>
            <w:r>
              <w:rPr>
                <w:lang w:val="en-US" w:eastAsia="zh-CN"/>
              </w:rPr>
              <w:t xml:space="preserve">,Poland. </w:t>
            </w:r>
          </w:p>
          <w:p w14:paraId="467720B3" w14:textId="27CC59D8" w:rsidR="00384C4A" w:rsidRPr="00880086" w:rsidRDefault="00462EC1" w:rsidP="00462EC1">
            <w:pPr>
              <w:pStyle w:val="TSBHeaderSummary"/>
              <w:jc w:val="both"/>
            </w:pPr>
            <w:r>
              <w:t>The</w:t>
            </w:r>
            <w:r w:rsidR="006D0BAF">
              <w:t xml:space="preserve"> existing contribution increasingly acknowledges the environmental concerns surrounding AI such as energy consumption and carbon emissions, however, some, a novel metric</w:t>
            </w:r>
            <w:r w:rsidR="006D0BAF" w:rsidRPr="006D0BAF">
              <w:t xml:space="preserve">: the sustainability-aware efficiency offset has been proposed. </w:t>
            </w:r>
            <w:r w:rsidR="006D0BAF">
              <w:t xml:space="preserve">This is a supplemental metric that quantifies the ecological cost of AI models through factors such as </w:t>
            </w:r>
            <w:r w:rsidR="006D0BAF" w:rsidRPr="006D0BAF">
              <w:t>CO₂ emissions, energy consumption, and renewable energy usage</w:t>
            </w:r>
            <w:r w:rsidR="006D0BAF">
              <w:t>. This allows for more holistic benchmarking that balances accuracy, efficiency, and environmental responsibility.</w:t>
            </w:r>
            <w:r>
              <w:t xml:space="preserve"> The clause 8.3.5 has been added in track change mode </w:t>
            </w:r>
          </w:p>
        </w:tc>
      </w:tr>
    </w:tbl>
    <w:p w14:paraId="0316A903" w14:textId="77777777" w:rsidR="00384C4A" w:rsidRPr="00880086" w:rsidRDefault="00384C4A" w:rsidP="00725817"/>
    <w:p w14:paraId="4E1F28FE" w14:textId="77777777" w:rsidR="00880086" w:rsidRDefault="00880086" w:rsidP="00880086">
      <w:pPr>
        <w:jc w:val="center"/>
      </w:pPr>
    </w:p>
    <w:p w14:paraId="039E2CA1" w14:textId="77777777" w:rsidR="006D0BAF" w:rsidRDefault="006D0BAF" w:rsidP="00880086">
      <w:pPr>
        <w:jc w:val="center"/>
        <w:rPr>
          <w:sz w:val="28"/>
          <w:szCs w:val="28"/>
        </w:rPr>
      </w:pPr>
    </w:p>
    <w:p w14:paraId="3AE0247C" w14:textId="77777777" w:rsidR="00880086" w:rsidRDefault="00880086" w:rsidP="00880086">
      <w:pPr>
        <w:jc w:val="center"/>
        <w:rPr>
          <w:sz w:val="28"/>
          <w:szCs w:val="28"/>
        </w:rPr>
      </w:pPr>
    </w:p>
    <w:p w14:paraId="1A8B5F72" w14:textId="77777777" w:rsidR="006D0BAF" w:rsidRDefault="006D0BAF" w:rsidP="00880086">
      <w:pPr>
        <w:jc w:val="center"/>
        <w:rPr>
          <w:sz w:val="28"/>
          <w:szCs w:val="28"/>
        </w:rPr>
      </w:pPr>
    </w:p>
    <w:p w14:paraId="6FD94572" w14:textId="77777777" w:rsidR="006D0BAF" w:rsidRDefault="006D0BAF" w:rsidP="00880086">
      <w:pPr>
        <w:jc w:val="center"/>
        <w:rPr>
          <w:sz w:val="28"/>
          <w:szCs w:val="28"/>
        </w:rPr>
      </w:pPr>
    </w:p>
    <w:p w14:paraId="31726525" w14:textId="77777777" w:rsidR="00880086" w:rsidRDefault="00880086" w:rsidP="00880086">
      <w:pPr>
        <w:jc w:val="center"/>
        <w:rPr>
          <w:sz w:val="28"/>
          <w:szCs w:val="28"/>
        </w:rPr>
      </w:pPr>
    </w:p>
    <w:p w14:paraId="2B460C35" w14:textId="77777777" w:rsidR="00880086" w:rsidRDefault="00880086" w:rsidP="00880086">
      <w:pPr>
        <w:jc w:val="center"/>
        <w:rPr>
          <w:sz w:val="28"/>
          <w:szCs w:val="28"/>
        </w:rPr>
      </w:pPr>
    </w:p>
    <w:p w14:paraId="07EAD313" w14:textId="77777777" w:rsidR="000F4CC3" w:rsidRDefault="000F4CC3" w:rsidP="002F71FC">
      <w:pPr>
        <w:jc w:val="both"/>
      </w:pPr>
    </w:p>
    <w:p w14:paraId="6E090C34" w14:textId="77777777" w:rsidR="00844258" w:rsidRDefault="00844258" w:rsidP="00336813">
      <w:pPr>
        <w:ind w:left="360"/>
        <w:jc w:val="both"/>
      </w:pPr>
    </w:p>
    <w:p w14:paraId="3948E506" w14:textId="77777777" w:rsidR="006D0BAF" w:rsidRDefault="006D0BAF" w:rsidP="00336813">
      <w:pPr>
        <w:ind w:left="360"/>
        <w:jc w:val="both"/>
      </w:pPr>
    </w:p>
    <w:p w14:paraId="04C04025" w14:textId="77777777" w:rsidR="000F4CC3" w:rsidRDefault="000F4CC3" w:rsidP="00336813">
      <w:pPr>
        <w:ind w:left="360"/>
        <w:jc w:val="both"/>
      </w:pPr>
    </w:p>
    <w:p w14:paraId="09237DF7" w14:textId="77777777" w:rsidR="000F4CC3" w:rsidRDefault="000F4CC3" w:rsidP="000F4CC3">
      <w:pPr>
        <w:jc w:val="both"/>
        <w:rPr>
          <w:lang w:val="en-US" w:eastAsia="zh-CN"/>
        </w:rPr>
      </w:pPr>
    </w:p>
    <w:p w14:paraId="31A41EDC" w14:textId="77777777" w:rsidR="000F4CC3" w:rsidRDefault="000F4CC3" w:rsidP="000F4CC3">
      <w:pPr>
        <w:jc w:val="both"/>
        <w:rPr>
          <w:lang w:val="en-US" w:eastAsia="zh-CN"/>
        </w:rPr>
      </w:pPr>
    </w:p>
    <w:p w14:paraId="0040A542" w14:textId="77777777" w:rsidR="000F4CC3" w:rsidRDefault="000F4CC3" w:rsidP="000F4CC3">
      <w:pPr>
        <w:spacing w:before="0"/>
        <w:jc w:val="center"/>
        <w:rPr>
          <w:rFonts w:eastAsia="SimSun"/>
          <w:b/>
          <w:color w:val="000000"/>
          <w:sz w:val="28"/>
          <w:szCs w:val="28"/>
          <w:lang w:eastAsia="ko-KR"/>
        </w:rPr>
      </w:pPr>
      <w:r>
        <w:rPr>
          <w:rFonts w:eastAsia="SimSun"/>
          <w:b/>
          <w:color w:val="000000"/>
          <w:sz w:val="28"/>
          <w:szCs w:val="28"/>
          <w:lang w:eastAsia="ko-KR"/>
        </w:rPr>
        <w:t>Table of Contents</w:t>
      </w:r>
    </w:p>
    <w:tbl>
      <w:tblPr>
        <w:tblW w:w="9889" w:type="dxa"/>
        <w:tblLayout w:type="fixed"/>
        <w:tblLook w:val="04A0" w:firstRow="1" w:lastRow="0" w:firstColumn="1" w:lastColumn="0" w:noHBand="0" w:noVBand="1"/>
      </w:tblPr>
      <w:tblGrid>
        <w:gridCol w:w="9889"/>
      </w:tblGrid>
      <w:tr w:rsidR="000F4CC3" w14:paraId="53DCA0FC" w14:textId="77777777" w:rsidTr="00D863C4">
        <w:trPr>
          <w:tblHeader/>
        </w:trPr>
        <w:tc>
          <w:tcPr>
            <w:tcW w:w="9889" w:type="dxa"/>
          </w:tcPr>
          <w:p w14:paraId="4B108574" w14:textId="77777777" w:rsidR="000F4CC3" w:rsidRDefault="000F4CC3" w:rsidP="00D863C4">
            <w:pPr>
              <w:pStyle w:val="toc0"/>
            </w:pPr>
            <w:r>
              <w:tab/>
              <w:t>Page</w:t>
            </w:r>
          </w:p>
        </w:tc>
      </w:tr>
      <w:tr w:rsidR="000F4CC3" w14:paraId="04D27C8D" w14:textId="77777777" w:rsidTr="00D863C4">
        <w:tc>
          <w:tcPr>
            <w:tcW w:w="9889" w:type="dxa"/>
          </w:tcPr>
          <w:p w14:paraId="5218D6B6" w14:textId="77777777" w:rsidR="000F4CC3" w:rsidRDefault="000F4CC3" w:rsidP="00D863C4">
            <w:pPr>
              <w:pStyle w:val="TOC1"/>
              <w:tabs>
                <w:tab w:val="clear" w:pos="964"/>
                <w:tab w:val="clear" w:pos="9639"/>
                <w:tab w:val="right" w:leader="dot" w:pos="9673"/>
              </w:tabs>
            </w:pPr>
            <w:r>
              <w:rPr>
                <w:rFonts w:eastAsia="MS Mincho"/>
              </w:rPr>
              <w:fldChar w:fldCharType="begin"/>
            </w:r>
            <w:r>
              <w:instrText xml:space="preserve"> TOC \o "1-3" \h \z \t "Annex_NoTitle,1,Appendix_NoTitle,1,Annex_No &amp; title,1,Appendix_No &amp; title,1" </w:instrText>
            </w:r>
            <w:r>
              <w:rPr>
                <w:rFonts w:eastAsia="MS Mincho"/>
              </w:rPr>
              <w:fldChar w:fldCharType="separate"/>
            </w:r>
            <w:hyperlink w:anchor="_Toc32759" w:history="1">
              <w:r>
                <w:t>1 Scope</w:t>
              </w:r>
              <w:r>
                <w:tab/>
              </w:r>
              <w:r>
                <w:fldChar w:fldCharType="begin"/>
              </w:r>
              <w:r>
                <w:instrText xml:space="preserve"> PAGEREF _Toc32759 \h </w:instrText>
              </w:r>
              <w:r>
                <w:fldChar w:fldCharType="separate"/>
              </w:r>
              <w:r w:rsidR="00CA1680">
                <w:t>8</w:t>
              </w:r>
              <w:r>
                <w:fldChar w:fldCharType="end"/>
              </w:r>
            </w:hyperlink>
          </w:p>
          <w:p w14:paraId="1DF1E4ED" w14:textId="77777777" w:rsidR="000F4CC3" w:rsidRDefault="000F4CC3" w:rsidP="00D863C4">
            <w:pPr>
              <w:pStyle w:val="TOC1"/>
              <w:tabs>
                <w:tab w:val="clear" w:pos="964"/>
                <w:tab w:val="clear" w:pos="9639"/>
                <w:tab w:val="right" w:leader="dot" w:pos="9673"/>
              </w:tabs>
            </w:pPr>
            <w:hyperlink w:anchor="_Toc3262" w:history="1">
              <w:r>
                <w:t>2 References</w:t>
              </w:r>
              <w:r>
                <w:tab/>
              </w:r>
              <w:r>
                <w:fldChar w:fldCharType="begin"/>
              </w:r>
              <w:r>
                <w:instrText xml:space="preserve"> PAGEREF _Toc3262 \h </w:instrText>
              </w:r>
              <w:r>
                <w:fldChar w:fldCharType="separate"/>
              </w:r>
              <w:r w:rsidR="00CA1680">
                <w:t>8</w:t>
              </w:r>
              <w:r>
                <w:fldChar w:fldCharType="end"/>
              </w:r>
            </w:hyperlink>
          </w:p>
          <w:p w14:paraId="63E825A6" w14:textId="77777777" w:rsidR="000F4CC3" w:rsidRDefault="000F4CC3" w:rsidP="00D863C4">
            <w:pPr>
              <w:pStyle w:val="TOC1"/>
              <w:tabs>
                <w:tab w:val="clear" w:pos="964"/>
                <w:tab w:val="clear" w:pos="9639"/>
                <w:tab w:val="right" w:leader="dot" w:pos="9673"/>
              </w:tabs>
            </w:pPr>
            <w:hyperlink w:anchor="_Toc17859" w:history="1">
              <w:r>
                <w:t>3 Definitions</w:t>
              </w:r>
              <w:r>
                <w:tab/>
              </w:r>
              <w:r>
                <w:fldChar w:fldCharType="begin"/>
              </w:r>
              <w:r>
                <w:instrText xml:space="preserve"> PAGEREF _Toc17859 \h </w:instrText>
              </w:r>
              <w:r>
                <w:fldChar w:fldCharType="separate"/>
              </w:r>
              <w:r w:rsidR="00CA1680">
                <w:t>8</w:t>
              </w:r>
              <w:r>
                <w:fldChar w:fldCharType="end"/>
              </w:r>
            </w:hyperlink>
          </w:p>
          <w:p w14:paraId="5BF92B11" w14:textId="77777777" w:rsidR="000F4CC3" w:rsidRDefault="000F4CC3" w:rsidP="00D863C4">
            <w:pPr>
              <w:pStyle w:val="TOC2"/>
              <w:tabs>
                <w:tab w:val="clear" w:pos="9639"/>
                <w:tab w:val="right" w:pos="2800"/>
                <w:tab w:val="right" w:leader="dot" w:pos="9673"/>
              </w:tabs>
            </w:pPr>
            <w:hyperlink w:anchor="_Toc7003" w:history="1">
              <w:r>
                <w:t>3.1</w:t>
              </w:r>
              <w:r>
                <w:tab/>
                <w:t>Terms defined elsewhere</w:t>
              </w:r>
              <w:r>
                <w:tab/>
              </w:r>
              <w:r>
                <w:fldChar w:fldCharType="begin"/>
              </w:r>
              <w:r>
                <w:instrText xml:space="preserve"> PAGEREF _Toc7003 \h </w:instrText>
              </w:r>
              <w:r>
                <w:fldChar w:fldCharType="separate"/>
              </w:r>
              <w:r w:rsidR="00CA1680">
                <w:t>8</w:t>
              </w:r>
              <w:r>
                <w:fldChar w:fldCharType="end"/>
              </w:r>
            </w:hyperlink>
          </w:p>
          <w:p w14:paraId="00F61C3F" w14:textId="77777777" w:rsidR="000F4CC3" w:rsidRDefault="000F4CC3" w:rsidP="00D863C4">
            <w:pPr>
              <w:pStyle w:val="TOC2"/>
              <w:tabs>
                <w:tab w:val="clear" w:pos="9639"/>
                <w:tab w:val="right" w:pos="2800"/>
                <w:tab w:val="right" w:leader="dot" w:pos="9673"/>
              </w:tabs>
            </w:pPr>
            <w:hyperlink w:anchor="_Toc31881" w:history="1">
              <w:r>
                <w:t>3.</w:t>
              </w:r>
              <w:r>
                <w:rPr>
                  <w:rFonts w:eastAsia="SimSun" w:hint="eastAsia"/>
                  <w:lang w:val="en-US" w:eastAsia="zh-CN"/>
                </w:rPr>
                <w:t>2</w:t>
              </w:r>
              <w:r>
                <w:tab/>
                <w:t xml:space="preserve">Terms defined </w:t>
              </w:r>
              <w:r>
                <w:rPr>
                  <w:rFonts w:eastAsia="SimSun" w:hint="eastAsia"/>
                  <w:lang w:val="en-US" w:eastAsia="zh-CN"/>
                </w:rPr>
                <w:t>in this recommendation</w:t>
              </w:r>
              <w:r>
                <w:tab/>
              </w:r>
              <w:r>
                <w:fldChar w:fldCharType="begin"/>
              </w:r>
              <w:r>
                <w:instrText xml:space="preserve"> PAGEREF _Toc31881 \h </w:instrText>
              </w:r>
              <w:r>
                <w:fldChar w:fldCharType="separate"/>
              </w:r>
              <w:r w:rsidR="00CA1680">
                <w:t>9</w:t>
              </w:r>
              <w:r>
                <w:fldChar w:fldCharType="end"/>
              </w:r>
            </w:hyperlink>
          </w:p>
          <w:p w14:paraId="7CA65408" w14:textId="77777777" w:rsidR="000F4CC3" w:rsidRDefault="000F4CC3" w:rsidP="00D863C4">
            <w:pPr>
              <w:pStyle w:val="TOC1"/>
              <w:tabs>
                <w:tab w:val="clear" w:pos="964"/>
                <w:tab w:val="clear" w:pos="9639"/>
                <w:tab w:val="right" w:leader="dot" w:pos="9673"/>
              </w:tabs>
            </w:pPr>
            <w:hyperlink w:anchor="_Toc18251" w:history="1">
              <w:r>
                <w:t>4 Abbreviations and acronyms</w:t>
              </w:r>
              <w:r>
                <w:tab/>
              </w:r>
              <w:r>
                <w:fldChar w:fldCharType="begin"/>
              </w:r>
              <w:r>
                <w:instrText xml:space="preserve"> PAGEREF _Toc18251 \h </w:instrText>
              </w:r>
              <w:r>
                <w:fldChar w:fldCharType="separate"/>
              </w:r>
              <w:r w:rsidR="00CA1680">
                <w:t>9</w:t>
              </w:r>
              <w:r>
                <w:fldChar w:fldCharType="end"/>
              </w:r>
            </w:hyperlink>
          </w:p>
          <w:p w14:paraId="13F2AB20" w14:textId="77777777" w:rsidR="000F4CC3" w:rsidRDefault="000F4CC3" w:rsidP="00D863C4">
            <w:pPr>
              <w:pStyle w:val="TOC1"/>
              <w:tabs>
                <w:tab w:val="clear" w:pos="964"/>
                <w:tab w:val="clear" w:pos="9639"/>
                <w:tab w:val="right" w:leader="dot" w:pos="9673"/>
              </w:tabs>
            </w:pPr>
            <w:hyperlink w:anchor="_Toc8087" w:history="1">
              <w:r>
                <w:t>5. Conventions</w:t>
              </w:r>
              <w:r>
                <w:tab/>
              </w:r>
              <w:r>
                <w:fldChar w:fldCharType="begin"/>
              </w:r>
              <w:r>
                <w:instrText xml:space="preserve"> PAGEREF _Toc8087 \h </w:instrText>
              </w:r>
              <w:r>
                <w:fldChar w:fldCharType="separate"/>
              </w:r>
              <w:r w:rsidR="00CA1680">
                <w:t>9</w:t>
              </w:r>
              <w:r>
                <w:fldChar w:fldCharType="end"/>
              </w:r>
            </w:hyperlink>
          </w:p>
          <w:p w14:paraId="5F9B9F26" w14:textId="77777777" w:rsidR="000F4CC3" w:rsidRDefault="000F4CC3" w:rsidP="00D863C4">
            <w:pPr>
              <w:pStyle w:val="TOC1"/>
              <w:tabs>
                <w:tab w:val="clear" w:pos="964"/>
                <w:tab w:val="clear" w:pos="9639"/>
                <w:tab w:val="right" w:leader="dot" w:pos="9673"/>
              </w:tabs>
            </w:pPr>
            <w:hyperlink w:anchor="_Toc8877" w:history="1">
              <w:r>
                <w:t xml:space="preserve">6. </w:t>
              </w:r>
              <w:r>
                <w:rPr>
                  <w:rFonts w:eastAsiaTheme="minorEastAsia" w:hint="eastAsia"/>
                  <w:lang w:eastAsia="zh-CN"/>
                </w:rPr>
                <w:t>O</w:t>
              </w:r>
              <w:r>
                <w:rPr>
                  <w:rFonts w:eastAsiaTheme="minorEastAsia"/>
                  <w:lang w:eastAsia="zh-CN"/>
                </w:rPr>
                <w:t>verview of</w:t>
              </w:r>
              <w:r>
                <w:rPr>
                  <w:lang w:val="en-US" w:eastAsia="zh-CN"/>
                </w:rPr>
                <w:t xml:space="preserve"> </w:t>
              </w:r>
              <w:r>
                <w:rPr>
                  <w:rFonts w:hint="eastAsia"/>
                  <w:lang w:val="en-US" w:eastAsia="zh-CN"/>
                </w:rPr>
                <w:t>Deep learning computation energy efficiency evaluation</w:t>
              </w:r>
              <w:r>
                <w:tab/>
              </w:r>
              <w:r>
                <w:fldChar w:fldCharType="begin"/>
              </w:r>
              <w:r>
                <w:instrText xml:space="preserve"> PAGEREF _Toc8877 \h </w:instrText>
              </w:r>
              <w:r>
                <w:fldChar w:fldCharType="separate"/>
              </w:r>
              <w:r w:rsidR="00CA1680">
                <w:t>9</w:t>
              </w:r>
              <w:r>
                <w:fldChar w:fldCharType="end"/>
              </w:r>
            </w:hyperlink>
          </w:p>
          <w:p w14:paraId="70355B4E" w14:textId="77777777" w:rsidR="000F4CC3" w:rsidRDefault="000F4CC3" w:rsidP="00D863C4">
            <w:pPr>
              <w:pStyle w:val="TOC1"/>
              <w:tabs>
                <w:tab w:val="clear" w:pos="964"/>
                <w:tab w:val="clear" w:pos="9639"/>
                <w:tab w:val="right" w:leader="dot" w:pos="9673"/>
              </w:tabs>
            </w:pPr>
            <w:hyperlink w:anchor="_Toc5227" w:history="1">
              <w:r>
                <w:rPr>
                  <w:rFonts w:hint="eastAsia"/>
                  <w:lang w:val="en-US" w:eastAsia="zh-CN"/>
                </w:rPr>
                <w:t>7. Computation Efficiency Evaluation Framework for Deep Learning Computation</w:t>
              </w:r>
              <w:r>
                <w:tab/>
              </w:r>
              <w:r>
                <w:fldChar w:fldCharType="begin"/>
              </w:r>
              <w:r>
                <w:instrText xml:space="preserve"> PAGEREF _Toc5227 \h </w:instrText>
              </w:r>
              <w:r>
                <w:fldChar w:fldCharType="separate"/>
              </w:r>
              <w:r w:rsidR="00CA1680">
                <w:t>10</w:t>
              </w:r>
              <w:r>
                <w:fldChar w:fldCharType="end"/>
              </w:r>
            </w:hyperlink>
          </w:p>
          <w:p w14:paraId="49FCABC2" w14:textId="77777777" w:rsidR="000F4CC3" w:rsidRDefault="000F4CC3" w:rsidP="00D863C4">
            <w:pPr>
              <w:pStyle w:val="TOC1"/>
              <w:tabs>
                <w:tab w:val="clear" w:pos="964"/>
                <w:tab w:val="clear" w:pos="9639"/>
                <w:tab w:val="right" w:leader="dot" w:pos="9673"/>
              </w:tabs>
            </w:pPr>
            <w:hyperlink w:anchor="_Toc12644" w:history="1">
              <w:r>
                <w:rPr>
                  <w:rFonts w:hint="eastAsia"/>
                  <w:lang w:val="en-US" w:eastAsia="zh-CN"/>
                </w:rPr>
                <w:t>8. Computation Efficiency Evaluation Framework for Deep Learning Computation</w:t>
              </w:r>
              <w:r>
                <w:tab/>
              </w:r>
              <w:r>
                <w:fldChar w:fldCharType="begin"/>
              </w:r>
              <w:r>
                <w:instrText xml:space="preserve"> PAGEREF _Toc12644 \h </w:instrText>
              </w:r>
              <w:r>
                <w:fldChar w:fldCharType="separate"/>
              </w:r>
              <w:r w:rsidR="00CA1680">
                <w:t>10</w:t>
              </w:r>
              <w:r>
                <w:fldChar w:fldCharType="end"/>
              </w:r>
            </w:hyperlink>
          </w:p>
          <w:p w14:paraId="7D560505" w14:textId="77777777" w:rsidR="000F4CC3" w:rsidRDefault="000F4CC3" w:rsidP="00D863C4">
            <w:pPr>
              <w:pStyle w:val="TOC2"/>
              <w:tabs>
                <w:tab w:val="clear" w:pos="9639"/>
                <w:tab w:val="right" w:leader="dot" w:pos="9673"/>
              </w:tabs>
            </w:pPr>
            <w:hyperlink w:anchor="_Toc6735" w:history="1">
              <w:r>
                <w:rPr>
                  <w:rFonts w:eastAsia="SimSun" w:hint="eastAsia"/>
                  <w:lang w:val="en-US" w:eastAsia="zh-CN"/>
                </w:rPr>
                <w:t>8.1 General energy consumption metrics for deep learning</w:t>
              </w:r>
              <w:r>
                <w:tab/>
              </w:r>
              <w:r>
                <w:fldChar w:fldCharType="begin"/>
              </w:r>
              <w:r>
                <w:instrText xml:space="preserve"> PAGEREF _Toc6735 \h </w:instrText>
              </w:r>
              <w:r>
                <w:fldChar w:fldCharType="separate"/>
              </w:r>
              <w:r w:rsidR="00CA1680">
                <w:t>10</w:t>
              </w:r>
              <w:r>
                <w:fldChar w:fldCharType="end"/>
              </w:r>
            </w:hyperlink>
          </w:p>
          <w:p w14:paraId="680B7EF5" w14:textId="77777777" w:rsidR="000F4CC3" w:rsidRDefault="000F4CC3" w:rsidP="00D863C4">
            <w:pPr>
              <w:pStyle w:val="TOC2"/>
              <w:tabs>
                <w:tab w:val="clear" w:pos="9639"/>
                <w:tab w:val="right" w:leader="dot" w:pos="9673"/>
              </w:tabs>
            </w:pPr>
            <w:hyperlink w:anchor="_Toc7351" w:history="1">
              <w:r>
                <w:rPr>
                  <w:rFonts w:eastAsia="SimSun" w:hint="eastAsia"/>
                  <w:lang w:val="en-US" w:eastAsia="zh-CN"/>
                </w:rPr>
                <w:t>8.2 Deep Learning Computation Efficiency:</w:t>
              </w:r>
              <w:r>
                <w:tab/>
              </w:r>
              <w:r>
                <w:fldChar w:fldCharType="begin"/>
              </w:r>
              <w:r>
                <w:instrText xml:space="preserve"> PAGEREF _Toc7351 \h </w:instrText>
              </w:r>
              <w:r>
                <w:fldChar w:fldCharType="separate"/>
              </w:r>
              <w:r w:rsidR="00CA1680">
                <w:t>11</w:t>
              </w:r>
              <w:r>
                <w:fldChar w:fldCharType="end"/>
              </w:r>
            </w:hyperlink>
          </w:p>
          <w:p w14:paraId="1C127DCF" w14:textId="77777777" w:rsidR="000F4CC3" w:rsidRDefault="000F4CC3" w:rsidP="00D863C4">
            <w:pPr>
              <w:pStyle w:val="TOC2"/>
              <w:tabs>
                <w:tab w:val="clear" w:pos="9639"/>
                <w:tab w:val="right" w:leader="dot" w:pos="9673"/>
              </w:tabs>
            </w:pPr>
            <w:hyperlink w:anchor="_Toc10227" w:history="1">
              <w:r>
                <w:rPr>
                  <w:rFonts w:eastAsia="SimSun" w:hint="eastAsia"/>
                  <w:lang w:val="en-US" w:eastAsia="zh-CN"/>
                </w:rPr>
                <w:t>8.3 Other Computation Efficiency Metrics in Multiple Dimensions</w:t>
              </w:r>
              <w:r>
                <w:tab/>
              </w:r>
              <w:r>
                <w:fldChar w:fldCharType="begin"/>
              </w:r>
              <w:r>
                <w:instrText xml:space="preserve"> PAGEREF _Toc10227 \h </w:instrText>
              </w:r>
              <w:r>
                <w:fldChar w:fldCharType="separate"/>
              </w:r>
              <w:r w:rsidR="00CA1680">
                <w:t>11</w:t>
              </w:r>
              <w:r>
                <w:fldChar w:fldCharType="end"/>
              </w:r>
            </w:hyperlink>
          </w:p>
          <w:p w14:paraId="0C712AE5" w14:textId="77777777" w:rsidR="000F4CC3" w:rsidRDefault="000F4CC3" w:rsidP="00D863C4">
            <w:pPr>
              <w:pStyle w:val="TOC2"/>
              <w:tabs>
                <w:tab w:val="clear" w:pos="9639"/>
                <w:tab w:val="right" w:leader="dot" w:pos="9673"/>
              </w:tabs>
            </w:pPr>
            <w:hyperlink w:anchor="_Toc12566" w:history="1">
              <w:r>
                <w:rPr>
                  <w:rFonts w:eastAsia="SimSun" w:hint="eastAsia"/>
                  <w:lang w:val="en-US" w:eastAsia="zh-CN"/>
                </w:rPr>
                <w:t>8.3.1 Measuring Computation Efficiency through Computing Power Scale</w:t>
              </w:r>
              <w:r>
                <w:tab/>
              </w:r>
              <w:r>
                <w:fldChar w:fldCharType="begin"/>
              </w:r>
              <w:r>
                <w:instrText xml:space="preserve"> PAGEREF _Toc12566 \h </w:instrText>
              </w:r>
              <w:r>
                <w:fldChar w:fldCharType="separate"/>
              </w:r>
              <w:r w:rsidR="00CA1680">
                <w:t>11</w:t>
              </w:r>
              <w:r>
                <w:fldChar w:fldCharType="end"/>
              </w:r>
            </w:hyperlink>
          </w:p>
          <w:p w14:paraId="6C874B9C" w14:textId="77777777" w:rsidR="000F4CC3" w:rsidRDefault="000F4CC3" w:rsidP="00D863C4">
            <w:pPr>
              <w:pStyle w:val="TOC2"/>
              <w:tabs>
                <w:tab w:val="clear" w:pos="9639"/>
                <w:tab w:val="right" w:leader="dot" w:pos="9673"/>
              </w:tabs>
            </w:pPr>
            <w:hyperlink w:anchor="_Toc11926" w:history="1">
              <w:r>
                <w:rPr>
                  <w:rFonts w:eastAsia="SimSun" w:hint="eastAsia"/>
                  <w:lang w:val="en-US" w:eastAsia="zh-CN"/>
                </w:rPr>
                <w:t>8.3.2 Measuring Computation  Efficiency through Deep Leaning Model Parameters</w:t>
              </w:r>
              <w:r>
                <w:tab/>
              </w:r>
              <w:r>
                <w:fldChar w:fldCharType="begin"/>
              </w:r>
              <w:r>
                <w:instrText xml:space="preserve"> PAGEREF _Toc11926 \h </w:instrText>
              </w:r>
              <w:r>
                <w:fldChar w:fldCharType="separate"/>
              </w:r>
              <w:r w:rsidR="00CA1680">
                <w:t>12</w:t>
              </w:r>
              <w:r>
                <w:fldChar w:fldCharType="end"/>
              </w:r>
            </w:hyperlink>
          </w:p>
          <w:p w14:paraId="1D6C9743" w14:textId="77777777" w:rsidR="000F4CC3" w:rsidRDefault="000F4CC3" w:rsidP="00D863C4">
            <w:pPr>
              <w:pStyle w:val="TOC2"/>
              <w:tabs>
                <w:tab w:val="clear" w:pos="9639"/>
                <w:tab w:val="right" w:leader="dot" w:pos="9673"/>
              </w:tabs>
            </w:pPr>
            <w:hyperlink w:anchor="_Toc24330" w:history="1">
              <w:r>
                <w:rPr>
                  <w:rFonts w:eastAsia="SimSun" w:hint="eastAsia"/>
                  <w:lang w:val="en-US" w:eastAsia="zh-CN"/>
                </w:rPr>
                <w:t>8.3.3 Measuring Computation Efficiency through Task Duration</w:t>
              </w:r>
              <w:r>
                <w:tab/>
              </w:r>
              <w:r>
                <w:fldChar w:fldCharType="begin"/>
              </w:r>
              <w:r>
                <w:instrText xml:space="preserve"> PAGEREF _Toc24330 \h </w:instrText>
              </w:r>
              <w:r>
                <w:fldChar w:fldCharType="separate"/>
              </w:r>
              <w:r w:rsidR="00CA1680">
                <w:t>12</w:t>
              </w:r>
              <w:r>
                <w:fldChar w:fldCharType="end"/>
              </w:r>
            </w:hyperlink>
          </w:p>
          <w:p w14:paraId="69F394EB" w14:textId="77777777" w:rsidR="000F4CC3" w:rsidRDefault="000F4CC3" w:rsidP="00D863C4">
            <w:pPr>
              <w:pStyle w:val="TOC2"/>
              <w:tabs>
                <w:tab w:val="clear" w:pos="9639"/>
                <w:tab w:val="right" w:leader="dot" w:pos="9673"/>
              </w:tabs>
            </w:pPr>
            <w:hyperlink w:anchor="_Toc14274" w:history="1">
              <w:r>
                <w:rPr>
                  <w:rFonts w:eastAsia="SimSun" w:hint="eastAsia"/>
                  <w:lang w:val="en-US" w:eastAsia="zh-CN"/>
                </w:rPr>
                <w:t>8.3.4 Measuring Computation Efficiency through Training Data volume</w:t>
              </w:r>
              <w:r>
                <w:tab/>
              </w:r>
              <w:r>
                <w:fldChar w:fldCharType="begin"/>
              </w:r>
              <w:r>
                <w:instrText xml:space="preserve"> PAGEREF _Toc14274 \h </w:instrText>
              </w:r>
              <w:r>
                <w:fldChar w:fldCharType="separate"/>
              </w:r>
              <w:r w:rsidR="00CA1680">
                <w:t>12</w:t>
              </w:r>
              <w:r>
                <w:fldChar w:fldCharType="end"/>
              </w:r>
            </w:hyperlink>
          </w:p>
          <w:p w14:paraId="40A4E253" w14:textId="77777777" w:rsidR="000F4CC3" w:rsidRDefault="000F4CC3" w:rsidP="00D863C4">
            <w:pPr>
              <w:pStyle w:val="TOC1"/>
              <w:tabs>
                <w:tab w:val="clear" w:pos="964"/>
                <w:tab w:val="clear" w:pos="9639"/>
                <w:tab w:val="right" w:leader="dot" w:pos="9673"/>
              </w:tabs>
            </w:pPr>
            <w:hyperlink w:anchor="_Toc146" w:history="1">
              <w:r>
                <w:rPr>
                  <w:rFonts w:hint="eastAsia"/>
                  <w:lang w:val="en-US" w:eastAsia="zh-CN"/>
                </w:rPr>
                <w:t>9. Energy Efficiency Evaluation for varied Scenarios</w:t>
              </w:r>
              <w:r>
                <w:tab/>
              </w:r>
              <w:r>
                <w:fldChar w:fldCharType="begin"/>
              </w:r>
              <w:r>
                <w:instrText xml:space="preserve"> PAGEREF _Toc146 \h </w:instrText>
              </w:r>
              <w:r>
                <w:fldChar w:fldCharType="separate"/>
              </w:r>
              <w:r w:rsidR="00CA1680">
                <w:t>12</w:t>
              </w:r>
              <w:r>
                <w:fldChar w:fldCharType="end"/>
              </w:r>
            </w:hyperlink>
          </w:p>
          <w:p w14:paraId="108B53A9" w14:textId="77777777" w:rsidR="000F4CC3" w:rsidRDefault="000F4CC3" w:rsidP="00D863C4">
            <w:pPr>
              <w:pStyle w:val="TOC2"/>
              <w:tabs>
                <w:tab w:val="clear" w:pos="9639"/>
                <w:tab w:val="right" w:leader="dot" w:pos="9673"/>
              </w:tabs>
            </w:pPr>
            <w:hyperlink w:anchor="_Toc14762" w:history="1">
              <w:r>
                <w:rPr>
                  <w:rFonts w:eastAsia="SimSun" w:hint="eastAsia"/>
                  <w:lang w:val="en-US" w:eastAsia="zh-CN"/>
                </w:rPr>
                <w:t>9.1 Metrics of Development Procedure</w:t>
              </w:r>
              <w:r>
                <w:tab/>
              </w:r>
              <w:r>
                <w:fldChar w:fldCharType="begin"/>
              </w:r>
              <w:r>
                <w:instrText xml:space="preserve"> PAGEREF _Toc14762 \h </w:instrText>
              </w:r>
              <w:r>
                <w:fldChar w:fldCharType="separate"/>
              </w:r>
              <w:r w:rsidR="00CA1680">
                <w:t>12</w:t>
              </w:r>
              <w:r>
                <w:fldChar w:fldCharType="end"/>
              </w:r>
            </w:hyperlink>
          </w:p>
          <w:p w14:paraId="4C153523" w14:textId="77777777" w:rsidR="000F4CC3" w:rsidRDefault="000F4CC3" w:rsidP="00D863C4">
            <w:pPr>
              <w:pStyle w:val="TOC2"/>
              <w:tabs>
                <w:tab w:val="clear" w:pos="9639"/>
                <w:tab w:val="right" w:leader="dot" w:pos="9673"/>
              </w:tabs>
            </w:pPr>
            <w:hyperlink w:anchor="_Toc28284" w:history="1">
              <w:r>
                <w:rPr>
                  <w:rFonts w:eastAsia="SimSun" w:hint="eastAsia"/>
                  <w:lang w:val="en-US" w:eastAsia="zh-CN"/>
                </w:rPr>
                <w:t>9.2 Metrics of training procedure</w:t>
              </w:r>
              <w:r>
                <w:tab/>
              </w:r>
              <w:r>
                <w:fldChar w:fldCharType="begin"/>
              </w:r>
              <w:r>
                <w:instrText xml:space="preserve"> PAGEREF _Toc28284 \h </w:instrText>
              </w:r>
              <w:r>
                <w:fldChar w:fldCharType="separate"/>
              </w:r>
              <w:r w:rsidR="00CA1680">
                <w:t>12</w:t>
              </w:r>
              <w:r>
                <w:fldChar w:fldCharType="end"/>
              </w:r>
            </w:hyperlink>
          </w:p>
          <w:p w14:paraId="64A46923" w14:textId="77777777" w:rsidR="000F4CC3" w:rsidRDefault="000F4CC3" w:rsidP="00D863C4">
            <w:pPr>
              <w:pStyle w:val="TOC2"/>
              <w:tabs>
                <w:tab w:val="clear" w:pos="9639"/>
                <w:tab w:val="right" w:leader="dot" w:pos="9673"/>
              </w:tabs>
            </w:pPr>
            <w:hyperlink w:anchor="_Toc8101" w:history="1">
              <w:r>
                <w:rPr>
                  <w:rFonts w:eastAsia="SimSun" w:hint="eastAsia"/>
                  <w:lang w:val="en-US" w:eastAsia="zh-CN"/>
                </w:rPr>
                <w:t>9.3 Metrics of inference procedure</w:t>
              </w:r>
              <w:r>
                <w:tab/>
              </w:r>
              <w:r>
                <w:fldChar w:fldCharType="begin"/>
              </w:r>
              <w:r>
                <w:instrText xml:space="preserve"> PAGEREF _Toc8101 \h </w:instrText>
              </w:r>
              <w:r>
                <w:fldChar w:fldCharType="separate"/>
              </w:r>
              <w:r w:rsidR="00CA1680">
                <w:t>12</w:t>
              </w:r>
              <w:r>
                <w:fldChar w:fldCharType="end"/>
              </w:r>
            </w:hyperlink>
          </w:p>
          <w:p w14:paraId="1262535C" w14:textId="77777777" w:rsidR="000F4CC3" w:rsidRDefault="000F4CC3" w:rsidP="00D863C4">
            <w:pPr>
              <w:pStyle w:val="TOC2"/>
              <w:tabs>
                <w:tab w:val="clear" w:pos="9639"/>
                <w:tab w:val="right" w:leader="dot" w:pos="9673"/>
              </w:tabs>
            </w:pPr>
            <w:hyperlink w:anchor="_Toc3456" w:history="1">
              <w:r>
                <w:rPr>
                  <w:rFonts w:eastAsia="SimSun" w:hint="eastAsia"/>
                  <w:lang w:val="en-US" w:eastAsia="zh-CN"/>
                </w:rPr>
                <w:t>9.3.1 For inference on the GPU Cloud</w:t>
              </w:r>
              <w:r>
                <w:tab/>
              </w:r>
              <w:r>
                <w:fldChar w:fldCharType="begin"/>
              </w:r>
              <w:r>
                <w:instrText xml:space="preserve"> PAGEREF _Toc3456 \h </w:instrText>
              </w:r>
              <w:r>
                <w:fldChar w:fldCharType="separate"/>
              </w:r>
              <w:r w:rsidR="00CA1680">
                <w:t>12</w:t>
              </w:r>
              <w:r>
                <w:fldChar w:fldCharType="end"/>
              </w:r>
            </w:hyperlink>
          </w:p>
          <w:p w14:paraId="6124BC9F" w14:textId="77777777" w:rsidR="000F4CC3" w:rsidRDefault="000F4CC3" w:rsidP="00D863C4">
            <w:pPr>
              <w:pStyle w:val="TOC2"/>
              <w:tabs>
                <w:tab w:val="clear" w:pos="9639"/>
                <w:tab w:val="right" w:leader="dot" w:pos="9673"/>
              </w:tabs>
            </w:pPr>
            <w:hyperlink w:anchor="_Toc12128" w:history="1">
              <w:r>
                <w:rPr>
                  <w:rFonts w:eastAsia="SimSun" w:hint="eastAsia"/>
                  <w:lang w:val="en-US" w:eastAsia="zh-CN"/>
                </w:rPr>
                <w:t>9.3.2 For inference on edge computing</w:t>
              </w:r>
              <w:r>
                <w:tab/>
              </w:r>
              <w:r>
                <w:fldChar w:fldCharType="begin"/>
              </w:r>
              <w:r>
                <w:instrText xml:space="preserve"> PAGEREF _Toc12128 \h </w:instrText>
              </w:r>
              <w:r>
                <w:fldChar w:fldCharType="separate"/>
              </w:r>
              <w:r w:rsidR="00CA1680">
                <w:t>12</w:t>
              </w:r>
              <w:r>
                <w:fldChar w:fldCharType="end"/>
              </w:r>
            </w:hyperlink>
          </w:p>
          <w:p w14:paraId="5965158C" w14:textId="77777777" w:rsidR="000F4CC3" w:rsidRDefault="000F4CC3" w:rsidP="00D863C4">
            <w:pPr>
              <w:pStyle w:val="TOC2"/>
              <w:tabs>
                <w:tab w:val="clear" w:pos="9639"/>
                <w:tab w:val="right" w:leader="dot" w:pos="9673"/>
              </w:tabs>
            </w:pPr>
            <w:hyperlink w:anchor="_Toc31006" w:history="1">
              <w:r>
                <w:rPr>
                  <w:rFonts w:eastAsia="SimSun" w:hint="eastAsia"/>
                  <w:lang w:val="en-US" w:eastAsia="zh-CN"/>
                </w:rPr>
                <w:t>9.3.3 For inference on end terminals</w:t>
              </w:r>
              <w:r>
                <w:tab/>
              </w:r>
              <w:r>
                <w:fldChar w:fldCharType="begin"/>
              </w:r>
              <w:r>
                <w:instrText xml:space="preserve"> PAGEREF _Toc31006 \h </w:instrText>
              </w:r>
              <w:r>
                <w:fldChar w:fldCharType="separate"/>
              </w:r>
              <w:r w:rsidR="00CA1680">
                <w:t>13</w:t>
              </w:r>
              <w:r>
                <w:fldChar w:fldCharType="end"/>
              </w:r>
            </w:hyperlink>
          </w:p>
          <w:p w14:paraId="15F88A62" w14:textId="77777777" w:rsidR="000F4CC3" w:rsidRDefault="000F4CC3" w:rsidP="00D863C4">
            <w:pPr>
              <w:pStyle w:val="TableofFigures"/>
              <w:rPr>
                <w:rFonts w:eastAsia="Batang"/>
              </w:rPr>
            </w:pPr>
            <w:r>
              <w:rPr>
                <w:rFonts w:eastAsia="Batang"/>
              </w:rPr>
              <w:fldChar w:fldCharType="end"/>
            </w:r>
          </w:p>
          <w:p w14:paraId="7AE18201" w14:textId="77777777" w:rsidR="000F4CC3" w:rsidRDefault="000F4CC3" w:rsidP="00D863C4">
            <w:pPr>
              <w:rPr>
                <w:rFonts w:eastAsia="MS Mincho"/>
              </w:rPr>
            </w:pPr>
          </w:p>
          <w:p w14:paraId="3845473E" w14:textId="77777777" w:rsidR="000F4CC3" w:rsidRDefault="000F4CC3" w:rsidP="00D863C4">
            <w:pPr>
              <w:rPr>
                <w:rFonts w:eastAsia="MS Mincho"/>
              </w:rPr>
            </w:pPr>
          </w:p>
          <w:p w14:paraId="54CAD822" w14:textId="77777777" w:rsidR="000F4CC3" w:rsidRDefault="000F4CC3" w:rsidP="00D863C4">
            <w:pPr>
              <w:rPr>
                <w:rFonts w:eastAsia="MS Mincho"/>
              </w:rPr>
            </w:pPr>
          </w:p>
        </w:tc>
      </w:tr>
    </w:tbl>
    <w:p w14:paraId="1A00EBCA" w14:textId="77777777" w:rsidR="000F4CC3" w:rsidRDefault="000F4CC3" w:rsidP="000F4CC3">
      <w:pPr>
        <w:jc w:val="both"/>
        <w:rPr>
          <w:lang w:val="en-US" w:eastAsia="zh-CN"/>
        </w:rPr>
      </w:pPr>
    </w:p>
    <w:p w14:paraId="3062718F" w14:textId="77777777" w:rsidR="000F4CC3" w:rsidRDefault="000F4CC3" w:rsidP="000F4CC3">
      <w:pPr>
        <w:jc w:val="both"/>
        <w:rPr>
          <w:lang w:val="en-US" w:eastAsia="zh-CN"/>
        </w:rPr>
      </w:pPr>
    </w:p>
    <w:p w14:paraId="4BAB583C" w14:textId="77777777" w:rsidR="000F4CC3" w:rsidRDefault="000F4CC3" w:rsidP="000F4CC3">
      <w:pPr>
        <w:jc w:val="both"/>
        <w:rPr>
          <w:lang w:val="en-US" w:eastAsia="zh-CN"/>
        </w:rPr>
      </w:pPr>
    </w:p>
    <w:p w14:paraId="0764D51C" w14:textId="77777777" w:rsidR="000F4CC3" w:rsidRDefault="000F4CC3" w:rsidP="000F4CC3">
      <w:pPr>
        <w:jc w:val="both"/>
        <w:rPr>
          <w:lang w:val="en-US" w:eastAsia="zh-CN"/>
        </w:rPr>
      </w:pPr>
    </w:p>
    <w:p w14:paraId="42504872" w14:textId="77777777" w:rsidR="000F4CC3" w:rsidRDefault="000F4CC3" w:rsidP="000F4CC3">
      <w:pPr>
        <w:jc w:val="both"/>
        <w:rPr>
          <w:lang w:val="en-US" w:eastAsia="zh-CN"/>
        </w:rPr>
      </w:pPr>
    </w:p>
    <w:p w14:paraId="1CF81CE0" w14:textId="77777777" w:rsidR="000F4CC3" w:rsidRDefault="000F4CC3" w:rsidP="000F4CC3">
      <w:pPr>
        <w:rPr>
          <w:lang w:val="en-US" w:eastAsia="zh-CN"/>
        </w:rPr>
      </w:pPr>
      <w:r>
        <w:rPr>
          <w:lang w:eastAsia="zh-CN"/>
        </w:rPr>
        <w:t xml:space="preserve">Draft new Recommendation within ITU-T </w:t>
      </w:r>
      <w:r>
        <w:rPr>
          <w:rFonts w:eastAsia="SimSun" w:hint="eastAsia"/>
          <w:lang w:val="en-US" w:eastAsia="zh-CN"/>
        </w:rPr>
        <w:t>ITU-T</w:t>
      </w:r>
      <w:r>
        <w:rPr>
          <w:rFonts w:eastAsia="SimSun"/>
          <w:lang w:eastAsia="zh-CN"/>
        </w:rPr>
        <w:t xml:space="preserve"> </w:t>
      </w:r>
      <w:r>
        <w:rPr>
          <w:rFonts w:hint="eastAsia"/>
          <w:lang w:val="en-US" w:eastAsia="zh-CN"/>
        </w:rPr>
        <w:t>L.DLEE</w:t>
      </w:r>
    </w:p>
    <w:p w14:paraId="75788095" w14:textId="77777777" w:rsidR="000F4CC3" w:rsidRDefault="000F4CC3" w:rsidP="000F4CC3">
      <w:pPr>
        <w:pStyle w:val="Rectitle"/>
        <w:rPr>
          <w:lang w:val="en-US" w:eastAsia="ko-KR"/>
        </w:rPr>
      </w:pPr>
      <w:r>
        <w:rPr>
          <w:rFonts w:hint="eastAsia"/>
          <w:lang w:val="en-US" w:eastAsia="zh-CN"/>
        </w:rPr>
        <w:t>Deep Learning</w:t>
      </w:r>
      <w:r>
        <w:rPr>
          <w:rFonts w:hint="eastAsia"/>
          <w:spacing w:val="-2"/>
          <w:lang w:val="en-US" w:eastAsia="zh-CN"/>
        </w:rPr>
        <w:t xml:space="preserve"> Computation Energy Efficiency Evalu</w:t>
      </w:r>
      <w:r>
        <w:rPr>
          <w:rFonts w:hint="eastAsia"/>
          <w:lang w:val="en-US" w:eastAsia="zh-CN"/>
        </w:rPr>
        <w:t>ation Framework and M</w:t>
      </w:r>
      <w:r>
        <w:rPr>
          <w:rFonts w:hint="eastAsia"/>
          <w:spacing w:val="-2"/>
          <w:lang w:val="en-US" w:eastAsia="zh-CN"/>
        </w:rPr>
        <w:t>etrics</w:t>
      </w:r>
    </w:p>
    <w:p w14:paraId="2AE9D1B6" w14:textId="77777777" w:rsidR="000F4CC3" w:rsidRDefault="000F4CC3" w:rsidP="000F4CC3">
      <w:pPr>
        <w:pStyle w:val="Headingb"/>
      </w:pPr>
      <w:bookmarkStart w:id="0" w:name="_Toc503769989"/>
      <w:bookmarkStart w:id="1" w:name="_Toc473051352"/>
      <w:r>
        <w:t>Summary</w:t>
      </w:r>
      <w:bookmarkEnd w:id="0"/>
    </w:p>
    <w:p w14:paraId="671EF713" w14:textId="77777777" w:rsidR="000F4CC3" w:rsidRDefault="000F4CC3" w:rsidP="000F4CC3">
      <w:pPr>
        <w:jc w:val="both"/>
        <w:rPr>
          <w:lang w:eastAsia="zh-CN"/>
        </w:rPr>
      </w:pPr>
      <w:bookmarkStart w:id="2" w:name="_Toc503769990"/>
      <w:r>
        <w:rPr>
          <w:lang w:eastAsia="zh-CN"/>
        </w:rPr>
        <w:t xml:space="preserve">This </w:t>
      </w:r>
      <w:r>
        <w:rPr>
          <w:rFonts w:hint="eastAsia"/>
          <w:lang w:val="en-US" w:eastAsia="zh-CN"/>
        </w:rPr>
        <w:t>r</w:t>
      </w:r>
      <w:proofErr w:type="spellStart"/>
      <w:r>
        <w:rPr>
          <w:lang w:eastAsia="zh-CN"/>
        </w:rPr>
        <w:t>ecommendation</w:t>
      </w:r>
      <w:proofErr w:type="spellEnd"/>
      <w:r>
        <w:rPr>
          <w:lang w:eastAsia="zh-CN"/>
        </w:rPr>
        <w:t xml:space="preserve"> </w:t>
      </w:r>
      <w:r>
        <w:rPr>
          <w:rFonts w:hint="eastAsia"/>
          <w:lang w:val="en-US" w:eastAsia="zh-CN"/>
        </w:rPr>
        <w:t>c</w:t>
      </w:r>
      <w:proofErr w:type="spellStart"/>
      <w:r>
        <w:rPr>
          <w:rFonts w:hint="eastAsia"/>
          <w:lang w:eastAsia="zh-CN"/>
        </w:rPr>
        <w:t>larifies</w:t>
      </w:r>
      <w:proofErr w:type="spellEnd"/>
      <w:r>
        <w:rPr>
          <w:lang w:eastAsia="zh-CN"/>
        </w:rPr>
        <w:t xml:space="preserve"> </w:t>
      </w:r>
      <w:r>
        <w:rPr>
          <w:rFonts w:hint="eastAsia"/>
          <w:lang w:val="en-US" w:eastAsia="zh-CN"/>
        </w:rPr>
        <w:t xml:space="preserve">the conceptual framework of deep learning computation energy efficiency. It also introduces the evaluation methods and the general metric designed for deep learning computation </w:t>
      </w:r>
      <w:proofErr w:type="spellStart"/>
      <w:r>
        <w:rPr>
          <w:rFonts w:hint="eastAsia"/>
          <w:lang w:val="en-US" w:eastAsia="zh-CN"/>
        </w:rPr>
        <w:t>computation</w:t>
      </w:r>
      <w:proofErr w:type="spellEnd"/>
      <w:r>
        <w:rPr>
          <w:rFonts w:hint="eastAsia"/>
          <w:lang w:val="en-US" w:eastAsia="zh-CN"/>
        </w:rPr>
        <w:t xml:space="preserve"> efficiency. The goal is to enhance the energy efficiency for deep learning scenarios.</w:t>
      </w:r>
    </w:p>
    <w:p w14:paraId="29F98A71" w14:textId="77777777" w:rsidR="000F4CC3" w:rsidRDefault="000F4CC3" w:rsidP="000F4CC3">
      <w:pPr>
        <w:pStyle w:val="Headingb"/>
      </w:pPr>
      <w:r>
        <w:t>Keyword</w:t>
      </w:r>
      <w:bookmarkEnd w:id="2"/>
    </w:p>
    <w:p w14:paraId="6540D229" w14:textId="29F201AD" w:rsidR="000F4CC3" w:rsidRDefault="00DC2738" w:rsidP="000F4CC3">
      <w:pPr>
        <w:jc w:val="both"/>
      </w:pPr>
      <w:sdt>
        <w:sdtPr>
          <w:rPr>
            <w:color w:val="000000" w:themeColor="text1"/>
            <w:lang w:eastAsia="zh-CN"/>
          </w:rPr>
          <w:alias w:val="Keywords"/>
          <w:id w:val="36941727"/>
          <w:placeholder>
            <w:docPart w:val="B63214827D4047279D9E270BD98E8328"/>
          </w:placeholder>
          <w:showingPlcHdr/>
          <w:dataBinding w:prefixMappings="xmlns:ns0='http://purl.org/dc/elements/1.1/' xmlns:ns1='http://schemas.openxmlformats.org/package/2006/metadata/core-properties' " w:xpath="/ns1:coreProperties[1]/ns1:keywords[1]" w:storeItemID="{6C3C8BC8-F283-45AE-878A-BAB7291924A1}"/>
          <w:text/>
        </w:sdtPr>
        <w:sdtEndPr>
          <w:rPr>
            <w:lang w:val="en-US"/>
          </w:rPr>
        </w:sdtEndPr>
        <w:sdtContent>
          <w:r w:rsidR="000F4CC3">
            <w:rPr>
              <w:rStyle w:val="PlaceholderText"/>
            </w:rPr>
            <w:t>[Keywords]</w:t>
          </w:r>
        </w:sdtContent>
      </w:sdt>
    </w:p>
    <w:p w14:paraId="02CB692E" w14:textId="77777777" w:rsidR="000F4CC3" w:rsidRDefault="000F4CC3" w:rsidP="000F4CC3">
      <w:pPr>
        <w:pStyle w:val="Heading1"/>
        <w:numPr>
          <w:ilvl w:val="0"/>
          <w:numId w:val="1"/>
        </w:numPr>
        <w:tabs>
          <w:tab w:val="clear" w:pos="432"/>
          <w:tab w:val="left" w:pos="926"/>
          <w:tab w:val="num" w:pos="1440"/>
        </w:tabs>
        <w:ind w:left="794" w:hanging="794"/>
      </w:pPr>
      <w:bookmarkStart w:id="3" w:name="_Toc503769991"/>
      <w:bookmarkStart w:id="4" w:name="_Toc32759"/>
      <w:bookmarkStart w:id="5" w:name="_Toc66609328"/>
      <w:r>
        <w:t>Scope</w:t>
      </w:r>
      <w:bookmarkEnd w:id="1"/>
      <w:bookmarkEnd w:id="3"/>
      <w:bookmarkEnd w:id="4"/>
      <w:bookmarkEnd w:id="5"/>
    </w:p>
    <w:p w14:paraId="508ECDF8" w14:textId="77777777" w:rsidR="000F4CC3" w:rsidRDefault="000F4CC3" w:rsidP="000F4CC3">
      <w:pPr>
        <w:tabs>
          <w:tab w:val="left" w:pos="284"/>
          <w:tab w:val="left" w:pos="567"/>
          <w:tab w:val="left" w:pos="851"/>
          <w:tab w:val="left" w:pos="1135"/>
          <w:tab w:val="left" w:pos="1418"/>
          <w:tab w:val="left" w:pos="1702"/>
          <w:tab w:val="left" w:pos="1871"/>
          <w:tab w:val="left" w:pos="1985"/>
          <w:tab w:val="left" w:pos="2270"/>
          <w:tab w:val="left" w:pos="2552"/>
          <w:tab w:val="left" w:pos="2837"/>
          <w:tab w:val="left" w:pos="3119"/>
          <w:tab w:val="left" w:pos="3404"/>
          <w:tab w:val="left" w:pos="3686"/>
          <w:tab w:val="left" w:pos="3972"/>
        </w:tabs>
        <w:spacing w:before="40" w:after="40"/>
        <w:jc w:val="both"/>
        <w:rPr>
          <w:lang w:val="en-US" w:eastAsia="zh-CN"/>
        </w:rPr>
      </w:pPr>
      <w:bookmarkStart w:id="6" w:name="_Toc473051353"/>
      <w:bookmarkStart w:id="7" w:name="_Toc66609329"/>
      <w:bookmarkStart w:id="8" w:name="_Toc503769992"/>
      <w:r>
        <w:t>This draft recommendation specifies</w:t>
      </w:r>
      <w:r>
        <w:rPr>
          <w:rFonts w:hint="eastAsia"/>
          <w:lang w:val="en-US" w:eastAsia="zh-CN"/>
        </w:rPr>
        <w:t xml:space="preserve"> computation efficiency evaluation framework and metrics for deep learning computing scenarios</w:t>
      </w:r>
      <w:r>
        <w:rPr>
          <w:lang w:eastAsia="zh-CN"/>
        </w:rPr>
        <w:t>.</w:t>
      </w:r>
    </w:p>
    <w:p w14:paraId="11808F25" w14:textId="77777777" w:rsidR="000F4CC3" w:rsidRDefault="000F4CC3" w:rsidP="000F4CC3">
      <w:pPr>
        <w:tabs>
          <w:tab w:val="left" w:pos="284"/>
          <w:tab w:val="left" w:pos="567"/>
          <w:tab w:val="left" w:pos="851"/>
          <w:tab w:val="left" w:pos="1134"/>
          <w:tab w:val="left" w:pos="1135"/>
          <w:tab w:val="left" w:pos="1418"/>
          <w:tab w:val="left" w:pos="1702"/>
          <w:tab w:val="left" w:pos="1871"/>
          <w:tab w:val="left" w:pos="1985"/>
          <w:tab w:val="left" w:pos="2268"/>
          <w:tab w:val="left" w:pos="2270"/>
          <w:tab w:val="left" w:pos="2552"/>
          <w:tab w:val="left" w:pos="2837"/>
          <w:tab w:val="left" w:pos="3119"/>
          <w:tab w:val="left" w:pos="3404"/>
          <w:tab w:val="left" w:pos="3686"/>
          <w:tab w:val="left" w:pos="3972"/>
        </w:tabs>
        <w:spacing w:before="40" w:after="40"/>
        <w:jc w:val="both"/>
        <w:rPr>
          <w:lang w:val="en-US" w:eastAsia="zh-CN"/>
        </w:rPr>
      </w:pPr>
      <w:r>
        <w:rPr>
          <w:rFonts w:eastAsia="SimSun"/>
          <w:lang w:eastAsia="zh-CN"/>
        </w:rPr>
        <w:t>The scope of the new work item</w:t>
      </w:r>
      <w:r>
        <w:rPr>
          <w:lang w:val="en-US" w:eastAsia="zh-CN"/>
        </w:rPr>
        <w:t xml:space="preserve"> is proposed to include these aspects:</w:t>
      </w:r>
    </w:p>
    <w:p w14:paraId="0C004614" w14:textId="77777777" w:rsidR="000F4CC3" w:rsidRDefault="000F4CC3" w:rsidP="000F4CC3">
      <w:pPr>
        <w:pStyle w:val="ListParagraph"/>
        <w:numPr>
          <w:ilvl w:val="0"/>
          <w:numId w:val="26"/>
        </w:numPr>
        <w:tabs>
          <w:tab w:val="left" w:pos="284"/>
          <w:tab w:val="left" w:pos="567"/>
          <w:tab w:val="left" w:pos="851"/>
          <w:tab w:val="left" w:pos="1134"/>
          <w:tab w:val="left" w:pos="1135"/>
          <w:tab w:val="left" w:pos="1418"/>
          <w:tab w:val="left" w:pos="1702"/>
          <w:tab w:val="left" w:pos="1871"/>
          <w:tab w:val="left" w:pos="1985"/>
          <w:tab w:val="left" w:pos="2268"/>
          <w:tab w:val="left" w:pos="2270"/>
          <w:tab w:val="left" w:pos="2552"/>
          <w:tab w:val="left" w:pos="2837"/>
          <w:tab w:val="left" w:pos="3119"/>
          <w:tab w:val="left" w:pos="3404"/>
          <w:tab w:val="left" w:pos="3686"/>
          <w:tab w:val="left" w:pos="3972"/>
        </w:tabs>
        <w:spacing w:before="40" w:after="40"/>
        <w:jc w:val="both"/>
        <w:rPr>
          <w:lang w:val="en-US" w:eastAsia="zh-CN"/>
        </w:rPr>
      </w:pPr>
      <w:r>
        <w:rPr>
          <w:lang w:val="en-US" w:eastAsia="zh-CN"/>
        </w:rPr>
        <w:t xml:space="preserve">The </w:t>
      </w:r>
      <w:r>
        <w:rPr>
          <w:rFonts w:hint="eastAsia"/>
          <w:lang w:val="en-US" w:eastAsia="zh-CN"/>
        </w:rPr>
        <w:t>conceptual framework for deep learning computation efficiency evaluation</w:t>
      </w:r>
      <w:r>
        <w:rPr>
          <w:lang w:val="en-US" w:eastAsia="zh-CN"/>
        </w:rPr>
        <w:t>.</w:t>
      </w:r>
    </w:p>
    <w:p w14:paraId="018D1342" w14:textId="77777777" w:rsidR="000F4CC3" w:rsidRDefault="000F4CC3" w:rsidP="000F4CC3">
      <w:pPr>
        <w:pStyle w:val="ListParagraph"/>
        <w:numPr>
          <w:ilvl w:val="0"/>
          <w:numId w:val="26"/>
        </w:numPr>
        <w:tabs>
          <w:tab w:val="left" w:pos="284"/>
          <w:tab w:val="left" w:pos="567"/>
          <w:tab w:val="left" w:pos="851"/>
          <w:tab w:val="left" w:pos="1134"/>
          <w:tab w:val="left" w:pos="1135"/>
          <w:tab w:val="left" w:pos="1418"/>
          <w:tab w:val="left" w:pos="1702"/>
          <w:tab w:val="left" w:pos="1871"/>
          <w:tab w:val="left" w:pos="1985"/>
          <w:tab w:val="left" w:pos="2268"/>
          <w:tab w:val="left" w:pos="2270"/>
          <w:tab w:val="left" w:pos="2552"/>
          <w:tab w:val="left" w:pos="2837"/>
          <w:tab w:val="left" w:pos="3119"/>
          <w:tab w:val="left" w:pos="3404"/>
          <w:tab w:val="left" w:pos="3686"/>
          <w:tab w:val="left" w:pos="3972"/>
        </w:tabs>
        <w:spacing w:before="40" w:after="40"/>
        <w:jc w:val="both"/>
        <w:rPr>
          <w:lang w:val="en-US" w:eastAsia="zh-CN"/>
        </w:rPr>
      </w:pPr>
      <w:r>
        <w:rPr>
          <w:rFonts w:hint="eastAsia"/>
          <w:lang w:val="en-US" w:eastAsia="zh-CN"/>
        </w:rPr>
        <w:t>The metric for deep learning computation efficiency evaluation.</w:t>
      </w:r>
    </w:p>
    <w:p w14:paraId="1C2881FA" w14:textId="77777777" w:rsidR="000F4CC3" w:rsidRDefault="000F4CC3" w:rsidP="000F4CC3">
      <w:pPr>
        <w:pStyle w:val="Heading1"/>
        <w:numPr>
          <w:ilvl w:val="0"/>
          <w:numId w:val="1"/>
        </w:numPr>
        <w:tabs>
          <w:tab w:val="clear" w:pos="432"/>
          <w:tab w:val="left" w:pos="926"/>
          <w:tab w:val="num" w:pos="1440"/>
        </w:tabs>
        <w:ind w:left="794" w:hanging="794"/>
      </w:pPr>
      <w:bookmarkStart w:id="9" w:name="_Toc3262"/>
      <w:r>
        <w:t>References</w:t>
      </w:r>
      <w:bookmarkEnd w:id="6"/>
      <w:bookmarkEnd w:id="7"/>
      <w:bookmarkEnd w:id="8"/>
      <w:bookmarkEnd w:id="9"/>
      <w:r>
        <w:t xml:space="preserve"> </w:t>
      </w:r>
    </w:p>
    <w:p w14:paraId="590F13BC" w14:textId="77777777" w:rsidR="000F4CC3" w:rsidRDefault="000F4CC3" w:rsidP="000F4CC3">
      <w:pPr>
        <w:jc w:val="both"/>
      </w:pPr>
      <w:bookmarkStart w:id="10" w:name="OLE_LINK10"/>
      <w:bookmarkStart w:id="11" w:name="OLE_LINK17"/>
      <w:r>
        <w:t xml:space="preserve">The following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Recommendations is regularly published. </w:t>
      </w:r>
    </w:p>
    <w:p w14:paraId="3274F651" w14:textId="77777777" w:rsidR="000F4CC3" w:rsidRDefault="000F4CC3" w:rsidP="000F4CC3">
      <w:pPr>
        <w:jc w:val="both"/>
      </w:pPr>
      <w:r>
        <w:t>The reference to a document within this Recommendation does not give it, as a stand-alone document, the status of a Recommendation.</w:t>
      </w:r>
      <w:bookmarkStart w:id="12" w:name="OLE_LINK53"/>
    </w:p>
    <w:p w14:paraId="4C1A4982" w14:textId="77777777" w:rsidR="000F4CC3" w:rsidRDefault="000F4CC3" w:rsidP="000F4CC3">
      <w:pPr>
        <w:jc w:val="both"/>
        <w:rPr>
          <w:lang w:eastAsia="zh-CN"/>
        </w:rPr>
      </w:pPr>
      <w:bookmarkStart w:id="13" w:name="_Toc503769993"/>
      <w:bookmarkStart w:id="14" w:name="_Toc473051354"/>
      <w:bookmarkStart w:id="15" w:name="_Toc66609330"/>
      <w:bookmarkEnd w:id="10"/>
      <w:bookmarkEnd w:id="11"/>
      <w:bookmarkEnd w:id="12"/>
      <w:r>
        <w:rPr>
          <w:i/>
          <w:color w:val="7F7F7F" w:themeColor="text1" w:themeTint="80"/>
          <w:lang w:eastAsia="zh-CN"/>
        </w:rPr>
        <w:t>[TBD]</w:t>
      </w:r>
    </w:p>
    <w:p w14:paraId="2782D007" w14:textId="77777777" w:rsidR="000F4CC3" w:rsidRDefault="000F4CC3" w:rsidP="000F4CC3">
      <w:pPr>
        <w:pStyle w:val="Heading1"/>
        <w:numPr>
          <w:ilvl w:val="0"/>
          <w:numId w:val="1"/>
        </w:numPr>
        <w:tabs>
          <w:tab w:val="clear" w:pos="432"/>
          <w:tab w:val="left" w:pos="926"/>
          <w:tab w:val="num" w:pos="1440"/>
        </w:tabs>
        <w:ind w:left="794" w:hanging="794"/>
      </w:pPr>
      <w:bookmarkStart w:id="16" w:name="_Toc17859"/>
      <w:r>
        <w:t>Definitions</w:t>
      </w:r>
      <w:bookmarkEnd w:id="13"/>
      <w:bookmarkEnd w:id="14"/>
      <w:bookmarkEnd w:id="15"/>
      <w:bookmarkEnd w:id="16"/>
    </w:p>
    <w:p w14:paraId="6073612D" w14:textId="77777777" w:rsidR="000F4CC3" w:rsidRDefault="000F4CC3" w:rsidP="000F4CC3">
      <w:pPr>
        <w:pStyle w:val="ListParagraph"/>
        <w:keepNext/>
        <w:keepLines/>
        <w:numPr>
          <w:ilvl w:val="0"/>
          <w:numId w:val="24"/>
        </w:numPr>
        <w:tabs>
          <w:tab w:val="left" w:pos="794"/>
          <w:tab w:val="left" w:pos="1191"/>
          <w:tab w:val="left" w:pos="1588"/>
          <w:tab w:val="left" w:pos="1985"/>
        </w:tabs>
        <w:overflowPunct w:val="0"/>
        <w:autoSpaceDE w:val="0"/>
        <w:autoSpaceDN w:val="0"/>
        <w:adjustRightInd w:val="0"/>
        <w:spacing w:before="240"/>
        <w:contextualSpacing w:val="0"/>
        <w:textAlignment w:val="baseline"/>
        <w:outlineLvl w:val="1"/>
        <w:rPr>
          <w:rFonts w:eastAsia="Times New Roman"/>
          <w:b/>
          <w:vanish/>
          <w:szCs w:val="20"/>
          <w:lang w:eastAsia="en-US"/>
        </w:rPr>
      </w:pPr>
      <w:bookmarkStart w:id="17" w:name="_Toc30205"/>
      <w:bookmarkStart w:id="18" w:name="_Toc30290"/>
      <w:bookmarkStart w:id="19" w:name="_Toc10075"/>
      <w:bookmarkStart w:id="20" w:name="_Toc7965"/>
      <w:bookmarkStart w:id="21" w:name="_Toc473051355"/>
      <w:bookmarkStart w:id="22" w:name="_Toc31404"/>
      <w:bookmarkStart w:id="23" w:name="_Toc503769994"/>
      <w:bookmarkStart w:id="24" w:name="_Toc66609331"/>
      <w:bookmarkStart w:id="25" w:name="_Toc27156"/>
      <w:bookmarkStart w:id="26" w:name="_Toc26277"/>
    </w:p>
    <w:p w14:paraId="4563E3DF" w14:textId="77777777" w:rsidR="000F4CC3" w:rsidRDefault="000F4CC3" w:rsidP="000F4CC3">
      <w:pPr>
        <w:pStyle w:val="Heading2"/>
      </w:pPr>
      <w:bookmarkStart w:id="27" w:name="_Toc7003"/>
      <w:bookmarkEnd w:id="17"/>
      <w:bookmarkEnd w:id="18"/>
      <w:bookmarkEnd w:id="19"/>
      <w:bookmarkEnd w:id="20"/>
      <w:bookmarkEnd w:id="21"/>
      <w:bookmarkEnd w:id="22"/>
      <w:bookmarkEnd w:id="23"/>
      <w:bookmarkEnd w:id="24"/>
      <w:bookmarkEnd w:id="25"/>
      <w:bookmarkEnd w:id="26"/>
      <w:r>
        <w:t>3.1</w:t>
      </w:r>
      <w:r>
        <w:tab/>
        <w:t>Terms defined elsewhere</w:t>
      </w:r>
      <w:bookmarkEnd w:id="27"/>
    </w:p>
    <w:p w14:paraId="2429CAC3" w14:textId="77777777" w:rsidR="000F4CC3" w:rsidRDefault="000F4CC3" w:rsidP="000F4CC3">
      <w:pPr>
        <w:jc w:val="both"/>
      </w:pPr>
      <w:r>
        <w:t>This Recommendation uses the following terms defined elsewhere:</w:t>
      </w:r>
    </w:p>
    <w:p w14:paraId="72547221" w14:textId="77777777" w:rsidR="000F4CC3" w:rsidRDefault="000F4CC3" w:rsidP="000F4CC3">
      <w:bookmarkStart w:id="28" w:name="_Toc66609332"/>
      <w:bookmarkStart w:id="29" w:name="_Toc473051356"/>
      <w:bookmarkStart w:id="30" w:name="_Toc503769995"/>
      <w:r>
        <w:rPr>
          <w:b/>
          <w:lang w:bidi="ar-DZ"/>
        </w:rPr>
        <w:t>3.1.1 artificial intelligence (AI) [ETSI GR ENI 004]:</w:t>
      </w:r>
      <w:r>
        <w:t xml:space="preserve"> Computerized system that uses cognition to understand information and solve problems. </w:t>
      </w:r>
    </w:p>
    <w:p w14:paraId="2CAB4D48" w14:textId="77777777" w:rsidR="000F4CC3" w:rsidRDefault="000F4CC3" w:rsidP="000F4CC3">
      <w:pPr>
        <w:jc w:val="both"/>
        <w:rPr>
          <w:lang w:eastAsia="zh-CN" w:bidi="ar-DZ"/>
        </w:rPr>
      </w:pPr>
      <w:r>
        <w:rPr>
          <w:b/>
          <w:bCs/>
        </w:rPr>
        <w:t>3.1.</w:t>
      </w:r>
      <w:r>
        <w:rPr>
          <w:rFonts w:hint="eastAsia"/>
          <w:b/>
          <w:bCs/>
          <w:lang w:val="en-US" w:eastAsia="zh-CN"/>
        </w:rPr>
        <w:t>2</w:t>
      </w:r>
      <w:r>
        <w:rPr>
          <w:b/>
          <w:bCs/>
        </w:rPr>
        <w:t xml:space="preserve"> </w:t>
      </w:r>
      <w:r>
        <w:rPr>
          <w:rFonts w:hint="eastAsia"/>
          <w:b/>
          <w:bCs/>
        </w:rPr>
        <w:t>Energy</w:t>
      </w:r>
      <w:r>
        <w:rPr>
          <w:b/>
          <w:bCs/>
        </w:rPr>
        <w:t xml:space="preserve"> consumption [ISO/IEC 13273-1:2015]</w:t>
      </w:r>
      <w:r>
        <w:rPr>
          <w:lang w:eastAsia="zh-CN" w:bidi="ar-DZ"/>
        </w:rPr>
        <w:t>: quantity of energy applied.</w:t>
      </w:r>
    </w:p>
    <w:p w14:paraId="42C08F35" w14:textId="77777777" w:rsidR="000F4CC3" w:rsidRDefault="000F4CC3" w:rsidP="000F4CC3">
      <w:pPr>
        <w:jc w:val="both"/>
        <w:rPr>
          <w:lang w:bidi="ar-DZ"/>
        </w:rPr>
      </w:pPr>
      <w:r>
        <w:rPr>
          <w:b/>
          <w:bCs/>
        </w:rPr>
        <w:t>3.1.</w:t>
      </w:r>
      <w:r>
        <w:rPr>
          <w:rFonts w:hint="eastAsia"/>
          <w:b/>
          <w:bCs/>
          <w:lang w:val="en-US" w:eastAsia="zh-CN"/>
        </w:rPr>
        <w:t>3</w:t>
      </w:r>
      <w:r>
        <w:rPr>
          <w:b/>
          <w:bCs/>
        </w:rPr>
        <w:t xml:space="preserve"> Energy efficiency [ISO/IEC 13273-1:2015]:</w:t>
      </w:r>
      <w:r>
        <w:t xml:space="preserve"> the ratio or other quantitative relationship between an output of performance, service, goods or energy, and an input of energy.</w:t>
      </w:r>
    </w:p>
    <w:p w14:paraId="7042CC1A" w14:textId="77777777" w:rsidR="000F4CC3" w:rsidRDefault="000F4CC3" w:rsidP="000F4CC3">
      <w:pPr>
        <w:jc w:val="both"/>
        <w:rPr>
          <w:b/>
        </w:rPr>
      </w:pPr>
      <w:r>
        <w:rPr>
          <w:b/>
          <w:lang w:eastAsia="zh-CN"/>
        </w:rPr>
        <w:t>3.1.</w:t>
      </w:r>
      <w:r>
        <w:rPr>
          <w:rFonts w:hint="eastAsia"/>
          <w:b/>
          <w:lang w:val="en-US" w:eastAsia="zh-CN"/>
        </w:rPr>
        <w:t>4</w:t>
      </w:r>
      <w:r>
        <w:rPr>
          <w:b/>
          <w:lang w:eastAsia="zh-CN"/>
        </w:rPr>
        <w:t xml:space="preserve"> </w:t>
      </w:r>
      <w:r>
        <w:rPr>
          <w:b/>
        </w:rPr>
        <w:t xml:space="preserve">Energy saving </w:t>
      </w:r>
      <w:r>
        <w:rPr>
          <w:b/>
          <w:bCs/>
        </w:rPr>
        <w:t>[ISO/IEC 13273-1:2015]:</w:t>
      </w:r>
      <w:r>
        <w:rPr>
          <w:b/>
        </w:rPr>
        <w:t xml:space="preserve"> </w:t>
      </w:r>
      <w:r>
        <w:t>reduction of energy consumption following implementation of an energy performance improvement action.</w:t>
      </w:r>
    </w:p>
    <w:p w14:paraId="4D9CF835" w14:textId="77777777" w:rsidR="000F4CC3" w:rsidRDefault="000F4CC3" w:rsidP="000F4CC3">
      <w:pPr>
        <w:jc w:val="both"/>
        <w:rPr>
          <w:lang w:eastAsia="zh-CN"/>
        </w:rPr>
      </w:pPr>
      <w:r>
        <w:rPr>
          <w:i/>
          <w:color w:val="7F7F7F" w:themeColor="text1" w:themeTint="80"/>
          <w:lang w:eastAsia="zh-CN"/>
        </w:rPr>
        <w:t>[TBD]</w:t>
      </w:r>
    </w:p>
    <w:p w14:paraId="19EADF59" w14:textId="77777777" w:rsidR="000F4CC3" w:rsidRDefault="000F4CC3" w:rsidP="000F4CC3">
      <w:pPr>
        <w:pStyle w:val="Heading2"/>
        <w:rPr>
          <w:rFonts w:eastAsia="SimSun"/>
          <w:lang w:val="en-US" w:eastAsia="zh-CN"/>
        </w:rPr>
      </w:pPr>
      <w:bookmarkStart w:id="31" w:name="_Toc31881"/>
      <w:bookmarkEnd w:id="28"/>
      <w:bookmarkEnd w:id="29"/>
      <w:bookmarkEnd w:id="30"/>
      <w:r>
        <w:lastRenderedPageBreak/>
        <w:t>3.</w:t>
      </w:r>
      <w:r>
        <w:rPr>
          <w:rFonts w:eastAsia="SimSun" w:hint="eastAsia"/>
          <w:lang w:val="en-US" w:eastAsia="zh-CN"/>
        </w:rPr>
        <w:t>2</w:t>
      </w:r>
      <w:r>
        <w:tab/>
        <w:t xml:space="preserve">Terms defined </w:t>
      </w:r>
      <w:r>
        <w:rPr>
          <w:rFonts w:eastAsia="SimSun" w:hint="eastAsia"/>
          <w:lang w:val="en-US" w:eastAsia="zh-CN"/>
        </w:rPr>
        <w:t>in this recommendation</w:t>
      </w:r>
      <w:bookmarkEnd w:id="31"/>
    </w:p>
    <w:p w14:paraId="628727DB" w14:textId="77777777" w:rsidR="000F4CC3" w:rsidRDefault="000F4CC3" w:rsidP="000F4CC3">
      <w:pPr>
        <w:jc w:val="both"/>
      </w:pPr>
      <w:r>
        <w:t>This Recommendation defines the following terms:</w:t>
      </w:r>
    </w:p>
    <w:p w14:paraId="7610E42E" w14:textId="77777777" w:rsidR="000F4CC3" w:rsidRDefault="000F4CC3" w:rsidP="000F4CC3">
      <w:pPr>
        <w:pStyle w:val="ListParagraph"/>
        <w:tabs>
          <w:tab w:val="left" w:pos="851"/>
        </w:tabs>
        <w:ind w:left="0"/>
        <w:contextualSpacing w:val="0"/>
        <w:jc w:val="both"/>
        <w:rPr>
          <w:b/>
          <w:bCs/>
          <w:vanish/>
        </w:rPr>
      </w:pPr>
    </w:p>
    <w:p w14:paraId="010EC0EF" w14:textId="77777777" w:rsidR="000F4CC3" w:rsidRDefault="000F4CC3" w:rsidP="000F4CC3">
      <w:pPr>
        <w:pStyle w:val="ListParagraph"/>
        <w:numPr>
          <w:ilvl w:val="1"/>
          <w:numId w:val="24"/>
        </w:numPr>
        <w:tabs>
          <w:tab w:val="left" w:pos="851"/>
        </w:tabs>
        <w:contextualSpacing w:val="0"/>
        <w:jc w:val="both"/>
        <w:rPr>
          <w:b/>
          <w:bCs/>
          <w:vanish/>
        </w:rPr>
      </w:pPr>
    </w:p>
    <w:p w14:paraId="2E0C4CFE" w14:textId="77777777" w:rsidR="000F4CC3" w:rsidRDefault="000F4CC3" w:rsidP="000F4CC3">
      <w:pPr>
        <w:pStyle w:val="Heading1"/>
        <w:numPr>
          <w:ilvl w:val="0"/>
          <w:numId w:val="1"/>
        </w:numPr>
        <w:tabs>
          <w:tab w:val="clear" w:pos="432"/>
          <w:tab w:val="left" w:pos="926"/>
          <w:tab w:val="num" w:pos="1440"/>
        </w:tabs>
        <w:ind w:left="794" w:hanging="794"/>
      </w:pPr>
      <w:bookmarkStart w:id="32" w:name="_Toc503769996"/>
      <w:bookmarkStart w:id="33" w:name="_Toc66609333"/>
      <w:bookmarkStart w:id="34" w:name="_Toc18251"/>
      <w:bookmarkStart w:id="35" w:name="_Toc473051357"/>
      <w:r>
        <w:t>Abbreviations and acronyms</w:t>
      </w:r>
      <w:bookmarkEnd w:id="32"/>
      <w:bookmarkEnd w:id="33"/>
      <w:bookmarkEnd w:id="34"/>
      <w:bookmarkEnd w:id="35"/>
      <w:r>
        <w:t xml:space="preserve"> </w:t>
      </w:r>
    </w:p>
    <w:p w14:paraId="28F280A5" w14:textId="77777777" w:rsidR="000F4CC3" w:rsidRDefault="000F4CC3" w:rsidP="000F4CC3">
      <w:pPr>
        <w:jc w:val="both"/>
      </w:pPr>
      <w:r>
        <w:t>This Recommendation uses the following abbreviations and acronyms:</w:t>
      </w:r>
    </w:p>
    <w:p w14:paraId="7A3E0D25" w14:textId="77777777" w:rsidR="000F4CC3" w:rsidRDefault="000F4CC3" w:rsidP="000F4CC3">
      <w:pPr>
        <w:jc w:val="both"/>
        <w:rPr>
          <w:lang w:val="en-US" w:eastAsia="zh-CN"/>
        </w:rPr>
      </w:pPr>
      <w:r>
        <w:rPr>
          <w:rFonts w:hint="eastAsia"/>
          <w:lang w:val="en-US" w:eastAsia="zh-CN"/>
        </w:rPr>
        <w:t>AI</w:t>
      </w:r>
      <w:r>
        <w:rPr>
          <w:lang w:eastAsia="zh-CN"/>
        </w:rPr>
        <w:t xml:space="preserve">                 </w:t>
      </w:r>
      <w:r>
        <w:rPr>
          <w:rFonts w:hint="eastAsia"/>
          <w:lang w:val="en-US" w:eastAsia="zh-CN"/>
        </w:rPr>
        <w:t>Artificial Intelligence</w:t>
      </w:r>
    </w:p>
    <w:p w14:paraId="398B4CC6" w14:textId="77777777" w:rsidR="000F4CC3" w:rsidRDefault="000F4CC3" w:rsidP="000F4CC3">
      <w:pPr>
        <w:tabs>
          <w:tab w:val="left" w:pos="1270"/>
        </w:tabs>
        <w:jc w:val="both"/>
        <w:rPr>
          <w:lang w:val="en-US" w:eastAsia="zh-CN"/>
        </w:rPr>
      </w:pPr>
      <w:r>
        <w:rPr>
          <w:rFonts w:hint="eastAsia"/>
          <w:lang w:val="en-US" w:eastAsia="zh-CN"/>
        </w:rPr>
        <w:t>CPU</w:t>
      </w:r>
      <w:r>
        <w:rPr>
          <w:rFonts w:hint="eastAsia"/>
          <w:lang w:val="en-US" w:eastAsia="zh-CN"/>
        </w:rPr>
        <w:tab/>
      </w:r>
      <w:r>
        <w:rPr>
          <w:szCs w:val="21"/>
        </w:rPr>
        <w:t>Central Processing Units</w:t>
      </w:r>
    </w:p>
    <w:p w14:paraId="300D219F" w14:textId="77777777" w:rsidR="000F4CC3" w:rsidRDefault="000F4CC3" w:rsidP="000F4CC3">
      <w:pPr>
        <w:jc w:val="both"/>
        <w:rPr>
          <w:lang w:val="en-US" w:eastAsia="zh-CN"/>
        </w:rPr>
      </w:pPr>
      <w:r>
        <w:rPr>
          <w:rFonts w:hint="eastAsia"/>
          <w:lang w:val="en-US" w:eastAsia="zh-CN"/>
        </w:rPr>
        <w:t>DL                Deep Learning</w:t>
      </w:r>
    </w:p>
    <w:p w14:paraId="02CF9480" w14:textId="77777777" w:rsidR="000F4CC3" w:rsidRDefault="000F4CC3" w:rsidP="000F4CC3">
      <w:pPr>
        <w:jc w:val="both"/>
        <w:rPr>
          <w:lang w:val="en-US" w:eastAsia="zh-CN"/>
        </w:rPr>
      </w:pPr>
      <w:r>
        <w:rPr>
          <w:rFonts w:hint="eastAsia"/>
          <w:lang w:val="en-US" w:eastAsia="zh-CN"/>
        </w:rPr>
        <w:t xml:space="preserve">GPU             </w:t>
      </w:r>
      <w:r>
        <w:rPr>
          <w:szCs w:val="21"/>
        </w:rPr>
        <w:t>Graphics Processing Units</w:t>
      </w:r>
    </w:p>
    <w:p w14:paraId="7080ADC4" w14:textId="77777777" w:rsidR="000F4CC3" w:rsidRDefault="000F4CC3" w:rsidP="000F4CC3">
      <w:pPr>
        <w:jc w:val="both"/>
        <w:rPr>
          <w:color w:val="948A54" w:themeColor="background2" w:themeShade="80"/>
          <w:lang w:eastAsia="zh-CN"/>
        </w:rPr>
      </w:pPr>
      <w:r>
        <w:rPr>
          <w:color w:val="948A54" w:themeColor="background2" w:themeShade="80"/>
          <w:lang w:eastAsia="zh-CN"/>
        </w:rPr>
        <w:t>[TBD]</w:t>
      </w:r>
    </w:p>
    <w:p w14:paraId="13972C0C" w14:textId="59408DEE" w:rsidR="000F4CC3" w:rsidRDefault="00767B5A" w:rsidP="00767B5A">
      <w:pPr>
        <w:pStyle w:val="Heading1"/>
        <w:numPr>
          <w:ilvl w:val="0"/>
          <w:numId w:val="0"/>
        </w:numPr>
        <w:tabs>
          <w:tab w:val="left" w:pos="643"/>
        </w:tabs>
      </w:pPr>
      <w:bookmarkStart w:id="36" w:name="_Toc306700862"/>
      <w:bookmarkStart w:id="37" w:name="_Toc244748740"/>
      <w:bookmarkStart w:id="38" w:name="_Toc357028587"/>
      <w:bookmarkStart w:id="39" w:name="_Toc238617663"/>
      <w:bookmarkStart w:id="40" w:name="_Toc66609334"/>
      <w:bookmarkStart w:id="41" w:name="_Toc503769997"/>
      <w:bookmarkStart w:id="42" w:name="_Toc8087"/>
      <w:bookmarkStart w:id="43" w:name="_Toc501920564"/>
      <w:bookmarkStart w:id="44" w:name="_Toc360060907"/>
      <w:r>
        <w:t xml:space="preserve">5. </w:t>
      </w:r>
      <w:r>
        <w:tab/>
      </w:r>
      <w:r w:rsidR="000F4CC3">
        <w:t>Convention</w:t>
      </w:r>
      <w:bookmarkEnd w:id="36"/>
      <w:bookmarkEnd w:id="37"/>
      <w:bookmarkEnd w:id="38"/>
      <w:bookmarkEnd w:id="39"/>
      <w:r w:rsidR="000F4CC3">
        <w:t>s</w:t>
      </w:r>
      <w:bookmarkEnd w:id="40"/>
      <w:bookmarkEnd w:id="41"/>
      <w:bookmarkEnd w:id="42"/>
      <w:bookmarkEnd w:id="43"/>
      <w:bookmarkEnd w:id="44"/>
    </w:p>
    <w:p w14:paraId="29818BDF" w14:textId="77777777" w:rsidR="000F4CC3" w:rsidRDefault="000F4CC3" w:rsidP="000F4CC3">
      <w:pPr>
        <w:rPr>
          <w:lang w:val="en-US" w:eastAsia="zh-CN"/>
        </w:rPr>
      </w:pPr>
      <w:r>
        <w:rPr>
          <w:rFonts w:hint="eastAsia"/>
          <w:lang w:val="en-US" w:eastAsia="zh-CN"/>
        </w:rPr>
        <w:t>None</w:t>
      </w:r>
    </w:p>
    <w:p w14:paraId="69DFB6BC" w14:textId="049251C7" w:rsidR="000F4CC3" w:rsidRDefault="00767B5A" w:rsidP="00767B5A">
      <w:pPr>
        <w:pStyle w:val="Heading1"/>
        <w:numPr>
          <w:ilvl w:val="0"/>
          <w:numId w:val="0"/>
        </w:numPr>
        <w:tabs>
          <w:tab w:val="left" w:pos="643"/>
        </w:tabs>
        <w:jc w:val="both"/>
        <w:rPr>
          <w:lang w:eastAsia="zh-CN"/>
        </w:rPr>
      </w:pPr>
      <w:bookmarkStart w:id="45" w:name="_Toc8877"/>
      <w:bookmarkStart w:id="46" w:name="_Toc20154_WPSOffice_Level1"/>
      <w:bookmarkStart w:id="47" w:name="_Toc2842"/>
      <w:bookmarkStart w:id="48" w:name="_Toc28015_WPSOffice_Level1"/>
      <w:bookmarkStart w:id="49" w:name="_Toc24922_WPSOffice_Level2"/>
      <w:bookmarkStart w:id="50" w:name="_Toc14948_WPSOffice_Level1"/>
      <w:bookmarkStart w:id="51" w:name="_Toc25403"/>
      <w:bookmarkStart w:id="52" w:name="_Toc9488_WPSOffice_Level2"/>
      <w:bookmarkStart w:id="53" w:name="_Toc3907_WPSOffice_Level2"/>
      <w:bookmarkStart w:id="54" w:name="_Toc3540"/>
      <w:bookmarkStart w:id="55" w:name="_Toc15633_WPSOffice_Level1"/>
      <w:bookmarkStart w:id="56" w:name="_Toc10441_WPSOffice_Level1"/>
      <w:bookmarkStart w:id="57" w:name="_Toc10622"/>
      <w:bookmarkStart w:id="58" w:name="_Toc17684"/>
      <w:bookmarkStart w:id="59" w:name="_Toc24495"/>
      <w:bookmarkStart w:id="60" w:name="_Toc1695_WPSOffice_Level1"/>
      <w:r>
        <w:rPr>
          <w:lang w:eastAsia="zh-CN"/>
        </w:rPr>
        <w:t>6.</w:t>
      </w:r>
      <w:r>
        <w:rPr>
          <w:lang w:eastAsia="zh-CN"/>
        </w:rPr>
        <w:tab/>
      </w:r>
      <w:r w:rsidR="000F4CC3">
        <w:rPr>
          <w:rFonts w:hint="eastAsia"/>
          <w:lang w:eastAsia="zh-CN"/>
        </w:rPr>
        <w:t>O</w:t>
      </w:r>
      <w:r w:rsidR="000F4CC3">
        <w:rPr>
          <w:lang w:eastAsia="zh-CN"/>
        </w:rPr>
        <w:t>verview of</w:t>
      </w:r>
      <w:r w:rsidR="000F4CC3">
        <w:rPr>
          <w:lang w:val="en-US" w:eastAsia="zh-CN"/>
        </w:rPr>
        <w:t xml:space="preserve"> </w:t>
      </w:r>
      <w:r w:rsidR="000F4CC3">
        <w:rPr>
          <w:rFonts w:hint="eastAsia"/>
          <w:lang w:val="en-US" w:eastAsia="zh-CN"/>
        </w:rPr>
        <w:t>Deep learning computation energy efficiency evaluation</w:t>
      </w:r>
      <w:bookmarkEnd w:id="45"/>
      <w:r w:rsidR="000F4CC3">
        <w:t xml:space="preserve"> </w:t>
      </w:r>
    </w:p>
    <w:p w14:paraId="46724A80" w14:textId="77777777" w:rsidR="000F4CC3" w:rsidRDefault="000F4CC3" w:rsidP="000F4CC3">
      <w:pPr>
        <w:jc w:val="both"/>
        <w:rPr>
          <w:szCs w:val="21"/>
        </w:rPr>
      </w:pPr>
      <w:r>
        <w:rPr>
          <w:szCs w:val="21"/>
        </w:rPr>
        <w:t xml:space="preserve">In recent years, the exponential growth of AI technologies, particularly the emergence of </w:t>
      </w:r>
      <w:r>
        <w:rPr>
          <w:rFonts w:hint="eastAsia"/>
          <w:szCs w:val="21"/>
          <w:lang w:val="en-US" w:eastAsia="zh-CN"/>
        </w:rPr>
        <w:t>deep learning</w:t>
      </w:r>
      <w:r>
        <w:rPr>
          <w:szCs w:val="21"/>
        </w:rPr>
        <w:t xml:space="preserve"> models, has significantly transformed various industries and sectors. The utilization of </w:t>
      </w:r>
      <w:r>
        <w:rPr>
          <w:rFonts w:hint="eastAsia"/>
          <w:szCs w:val="21"/>
          <w:lang w:val="en-US" w:eastAsia="zh-CN"/>
        </w:rPr>
        <w:t>deep learning</w:t>
      </w:r>
      <w:r>
        <w:rPr>
          <w:szCs w:val="21"/>
        </w:rPr>
        <w:t xml:space="preserve"> for tasks such as natural language processing, computer vision, and data analytics has showcased remarkable advancements in performance and capability. However, this progress has been accompanied by a notable increase in energy consumption throughout the lifecycle of AI models, encompassing their development, training, inference, and application stages.</w:t>
      </w:r>
    </w:p>
    <w:p w14:paraId="29A0E22C" w14:textId="77777777" w:rsidR="000F4CC3" w:rsidRDefault="000F4CC3" w:rsidP="000F4CC3">
      <w:pPr>
        <w:jc w:val="both"/>
        <w:rPr>
          <w:szCs w:val="21"/>
        </w:rPr>
      </w:pPr>
      <w:r>
        <w:rPr>
          <w:szCs w:val="21"/>
        </w:rPr>
        <w:t xml:space="preserve">The development of </w:t>
      </w:r>
      <w:r>
        <w:rPr>
          <w:rFonts w:hint="eastAsia"/>
          <w:szCs w:val="21"/>
          <w:lang w:val="en-US" w:eastAsia="zh-CN"/>
        </w:rPr>
        <w:t>deep learning computation</w:t>
      </w:r>
      <w:r>
        <w:rPr>
          <w:szCs w:val="21"/>
        </w:rPr>
        <w:t xml:space="preserve"> involves complex algorithms, vast amounts of data, and significant computational resources. Training these models often requires extensive computational power, leading to substantial energy usage and carbon emissions. Moreover, the deployment and inference stages, where </w:t>
      </w:r>
      <w:r>
        <w:rPr>
          <w:rFonts w:hint="eastAsia"/>
          <w:szCs w:val="21"/>
          <w:lang w:val="en-US" w:eastAsia="zh-CN"/>
        </w:rPr>
        <w:t>deep learning computation</w:t>
      </w:r>
      <w:r>
        <w:rPr>
          <w:szCs w:val="21"/>
        </w:rPr>
        <w:t xml:space="preserve"> are utilized for real-time decision-making and analysis, also contribute to energy consumption, particularly in resource-intensive applications.</w:t>
      </w:r>
    </w:p>
    <w:p w14:paraId="1C118B60" w14:textId="77777777" w:rsidR="000F4CC3" w:rsidRDefault="000F4CC3" w:rsidP="000F4CC3">
      <w:pPr>
        <w:jc w:val="both"/>
        <w:rPr>
          <w:szCs w:val="21"/>
        </w:rPr>
      </w:pPr>
      <w:r>
        <w:rPr>
          <w:szCs w:val="21"/>
        </w:rPr>
        <w:t xml:space="preserve">The increasing energy demands of deep learning computations pose significant challenges to energy sustainability, cost-effectiveness, and the long-term evolution of AI technologies. To effectively address this issue, it is imperative to adopt a holistic approach aimed at optimizing energy efficiency across all stages of deep learning computation. While energy-saving strategies and best practices have been outlined in standards such as ITU-L.IEDL and </w:t>
      </w:r>
      <w:proofErr w:type="spellStart"/>
      <w:r>
        <w:rPr>
          <w:szCs w:val="21"/>
        </w:rPr>
        <w:t>L.Cooling_DC</w:t>
      </w:r>
      <w:proofErr w:type="spellEnd"/>
      <w:r>
        <w:rPr>
          <w:szCs w:val="21"/>
        </w:rPr>
        <w:t>, the absence of standardized metrics and evaluation methods remains a notable gap.</w:t>
      </w:r>
      <w:r>
        <w:rPr>
          <w:rFonts w:hint="eastAsia"/>
          <w:szCs w:val="21"/>
          <w:lang w:val="en-US" w:eastAsia="zh-CN"/>
        </w:rPr>
        <w:t xml:space="preserve"> </w:t>
      </w:r>
      <w:r>
        <w:rPr>
          <w:szCs w:val="21"/>
        </w:rPr>
        <w:t>Deep learning models vary widely in their energy consumption due to factors such as parameter size, pre-training data volume, epoch numbers, and model accuracy. Moreover, different AI models exhibit distinct energy consumption patterns even when handling the same type of data. Some models prioritize achieving higher accuracy through extensive training, leading to diminished overall computational efficiency. For instance, certain models may benefit from training on large datasets, albeit at the expense of increased energy consumption.</w:t>
      </w:r>
      <w:r>
        <w:rPr>
          <w:rFonts w:hint="eastAsia"/>
          <w:szCs w:val="21"/>
          <w:lang w:val="en-US" w:eastAsia="zh-CN"/>
        </w:rPr>
        <w:t xml:space="preserve"> </w:t>
      </w:r>
      <w:r>
        <w:rPr>
          <w:szCs w:val="21"/>
        </w:rPr>
        <w:t xml:space="preserve">Additionally, the power consumption of AI tasks can vary significantly across different types of tasks. For instance, after performing 1000 calculations, the power consumption associated with image classification tasks may be considerably lower compared to image generation tasks. The lack of accurate estimation and measurement of AI task </w:t>
      </w:r>
      <w:r>
        <w:rPr>
          <w:rFonts w:hint="eastAsia"/>
          <w:szCs w:val="21"/>
          <w:lang w:val="en-US" w:eastAsia="zh-CN"/>
        </w:rPr>
        <w:t xml:space="preserve">energy </w:t>
      </w:r>
      <w:r>
        <w:rPr>
          <w:szCs w:val="21"/>
        </w:rPr>
        <w:t>consumption poses challenges for both computing resource and network resource scheduling in the future.</w:t>
      </w:r>
    </w:p>
    <w:p w14:paraId="681CB019" w14:textId="77777777" w:rsidR="000F4CC3" w:rsidRDefault="000F4CC3" w:rsidP="000F4CC3">
      <w:pPr>
        <w:jc w:val="both"/>
        <w:rPr>
          <w:lang w:val="en-US" w:eastAsia="zh-CN"/>
        </w:rPr>
      </w:pPr>
      <w:r>
        <w:rPr>
          <w:szCs w:val="21"/>
        </w:rPr>
        <w:t xml:space="preserve">Therefore, addressing the </w:t>
      </w:r>
      <w:r>
        <w:rPr>
          <w:rFonts w:hint="eastAsia"/>
          <w:szCs w:val="21"/>
          <w:lang w:val="en-US" w:eastAsia="zh-CN"/>
        </w:rPr>
        <w:t>computation</w:t>
      </w:r>
      <w:r>
        <w:rPr>
          <w:szCs w:val="21"/>
        </w:rPr>
        <w:t xml:space="preserve"> efficiency of deep learning computation requires the development of standardized metrics and evaluation methods to assess energy consumption across diverse models and tasks. </w:t>
      </w:r>
      <w:r>
        <w:rPr>
          <w:rFonts w:hint="eastAsia"/>
          <w:szCs w:val="21"/>
          <w:lang w:val="en-US" w:eastAsia="zh-CN"/>
        </w:rPr>
        <w:t xml:space="preserve">It is essential to define the recommendation about the general evaluation framework </w:t>
      </w:r>
      <w:proofErr w:type="gramStart"/>
      <w:r>
        <w:rPr>
          <w:rFonts w:hint="eastAsia"/>
          <w:szCs w:val="21"/>
          <w:lang w:val="en-US" w:eastAsia="zh-CN"/>
        </w:rPr>
        <w:t xml:space="preserve">for  </w:t>
      </w:r>
      <w:proofErr w:type="spellStart"/>
      <w:r>
        <w:rPr>
          <w:rFonts w:hint="eastAsia"/>
          <w:szCs w:val="21"/>
          <w:lang w:val="en-US" w:eastAsia="zh-CN"/>
        </w:rPr>
        <w:t>for</w:t>
      </w:r>
      <w:proofErr w:type="spellEnd"/>
      <w:proofErr w:type="gramEnd"/>
      <w:r>
        <w:rPr>
          <w:rFonts w:hint="eastAsia"/>
          <w:szCs w:val="21"/>
          <w:lang w:val="en-US" w:eastAsia="zh-CN"/>
        </w:rPr>
        <w:t xml:space="preserve"> deep learning computation efficiency, end to end energy consumption metrics.  </w:t>
      </w:r>
    </w:p>
    <w:p w14:paraId="2F9CA133" w14:textId="77777777" w:rsidR="000F4CC3" w:rsidRDefault="000F4CC3" w:rsidP="000F4CC3">
      <w:pPr>
        <w:rPr>
          <w:lang w:val="en-US" w:eastAsia="zh-CN"/>
        </w:rPr>
      </w:pPr>
    </w:p>
    <w:p w14:paraId="26E0ED82" w14:textId="202B29C4" w:rsidR="000F4CC3" w:rsidRDefault="00767B5A" w:rsidP="00767B5A">
      <w:pPr>
        <w:pStyle w:val="Heading1"/>
        <w:numPr>
          <w:ilvl w:val="0"/>
          <w:numId w:val="0"/>
        </w:numPr>
        <w:tabs>
          <w:tab w:val="left" w:pos="643"/>
        </w:tabs>
        <w:jc w:val="both"/>
        <w:rPr>
          <w:lang w:eastAsia="zh-CN"/>
        </w:rPr>
      </w:pPr>
      <w:bookmarkStart w:id="61" w:name="_Toc5227"/>
      <w:r>
        <w:rPr>
          <w:lang w:val="en-US" w:eastAsia="zh-CN"/>
        </w:rPr>
        <w:t>7.</w:t>
      </w:r>
      <w:r>
        <w:rPr>
          <w:lang w:val="en-US" w:eastAsia="zh-CN"/>
        </w:rPr>
        <w:tab/>
      </w:r>
      <w:r w:rsidR="000F4CC3">
        <w:rPr>
          <w:rFonts w:hint="eastAsia"/>
          <w:lang w:val="en-US" w:eastAsia="zh-CN"/>
        </w:rPr>
        <w:t>Computation Efficiency Evaluation Framework for Deep Learning Computation</w:t>
      </w:r>
      <w:bookmarkEnd w:id="61"/>
      <w:r w:rsidR="000F4CC3">
        <w:rPr>
          <w:rFonts w:hint="eastAsia"/>
          <w:lang w:val="en-US" w:eastAsia="zh-CN"/>
        </w:rPr>
        <w:t xml:space="preserve"> </w:t>
      </w:r>
    </w:p>
    <w:p w14:paraId="1E044EBF" w14:textId="77777777" w:rsidR="000F4CC3" w:rsidRDefault="000F4CC3" w:rsidP="000F4CC3">
      <w:pPr>
        <w:overflowPunct w:val="0"/>
        <w:autoSpaceDE w:val="0"/>
        <w:autoSpaceDN w:val="0"/>
        <w:adjustRightInd w:val="0"/>
        <w:jc w:val="both"/>
        <w:textAlignment w:val="baseline"/>
        <w:rPr>
          <w:lang w:val="en-US" w:eastAsia="zh-CN"/>
        </w:rPr>
      </w:pPr>
      <w:r>
        <w:rPr>
          <w:lang w:eastAsia="zh-CN"/>
        </w:rPr>
        <w:t xml:space="preserve">The </w:t>
      </w:r>
      <w:r>
        <w:rPr>
          <w:rFonts w:hint="eastAsia"/>
          <w:lang w:val="en-US" w:eastAsia="zh-CN"/>
        </w:rPr>
        <w:t>general computation efficiency evaluation framework</w:t>
      </w:r>
      <w:r>
        <w:rPr>
          <w:lang w:eastAsia="zh-CN"/>
        </w:rPr>
        <w:t xml:space="preserve"> includes the following</w:t>
      </w:r>
      <w:r>
        <w:rPr>
          <w:rFonts w:hint="eastAsia"/>
          <w:lang w:val="en-US" w:eastAsia="zh-CN"/>
        </w:rPr>
        <w:t xml:space="preserve"> key components. </w:t>
      </w:r>
      <w:r>
        <w:rPr>
          <w:lang w:eastAsia="zh-CN"/>
        </w:rPr>
        <w:t>By delineating these layers, the framework provides a</w:t>
      </w:r>
      <w:r>
        <w:rPr>
          <w:rFonts w:hint="eastAsia"/>
          <w:lang w:val="en-US" w:eastAsia="zh-CN"/>
        </w:rPr>
        <w:t>n</w:t>
      </w:r>
      <w:r>
        <w:rPr>
          <w:lang w:eastAsia="zh-CN"/>
        </w:rPr>
        <w:t xml:space="preserve"> </w:t>
      </w:r>
      <w:r>
        <w:rPr>
          <w:rFonts w:hint="eastAsia"/>
          <w:lang w:val="en-US" w:eastAsia="zh-CN"/>
        </w:rPr>
        <w:t>end to end</w:t>
      </w:r>
      <w:r>
        <w:rPr>
          <w:lang w:eastAsia="zh-CN"/>
        </w:rPr>
        <w:t xml:space="preserve"> evaluating </w:t>
      </w:r>
      <w:r>
        <w:rPr>
          <w:rFonts w:hint="eastAsia"/>
          <w:lang w:val="en-US" w:eastAsia="zh-CN"/>
        </w:rPr>
        <w:t xml:space="preserve">for </w:t>
      </w:r>
      <w:r>
        <w:rPr>
          <w:lang w:eastAsia="zh-CN"/>
        </w:rPr>
        <w:t xml:space="preserve">the computation efficiency of deep learning </w:t>
      </w:r>
      <w:r>
        <w:rPr>
          <w:rFonts w:hint="eastAsia"/>
          <w:lang w:val="en-US" w:eastAsia="zh-CN"/>
        </w:rPr>
        <w:t>computation.</w:t>
      </w:r>
    </w:p>
    <w:p w14:paraId="264DC9E8" w14:textId="77777777" w:rsidR="000F4CC3" w:rsidRDefault="000F4CC3" w:rsidP="000F4CC3">
      <w:pPr>
        <w:overflowPunct w:val="0"/>
        <w:autoSpaceDE w:val="0"/>
        <w:autoSpaceDN w:val="0"/>
        <w:adjustRightInd w:val="0"/>
        <w:jc w:val="both"/>
        <w:textAlignment w:val="baseline"/>
        <w:rPr>
          <w:lang w:eastAsia="zh-CN"/>
        </w:rPr>
      </w:pPr>
      <w:r>
        <w:rPr>
          <w:rFonts w:hint="eastAsia"/>
          <w:lang w:val="en-US" w:eastAsia="zh-CN"/>
        </w:rPr>
        <w:t xml:space="preserve">Energy consumption evaluation from </w:t>
      </w:r>
      <w:r>
        <w:rPr>
          <w:lang w:eastAsia="zh-CN"/>
        </w:rPr>
        <w:t xml:space="preserve">Infrastructure Layer: </w:t>
      </w:r>
    </w:p>
    <w:p w14:paraId="11479EED" w14:textId="77777777" w:rsidR="000F4CC3" w:rsidRDefault="000F4CC3" w:rsidP="000F4CC3">
      <w:pPr>
        <w:overflowPunct w:val="0"/>
        <w:autoSpaceDE w:val="0"/>
        <w:autoSpaceDN w:val="0"/>
        <w:adjustRightInd w:val="0"/>
        <w:jc w:val="both"/>
        <w:textAlignment w:val="baseline"/>
        <w:rPr>
          <w:lang w:eastAsia="zh-CN"/>
        </w:rPr>
      </w:pPr>
      <w:r>
        <w:rPr>
          <w:lang w:eastAsia="zh-CN"/>
        </w:rPr>
        <w:t>The infrastructure layer comprises the fundamental computing resources essential for executing deep learning computations.</w:t>
      </w:r>
      <w:r>
        <w:rPr>
          <w:rFonts w:hint="eastAsia"/>
          <w:lang w:val="en-US" w:eastAsia="zh-CN"/>
        </w:rPr>
        <w:t xml:space="preserve"> </w:t>
      </w:r>
      <w:r>
        <w:rPr>
          <w:lang w:eastAsia="zh-CN"/>
        </w:rPr>
        <w:t>This layer report</w:t>
      </w:r>
      <w:r>
        <w:rPr>
          <w:rFonts w:hint="eastAsia"/>
          <w:lang w:val="en-US" w:eastAsia="zh-CN"/>
        </w:rPr>
        <w:t>s</w:t>
      </w:r>
      <w:r>
        <w:rPr>
          <w:lang w:eastAsia="zh-CN"/>
        </w:rPr>
        <w:t xml:space="preserve"> energy consumption and computing power scale during deep learning computations, providing valuable insights for optimizing efficiency.</w:t>
      </w:r>
    </w:p>
    <w:p w14:paraId="03A8B52E" w14:textId="77777777" w:rsidR="000F4CC3" w:rsidRDefault="000F4CC3" w:rsidP="000F4CC3">
      <w:pPr>
        <w:overflowPunct w:val="0"/>
        <w:autoSpaceDE w:val="0"/>
        <w:autoSpaceDN w:val="0"/>
        <w:adjustRightInd w:val="0"/>
        <w:jc w:val="both"/>
        <w:textAlignment w:val="baseline"/>
        <w:rPr>
          <w:lang w:eastAsia="zh-CN"/>
        </w:rPr>
      </w:pPr>
      <w:r>
        <w:rPr>
          <w:rFonts w:hint="eastAsia"/>
          <w:lang w:val="en-US" w:eastAsia="zh-CN"/>
        </w:rPr>
        <w:t xml:space="preserve">Resource monitoring from </w:t>
      </w:r>
      <w:r>
        <w:rPr>
          <w:lang w:eastAsia="zh-CN"/>
        </w:rPr>
        <w:t xml:space="preserve">Platform Layer: </w:t>
      </w:r>
    </w:p>
    <w:p w14:paraId="7A3B5955" w14:textId="77777777" w:rsidR="000F4CC3" w:rsidRDefault="000F4CC3" w:rsidP="000F4CC3">
      <w:pPr>
        <w:overflowPunct w:val="0"/>
        <w:autoSpaceDE w:val="0"/>
        <w:autoSpaceDN w:val="0"/>
        <w:adjustRightInd w:val="0"/>
        <w:jc w:val="both"/>
        <w:textAlignment w:val="baseline"/>
        <w:rPr>
          <w:lang w:eastAsia="zh-CN"/>
        </w:rPr>
      </w:pPr>
      <w:r>
        <w:rPr>
          <w:lang w:eastAsia="zh-CN"/>
        </w:rPr>
        <w:t xml:space="preserve">The platform layer encompasses </w:t>
      </w:r>
      <w:r>
        <w:rPr>
          <w:rFonts w:hint="eastAsia"/>
          <w:lang w:val="en-US" w:eastAsia="zh-CN"/>
        </w:rPr>
        <w:t>the</w:t>
      </w:r>
      <w:r>
        <w:rPr>
          <w:lang w:eastAsia="zh-CN"/>
        </w:rPr>
        <w:t xml:space="preserve"> monitoring systems designed to track vital metrics like temperature, resource utilization, and time duration. These monitoring systems ensure optimal performance and efficient resource management throughout the computational processes.</w:t>
      </w:r>
    </w:p>
    <w:p w14:paraId="51DF17DA" w14:textId="77777777" w:rsidR="000F4CC3" w:rsidRDefault="000F4CC3" w:rsidP="000F4CC3">
      <w:pPr>
        <w:overflowPunct w:val="0"/>
        <w:autoSpaceDE w:val="0"/>
        <w:autoSpaceDN w:val="0"/>
        <w:adjustRightInd w:val="0"/>
        <w:jc w:val="both"/>
        <w:textAlignment w:val="baseline"/>
        <w:rPr>
          <w:lang w:eastAsia="zh-CN"/>
        </w:rPr>
      </w:pPr>
      <w:r>
        <w:rPr>
          <w:rFonts w:hint="eastAsia"/>
          <w:lang w:val="en-US" w:eastAsia="zh-CN"/>
        </w:rPr>
        <w:t xml:space="preserve">DL Model complexity evaluation from </w:t>
      </w:r>
      <w:r>
        <w:rPr>
          <w:lang w:eastAsia="zh-CN"/>
        </w:rPr>
        <w:t xml:space="preserve">DL Model Application Layer: </w:t>
      </w:r>
    </w:p>
    <w:p w14:paraId="76A2D757" w14:textId="77777777" w:rsidR="000F4CC3" w:rsidRDefault="000F4CC3" w:rsidP="000F4CC3">
      <w:pPr>
        <w:overflowPunct w:val="0"/>
        <w:autoSpaceDE w:val="0"/>
        <w:autoSpaceDN w:val="0"/>
        <w:adjustRightInd w:val="0"/>
        <w:jc w:val="both"/>
        <w:textAlignment w:val="baseline"/>
        <w:rPr>
          <w:lang w:eastAsia="zh-CN"/>
        </w:rPr>
      </w:pPr>
      <w:r>
        <w:rPr>
          <w:lang w:eastAsia="zh-CN"/>
        </w:rPr>
        <w:t xml:space="preserve">The DL model application layer is the focal point for AI model training, inferencing, and research and development activities. </w:t>
      </w:r>
      <w:r>
        <w:rPr>
          <w:rFonts w:hint="eastAsia"/>
          <w:lang w:val="en-US" w:eastAsia="zh-CN"/>
        </w:rPr>
        <w:t>T</w:t>
      </w:r>
      <w:r>
        <w:rPr>
          <w:lang w:eastAsia="zh-CN"/>
        </w:rPr>
        <w:t xml:space="preserve">he complexity of DL models is generated, which includes factors such as the number of epochs, parameter quantity, data volume, and the depth of layers. </w:t>
      </w:r>
    </w:p>
    <w:p w14:paraId="602C19F1" w14:textId="77777777" w:rsidR="000F4CC3" w:rsidRDefault="000F4CC3" w:rsidP="000F4CC3">
      <w:pPr>
        <w:overflowPunct w:val="0"/>
        <w:autoSpaceDE w:val="0"/>
        <w:autoSpaceDN w:val="0"/>
        <w:adjustRightInd w:val="0"/>
        <w:jc w:val="both"/>
        <w:textAlignment w:val="baseline"/>
        <w:rPr>
          <w:lang w:val="en-US" w:eastAsia="zh-CN"/>
        </w:rPr>
      </w:pPr>
      <w:r>
        <w:rPr>
          <w:rFonts w:hint="eastAsia"/>
          <w:lang w:val="en-US" w:eastAsia="zh-CN"/>
        </w:rPr>
        <w:t>Based on these inputs, the performance metrics for computation efficiency will be assessed.</w:t>
      </w:r>
    </w:p>
    <w:p w14:paraId="16EC1DC7" w14:textId="77777777" w:rsidR="000F4CC3" w:rsidRDefault="000F4CC3" w:rsidP="000F4CC3">
      <w:pPr>
        <w:overflowPunct w:val="0"/>
        <w:autoSpaceDE w:val="0"/>
        <w:autoSpaceDN w:val="0"/>
        <w:adjustRightInd w:val="0"/>
        <w:jc w:val="both"/>
        <w:textAlignment w:val="baseline"/>
        <w:rPr>
          <w:lang w:eastAsia="zh-CN"/>
        </w:rPr>
      </w:pPr>
      <w:r>
        <w:rPr>
          <w:rFonts w:hint="eastAsia"/>
          <w:lang w:val="en-US" w:eastAsia="zh-CN"/>
        </w:rPr>
        <w:t xml:space="preserve"> </w:t>
      </w:r>
      <w:r>
        <w:rPr>
          <w:noProof/>
          <w:lang w:val="en-IN" w:eastAsia="en-IN" w:bidi="hi-IN"/>
        </w:rPr>
        <w:drawing>
          <wp:inline distT="0" distB="0" distL="114300" distR="114300" wp14:anchorId="753C8F5E" wp14:editId="2F55077B">
            <wp:extent cx="6116320" cy="2247900"/>
            <wp:effectExtent l="0" t="0" r="508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6116320" cy="2247900"/>
                    </a:xfrm>
                    <a:prstGeom prst="rect">
                      <a:avLst/>
                    </a:prstGeom>
                    <a:noFill/>
                    <a:ln>
                      <a:noFill/>
                    </a:ln>
                  </pic:spPr>
                </pic:pic>
              </a:graphicData>
            </a:graphic>
          </wp:inline>
        </w:drawing>
      </w:r>
    </w:p>
    <w:p w14:paraId="7B3F0BFE" w14:textId="507C68FC" w:rsidR="000F4CC3" w:rsidRDefault="00767B5A" w:rsidP="00767B5A">
      <w:pPr>
        <w:pStyle w:val="Heading1"/>
        <w:numPr>
          <w:ilvl w:val="0"/>
          <w:numId w:val="0"/>
        </w:numPr>
        <w:tabs>
          <w:tab w:val="left" w:pos="643"/>
        </w:tabs>
        <w:jc w:val="both"/>
        <w:rPr>
          <w:lang w:eastAsia="zh-CN"/>
        </w:rPr>
      </w:pPr>
      <w:bookmarkStart w:id="62" w:name="_Toc12644"/>
      <w:r>
        <w:rPr>
          <w:lang w:val="en-US" w:eastAsia="zh-CN"/>
        </w:rPr>
        <w:t>8.</w:t>
      </w:r>
      <w:r>
        <w:rPr>
          <w:lang w:val="en-US" w:eastAsia="zh-CN"/>
        </w:rPr>
        <w:tab/>
      </w:r>
      <w:r w:rsidR="000F4CC3">
        <w:rPr>
          <w:rFonts w:hint="eastAsia"/>
          <w:lang w:val="en-US" w:eastAsia="zh-CN"/>
        </w:rPr>
        <w:t>Computation Efficiency Metrics for Deep Learning Computation</w:t>
      </w:r>
      <w:bookmarkEnd w:id="62"/>
      <w:r w:rsidR="000F4CC3">
        <w:rPr>
          <w:rFonts w:hint="eastAsia"/>
          <w:lang w:val="en-US" w:eastAsia="zh-CN"/>
        </w:rPr>
        <w:t xml:space="preserve"> </w:t>
      </w:r>
    </w:p>
    <w:p w14:paraId="3CBC1206" w14:textId="77777777" w:rsidR="000F4CC3" w:rsidRDefault="000F4CC3" w:rsidP="00767B5A">
      <w:pPr>
        <w:pStyle w:val="Heading2"/>
        <w:numPr>
          <w:ilvl w:val="0"/>
          <w:numId w:val="0"/>
        </w:numPr>
        <w:tabs>
          <w:tab w:val="left" w:pos="360"/>
        </w:tabs>
        <w:jc w:val="both"/>
        <w:rPr>
          <w:rFonts w:eastAsia="SimSun"/>
          <w:lang w:val="en-US" w:eastAsia="zh-CN"/>
        </w:rPr>
      </w:pPr>
      <w:bookmarkStart w:id="63" w:name="_Toc6735"/>
      <w:r>
        <w:rPr>
          <w:rFonts w:eastAsia="SimSun" w:hint="eastAsia"/>
          <w:lang w:val="en-US" w:eastAsia="zh-CN"/>
        </w:rPr>
        <w:t>8.1 General energy consumption metrics for deep learning</w:t>
      </w:r>
      <w:bookmarkEnd w:id="63"/>
      <w:r>
        <w:rPr>
          <w:rFonts w:eastAsia="SimSun" w:hint="eastAsia"/>
          <w:lang w:val="en-US" w:eastAsia="zh-CN"/>
        </w:rPr>
        <w:t xml:space="preserve">  </w:t>
      </w:r>
    </w:p>
    <w:p w14:paraId="160C48AC" w14:textId="77777777" w:rsidR="000F4CC3" w:rsidRDefault="000F4CC3" w:rsidP="000F4CC3">
      <w:pPr>
        <w:jc w:val="both"/>
        <w:rPr>
          <w:szCs w:val="21"/>
        </w:rPr>
      </w:pPr>
      <w:r>
        <w:rPr>
          <w:szCs w:val="21"/>
        </w:rPr>
        <w:t xml:space="preserve">The life cycle of a deep learning model encompasses development, training, inference, and application stages. To ensure a comprehensive evaluation of </w:t>
      </w:r>
      <w:r>
        <w:rPr>
          <w:rFonts w:hint="eastAsia"/>
          <w:szCs w:val="21"/>
          <w:lang w:val="en-US" w:eastAsia="zh-CN"/>
        </w:rPr>
        <w:t>computation</w:t>
      </w:r>
      <w:r>
        <w:rPr>
          <w:szCs w:val="21"/>
        </w:rPr>
        <w:t xml:space="preserve"> efficiency throughout each stage, a set of general metrics applicable to all phases of the AI model life</w:t>
      </w:r>
      <w:r>
        <w:rPr>
          <w:rFonts w:hint="eastAsia"/>
          <w:szCs w:val="21"/>
          <w:lang w:val="en-US" w:eastAsia="zh-CN"/>
        </w:rPr>
        <w:t xml:space="preserve"> </w:t>
      </w:r>
      <w:r>
        <w:rPr>
          <w:szCs w:val="21"/>
        </w:rPr>
        <w:t xml:space="preserve">cycle is essential. Proposed general metrics for a more holistic energy </w:t>
      </w:r>
      <w:r>
        <w:rPr>
          <w:rFonts w:hint="eastAsia"/>
          <w:szCs w:val="21"/>
          <w:lang w:val="en-US" w:eastAsia="zh-CN"/>
        </w:rPr>
        <w:t>consumption</w:t>
      </w:r>
      <w:r>
        <w:rPr>
          <w:szCs w:val="21"/>
        </w:rPr>
        <w:t xml:space="preserve"> assessment:</w:t>
      </w:r>
    </w:p>
    <w:p w14:paraId="704CB5D0" w14:textId="77777777" w:rsidR="000F4CC3" w:rsidRDefault="000F4CC3" w:rsidP="000F4CC3">
      <w:pPr>
        <w:ind w:firstLineChars="200" w:firstLine="480"/>
        <w:rPr>
          <w:color w:val="111111"/>
          <w:szCs w:val="21"/>
          <w:shd w:val="clear" w:color="auto" w:fill="FFFFFF"/>
        </w:rPr>
      </w:pPr>
      <w:r>
        <w:rPr>
          <w:rFonts w:hint="eastAsia"/>
          <w:szCs w:val="21"/>
          <w:lang w:val="en-US" w:eastAsia="zh-CN"/>
        </w:rPr>
        <w:t xml:space="preserve"> </w:t>
      </w:r>
      <m:oMath>
        <m:r>
          <m:rPr>
            <m:nor/>
          </m:rPr>
          <w:rPr>
            <w:rFonts w:ascii="Cambria Math"/>
            <w:szCs w:val="21"/>
            <w:lang w:val="en-US" w:eastAsia="zh-CN"/>
          </w:rPr>
          <m:t xml:space="preserve">Computation </m:t>
        </m:r>
        <m:r>
          <m:rPr>
            <m:nor/>
          </m:rPr>
          <w:rPr>
            <w:szCs w:val="21"/>
          </w:rPr>
          <m:t>Energy</m:t>
        </m:r>
        <m:r>
          <m:rPr>
            <m:nor/>
          </m:rPr>
          <w:rPr>
            <w:rFonts w:ascii="Cambria Math" w:hAnsi="Cambria Math"/>
            <w:szCs w:val="21"/>
            <w:lang w:val="en-US" w:eastAsia="zh-CN"/>
          </w:rPr>
          <m:t xml:space="preserve"> Consumption</m:t>
        </m:r>
        <m:r>
          <m:rPr>
            <m:nor/>
          </m:rPr>
          <w:rPr>
            <w:szCs w:val="21"/>
          </w:rPr>
          <m:t xml:space="preserve"> </m:t>
        </m:r>
        <m:r>
          <m:rPr>
            <m:sty m:val="p"/>
          </m:rPr>
          <w:rPr>
            <w:rFonts w:ascii="Cambria Math" w:hAnsi="Cambria Math"/>
            <w:szCs w:val="21"/>
            <w:lang w:val="en-US" w:eastAsia="zh-CN"/>
          </w:rPr>
          <m:t>(total)</m:t>
        </m:r>
        <m:r>
          <m:rPr>
            <m:sty m:val="p"/>
          </m:rPr>
          <w:rPr>
            <w:rFonts w:ascii="Cambria Math" w:hAnsi="Cambria Math"/>
            <w:szCs w:val="21"/>
          </w:rPr>
          <m:t>=</m:t>
        </m:r>
        <m:nary>
          <m:naryPr>
            <m:chr m:val="∑"/>
            <m:supHide m:val="1"/>
            <m:ctrlPr>
              <w:rPr>
                <w:rFonts w:ascii="Cambria Math" w:hAnsi="Cambria Math"/>
                <w:szCs w:val="21"/>
              </w:rPr>
            </m:ctrlPr>
          </m:naryPr>
          <m:sub>
            <m:r>
              <w:rPr>
                <w:rFonts w:ascii="Cambria Math" w:hAnsi="Cambria Math"/>
                <w:szCs w:val="21"/>
              </w:rPr>
              <m:t>K</m:t>
            </m:r>
          </m:sub>
          <m:sup/>
          <m:e>
            <m:r>
              <m:rPr>
                <m:sty m:val="p"/>
              </m:rPr>
              <w:rPr>
                <w:rFonts w:ascii="Cambria Math" w:hAnsi="Cambria Math"/>
                <w:color w:val="111111"/>
                <w:szCs w:val="21"/>
                <w:shd w:val="clear" w:color="auto" w:fill="FFFFFF"/>
              </w:rPr>
              <m:t xml:space="preserve">energy </m:t>
            </m:r>
            <m:r>
              <m:rPr>
                <m:sty m:val="p"/>
              </m:rPr>
              <w:rPr>
                <w:rFonts w:ascii="Cambria Math" w:hAnsi="Cambria Math"/>
                <w:color w:val="111111"/>
                <w:szCs w:val="21"/>
                <w:shd w:val="clear" w:color="auto" w:fill="FFFFFF"/>
                <w:lang w:val="en-US" w:eastAsia="zh-CN"/>
              </w:rPr>
              <m:t>consumption of each unit</m:t>
            </m:r>
          </m:e>
        </m:nary>
      </m:oMath>
    </w:p>
    <w:p w14:paraId="49E7E9C4" w14:textId="77777777" w:rsidR="000F4CC3" w:rsidRDefault="000F4CC3" w:rsidP="000F4CC3">
      <w:pPr>
        <w:jc w:val="both"/>
        <w:rPr>
          <w:szCs w:val="21"/>
        </w:rPr>
      </w:pPr>
      <w:r>
        <w:rPr>
          <w:szCs w:val="21"/>
        </w:rPr>
        <w:t xml:space="preserve">This </w:t>
      </w:r>
      <w:r>
        <w:rPr>
          <w:rFonts w:hint="eastAsia"/>
          <w:szCs w:val="21"/>
          <w:lang w:val="en-US" w:eastAsia="zh-CN"/>
        </w:rPr>
        <w:t>metrics</w:t>
      </w:r>
      <w:r>
        <w:rPr>
          <w:szCs w:val="21"/>
        </w:rPr>
        <w:t xml:space="preserve"> indicates that the </w:t>
      </w:r>
      <w:r>
        <w:rPr>
          <w:rFonts w:hint="eastAsia"/>
          <w:szCs w:val="21"/>
          <w:lang w:val="en-US" w:eastAsia="zh-CN"/>
        </w:rPr>
        <w:t xml:space="preserve">total </w:t>
      </w:r>
      <w:r>
        <w:rPr>
          <w:szCs w:val="21"/>
        </w:rPr>
        <w:t xml:space="preserve">energy </w:t>
      </w:r>
      <w:r>
        <w:rPr>
          <w:rFonts w:hint="eastAsia"/>
          <w:szCs w:val="21"/>
          <w:lang w:val="en-US" w:eastAsia="zh-CN"/>
        </w:rPr>
        <w:t xml:space="preserve">of deep learning task </w:t>
      </w:r>
      <w:r>
        <w:rPr>
          <w:szCs w:val="21"/>
        </w:rPr>
        <w:t xml:space="preserve">is the sum of the energy </w:t>
      </w:r>
      <w:r>
        <w:rPr>
          <w:rFonts w:hint="eastAsia"/>
          <w:szCs w:val="21"/>
          <w:lang w:val="en-US" w:eastAsia="zh-CN"/>
        </w:rPr>
        <w:t>consumption of each</w:t>
      </w:r>
      <w:r>
        <w:rPr>
          <w:szCs w:val="21"/>
        </w:rPr>
        <w:t xml:space="preserve"> unit. </w:t>
      </w:r>
      <w:r>
        <w:rPr>
          <w:rFonts w:hint="eastAsia"/>
          <w:szCs w:val="21"/>
          <w:lang w:val="en-US" w:eastAsia="zh-CN"/>
        </w:rPr>
        <w:t xml:space="preserve">The energy of each unit including the </w:t>
      </w:r>
      <w:r>
        <w:rPr>
          <w:szCs w:val="21"/>
        </w:rPr>
        <w:t>such as CPUs, GPUs, memory, storage, and networking</w:t>
      </w:r>
      <w:r>
        <w:rPr>
          <w:rFonts w:hint="eastAsia"/>
          <w:szCs w:val="21"/>
          <w:lang w:val="en-US" w:eastAsia="zh-CN"/>
        </w:rPr>
        <w:t>.</w:t>
      </w:r>
    </w:p>
    <w:p w14:paraId="60FFF21F" w14:textId="77777777" w:rsidR="000F4CC3" w:rsidRDefault="000F4CC3" w:rsidP="000F4CC3">
      <w:pPr>
        <w:jc w:val="both"/>
        <w:rPr>
          <w:szCs w:val="21"/>
        </w:rPr>
      </w:pPr>
      <w:r>
        <w:rPr>
          <w:szCs w:val="21"/>
        </w:rPr>
        <w:lastRenderedPageBreak/>
        <w:t>Central Processing Units (CPUs): Energy consumption for CPUs involves factors like clock speed, number of cores, and utilization during training or inference. This can be measured in terms of power consumption (Watts) over time.</w:t>
      </w:r>
    </w:p>
    <w:p w14:paraId="55F87B02" w14:textId="77777777" w:rsidR="000F4CC3" w:rsidRDefault="000F4CC3" w:rsidP="000F4CC3">
      <w:pPr>
        <w:jc w:val="both"/>
        <w:rPr>
          <w:szCs w:val="21"/>
        </w:rPr>
      </w:pPr>
      <w:r>
        <w:rPr>
          <w:szCs w:val="21"/>
        </w:rPr>
        <w:t>Graphics Processing Units (GPUs): GPUs are commonly used for deep learning due to their parallel processing capabilities. Energy consumption for GPUs is similar to CPUs but often higher due to their intensive computational tasks.</w:t>
      </w:r>
    </w:p>
    <w:p w14:paraId="3893DD36" w14:textId="77777777" w:rsidR="000F4CC3" w:rsidRDefault="000F4CC3" w:rsidP="000F4CC3">
      <w:pPr>
        <w:jc w:val="both"/>
        <w:rPr>
          <w:szCs w:val="21"/>
        </w:rPr>
      </w:pPr>
      <w:r>
        <w:rPr>
          <w:szCs w:val="21"/>
        </w:rPr>
        <w:t>Memory: Both RAM (Random Access Memory) and VRAM (Video Random Access Memory) contribute to energy consumption. Memory access patterns, data movement, and caching affect energy usage.</w:t>
      </w:r>
    </w:p>
    <w:p w14:paraId="1B9A2029" w14:textId="77777777" w:rsidR="000F4CC3" w:rsidRDefault="000F4CC3" w:rsidP="000F4CC3">
      <w:pPr>
        <w:jc w:val="both"/>
        <w:rPr>
          <w:szCs w:val="21"/>
        </w:rPr>
      </w:pPr>
      <w:r>
        <w:rPr>
          <w:szCs w:val="21"/>
        </w:rPr>
        <w:t>Storage: Energy consumption in storage devices (e.g., SSDs, HDDs) involves factors like read/write operations, data transfer rates, and idle power consumption.</w:t>
      </w:r>
    </w:p>
    <w:p w14:paraId="02D07993" w14:textId="77777777" w:rsidR="000F4CC3" w:rsidRDefault="000F4CC3" w:rsidP="000F4CC3">
      <w:pPr>
        <w:jc w:val="both"/>
      </w:pPr>
      <w:r>
        <w:rPr>
          <w:szCs w:val="21"/>
        </w:rPr>
        <w:t>Networking: Energy consumption for networking equipment (e.g., switches, routers) is influenced by data transmission rates, packet processing, and network congestion.</w:t>
      </w:r>
    </w:p>
    <w:p w14:paraId="12D4A41E" w14:textId="77777777" w:rsidR="000F4CC3" w:rsidRDefault="000F4CC3" w:rsidP="000F4CC3">
      <w:pPr>
        <w:jc w:val="both"/>
        <w:rPr>
          <w:szCs w:val="21"/>
        </w:rPr>
      </w:pPr>
      <w:r>
        <w:rPr>
          <w:szCs w:val="21"/>
        </w:rPr>
        <w:t>To measure the energy consumption of each unit, one can use specialized hardware energy meters or software-based power monitoring tools. Hardware energy meters directly measure power consumption at the device level, providing accurate readings. Software-based tools often rely on performance counters and sensors within the hardware to estimate power consumption.</w:t>
      </w:r>
    </w:p>
    <w:p w14:paraId="02A8D0B8" w14:textId="77777777" w:rsidR="000F4CC3" w:rsidRDefault="000F4CC3" w:rsidP="000F4CC3">
      <w:pPr>
        <w:jc w:val="both"/>
        <w:rPr>
          <w:i/>
          <w:iCs/>
          <w:color w:val="7F7F7F" w:themeColor="text1" w:themeTint="80"/>
          <w:szCs w:val="21"/>
          <w:lang w:val="en-US" w:eastAsia="zh-CN"/>
        </w:rPr>
      </w:pPr>
      <w:r>
        <w:rPr>
          <w:rFonts w:hint="eastAsia"/>
          <w:i/>
          <w:iCs/>
          <w:color w:val="7F7F7F" w:themeColor="text1" w:themeTint="80"/>
          <w:szCs w:val="21"/>
          <w:lang w:val="en-US" w:eastAsia="zh-CN"/>
        </w:rPr>
        <w:t>[The measurement method and metrics will be modified later]</w:t>
      </w:r>
    </w:p>
    <w:p w14:paraId="215BE7B4" w14:textId="77777777" w:rsidR="000F4CC3" w:rsidRDefault="000F4CC3" w:rsidP="00767B5A">
      <w:pPr>
        <w:pStyle w:val="Heading2"/>
        <w:numPr>
          <w:ilvl w:val="0"/>
          <w:numId w:val="0"/>
        </w:numPr>
        <w:tabs>
          <w:tab w:val="left" w:pos="360"/>
        </w:tabs>
        <w:jc w:val="both"/>
        <w:rPr>
          <w:rFonts w:eastAsia="SimSun"/>
          <w:lang w:val="en-US" w:eastAsia="zh-CN"/>
        </w:rPr>
      </w:pPr>
      <w:bookmarkStart w:id="64" w:name="_Toc7351"/>
      <w:r>
        <w:rPr>
          <w:rFonts w:eastAsia="SimSun" w:hint="eastAsia"/>
          <w:lang w:val="en-US" w:eastAsia="zh-CN"/>
        </w:rPr>
        <w:t>8.2 Deep Learning Computation Efficiency:</w:t>
      </w:r>
      <w:bookmarkEnd w:id="64"/>
      <w:r>
        <w:rPr>
          <w:rFonts w:eastAsia="SimSun" w:hint="eastAsia"/>
          <w:lang w:val="en-US" w:eastAsia="zh-CN"/>
        </w:rPr>
        <w:t xml:space="preserve"> </w:t>
      </w:r>
    </w:p>
    <w:p w14:paraId="5DD4BB75" w14:textId="77777777" w:rsidR="000F4CC3" w:rsidRDefault="000F4CC3" w:rsidP="000F4CC3">
      <w:pPr>
        <w:jc w:val="both"/>
        <w:rPr>
          <w:szCs w:val="21"/>
          <w:lang w:val="en-US" w:eastAsia="zh-CN"/>
        </w:rPr>
      </w:pPr>
      <w:r>
        <w:rPr>
          <w:rFonts w:hint="eastAsia"/>
          <w:szCs w:val="21"/>
          <w:lang w:val="en-US" w:eastAsia="zh-CN"/>
        </w:rPr>
        <w:t xml:space="preserve">The deep learning computation efficiency can be evaluated by the computation Task Per </w:t>
      </w:r>
      <w:proofErr w:type="gramStart"/>
      <w:r>
        <w:rPr>
          <w:rFonts w:hint="eastAsia"/>
          <w:szCs w:val="21"/>
          <w:lang w:val="en-US" w:eastAsia="zh-CN"/>
        </w:rPr>
        <w:t>Energy(</w:t>
      </w:r>
      <w:proofErr w:type="gramEnd"/>
      <w:r>
        <w:rPr>
          <w:rFonts w:hint="eastAsia"/>
          <w:szCs w:val="21"/>
          <w:lang w:val="en-US" w:eastAsia="zh-CN"/>
        </w:rPr>
        <w:t>CTPE).</w:t>
      </w:r>
    </w:p>
    <w:p w14:paraId="45286AE5" w14:textId="77777777" w:rsidR="000F4CC3" w:rsidRDefault="000F4CC3" w:rsidP="000F4CC3">
      <w:pPr>
        <w:jc w:val="center"/>
        <w:rPr>
          <w:lang w:val="en-US" w:eastAsia="zh-CN"/>
        </w:rPr>
      </w:pPr>
      <m:oMath>
        <m:r>
          <m:rPr>
            <m:sty m:val="p"/>
          </m:rPr>
          <w:rPr>
            <w:rFonts w:ascii="Cambria Math" w:hAnsi="Cambria Math"/>
            <w:szCs w:val="21"/>
            <w:lang w:val="en-US" w:eastAsia="zh-CN"/>
          </w:rPr>
          <m:t>CTPE</m:t>
        </m:r>
        <m:r>
          <m:rPr>
            <m:sty m:val="p"/>
          </m:rPr>
          <w:rPr>
            <w:rFonts w:ascii="Cambria Math" w:hAnsi="Cambria Math"/>
            <w:szCs w:val="21"/>
          </w:rPr>
          <m:t>=</m:t>
        </m:r>
      </m:oMath>
      <w:r>
        <w:rPr>
          <w:lang w:val="en-US" w:eastAsia="zh-CN"/>
        </w:rPr>
        <w:t xml:space="preserve">Computing </w:t>
      </w:r>
      <w:r>
        <w:rPr>
          <w:rFonts w:hint="eastAsia"/>
          <w:lang w:val="en-US" w:eastAsia="zh-CN"/>
        </w:rPr>
        <w:t>T</w:t>
      </w:r>
      <w:r>
        <w:rPr>
          <w:lang w:val="en-US" w:eastAsia="zh-CN"/>
        </w:rPr>
        <w:t xml:space="preserve">ask </w:t>
      </w:r>
      <w:r>
        <w:rPr>
          <w:rFonts w:hint="eastAsia"/>
          <w:lang w:val="en-US" w:eastAsia="zh-CN"/>
        </w:rPr>
        <w:t>P</w:t>
      </w:r>
      <w:r>
        <w:rPr>
          <w:lang w:val="en-US" w:eastAsia="zh-CN"/>
        </w:rPr>
        <w:t>erformance/</w:t>
      </w:r>
      <w:r>
        <w:rPr>
          <w:rFonts w:hint="eastAsia"/>
          <w:lang w:val="en-US" w:eastAsia="zh-CN"/>
        </w:rPr>
        <w:t xml:space="preserve"> Computation energy</w:t>
      </w:r>
      <w:r>
        <w:rPr>
          <w:lang w:val="en-US" w:eastAsia="zh-CN"/>
        </w:rPr>
        <w:t xml:space="preserve"> consumption</w:t>
      </w:r>
    </w:p>
    <w:p w14:paraId="3A99A28B" w14:textId="77777777" w:rsidR="000F4CC3" w:rsidRDefault="000F4CC3" w:rsidP="000F4CC3">
      <w:pPr>
        <w:jc w:val="both"/>
        <w:rPr>
          <w:lang w:val="en-US" w:eastAsia="zh-CN"/>
        </w:rPr>
      </w:pPr>
      <w:r>
        <w:rPr>
          <w:rFonts w:hint="eastAsia"/>
          <w:lang w:val="en-US" w:eastAsia="zh-CN"/>
        </w:rPr>
        <w:t xml:space="preserve">The </w:t>
      </w:r>
      <w:r>
        <w:rPr>
          <w:lang w:val="en-US" w:eastAsia="zh-CN"/>
        </w:rPr>
        <w:t>computing task performance refers to the amount of computing required to execute AI computing tasks, such as the number of images processed during ResNet-50 image classification</w:t>
      </w:r>
      <w:r>
        <w:rPr>
          <w:rFonts w:hint="eastAsia"/>
          <w:lang w:val="en-US" w:eastAsia="zh-CN"/>
        </w:rPr>
        <w:t>.</w:t>
      </w:r>
    </w:p>
    <w:p w14:paraId="32FD6FAF" w14:textId="77777777" w:rsidR="000F4CC3" w:rsidRDefault="000F4CC3" w:rsidP="000F4CC3">
      <w:pPr>
        <w:jc w:val="both"/>
        <w:rPr>
          <w:rFonts w:eastAsia="SimSun"/>
          <w:lang w:val="en-US" w:eastAsia="zh-CN"/>
        </w:rPr>
      </w:pPr>
      <w:r>
        <w:rPr>
          <w:lang w:val="en-US" w:eastAsia="zh-CN"/>
        </w:rPr>
        <w:t xml:space="preserve"> </w:t>
      </w:r>
      <w:r>
        <w:rPr>
          <w:rFonts w:hint="eastAsia"/>
          <w:lang w:val="en-US" w:eastAsia="zh-CN"/>
        </w:rPr>
        <w:t xml:space="preserve">The computation </w:t>
      </w:r>
      <w:r>
        <w:rPr>
          <w:lang w:val="en-US" w:eastAsia="zh-CN"/>
        </w:rPr>
        <w:t xml:space="preserve">power consumption refers to the </w:t>
      </w:r>
      <w:r>
        <w:rPr>
          <w:rFonts w:hint="eastAsia"/>
          <w:lang w:val="en-US" w:eastAsia="zh-CN"/>
        </w:rPr>
        <w:t xml:space="preserve">total </w:t>
      </w:r>
      <w:r>
        <w:rPr>
          <w:lang w:val="en-US" w:eastAsia="zh-CN"/>
        </w:rPr>
        <w:t>energy consumed during the execution of computing tasks.</w:t>
      </w:r>
    </w:p>
    <w:p w14:paraId="3FB26776" w14:textId="77777777" w:rsidR="000F4CC3" w:rsidRDefault="000F4CC3" w:rsidP="00767B5A">
      <w:pPr>
        <w:pStyle w:val="Heading2"/>
        <w:numPr>
          <w:ilvl w:val="0"/>
          <w:numId w:val="0"/>
        </w:numPr>
        <w:tabs>
          <w:tab w:val="left" w:pos="360"/>
        </w:tabs>
        <w:jc w:val="both"/>
        <w:rPr>
          <w:rFonts w:eastAsia="SimSun"/>
          <w:lang w:val="en-US" w:eastAsia="zh-CN"/>
        </w:rPr>
      </w:pPr>
      <w:bookmarkStart w:id="65" w:name="_Toc10227"/>
      <w:r>
        <w:rPr>
          <w:rFonts w:eastAsia="SimSun" w:hint="eastAsia"/>
          <w:lang w:val="en-US" w:eastAsia="zh-CN"/>
        </w:rPr>
        <w:t>8.3 Other Computation Efficiency Metrics in Multiple Dimensions</w:t>
      </w:r>
      <w:bookmarkEnd w:id="65"/>
    </w:p>
    <w:p w14:paraId="3A38005F" w14:textId="77777777" w:rsidR="000F4CC3" w:rsidRDefault="000F4CC3" w:rsidP="000F4CC3">
      <w:pPr>
        <w:jc w:val="both"/>
        <w:rPr>
          <w:szCs w:val="21"/>
          <w:lang w:val="en-US" w:eastAsia="zh-CN"/>
        </w:rPr>
      </w:pPr>
      <w:r>
        <w:rPr>
          <w:szCs w:val="21"/>
        </w:rPr>
        <w:t xml:space="preserve">The </w:t>
      </w:r>
      <w:r>
        <w:rPr>
          <w:rFonts w:hint="eastAsia"/>
          <w:szCs w:val="21"/>
          <w:lang w:val="en-US" w:eastAsia="zh-CN"/>
        </w:rPr>
        <w:t>computation</w:t>
      </w:r>
      <w:r>
        <w:rPr>
          <w:szCs w:val="21"/>
        </w:rPr>
        <w:t xml:space="preserve"> </w:t>
      </w:r>
      <w:r>
        <w:rPr>
          <w:rFonts w:hint="eastAsia"/>
          <w:szCs w:val="21"/>
          <w:lang w:val="en-US" w:eastAsia="zh-CN"/>
        </w:rPr>
        <w:t>consumption</w:t>
      </w:r>
      <w:r>
        <w:rPr>
          <w:szCs w:val="21"/>
        </w:rPr>
        <w:t xml:space="preserve"> can be defined in </w:t>
      </w:r>
      <w:r>
        <w:rPr>
          <w:rFonts w:hint="eastAsia"/>
          <w:szCs w:val="21"/>
          <w:lang w:val="en-US" w:eastAsia="zh-CN"/>
        </w:rPr>
        <w:t>multiple</w:t>
      </w:r>
      <w:r>
        <w:rPr>
          <w:szCs w:val="21"/>
        </w:rPr>
        <w:t xml:space="preserve"> </w:t>
      </w:r>
      <w:r>
        <w:rPr>
          <w:rFonts w:hint="eastAsia"/>
          <w:szCs w:val="21"/>
        </w:rPr>
        <w:t>dimensions</w:t>
      </w:r>
      <w:r>
        <w:rPr>
          <w:szCs w:val="21"/>
        </w:rPr>
        <w:t>, and the following sections will give the definitions of different scenarios in detail.</w:t>
      </w:r>
    </w:p>
    <w:p w14:paraId="11730293" w14:textId="77777777" w:rsidR="000F4CC3" w:rsidRDefault="000F4CC3" w:rsidP="00767B5A">
      <w:pPr>
        <w:pStyle w:val="Heading2"/>
        <w:numPr>
          <w:ilvl w:val="0"/>
          <w:numId w:val="0"/>
        </w:numPr>
        <w:tabs>
          <w:tab w:val="left" w:pos="360"/>
        </w:tabs>
        <w:jc w:val="both"/>
        <w:rPr>
          <w:rFonts w:eastAsia="SimSun"/>
          <w:lang w:val="en-US" w:eastAsia="zh-CN"/>
        </w:rPr>
      </w:pPr>
      <w:bookmarkStart w:id="66" w:name="_Toc12566"/>
      <w:r>
        <w:rPr>
          <w:rFonts w:eastAsia="SimSun" w:hint="eastAsia"/>
          <w:lang w:val="en-US" w:eastAsia="zh-CN"/>
        </w:rPr>
        <w:t>8.3.1 Measuring Computation Efficiency through Computing Power Scale</w:t>
      </w:r>
      <w:bookmarkEnd w:id="66"/>
    </w:p>
    <w:p w14:paraId="04366E83" w14:textId="77777777" w:rsidR="000F4CC3" w:rsidRDefault="000F4CC3" w:rsidP="000F4CC3">
      <w:pPr>
        <w:jc w:val="both"/>
        <w:rPr>
          <w:rFonts w:ascii="Segoe UI" w:eastAsia="Segoe UI" w:hAnsi="Segoe UI" w:cs="Segoe UI"/>
          <w:color w:val="333333"/>
          <w:sz w:val="16"/>
          <w:szCs w:val="16"/>
          <w:shd w:val="clear" w:color="auto" w:fill="EEEEEE"/>
        </w:rPr>
      </w:pPr>
      <w:r>
        <w:rPr>
          <w:rFonts w:hint="eastAsia"/>
          <w:szCs w:val="21"/>
          <w:lang w:val="en-US" w:eastAsia="zh-CN"/>
        </w:rPr>
        <w:t>Measuring energy efficiency through the computing power scale offers a quantitative measurement that aligns with the computational complexity of AI models. FLOPs, representing Floating Point Operations Per Second, serve as a metric for computing power during both training and inference phases, reflecting the algorithm or model's complexity and computational demands. A higher FLOPs value typically signifies a greater need for floating-point operations, indicating a higher requirement for computational resources. Integrating FLOPs into computation efficiency metrics enables a more comprehensive evaluation of deep learning model computation consumption, allowing for comparisons across various models and streamlining optimization endeavors for enhanced the total energy efficiency.</w:t>
      </w:r>
    </w:p>
    <w:p w14:paraId="373A5867" w14:textId="77777777" w:rsidR="000F4CC3" w:rsidRDefault="000F4CC3" w:rsidP="00767B5A">
      <w:pPr>
        <w:pStyle w:val="Heading2"/>
        <w:numPr>
          <w:ilvl w:val="0"/>
          <w:numId w:val="0"/>
        </w:numPr>
        <w:tabs>
          <w:tab w:val="left" w:pos="360"/>
        </w:tabs>
        <w:jc w:val="both"/>
        <w:rPr>
          <w:rFonts w:eastAsia="SimSun"/>
          <w:lang w:val="en-US" w:eastAsia="zh-CN"/>
        </w:rPr>
      </w:pPr>
      <w:bookmarkStart w:id="67" w:name="_Toc11926"/>
      <w:r>
        <w:rPr>
          <w:rFonts w:eastAsia="SimSun" w:hint="eastAsia"/>
          <w:lang w:val="en-US" w:eastAsia="zh-CN"/>
        </w:rPr>
        <w:t xml:space="preserve">8.3.2 Measuring </w:t>
      </w:r>
      <w:proofErr w:type="gramStart"/>
      <w:r>
        <w:rPr>
          <w:rFonts w:eastAsia="SimSun" w:hint="eastAsia"/>
          <w:lang w:val="en-US" w:eastAsia="zh-CN"/>
        </w:rPr>
        <w:t>Computation  Efficiency</w:t>
      </w:r>
      <w:proofErr w:type="gramEnd"/>
      <w:r>
        <w:rPr>
          <w:rFonts w:eastAsia="SimSun" w:hint="eastAsia"/>
          <w:lang w:val="en-US" w:eastAsia="zh-CN"/>
        </w:rPr>
        <w:t xml:space="preserve"> through Deep Leaning Model Parameters</w:t>
      </w:r>
      <w:bookmarkEnd w:id="67"/>
    </w:p>
    <w:p w14:paraId="545E45D4" w14:textId="77777777" w:rsidR="000F4CC3" w:rsidRDefault="000F4CC3" w:rsidP="000F4CC3">
      <w:pPr>
        <w:jc w:val="both"/>
        <w:rPr>
          <w:szCs w:val="21"/>
          <w:lang w:val="en-US" w:eastAsia="zh-CN"/>
        </w:rPr>
      </w:pPr>
      <w:r>
        <w:rPr>
          <w:rFonts w:hint="eastAsia"/>
          <w:szCs w:val="21"/>
          <w:lang w:val="en-US" w:eastAsia="zh-CN"/>
        </w:rPr>
        <w:t>Measuring the computational efficiency of an AI model involves considering various factors such as the volume of model parameters, batch size, and number of layers.</w:t>
      </w:r>
    </w:p>
    <w:p w14:paraId="3FA9AAC3" w14:textId="77777777" w:rsidR="000F4CC3" w:rsidRDefault="000F4CC3" w:rsidP="000F4CC3">
      <w:pPr>
        <w:jc w:val="both"/>
        <w:rPr>
          <w:szCs w:val="21"/>
          <w:lang w:val="en-US" w:eastAsia="zh-CN"/>
        </w:rPr>
      </w:pPr>
      <w:r>
        <w:rPr>
          <w:rFonts w:hint="eastAsia"/>
          <w:szCs w:val="21"/>
          <w:lang w:val="en-US" w:eastAsia="zh-CN"/>
        </w:rPr>
        <w:lastRenderedPageBreak/>
        <w:t>Model Parameters Volume</w:t>
      </w:r>
      <w:r>
        <w:rPr>
          <w:szCs w:val="21"/>
          <w:lang w:val="en-US" w:eastAsia="zh-CN"/>
        </w:rPr>
        <w:t>: The total number of parameters in the model impacts the computational complexity and memory requirements during both training and inference.</w:t>
      </w:r>
    </w:p>
    <w:p w14:paraId="6B08BF06" w14:textId="77777777" w:rsidR="000F4CC3" w:rsidRDefault="000F4CC3" w:rsidP="000F4CC3">
      <w:pPr>
        <w:jc w:val="both"/>
        <w:rPr>
          <w:szCs w:val="21"/>
          <w:lang w:val="en-US" w:eastAsia="zh-CN"/>
        </w:rPr>
      </w:pPr>
      <w:r>
        <w:rPr>
          <w:szCs w:val="21"/>
          <w:lang w:val="en-US" w:eastAsia="zh-CN"/>
        </w:rPr>
        <w:t>Batch Size: The batch size determines the number of samples processed simultaneously during training. It affects the utilization of computational resources such as GPUs and memory.</w:t>
      </w:r>
    </w:p>
    <w:p w14:paraId="49952E42" w14:textId="77777777" w:rsidR="000F4CC3" w:rsidRDefault="000F4CC3" w:rsidP="000F4CC3">
      <w:pPr>
        <w:jc w:val="both"/>
        <w:rPr>
          <w:szCs w:val="21"/>
          <w:lang w:val="en-US" w:eastAsia="zh-CN"/>
        </w:rPr>
      </w:pPr>
      <w:r>
        <w:rPr>
          <w:szCs w:val="21"/>
          <w:lang w:val="en-US" w:eastAsia="zh-CN"/>
        </w:rPr>
        <w:t>Number of Layers: The depth of the model, indicated by the number of layers, influences the computational workload. Deeper models generally require more computations.</w:t>
      </w:r>
    </w:p>
    <w:p w14:paraId="7B1C7529" w14:textId="0292DB3D" w:rsidR="000F4CC3" w:rsidRDefault="000F4CC3" w:rsidP="000F4CC3">
      <w:pPr>
        <w:jc w:val="both"/>
        <w:rPr>
          <w:szCs w:val="21"/>
          <w:lang w:val="en-US" w:eastAsia="zh-CN"/>
        </w:rPr>
      </w:pPr>
      <w:r>
        <w:rPr>
          <w:szCs w:val="21"/>
          <w:lang w:val="en-US" w:eastAsia="zh-CN"/>
        </w:rPr>
        <w:t>By analyzing these factors, we can assess the computational efficiency of an AI model. Models with fewer parameters, optimized batch sizes, and efficient layer configurations tend to be more computationally efficient, requiring fewer resources to achieve comparable performance.</w:t>
      </w:r>
    </w:p>
    <w:p w14:paraId="0DC7A846" w14:textId="48076F1F" w:rsidR="000F4CC3" w:rsidRDefault="000F4CC3" w:rsidP="00767B5A">
      <w:pPr>
        <w:pStyle w:val="Heading2"/>
        <w:numPr>
          <w:ilvl w:val="0"/>
          <w:numId w:val="0"/>
        </w:numPr>
        <w:tabs>
          <w:tab w:val="left" w:pos="360"/>
        </w:tabs>
        <w:jc w:val="both"/>
        <w:rPr>
          <w:rFonts w:eastAsia="SimSun"/>
          <w:lang w:val="en-US" w:eastAsia="zh-CN"/>
        </w:rPr>
      </w:pPr>
      <w:bookmarkStart w:id="68" w:name="_Toc24330"/>
      <w:r>
        <w:rPr>
          <w:rFonts w:eastAsia="SimSun" w:hint="eastAsia"/>
          <w:lang w:val="en-US" w:eastAsia="zh-CN"/>
        </w:rPr>
        <w:t>8.3.3 Measuring Computation Efficiency through Task Duration</w:t>
      </w:r>
      <w:bookmarkEnd w:id="68"/>
    </w:p>
    <w:p w14:paraId="3F8F3B01" w14:textId="77777777" w:rsidR="000F4CC3" w:rsidRDefault="000F4CC3" w:rsidP="000F4CC3">
      <w:pPr>
        <w:jc w:val="both"/>
        <w:rPr>
          <w:i/>
          <w:iCs/>
          <w:color w:val="7F7F7F" w:themeColor="text1" w:themeTint="80"/>
          <w:szCs w:val="21"/>
          <w:lang w:val="en-US" w:eastAsia="zh-CN"/>
        </w:rPr>
      </w:pPr>
      <w:r>
        <w:rPr>
          <w:rFonts w:hint="eastAsia"/>
          <w:szCs w:val="21"/>
          <w:lang w:val="en-US" w:eastAsia="zh-CN"/>
        </w:rPr>
        <w:t>Task during</w:t>
      </w:r>
      <w:r>
        <w:rPr>
          <w:szCs w:val="21"/>
          <w:lang w:val="en-US" w:eastAsia="zh-CN"/>
        </w:rPr>
        <w:t xml:space="preserve"> represents the time required for the procedure</w:t>
      </w:r>
      <w:r>
        <w:rPr>
          <w:rFonts w:hint="eastAsia"/>
          <w:szCs w:val="21"/>
          <w:lang w:val="en-US" w:eastAsia="zh-CN"/>
        </w:rPr>
        <w:t xml:space="preserve"> </w:t>
      </w:r>
      <w:r>
        <w:rPr>
          <w:szCs w:val="21"/>
          <w:lang w:val="en-US" w:eastAsia="zh-CN"/>
        </w:rPr>
        <w:t xml:space="preserve">to </w:t>
      </w:r>
      <w:r>
        <w:rPr>
          <w:rFonts w:hint="eastAsia"/>
          <w:szCs w:val="21"/>
          <w:lang w:val="en-US" w:eastAsia="zh-CN"/>
        </w:rPr>
        <w:t>gain the</w:t>
      </w:r>
      <w:r>
        <w:rPr>
          <w:szCs w:val="21"/>
          <w:lang w:val="en-US" w:eastAsia="zh-CN"/>
        </w:rPr>
        <w:t xml:space="preserve"> target </w:t>
      </w:r>
      <w:r>
        <w:rPr>
          <w:rFonts w:hint="eastAsia"/>
          <w:szCs w:val="21"/>
          <w:lang w:val="en-US" w:eastAsia="zh-CN"/>
        </w:rPr>
        <w:t xml:space="preserve">deep learning computation </w:t>
      </w:r>
      <w:r>
        <w:rPr>
          <w:szCs w:val="21"/>
          <w:lang w:val="en-US" w:eastAsia="zh-CN"/>
        </w:rPr>
        <w:t>accuracy.</w:t>
      </w:r>
      <w:r>
        <w:rPr>
          <w:rFonts w:hint="eastAsia"/>
          <w:szCs w:val="21"/>
          <w:lang w:val="en-US" w:eastAsia="zh-CN"/>
        </w:rPr>
        <w:t xml:space="preserve"> </w:t>
      </w:r>
    </w:p>
    <w:p w14:paraId="74D76A54" w14:textId="550D37B5" w:rsidR="000F4CC3" w:rsidRDefault="000F4CC3" w:rsidP="000F4CC3">
      <w:pPr>
        <w:jc w:val="both"/>
        <w:rPr>
          <w:i/>
          <w:iCs/>
          <w:color w:val="7F7F7F" w:themeColor="text1" w:themeTint="80"/>
          <w:szCs w:val="21"/>
          <w:lang w:val="en-US" w:eastAsia="zh-CN"/>
        </w:rPr>
      </w:pPr>
      <w:r>
        <w:rPr>
          <w:rFonts w:hint="eastAsia"/>
          <w:i/>
          <w:iCs/>
          <w:color w:val="7F7F7F" w:themeColor="text1" w:themeTint="80"/>
          <w:szCs w:val="21"/>
          <w:lang w:val="en-US" w:eastAsia="zh-CN"/>
        </w:rPr>
        <w:t>To be refined later</w:t>
      </w:r>
    </w:p>
    <w:p w14:paraId="071717F9" w14:textId="5A52AB1E" w:rsidR="000F4CC3" w:rsidRDefault="000F4CC3" w:rsidP="00767B5A">
      <w:pPr>
        <w:pStyle w:val="Heading2"/>
        <w:numPr>
          <w:ilvl w:val="0"/>
          <w:numId w:val="0"/>
        </w:numPr>
        <w:tabs>
          <w:tab w:val="left" w:pos="360"/>
        </w:tabs>
        <w:jc w:val="both"/>
        <w:rPr>
          <w:rFonts w:eastAsia="SimSun"/>
          <w:lang w:val="en-US" w:eastAsia="zh-CN"/>
        </w:rPr>
      </w:pPr>
      <w:bookmarkStart w:id="69" w:name="_Toc14274"/>
      <w:r>
        <w:rPr>
          <w:rFonts w:eastAsia="SimSun" w:hint="eastAsia"/>
          <w:lang w:val="en-US" w:eastAsia="zh-CN"/>
        </w:rPr>
        <w:t>8.3.4 Measuring Computation Efficiency through Training Data volume</w:t>
      </w:r>
      <w:bookmarkEnd w:id="69"/>
    </w:p>
    <w:p w14:paraId="44BD19B8" w14:textId="77777777" w:rsidR="002F71FC" w:rsidRDefault="002F71FC" w:rsidP="000F4CC3">
      <w:pPr>
        <w:jc w:val="both"/>
        <w:rPr>
          <w:i/>
          <w:iCs/>
          <w:color w:val="7F7F7F" w:themeColor="text1" w:themeTint="80"/>
          <w:szCs w:val="21"/>
          <w:lang w:val="en-US" w:eastAsia="zh-CN"/>
        </w:rPr>
      </w:pPr>
    </w:p>
    <w:p w14:paraId="1BFF5DE3" w14:textId="585EB7C6" w:rsidR="000F4CC3" w:rsidRDefault="000F4CC3" w:rsidP="000F4CC3">
      <w:pPr>
        <w:jc w:val="both"/>
        <w:rPr>
          <w:i/>
          <w:iCs/>
          <w:color w:val="7F7F7F" w:themeColor="text1" w:themeTint="80"/>
          <w:szCs w:val="21"/>
          <w:lang w:val="en-US" w:eastAsia="zh-CN"/>
        </w:rPr>
      </w:pPr>
      <w:r>
        <w:rPr>
          <w:rFonts w:hint="eastAsia"/>
          <w:i/>
          <w:iCs/>
          <w:color w:val="7F7F7F" w:themeColor="text1" w:themeTint="80"/>
          <w:szCs w:val="21"/>
          <w:lang w:val="en-US" w:eastAsia="zh-CN"/>
        </w:rPr>
        <w:t>To be refined later</w:t>
      </w:r>
    </w:p>
    <w:p w14:paraId="4538BE84" w14:textId="77777777" w:rsidR="00DC2738" w:rsidRDefault="00DC2738" w:rsidP="007E53AD">
      <w:pPr>
        <w:pStyle w:val="Title"/>
        <w:jc w:val="both"/>
        <w:rPr>
          <w:ins w:id="70" w:author="Vineet Malikk" w:date="2025-06-05T16:56:00Z" w16du:dateUtc="2025-06-05T11:26:00Z"/>
          <w:rFonts w:ascii="Times New Roman" w:eastAsiaTheme="minorEastAsia" w:hAnsi="Times New Roman" w:cs="Times New Roman"/>
          <w:b/>
          <w:bCs/>
          <w:spacing w:val="0"/>
          <w:kern w:val="32"/>
          <w:sz w:val="24"/>
          <w:szCs w:val="24"/>
          <w:lang w:val="en-US" w:eastAsia="zh-CN"/>
        </w:rPr>
      </w:pPr>
      <w:bookmarkStart w:id="71" w:name="_Toc146"/>
    </w:p>
    <w:p w14:paraId="252FDDB8" w14:textId="4F95E9D7" w:rsidR="007E53AD" w:rsidRPr="00716C89" w:rsidRDefault="007E53AD" w:rsidP="007E53AD">
      <w:pPr>
        <w:pStyle w:val="Title"/>
        <w:jc w:val="both"/>
        <w:rPr>
          <w:ins w:id="72" w:author="Vineet Malikk" w:date="2025-06-05T16:56:00Z" w16du:dateUtc="2025-06-05T11:26:00Z"/>
          <w:rFonts w:ascii="Times New Roman" w:eastAsiaTheme="minorEastAsia" w:hAnsi="Times New Roman" w:cs="Times New Roman"/>
          <w:b/>
          <w:bCs/>
          <w:spacing w:val="0"/>
          <w:kern w:val="32"/>
          <w:sz w:val="24"/>
          <w:szCs w:val="24"/>
          <w:lang w:val="en-US" w:eastAsia="zh-CN"/>
        </w:rPr>
      </w:pPr>
      <w:ins w:id="73" w:author="Vineet Malikk" w:date="2025-06-05T16:56:00Z" w16du:dateUtc="2025-06-05T11:26:00Z">
        <w:r w:rsidRPr="00716C89">
          <w:rPr>
            <w:rFonts w:ascii="Times New Roman" w:eastAsiaTheme="minorEastAsia" w:hAnsi="Times New Roman" w:cs="Times New Roman"/>
            <w:b/>
            <w:bCs/>
            <w:spacing w:val="0"/>
            <w:kern w:val="32"/>
            <w:sz w:val="24"/>
            <w:szCs w:val="24"/>
            <w:lang w:val="en-US" w:eastAsia="zh-CN"/>
          </w:rPr>
          <w:t>8.3.5 Sustainability-Aware Efficiency Offsets (Proposed Supplement)</w:t>
        </w:r>
      </w:ins>
    </w:p>
    <w:p w14:paraId="3859A19A" w14:textId="77777777" w:rsidR="007E53AD" w:rsidRDefault="007E53AD" w:rsidP="007E53AD">
      <w:pPr>
        <w:jc w:val="both"/>
        <w:rPr>
          <w:ins w:id="74" w:author="Vineet Malikk" w:date="2025-06-05T16:56:00Z" w16du:dateUtc="2025-06-05T11:26:00Z"/>
          <w:b/>
          <w:bCs/>
        </w:rPr>
      </w:pPr>
      <w:ins w:id="75" w:author="Vineet Malikk" w:date="2025-06-05T16:56:00Z" w16du:dateUtc="2025-06-05T11:26:00Z">
        <w:r w:rsidRPr="00716C89">
          <w:t>As AI adoption grows rapidly across sectors, particularly in data- and compute-intensive areas like deep learning, so does the environmental footprint of such systems. Current evaluation methods primarily measure raw computational efficiency (speed, scale, parameter count), but they omit the ecological cost of achieving that performance. This creates a gap: a system might score well on conventional metrics while consuming significant electricity or generating substantial emissions, which is unsustainable in the long term—especially in countries with carbon-intensive grids or limited energy resources.</w:t>
        </w:r>
        <w:r w:rsidRPr="00716C89">
          <w:br/>
        </w:r>
        <w:r w:rsidRPr="00716C89">
          <w:br/>
        </w:r>
        <w:r>
          <w:rPr>
            <w:b/>
            <w:bCs/>
          </w:rPr>
          <w:t>S</w:t>
        </w:r>
        <w:r w:rsidRPr="00F04572">
          <w:rPr>
            <w:b/>
            <w:bCs/>
          </w:rPr>
          <w:t>ustainability-Aware Offsets</w:t>
        </w:r>
      </w:ins>
    </w:p>
    <w:p w14:paraId="61996EE7" w14:textId="77777777" w:rsidR="007E53AD" w:rsidRPr="009C1571" w:rsidRDefault="007E53AD" w:rsidP="007E53AD">
      <w:pPr>
        <w:jc w:val="both"/>
        <w:rPr>
          <w:ins w:id="76" w:author="Vineet Malikk" w:date="2025-06-05T16:56:00Z" w16du:dateUtc="2025-06-05T11:26:00Z"/>
        </w:rPr>
      </w:pPr>
      <w:ins w:id="77" w:author="Vineet Malikk" w:date="2025-06-05T16:56:00Z" w16du:dateUtc="2025-06-05T11:26:00Z">
        <w:r>
          <w:t>There are several reasons for introducing offset, a few of them are listed below:</w:t>
        </w:r>
      </w:ins>
    </w:p>
    <w:p w14:paraId="56408B94" w14:textId="77777777" w:rsidR="007E53AD" w:rsidRPr="00716C89" w:rsidRDefault="007E53AD" w:rsidP="007E53AD">
      <w:pPr>
        <w:rPr>
          <w:ins w:id="78" w:author="Vineet Malikk" w:date="2025-06-05T16:56:00Z" w16du:dateUtc="2025-06-05T11:26:00Z"/>
        </w:rPr>
      </w:pPr>
      <w:ins w:id="79" w:author="Vineet Malikk" w:date="2025-06-05T16:56:00Z" w16du:dateUtc="2025-06-05T11:26:00Z">
        <w:r w:rsidRPr="00716C89">
          <w:t>1. Environmental Responsibility: Large-scale models can emit CO₂ equivalent to hundreds of flights; without offsets, efficiency rankings ignore this cost.</w:t>
        </w:r>
        <w:r w:rsidRPr="00716C89">
          <w:br/>
          <w:t xml:space="preserve">2. Fair Benchmarking: Comparing two models without considering their energy use can </w:t>
        </w:r>
        <w:proofErr w:type="spellStart"/>
        <w:r w:rsidRPr="00716C89">
          <w:t>favor</w:t>
        </w:r>
        <w:proofErr w:type="spellEnd"/>
        <w:r w:rsidRPr="00716C89">
          <w:t xml:space="preserve"> high-power, high-emission systems even when greener alternatives exist.</w:t>
        </w:r>
        <w:r w:rsidRPr="00716C89">
          <w:br/>
          <w:t>3. Informed Trade-offs: Offsets reveal when marginal accuracy gains come at disproportionately high environmental costs.</w:t>
        </w:r>
        <w:r w:rsidRPr="00716C89">
          <w:br/>
        </w:r>
        <w:r>
          <w:t>4</w:t>
        </w:r>
        <w:r w:rsidRPr="00716C89">
          <w:t>. Equity &amp; Accessibility: Sustainable models are more affordable and feasible in energy-constrained or low-resource regions.</w:t>
        </w:r>
      </w:ins>
    </w:p>
    <w:p w14:paraId="053789AE" w14:textId="77777777" w:rsidR="007E53AD" w:rsidRDefault="007E53AD" w:rsidP="007E53AD">
      <w:pPr>
        <w:rPr>
          <w:ins w:id="80" w:author="Vineet Malikk" w:date="2025-06-05T16:56:00Z" w16du:dateUtc="2025-06-05T11:26:00Z"/>
          <w:b/>
          <w:bCs/>
        </w:rPr>
      </w:pPr>
      <w:ins w:id="81" w:author="Vineet Malikk" w:date="2025-06-05T16:56:00Z" w16du:dateUtc="2025-06-05T11:26:00Z">
        <w:r w:rsidRPr="009C1571">
          <w:rPr>
            <w:b/>
            <w:bCs/>
          </w:rPr>
          <w:t>Integrating Sustainability Offsets into the Efficiency Framework:</w:t>
        </w:r>
      </w:ins>
    </w:p>
    <w:p w14:paraId="3EA994AE" w14:textId="77777777" w:rsidR="007E53AD" w:rsidRPr="009C1571" w:rsidRDefault="007E53AD" w:rsidP="007E53AD">
      <w:pPr>
        <w:rPr>
          <w:ins w:id="82" w:author="Vineet Malikk" w:date="2025-06-05T16:56:00Z" w16du:dateUtc="2025-06-05T11:26:00Z"/>
          <w:b/>
          <w:bCs/>
        </w:rPr>
      </w:pPr>
      <w:ins w:id="83" w:author="Vineet Malikk" w:date="2025-06-05T16:56:00Z" w16du:dateUtc="2025-06-05T11:26:00Z">
        <w:r w:rsidRPr="009C1571">
          <w:br/>
          <w:t>In section 8.3.1</w:t>
        </w:r>
        <w:r>
          <w:t>(</w:t>
        </w:r>
        <w:r>
          <w:rPr>
            <w:rFonts w:eastAsia="SimSun" w:hint="eastAsia"/>
            <w:lang w:val="en-US" w:eastAsia="zh-CN"/>
          </w:rPr>
          <w:t>Measuring Computation Efficiency through Computing Power Scale</w:t>
        </w:r>
        <w:r>
          <w:rPr>
            <w:rFonts w:eastAsia="SimSun"/>
            <w:lang w:val="en-US" w:eastAsia="zh-CN"/>
          </w:rPr>
          <w:t>)</w:t>
        </w:r>
        <w:r w:rsidRPr="009C1571">
          <w:t xml:space="preserve">, the traditional metric is Computing Power Scale, measured in TFLOPs and FLOPs/Watt, and the </w:t>
        </w:r>
        <w:r w:rsidRPr="009C1571">
          <w:rPr>
            <w:b/>
            <w:bCs/>
          </w:rPr>
          <w:t>sustainability offset</w:t>
        </w:r>
        <w:r w:rsidRPr="009C1571">
          <w:t xml:space="preserve"> (supplemental) includes CO₂ emissions per TFLOP, PUE (Power Usage Effectiveness), and Renewable energy share. The offset improves the framework by encouraging use of efficient hardware and green data </w:t>
        </w:r>
        <w:proofErr w:type="spellStart"/>
        <w:r w:rsidRPr="009C1571">
          <w:t>centers</w:t>
        </w:r>
        <w:proofErr w:type="spellEnd"/>
        <w:r w:rsidRPr="009C1571">
          <w:t>; adds climate accountability.</w:t>
        </w:r>
        <w:r w:rsidRPr="009C1571">
          <w:br/>
        </w:r>
      </w:ins>
    </w:p>
    <w:p w14:paraId="0AB9A118" w14:textId="77777777" w:rsidR="007E53AD" w:rsidRPr="008A43E8" w:rsidRDefault="007E53AD" w:rsidP="007E53AD">
      <w:pPr>
        <w:pStyle w:val="Heading2"/>
        <w:numPr>
          <w:ilvl w:val="0"/>
          <w:numId w:val="0"/>
        </w:numPr>
        <w:tabs>
          <w:tab w:val="left" w:pos="360"/>
        </w:tabs>
        <w:jc w:val="both"/>
        <w:rPr>
          <w:ins w:id="84" w:author="Vineet Malikk" w:date="2025-06-05T16:56:00Z" w16du:dateUtc="2025-06-05T11:26:00Z"/>
          <w:rFonts w:eastAsia="SimSun"/>
          <w:b w:val="0"/>
          <w:bCs w:val="0"/>
          <w:lang w:val="en-US" w:eastAsia="zh-CN"/>
        </w:rPr>
      </w:pPr>
      <w:ins w:id="85" w:author="Vineet Malikk" w:date="2025-06-05T16:56:00Z" w16du:dateUtc="2025-06-05T11:26:00Z">
        <w:r w:rsidRPr="008A43E8">
          <w:rPr>
            <w:b w:val="0"/>
            <w:bCs w:val="0"/>
          </w:rPr>
          <w:lastRenderedPageBreak/>
          <w:t>In section 8.3.2(</w:t>
        </w:r>
        <w:r w:rsidRPr="008A43E8">
          <w:rPr>
            <w:rFonts w:eastAsia="SimSun" w:hint="eastAsia"/>
            <w:b w:val="0"/>
            <w:bCs w:val="0"/>
            <w:lang w:val="en-US" w:eastAsia="zh-CN"/>
          </w:rPr>
          <w:t xml:space="preserve">Measuring </w:t>
        </w:r>
        <w:proofErr w:type="gramStart"/>
        <w:r w:rsidRPr="008A43E8">
          <w:rPr>
            <w:rFonts w:eastAsia="SimSun" w:hint="eastAsia"/>
            <w:b w:val="0"/>
            <w:bCs w:val="0"/>
            <w:lang w:val="en-US" w:eastAsia="zh-CN"/>
          </w:rPr>
          <w:t>Computation  Efficiency</w:t>
        </w:r>
        <w:proofErr w:type="gramEnd"/>
        <w:r w:rsidRPr="008A43E8">
          <w:rPr>
            <w:rFonts w:eastAsia="SimSun" w:hint="eastAsia"/>
            <w:b w:val="0"/>
            <w:bCs w:val="0"/>
            <w:lang w:val="en-US" w:eastAsia="zh-CN"/>
          </w:rPr>
          <w:t xml:space="preserve"> through Deep Leaning Model Parameters</w:t>
        </w:r>
      </w:ins>
    </w:p>
    <w:p w14:paraId="0E65CCF2" w14:textId="77777777" w:rsidR="007E53AD" w:rsidRDefault="007E53AD" w:rsidP="007E53AD">
      <w:pPr>
        <w:rPr>
          <w:ins w:id="86" w:author="Vineet Malikk" w:date="2025-06-05T16:56:00Z" w16du:dateUtc="2025-06-05T11:26:00Z"/>
        </w:rPr>
      </w:pPr>
      <w:ins w:id="87" w:author="Vineet Malikk" w:date="2025-06-05T16:56:00Z" w16du:dateUtc="2025-06-05T11:26:00Z">
        <w:r>
          <w:t>)</w:t>
        </w:r>
        <w:r w:rsidRPr="009C1571">
          <w:t xml:space="preserve">, the traditional metric is Model Parameters, measured by parameter count and model size, and the </w:t>
        </w:r>
        <w:r w:rsidRPr="009C1571">
          <w:rPr>
            <w:b/>
            <w:bCs/>
          </w:rPr>
          <w:t>sustainability offset</w:t>
        </w:r>
        <w:r w:rsidRPr="009C1571">
          <w:t xml:space="preserve"> includes energy (kWh) per million parameters and emissions during training. This promotes parameter-efficient architectures; discourages unnecessary model bloat.</w:t>
        </w:r>
        <w:r w:rsidRPr="009C1571">
          <w:br/>
        </w:r>
      </w:ins>
    </w:p>
    <w:p w14:paraId="72740E5E" w14:textId="77777777" w:rsidR="007E53AD" w:rsidRPr="008A43E8" w:rsidRDefault="007E53AD" w:rsidP="007E53AD">
      <w:pPr>
        <w:pStyle w:val="Heading2"/>
        <w:numPr>
          <w:ilvl w:val="0"/>
          <w:numId w:val="0"/>
        </w:numPr>
        <w:tabs>
          <w:tab w:val="left" w:pos="360"/>
        </w:tabs>
        <w:jc w:val="both"/>
        <w:rPr>
          <w:ins w:id="88" w:author="Vineet Malikk" w:date="2025-06-05T16:56:00Z" w16du:dateUtc="2025-06-05T11:26:00Z"/>
          <w:rFonts w:eastAsia="SimSun"/>
          <w:lang w:val="en-US" w:eastAsia="zh-CN"/>
        </w:rPr>
      </w:pPr>
      <w:ins w:id="89" w:author="Vineet Malikk" w:date="2025-06-05T16:56:00Z" w16du:dateUtc="2025-06-05T11:26:00Z">
        <w:r w:rsidRPr="008A43E8">
          <w:rPr>
            <w:b w:val="0"/>
            <w:bCs w:val="0"/>
          </w:rPr>
          <w:t>In section 8.3.3</w:t>
        </w:r>
        <w:r w:rsidRPr="008A43E8">
          <w:rPr>
            <w:rFonts w:eastAsia="SimSun" w:hint="eastAsia"/>
            <w:b w:val="0"/>
            <w:bCs w:val="0"/>
            <w:lang w:val="en-US" w:eastAsia="zh-CN"/>
          </w:rPr>
          <w:t xml:space="preserve"> </w:t>
        </w:r>
        <w:r w:rsidRPr="008A43E8">
          <w:rPr>
            <w:rFonts w:eastAsia="SimSun"/>
            <w:b w:val="0"/>
            <w:bCs w:val="0"/>
            <w:lang w:val="en-US" w:eastAsia="zh-CN"/>
          </w:rPr>
          <w:t>(</w:t>
        </w:r>
        <w:r w:rsidRPr="008A43E8">
          <w:rPr>
            <w:rFonts w:eastAsia="SimSun" w:hint="eastAsia"/>
            <w:b w:val="0"/>
            <w:bCs w:val="0"/>
            <w:lang w:val="en-US" w:eastAsia="zh-CN"/>
          </w:rPr>
          <w:t>Measuring Computation Efficiency through Task Duration</w:t>
        </w:r>
        <w:r w:rsidRPr="008A43E8">
          <w:rPr>
            <w:rFonts w:eastAsia="SimSun"/>
            <w:b w:val="0"/>
            <w:bCs w:val="0"/>
            <w:lang w:val="en-US" w:eastAsia="zh-CN"/>
          </w:rPr>
          <w:t>)</w:t>
        </w:r>
        <w:r w:rsidRPr="008A43E8">
          <w:rPr>
            <w:b w:val="0"/>
            <w:bCs w:val="0"/>
          </w:rPr>
          <w:t>, the traditional metric is Task Duration, measured by total training time and inference latency, and the sustainability offset includes emissions per training hour, peak power draw, and carbon-aware scheduling. This highlights environmental cost of long runtimes; incentivizes time-efficient training</w:t>
        </w:r>
        <w:r w:rsidRPr="009C1571">
          <w:t>.</w:t>
        </w:r>
        <w:r w:rsidRPr="009C1571">
          <w:br/>
        </w:r>
      </w:ins>
    </w:p>
    <w:p w14:paraId="69581DAA" w14:textId="77777777" w:rsidR="007E53AD" w:rsidRPr="008A43E8" w:rsidRDefault="007E53AD" w:rsidP="007E53AD">
      <w:pPr>
        <w:pStyle w:val="Heading2"/>
        <w:numPr>
          <w:ilvl w:val="0"/>
          <w:numId w:val="0"/>
        </w:numPr>
        <w:tabs>
          <w:tab w:val="left" w:pos="360"/>
        </w:tabs>
        <w:jc w:val="both"/>
        <w:rPr>
          <w:ins w:id="90" w:author="Vineet Malikk" w:date="2025-06-05T16:56:00Z" w16du:dateUtc="2025-06-05T11:26:00Z"/>
          <w:rFonts w:eastAsia="SimSun"/>
          <w:b w:val="0"/>
          <w:bCs w:val="0"/>
          <w:lang w:val="en-US" w:eastAsia="zh-CN"/>
        </w:rPr>
      </w:pPr>
      <w:ins w:id="91" w:author="Vineet Malikk" w:date="2025-06-05T16:56:00Z" w16du:dateUtc="2025-06-05T11:26:00Z">
        <w:r w:rsidRPr="008A43E8">
          <w:rPr>
            <w:b w:val="0"/>
            <w:bCs w:val="0"/>
          </w:rPr>
          <w:t>In section 8.3.4(</w:t>
        </w:r>
        <w:r w:rsidRPr="008A43E8">
          <w:rPr>
            <w:rFonts w:eastAsia="SimSun" w:hint="eastAsia"/>
            <w:b w:val="0"/>
            <w:bCs w:val="0"/>
            <w:lang w:val="en-US" w:eastAsia="zh-CN"/>
          </w:rPr>
          <w:t>Measuring Computation Efficiency through Training Data volume</w:t>
        </w:r>
        <w:r w:rsidRPr="008A43E8">
          <w:rPr>
            <w:b w:val="0"/>
            <w:bCs w:val="0"/>
          </w:rPr>
          <w:t>), the traditional metric is Training Data Volume, measured by dataset size (samples/GB), and the sustainability offset includes energy consumed per sample processed and data transmission emissions. This encourages leaner data usage; supports local training for reduced transmission footprint.</w:t>
        </w:r>
      </w:ins>
    </w:p>
    <w:p w14:paraId="7476E3C9" w14:textId="77777777" w:rsidR="007E53AD" w:rsidRDefault="007E53AD" w:rsidP="007E53AD">
      <w:pPr>
        <w:rPr>
          <w:ins w:id="92" w:author="Vineet Malikk" w:date="2025-06-05T16:56:00Z" w16du:dateUtc="2025-06-05T11:26:00Z"/>
        </w:rPr>
      </w:pPr>
    </w:p>
    <w:p w14:paraId="100D9ED8" w14:textId="77777777" w:rsidR="007E53AD" w:rsidRPr="00716C89" w:rsidRDefault="007E53AD" w:rsidP="007E53AD">
      <w:pPr>
        <w:rPr>
          <w:ins w:id="93" w:author="Vineet Malikk" w:date="2025-06-05T16:56:00Z" w16du:dateUtc="2025-06-05T11:26:00Z"/>
        </w:rPr>
      </w:pPr>
      <w:ins w:id="94" w:author="Vineet Malikk" w:date="2025-06-05T16:56:00Z" w16du:dateUtc="2025-06-05T11:26:00Z">
        <w:r w:rsidRPr="00716C89">
          <w:t xml:space="preserve">To calculate and report these </w:t>
        </w:r>
        <w:r>
          <w:t>offsets, developers may use:</w:t>
        </w:r>
        <w:r>
          <w:br/>
        </w:r>
        <w:proofErr w:type="spellStart"/>
        <w:r w:rsidRPr="00716C89">
          <w:t>CodeCarbon</w:t>
        </w:r>
        <w:proofErr w:type="spellEnd"/>
        <w:r w:rsidRPr="00716C89">
          <w:t xml:space="preserve">: Measures CO₂ emissions </w:t>
        </w:r>
        <w:r>
          <w:t>from Python training scripts.</w:t>
        </w:r>
        <w:r>
          <w:br/>
        </w:r>
        <w:r w:rsidRPr="00716C89">
          <w:t>Green Algorithms: Estimates energy and emissions based on model</w:t>
        </w:r>
        <w:r>
          <w:t xml:space="preserve"> parameters and hardware type.</w:t>
        </w:r>
        <w:r w:rsidRPr="00716C89">
          <w:t xml:space="preserve"> Cloud Sustainability APIs: Google Cloud, AWS, and Azure now provide CO₂ dashboards at project or region level.</w:t>
        </w:r>
      </w:ins>
    </w:p>
    <w:p w14:paraId="75936BA7" w14:textId="77777777" w:rsidR="007E53AD" w:rsidRDefault="007E53AD" w:rsidP="007E53AD">
      <w:pPr>
        <w:jc w:val="both"/>
        <w:rPr>
          <w:ins w:id="95" w:author="Vineet Malikk" w:date="2025-06-05T16:56:00Z" w16du:dateUtc="2025-06-05T11:26:00Z"/>
          <w:b/>
          <w:bCs/>
        </w:rPr>
      </w:pPr>
    </w:p>
    <w:p w14:paraId="3395E5CC" w14:textId="77777777" w:rsidR="007E53AD" w:rsidRPr="00F04572" w:rsidRDefault="007E53AD" w:rsidP="007E53AD">
      <w:pPr>
        <w:jc w:val="both"/>
        <w:rPr>
          <w:ins w:id="96" w:author="Vineet Malikk" w:date="2025-06-05T16:56:00Z" w16du:dateUtc="2025-06-05T11:26:00Z"/>
          <w:b/>
          <w:bCs/>
        </w:rPr>
      </w:pPr>
      <w:ins w:id="97" w:author="Vineet Malikk" w:date="2025-06-05T16:56:00Z" w16du:dateUtc="2025-06-05T11:26:00Z">
        <w:r w:rsidRPr="00F04572">
          <w:rPr>
            <w:b/>
            <w:bCs/>
          </w:rPr>
          <w:t>Conclusion &amp; Recommendation</w:t>
        </w:r>
      </w:ins>
    </w:p>
    <w:p w14:paraId="7D26DFF6" w14:textId="77777777" w:rsidR="00DC2738" w:rsidRDefault="007E53AD" w:rsidP="007E53AD">
      <w:pPr>
        <w:pStyle w:val="Heading1"/>
        <w:numPr>
          <w:ilvl w:val="0"/>
          <w:numId w:val="0"/>
        </w:numPr>
        <w:tabs>
          <w:tab w:val="left" w:pos="643"/>
        </w:tabs>
        <w:jc w:val="both"/>
        <w:rPr>
          <w:ins w:id="98" w:author="Vineet Malikk" w:date="2025-06-05T16:56:00Z" w16du:dateUtc="2025-06-05T11:26:00Z"/>
          <w:lang w:val="en-US" w:eastAsia="zh-CN"/>
        </w:rPr>
      </w:pPr>
      <w:ins w:id="99" w:author="Vineet Malikk" w:date="2025-06-05T16:56:00Z" w16du:dateUtc="2025-06-05T11:26:00Z">
        <w:r w:rsidRPr="00716C89">
          <w:t>The inclusion of susta</w:t>
        </w:r>
        <w:r>
          <w:t xml:space="preserve">inability-aware offsets makes deep model computational efficiency </w:t>
        </w:r>
        <w:r w:rsidRPr="00716C89">
          <w:t>metrics more complete, responsible, and future-proof. It allows stakeholders to assess trade-offs not just in terms of accuracy and latency, but also in terms of climate impact, affordability, and regional feasibility.</w:t>
        </w:r>
        <w:r w:rsidRPr="00716C89">
          <w:br/>
        </w:r>
      </w:ins>
    </w:p>
    <w:p w14:paraId="2EC18A4F" w14:textId="3B245D95" w:rsidR="000F4CC3" w:rsidRDefault="00767B5A" w:rsidP="007E53AD">
      <w:pPr>
        <w:pStyle w:val="Heading1"/>
        <w:numPr>
          <w:ilvl w:val="0"/>
          <w:numId w:val="0"/>
        </w:numPr>
        <w:tabs>
          <w:tab w:val="left" w:pos="643"/>
        </w:tabs>
        <w:jc w:val="both"/>
        <w:rPr>
          <w:szCs w:val="21"/>
          <w:lang w:val="en-US" w:eastAsia="zh-CN"/>
        </w:rPr>
      </w:pPr>
      <w:r>
        <w:rPr>
          <w:lang w:val="en-US" w:eastAsia="zh-CN"/>
        </w:rPr>
        <w:t>9.</w:t>
      </w:r>
      <w:r>
        <w:rPr>
          <w:lang w:val="en-US" w:eastAsia="zh-CN"/>
        </w:rPr>
        <w:tab/>
      </w:r>
      <w:r w:rsidR="000F4CC3">
        <w:rPr>
          <w:rFonts w:hint="eastAsia"/>
          <w:lang w:val="en-US" w:eastAsia="zh-CN"/>
        </w:rPr>
        <w:t>Energy Efficiency Evaluation for varied Scenarios</w:t>
      </w:r>
      <w:bookmarkEnd w:id="71"/>
      <w:r w:rsidR="000F4CC3">
        <w:rPr>
          <w:rFonts w:hint="eastAsia"/>
          <w:lang w:val="en-US" w:eastAsia="zh-CN"/>
        </w:rPr>
        <w:t xml:space="preserve"> </w:t>
      </w:r>
    </w:p>
    <w:p w14:paraId="51E3BF0E" w14:textId="77777777" w:rsidR="000F4CC3" w:rsidRDefault="000F4CC3" w:rsidP="000F4CC3">
      <w:pPr>
        <w:jc w:val="both"/>
        <w:rPr>
          <w:lang w:val="en-US" w:eastAsia="zh-CN"/>
        </w:rPr>
      </w:pPr>
      <w:r>
        <w:rPr>
          <w:i/>
          <w:iCs/>
          <w:color w:val="C4BC96" w:themeColor="background2" w:themeShade="BF"/>
          <w:lang w:eastAsia="zh-CN"/>
        </w:rPr>
        <w:t>[</w:t>
      </w:r>
      <w:r>
        <w:rPr>
          <w:rFonts w:hint="eastAsia"/>
          <w:i/>
          <w:iCs/>
          <w:color w:val="C4BC96" w:themeColor="background2" w:themeShade="BF"/>
          <w:lang w:eastAsia="zh-CN"/>
        </w:rPr>
        <w:t>T</w:t>
      </w:r>
      <w:r>
        <w:rPr>
          <w:i/>
          <w:iCs/>
          <w:color w:val="C4BC96" w:themeColor="background2" w:themeShade="BF"/>
          <w:lang w:eastAsia="zh-CN"/>
        </w:rPr>
        <w:t>o be refined later</w:t>
      </w:r>
      <w:r>
        <w:rPr>
          <w:rFonts w:hint="eastAsia"/>
          <w:i/>
          <w:iCs/>
          <w:color w:val="C4BC96" w:themeColor="background2" w:themeShade="BF"/>
          <w:lang w:val="en-US" w:eastAsia="zh-CN"/>
        </w:rPr>
        <w:t xml:space="preserve">. </w:t>
      </w:r>
      <w:r>
        <w:rPr>
          <w:i/>
          <w:color w:val="A6A6A6" w:themeColor="background1" w:themeShade="A6"/>
          <w:lang w:eastAsia="zh-CN"/>
        </w:rPr>
        <w:t>Note: More features will be defined.</w:t>
      </w:r>
      <w:r>
        <w:rPr>
          <w:rFonts w:hint="eastAsia"/>
          <w:i/>
          <w:color w:val="A6A6A6" w:themeColor="background1" w:themeShade="A6"/>
          <w:lang w:val="en-US" w:eastAsia="zh-CN"/>
        </w:rPr>
        <w:t>]</w:t>
      </w:r>
    </w:p>
    <w:p w14:paraId="29256B6E" w14:textId="77777777" w:rsidR="000F4CC3" w:rsidRDefault="000F4CC3" w:rsidP="00767B5A">
      <w:pPr>
        <w:pStyle w:val="Heading2"/>
        <w:numPr>
          <w:ilvl w:val="0"/>
          <w:numId w:val="0"/>
        </w:numPr>
        <w:tabs>
          <w:tab w:val="left" w:pos="360"/>
        </w:tabs>
        <w:jc w:val="both"/>
        <w:rPr>
          <w:rFonts w:eastAsia="SimSun"/>
          <w:lang w:val="en-US" w:eastAsia="zh-CN"/>
        </w:rPr>
      </w:pPr>
      <w:bookmarkStart w:id="100" w:name="_Toc14762"/>
      <w:r>
        <w:rPr>
          <w:rFonts w:eastAsia="SimSun" w:hint="eastAsia"/>
          <w:lang w:val="en-US" w:eastAsia="zh-CN"/>
        </w:rPr>
        <w:t>9.1 Metrics of Development Procedure</w:t>
      </w:r>
      <w:bookmarkEnd w:id="100"/>
    </w:p>
    <w:p w14:paraId="1B9731A8" w14:textId="77777777" w:rsidR="000F4CC3" w:rsidRDefault="000F4CC3" w:rsidP="000F4CC3">
      <w:pPr>
        <w:jc w:val="both"/>
        <w:rPr>
          <w:color w:val="000000"/>
          <w:szCs w:val="21"/>
        </w:rPr>
      </w:pPr>
      <w:r>
        <w:rPr>
          <w:rFonts w:hint="eastAsia"/>
          <w:color w:val="000000"/>
          <w:szCs w:val="21"/>
        </w:rPr>
        <w:t xml:space="preserve">The energy efficiency of </w:t>
      </w:r>
      <w:r>
        <w:rPr>
          <w:color w:val="000000"/>
          <w:szCs w:val="21"/>
        </w:rPr>
        <w:t>development</w:t>
      </w:r>
      <w:r>
        <w:rPr>
          <w:rFonts w:hint="eastAsia"/>
          <w:color w:val="000000"/>
          <w:szCs w:val="21"/>
        </w:rPr>
        <w:t xml:space="preserve"> procedure means the energy that produced before model training, </w:t>
      </w:r>
      <w:r>
        <w:rPr>
          <w:color w:val="000000"/>
          <w:szCs w:val="21"/>
        </w:rPr>
        <w:t>including</w:t>
      </w:r>
      <w:r>
        <w:rPr>
          <w:rFonts w:hint="eastAsia"/>
          <w:color w:val="000000"/>
          <w:szCs w:val="21"/>
        </w:rPr>
        <w:t xml:space="preserve"> the cost of data collection, data preprocessing and a series of </w:t>
      </w:r>
      <w:r>
        <w:rPr>
          <w:color w:val="000000"/>
          <w:szCs w:val="21"/>
        </w:rPr>
        <w:t>preparatory</w:t>
      </w:r>
      <w:r>
        <w:rPr>
          <w:rFonts w:hint="eastAsia"/>
          <w:color w:val="000000"/>
          <w:szCs w:val="21"/>
        </w:rPr>
        <w:t xml:space="preserve"> work.</w:t>
      </w:r>
    </w:p>
    <w:p w14:paraId="1258B394" w14:textId="77777777" w:rsidR="000F4CC3" w:rsidRDefault="000F4CC3" w:rsidP="00767B5A">
      <w:pPr>
        <w:pStyle w:val="Heading2"/>
        <w:numPr>
          <w:ilvl w:val="0"/>
          <w:numId w:val="0"/>
        </w:numPr>
        <w:tabs>
          <w:tab w:val="left" w:pos="360"/>
        </w:tabs>
        <w:jc w:val="both"/>
        <w:rPr>
          <w:rFonts w:eastAsia="SimSun"/>
          <w:lang w:val="en-US" w:eastAsia="zh-CN"/>
        </w:rPr>
      </w:pPr>
      <w:bookmarkStart w:id="101" w:name="_Toc28284"/>
      <w:r>
        <w:rPr>
          <w:rFonts w:eastAsia="SimSun" w:hint="eastAsia"/>
          <w:lang w:val="en-US" w:eastAsia="zh-CN"/>
        </w:rPr>
        <w:t>9.2 Metrics of training procedure</w:t>
      </w:r>
      <w:bookmarkEnd w:id="101"/>
    </w:p>
    <w:p w14:paraId="6FEDFB6C" w14:textId="77777777" w:rsidR="000F4CC3" w:rsidRDefault="000F4CC3" w:rsidP="000F4CC3">
      <w:pPr>
        <w:jc w:val="both"/>
        <w:rPr>
          <w:color w:val="000000"/>
          <w:szCs w:val="21"/>
        </w:rPr>
      </w:pPr>
      <w:r>
        <w:rPr>
          <w:color w:val="000000"/>
          <w:szCs w:val="21"/>
        </w:rPr>
        <w:t>A complete training process contains many</w:t>
      </w:r>
      <w:r>
        <w:rPr>
          <w:rFonts w:hint="eastAsia"/>
          <w:color w:val="000000"/>
          <w:szCs w:val="21"/>
        </w:rPr>
        <w:t xml:space="preserve"> </w:t>
      </w:r>
      <w:r>
        <w:rPr>
          <w:color w:val="000000"/>
          <w:szCs w:val="21"/>
        </w:rPr>
        <w:t>epochs, where an epoch means one pass (forward and backward) of the whole</w:t>
      </w:r>
      <w:r>
        <w:rPr>
          <w:rFonts w:hint="eastAsia"/>
          <w:color w:val="000000"/>
          <w:szCs w:val="21"/>
        </w:rPr>
        <w:t xml:space="preserve"> </w:t>
      </w:r>
      <w:r>
        <w:rPr>
          <w:color w:val="000000"/>
          <w:szCs w:val="21"/>
        </w:rPr>
        <w:t>training dataset</w:t>
      </w:r>
      <w:r>
        <w:rPr>
          <w:rFonts w:hint="eastAsia"/>
          <w:color w:val="000000"/>
          <w:szCs w:val="21"/>
        </w:rPr>
        <w:t xml:space="preserve">. </w:t>
      </w:r>
      <w:r>
        <w:rPr>
          <w:rFonts w:hint="eastAsia"/>
          <w:color w:val="000000"/>
          <w:szCs w:val="21"/>
          <w:lang w:val="en-US" w:eastAsia="zh-CN"/>
        </w:rPr>
        <w:t>The metric for</w:t>
      </w:r>
      <w:r>
        <w:rPr>
          <w:szCs w:val="21"/>
        </w:rPr>
        <w:t xml:space="preserve"> energy efficiency</w:t>
      </w:r>
      <w:r>
        <w:rPr>
          <w:rFonts w:hint="eastAsia"/>
          <w:szCs w:val="21"/>
        </w:rPr>
        <w:t xml:space="preserve"> in the training process </w:t>
      </w:r>
      <w:r>
        <w:rPr>
          <w:rFonts w:hint="eastAsia"/>
          <w:szCs w:val="21"/>
          <w:lang w:val="en-US" w:eastAsia="zh-CN"/>
        </w:rPr>
        <w:t>includes</w:t>
      </w:r>
      <w:r>
        <w:rPr>
          <w:rFonts w:hint="eastAsia"/>
          <w:szCs w:val="21"/>
        </w:rPr>
        <w:t xml:space="preserve"> the energy efficiency of each epoch. </w:t>
      </w:r>
    </w:p>
    <w:p w14:paraId="17D34317" w14:textId="77777777" w:rsidR="000F4CC3" w:rsidRDefault="000F4CC3" w:rsidP="00767B5A">
      <w:pPr>
        <w:pStyle w:val="Heading2"/>
        <w:numPr>
          <w:ilvl w:val="0"/>
          <w:numId w:val="0"/>
        </w:numPr>
        <w:tabs>
          <w:tab w:val="left" w:pos="360"/>
        </w:tabs>
        <w:jc w:val="both"/>
        <w:rPr>
          <w:rFonts w:eastAsia="SimSun"/>
          <w:lang w:val="en-US" w:eastAsia="zh-CN"/>
        </w:rPr>
      </w:pPr>
      <w:bookmarkStart w:id="102" w:name="_Toc8101"/>
      <w:r>
        <w:rPr>
          <w:rFonts w:eastAsia="SimSun" w:hint="eastAsia"/>
          <w:lang w:val="en-US" w:eastAsia="zh-CN"/>
        </w:rPr>
        <w:t>9.3 Metrics of inference procedure</w:t>
      </w:r>
      <w:bookmarkEnd w:id="102"/>
    </w:p>
    <w:p w14:paraId="1EC18FB7" w14:textId="77777777" w:rsidR="000F4CC3" w:rsidRDefault="000F4CC3" w:rsidP="000F4CC3">
      <w:pPr>
        <w:rPr>
          <w:color w:val="000000"/>
          <w:szCs w:val="21"/>
        </w:rPr>
      </w:pPr>
      <w:r>
        <w:rPr>
          <w:rFonts w:hint="eastAsia"/>
          <w:color w:val="000000"/>
          <w:szCs w:val="21"/>
        </w:rPr>
        <w:t xml:space="preserve">Compared with training process, inference procedure only contains forward process, and AI models run once for test dataset. The inference process is divided into single inference and batch inference, where single inference refers to inferring only one sample at a time, and batch inference means inferring a batch of samples at once. About single inference, the energy efficient </w:t>
      </w:r>
      <w:r>
        <w:rPr>
          <w:color w:val="000000"/>
          <w:szCs w:val="21"/>
        </w:rPr>
        <w:t>definition</w:t>
      </w:r>
      <w:r>
        <w:rPr>
          <w:rFonts w:hint="eastAsia"/>
          <w:color w:val="000000"/>
          <w:szCs w:val="21"/>
        </w:rPr>
        <w:t xml:space="preserve"> is as follows.</w:t>
      </w:r>
    </w:p>
    <w:p w14:paraId="02B32877" w14:textId="77777777" w:rsidR="000F4CC3" w:rsidRDefault="000F4CC3" w:rsidP="000F4CC3">
      <w:pPr>
        <w:rPr>
          <w:color w:val="000000"/>
          <w:szCs w:val="21"/>
        </w:rPr>
      </w:pPr>
      <w:r>
        <w:rPr>
          <w:rFonts w:hint="eastAsia"/>
          <w:i/>
          <w:color w:val="A6A6A6" w:themeColor="background1" w:themeShade="A6"/>
          <w:lang w:val="en-US" w:eastAsia="zh-CN"/>
        </w:rPr>
        <w:lastRenderedPageBreak/>
        <w:t>[</w:t>
      </w:r>
      <w:r>
        <w:rPr>
          <w:i/>
          <w:color w:val="A6A6A6" w:themeColor="background1" w:themeShade="A6"/>
          <w:lang w:eastAsia="zh-CN"/>
        </w:rPr>
        <w:t>Note: More features will be defined.</w:t>
      </w:r>
      <w:r>
        <w:rPr>
          <w:rFonts w:hint="eastAsia"/>
          <w:i/>
          <w:color w:val="A6A6A6" w:themeColor="background1" w:themeShade="A6"/>
          <w:lang w:val="en-US" w:eastAsia="zh-CN"/>
        </w:rPr>
        <w:t>]</w:t>
      </w:r>
    </w:p>
    <w:p w14:paraId="2E240D90" w14:textId="77777777" w:rsidR="000F4CC3" w:rsidRDefault="000F4CC3" w:rsidP="00767B5A">
      <w:pPr>
        <w:pStyle w:val="Heading2"/>
        <w:numPr>
          <w:ilvl w:val="0"/>
          <w:numId w:val="0"/>
        </w:numPr>
        <w:tabs>
          <w:tab w:val="left" w:pos="360"/>
        </w:tabs>
        <w:jc w:val="both"/>
        <w:rPr>
          <w:rFonts w:eastAsia="SimSun"/>
          <w:lang w:val="en-US" w:eastAsia="zh-CN"/>
        </w:rPr>
      </w:pPr>
      <w:bookmarkStart w:id="103" w:name="_Toc3456"/>
      <w:r>
        <w:rPr>
          <w:rFonts w:eastAsia="SimSun" w:hint="eastAsia"/>
          <w:lang w:val="en-US" w:eastAsia="zh-CN"/>
        </w:rPr>
        <w:t>9.3.1 For inference on the GPU Cloud</w:t>
      </w:r>
      <w:bookmarkEnd w:id="103"/>
    </w:p>
    <w:p w14:paraId="382906DC" w14:textId="77777777" w:rsidR="000F4CC3" w:rsidRDefault="000F4CC3" w:rsidP="000F4CC3">
      <w:pPr>
        <w:rPr>
          <w:lang w:val="en-US" w:eastAsia="zh-CN"/>
        </w:rPr>
      </w:pPr>
      <w:r>
        <w:rPr>
          <w:rFonts w:hint="eastAsia"/>
          <w:i/>
          <w:color w:val="A6A6A6" w:themeColor="background1" w:themeShade="A6"/>
          <w:lang w:val="en-US" w:eastAsia="zh-CN"/>
        </w:rPr>
        <w:t>[</w:t>
      </w:r>
      <w:r>
        <w:rPr>
          <w:i/>
          <w:color w:val="A6A6A6" w:themeColor="background1" w:themeShade="A6"/>
          <w:lang w:eastAsia="zh-CN"/>
        </w:rPr>
        <w:t>Note: More features will be defined.</w:t>
      </w:r>
      <w:r>
        <w:rPr>
          <w:rFonts w:hint="eastAsia"/>
          <w:i/>
          <w:color w:val="A6A6A6" w:themeColor="background1" w:themeShade="A6"/>
          <w:lang w:val="en-US" w:eastAsia="zh-CN"/>
        </w:rPr>
        <w:t>]</w:t>
      </w:r>
    </w:p>
    <w:p w14:paraId="18F90396" w14:textId="77777777" w:rsidR="000F4CC3" w:rsidRDefault="000F4CC3" w:rsidP="00767B5A">
      <w:pPr>
        <w:pStyle w:val="Heading2"/>
        <w:numPr>
          <w:ilvl w:val="0"/>
          <w:numId w:val="0"/>
        </w:numPr>
        <w:tabs>
          <w:tab w:val="left" w:pos="360"/>
        </w:tabs>
        <w:jc w:val="both"/>
        <w:rPr>
          <w:rFonts w:eastAsia="SimSun"/>
          <w:lang w:val="en-US" w:eastAsia="zh-CN"/>
        </w:rPr>
      </w:pPr>
      <w:bookmarkStart w:id="104" w:name="_Toc12128"/>
      <w:r>
        <w:rPr>
          <w:rFonts w:eastAsia="SimSun" w:hint="eastAsia"/>
          <w:lang w:val="en-US" w:eastAsia="zh-CN"/>
        </w:rPr>
        <w:t>9.3.2 For inference on edge computing</w:t>
      </w:r>
      <w:bookmarkEnd w:id="104"/>
    </w:p>
    <w:p w14:paraId="240B46EB" w14:textId="77777777" w:rsidR="000F4CC3" w:rsidRDefault="000F4CC3" w:rsidP="000F4CC3">
      <w:pPr>
        <w:rPr>
          <w:lang w:val="en-US" w:eastAsia="zh-CN"/>
        </w:rPr>
      </w:pPr>
      <w:r>
        <w:rPr>
          <w:rFonts w:hint="eastAsia"/>
          <w:i/>
          <w:color w:val="A6A6A6" w:themeColor="background1" w:themeShade="A6"/>
          <w:lang w:val="en-US" w:eastAsia="zh-CN"/>
        </w:rPr>
        <w:t>[</w:t>
      </w:r>
      <w:r>
        <w:rPr>
          <w:i/>
          <w:color w:val="A6A6A6" w:themeColor="background1" w:themeShade="A6"/>
          <w:lang w:eastAsia="zh-CN"/>
        </w:rPr>
        <w:t>Note: More features will be defined.</w:t>
      </w:r>
      <w:r>
        <w:rPr>
          <w:rFonts w:hint="eastAsia"/>
          <w:i/>
          <w:color w:val="A6A6A6" w:themeColor="background1" w:themeShade="A6"/>
          <w:lang w:val="en-US" w:eastAsia="zh-CN"/>
        </w:rPr>
        <w:t>]</w:t>
      </w:r>
    </w:p>
    <w:p w14:paraId="5FAC6C67" w14:textId="77777777" w:rsidR="000F4CC3" w:rsidRDefault="000F4CC3" w:rsidP="00767B5A">
      <w:pPr>
        <w:pStyle w:val="Heading2"/>
        <w:numPr>
          <w:ilvl w:val="0"/>
          <w:numId w:val="0"/>
        </w:numPr>
        <w:tabs>
          <w:tab w:val="left" w:pos="360"/>
        </w:tabs>
        <w:jc w:val="both"/>
        <w:rPr>
          <w:rFonts w:eastAsia="SimSun"/>
          <w:lang w:val="en-US" w:eastAsia="zh-CN"/>
        </w:rPr>
      </w:pPr>
      <w:bookmarkStart w:id="105" w:name="_Toc31006"/>
      <w:r>
        <w:rPr>
          <w:rFonts w:eastAsia="SimSun" w:hint="eastAsia"/>
          <w:lang w:val="en-US" w:eastAsia="zh-CN"/>
        </w:rPr>
        <w:t>9.3.3 For inference on end terminals</w:t>
      </w:r>
      <w:bookmarkEnd w:id="105"/>
    </w:p>
    <w:p w14:paraId="74C78CBF" w14:textId="77777777" w:rsidR="000F4CC3" w:rsidRDefault="000F4CC3" w:rsidP="000F4CC3">
      <w:pPr>
        <w:rPr>
          <w:lang w:val="en-US" w:eastAsia="zh-CN"/>
        </w:rPr>
      </w:pPr>
      <w:r>
        <w:rPr>
          <w:rFonts w:hint="eastAsia"/>
          <w:i/>
          <w:color w:val="A6A6A6" w:themeColor="background1" w:themeShade="A6"/>
          <w:lang w:val="en-US" w:eastAsia="zh-CN"/>
        </w:rPr>
        <w:t>[</w:t>
      </w:r>
      <w:r>
        <w:rPr>
          <w:i/>
          <w:color w:val="A6A6A6" w:themeColor="background1" w:themeShade="A6"/>
          <w:lang w:eastAsia="zh-CN"/>
        </w:rPr>
        <w:t>Note: More features will be defined.</w:t>
      </w:r>
      <w:r>
        <w:rPr>
          <w:rFonts w:hint="eastAsia"/>
          <w:i/>
          <w:color w:val="A6A6A6" w:themeColor="background1" w:themeShade="A6"/>
          <w:lang w:val="en-US" w:eastAsia="zh-CN"/>
        </w:rPr>
        <w:t>]</w:t>
      </w:r>
    </w:p>
    <w:p w14:paraId="266F79B8" w14:textId="77777777" w:rsidR="000F4CC3" w:rsidRDefault="000F4CC3" w:rsidP="000F4CC3">
      <w:pPr>
        <w:rPr>
          <w:szCs w:val="21"/>
        </w:rPr>
      </w:pPr>
    </w:p>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14:paraId="1D9D44EA" w14:textId="77777777" w:rsidR="000F4CC3" w:rsidRDefault="000F4CC3" w:rsidP="000F4CC3">
      <w:pPr>
        <w:pStyle w:val="Rectitle"/>
        <w:rPr>
          <w:rFonts w:eastAsia="Malgun Gothic"/>
          <w:lang w:val="en-US" w:eastAsia="ko-KR"/>
        </w:rPr>
      </w:pPr>
      <w:r>
        <w:t xml:space="preserve">Appendix I </w:t>
      </w:r>
      <w:r>
        <w:tab/>
        <w:t xml:space="preserve"> </w:t>
      </w:r>
    </w:p>
    <w:p w14:paraId="356979E8" w14:textId="77777777" w:rsidR="000F4CC3" w:rsidRDefault="000F4CC3" w:rsidP="000F4CC3">
      <w:pPr>
        <w:jc w:val="both"/>
        <w:rPr>
          <w:lang w:val="en-US" w:eastAsia="zh-CN"/>
        </w:rPr>
      </w:pPr>
      <w:r>
        <w:rPr>
          <w:rFonts w:hint="eastAsia"/>
          <w:i/>
          <w:iCs/>
          <w:color w:val="C4BC96" w:themeColor="background2" w:themeShade="BF"/>
          <w:lang w:eastAsia="zh-CN"/>
        </w:rPr>
        <w:t>T</w:t>
      </w:r>
      <w:r>
        <w:rPr>
          <w:i/>
          <w:iCs/>
          <w:color w:val="C4BC96" w:themeColor="background2" w:themeShade="BF"/>
          <w:lang w:eastAsia="zh-CN"/>
        </w:rPr>
        <w:t>o be refined later</w:t>
      </w:r>
    </w:p>
    <w:p w14:paraId="2A769C43" w14:textId="77777777" w:rsidR="000F4CC3" w:rsidRDefault="000F4CC3" w:rsidP="000F4CC3">
      <w:pPr>
        <w:jc w:val="both"/>
        <w:rPr>
          <w:lang w:val="en-US" w:eastAsia="zh-CN"/>
        </w:rPr>
      </w:pPr>
    </w:p>
    <w:p w14:paraId="23558E28" w14:textId="77777777" w:rsidR="000F4CC3" w:rsidRDefault="000F4CC3" w:rsidP="000F4CC3">
      <w:pPr>
        <w:jc w:val="both"/>
        <w:rPr>
          <w:lang w:val="en-US" w:eastAsia="zh-CN"/>
        </w:rPr>
      </w:pPr>
    </w:p>
    <w:p w14:paraId="243B69E0" w14:textId="77777777" w:rsidR="000F4CC3" w:rsidRDefault="000F4CC3" w:rsidP="000F4CC3">
      <w:pPr>
        <w:jc w:val="center"/>
        <w:rPr>
          <w:lang w:val="en-US" w:eastAsia="zh-CN"/>
        </w:rPr>
      </w:pPr>
      <w:r>
        <w:rPr>
          <w:b/>
          <w:sz w:val="28"/>
          <w:szCs w:val="20"/>
          <w:lang w:eastAsia="en-US"/>
        </w:rPr>
        <w:t>Bibliography</w:t>
      </w:r>
    </w:p>
    <w:p w14:paraId="16598BF2" w14:textId="77777777" w:rsidR="000F4CC3" w:rsidRDefault="000F4CC3" w:rsidP="000F4CC3">
      <w:pPr>
        <w:jc w:val="both"/>
        <w:rPr>
          <w:lang w:val="en-US" w:eastAsia="zh-CN"/>
        </w:rPr>
      </w:pPr>
      <w:r>
        <w:rPr>
          <w:rFonts w:hint="eastAsia"/>
          <w:i/>
          <w:iCs/>
          <w:color w:val="C4BC96" w:themeColor="background2" w:themeShade="BF"/>
          <w:lang w:eastAsia="zh-CN"/>
        </w:rPr>
        <w:t>T</w:t>
      </w:r>
      <w:r>
        <w:rPr>
          <w:i/>
          <w:iCs/>
          <w:color w:val="C4BC96" w:themeColor="background2" w:themeShade="BF"/>
          <w:lang w:eastAsia="zh-CN"/>
        </w:rPr>
        <w:t>o be refined later</w:t>
      </w:r>
    </w:p>
    <w:p w14:paraId="045A8707" w14:textId="77777777" w:rsidR="000F4CC3" w:rsidRDefault="000F4CC3" w:rsidP="000F4CC3">
      <w:pPr>
        <w:jc w:val="both"/>
        <w:rPr>
          <w:lang w:val="en-US" w:eastAsia="zh-CN"/>
        </w:rPr>
      </w:pPr>
    </w:p>
    <w:p w14:paraId="1FFACF4B" w14:textId="77777777" w:rsidR="000F4CC3" w:rsidRDefault="000F4CC3" w:rsidP="000F4CC3">
      <w:pPr>
        <w:jc w:val="both"/>
        <w:rPr>
          <w:lang w:val="en-US" w:eastAsia="zh-CN"/>
        </w:rPr>
      </w:pPr>
    </w:p>
    <w:p w14:paraId="73EF291D" w14:textId="77777777" w:rsidR="000F4CC3" w:rsidRDefault="000F4CC3" w:rsidP="000F4CC3">
      <w:pPr>
        <w:tabs>
          <w:tab w:val="left" w:pos="3587"/>
        </w:tabs>
        <w:jc w:val="both"/>
        <w:rPr>
          <w:lang w:val="en-US" w:eastAsia="zh-CN"/>
        </w:rPr>
      </w:pPr>
      <w:r>
        <w:rPr>
          <w:rFonts w:hint="eastAsia"/>
          <w:lang w:val="en-US" w:eastAsia="zh-CN"/>
        </w:rPr>
        <w:tab/>
      </w:r>
    </w:p>
    <w:p w14:paraId="39093891" w14:textId="77777777" w:rsidR="000F4CC3" w:rsidRDefault="000F4CC3" w:rsidP="000F4CC3">
      <w:pPr>
        <w:tabs>
          <w:tab w:val="left" w:pos="3587"/>
        </w:tabs>
        <w:jc w:val="both"/>
        <w:rPr>
          <w:lang w:val="en-US" w:eastAsia="zh-CN"/>
        </w:rPr>
      </w:pPr>
    </w:p>
    <w:p w14:paraId="31CBF668" w14:textId="77777777" w:rsidR="000F4CC3" w:rsidRDefault="000F4CC3" w:rsidP="000F4CC3">
      <w:pPr>
        <w:tabs>
          <w:tab w:val="left" w:pos="3587"/>
        </w:tabs>
        <w:jc w:val="both"/>
        <w:rPr>
          <w:lang w:val="en-US" w:eastAsia="zh-CN"/>
        </w:rPr>
      </w:pPr>
    </w:p>
    <w:p w14:paraId="78B8C48D" w14:textId="77777777" w:rsidR="000F4CC3" w:rsidRDefault="000F4CC3" w:rsidP="000F4CC3">
      <w:pPr>
        <w:tabs>
          <w:tab w:val="left" w:pos="3587"/>
        </w:tabs>
        <w:jc w:val="both"/>
        <w:rPr>
          <w:lang w:val="en-US" w:eastAsia="zh-CN"/>
        </w:rPr>
      </w:pPr>
    </w:p>
    <w:p w14:paraId="63594E15" w14:textId="77777777" w:rsidR="000F4CC3" w:rsidRDefault="000F4CC3" w:rsidP="000F4CC3">
      <w:pPr>
        <w:tabs>
          <w:tab w:val="left" w:pos="3587"/>
        </w:tabs>
        <w:jc w:val="both"/>
        <w:rPr>
          <w:lang w:val="en-US" w:eastAsia="zh-CN"/>
        </w:rPr>
      </w:pPr>
    </w:p>
    <w:p w14:paraId="0409A754" w14:textId="77777777" w:rsidR="00462EC1" w:rsidRDefault="00462EC1" w:rsidP="00462EC1">
      <w:pPr>
        <w:pStyle w:val="Title4"/>
      </w:pPr>
      <w:r>
        <w:t xml:space="preserve">A.1 justification for draft new Recommendation </w:t>
      </w:r>
      <w:r w:rsidRPr="00E25C4B">
        <w:t xml:space="preserve">ITU-T L.DLEE </w:t>
      </w:r>
      <w:r>
        <w:t>“</w:t>
      </w:r>
      <w:r w:rsidRPr="00E25C4B">
        <w:t>Deep Learning Comput</w:t>
      </w:r>
      <w:r>
        <w:t>ing</w:t>
      </w:r>
      <w:r w:rsidRPr="00E25C4B">
        <w:t xml:space="preserve"> Energy Efficiency Evaluation Framework and Metrics</w:t>
      </w:r>
      <w:r>
        <w:t>”</w:t>
      </w:r>
    </w:p>
    <w:tbl>
      <w:tblPr>
        <w:tblpPr w:leftFromText="180" w:rightFromText="180" w:vertAnchor="text" w:horzAnchor="margin" w:tblpXSpec="center" w:tblpY="175"/>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906"/>
        <w:gridCol w:w="4793"/>
        <w:gridCol w:w="1387"/>
        <w:gridCol w:w="1842"/>
      </w:tblGrid>
      <w:tr w:rsidR="00462EC1" w14:paraId="5F4FCD34" w14:textId="77777777" w:rsidTr="009D5BB6">
        <w:tc>
          <w:tcPr>
            <w:tcW w:w="1242" w:type="dxa"/>
            <w:tcBorders>
              <w:top w:val="single" w:sz="4" w:space="0" w:color="000000"/>
              <w:left w:val="single" w:sz="4" w:space="0" w:color="000000"/>
              <w:bottom w:val="single" w:sz="4" w:space="0" w:color="auto"/>
              <w:right w:val="single" w:sz="4" w:space="0" w:color="000000"/>
            </w:tcBorders>
          </w:tcPr>
          <w:p w14:paraId="0165039B" w14:textId="77777777" w:rsidR="00462EC1" w:rsidRDefault="00462EC1" w:rsidP="009D5BB6">
            <w:pPr>
              <w:pStyle w:val="Tabletext"/>
              <w:rPr>
                <w:b/>
                <w:sz w:val="20"/>
              </w:rPr>
            </w:pPr>
            <w:r>
              <w:rPr>
                <w:b/>
                <w:sz w:val="20"/>
              </w:rPr>
              <w:t>Question:</w:t>
            </w:r>
          </w:p>
        </w:tc>
        <w:tc>
          <w:tcPr>
            <w:tcW w:w="906" w:type="dxa"/>
            <w:tcBorders>
              <w:top w:val="single" w:sz="4" w:space="0" w:color="000000"/>
              <w:left w:val="single" w:sz="4" w:space="0" w:color="000000"/>
              <w:bottom w:val="single" w:sz="4" w:space="0" w:color="auto"/>
              <w:right w:val="single" w:sz="4" w:space="0" w:color="000000"/>
            </w:tcBorders>
            <w:shd w:val="clear" w:color="auto" w:fill="auto"/>
          </w:tcPr>
          <w:p w14:paraId="1B480CBB" w14:textId="77777777" w:rsidR="00462EC1" w:rsidRDefault="00462EC1" w:rsidP="009D5BB6">
            <w:pPr>
              <w:pStyle w:val="Tabletext"/>
              <w:rPr>
                <w:sz w:val="20"/>
                <w:lang w:val="en-US"/>
              </w:rPr>
            </w:pPr>
            <w:r>
              <w:rPr>
                <w:rFonts w:eastAsia="SimSun"/>
                <w:sz w:val="20"/>
                <w:lang w:val="en-US" w:eastAsia="zh-CN"/>
              </w:rPr>
              <w:t>Q</w:t>
            </w:r>
            <w:r>
              <w:rPr>
                <w:rFonts w:eastAsia="SimSun" w:hint="eastAsia"/>
                <w:sz w:val="20"/>
                <w:lang w:val="en-US" w:eastAsia="zh-CN"/>
              </w:rPr>
              <w:t>6</w:t>
            </w:r>
            <w:r>
              <w:rPr>
                <w:rFonts w:eastAsia="SimSun"/>
                <w:sz w:val="20"/>
                <w:lang w:val="en-US" w:eastAsia="zh-CN"/>
              </w:rPr>
              <w:t>/</w:t>
            </w:r>
            <w:r>
              <w:rPr>
                <w:rFonts w:eastAsia="SimSun" w:hint="eastAsia"/>
                <w:sz w:val="20"/>
                <w:lang w:val="en-US" w:eastAsia="zh-CN"/>
              </w:rPr>
              <w:t>5</w:t>
            </w:r>
          </w:p>
        </w:tc>
        <w:tc>
          <w:tcPr>
            <w:tcW w:w="4793" w:type="dxa"/>
            <w:tcBorders>
              <w:top w:val="single" w:sz="4" w:space="0" w:color="000000"/>
              <w:left w:val="single" w:sz="4" w:space="0" w:color="000000"/>
              <w:bottom w:val="single" w:sz="4" w:space="0" w:color="auto"/>
              <w:right w:val="single" w:sz="4" w:space="0" w:color="000000"/>
            </w:tcBorders>
            <w:shd w:val="clear" w:color="auto" w:fill="auto"/>
          </w:tcPr>
          <w:p w14:paraId="361D16FC" w14:textId="77777777" w:rsidR="00462EC1" w:rsidRDefault="00462EC1" w:rsidP="009D5BB6">
            <w:pPr>
              <w:pStyle w:val="Tabletext"/>
              <w:rPr>
                <w:b/>
                <w:sz w:val="20"/>
              </w:rPr>
            </w:pPr>
            <w:r>
              <w:rPr>
                <w:b/>
                <w:sz w:val="20"/>
              </w:rPr>
              <w:t>Proposed new ITU-T Recommendation</w:t>
            </w:r>
          </w:p>
        </w:tc>
        <w:tc>
          <w:tcPr>
            <w:tcW w:w="3229" w:type="dxa"/>
            <w:gridSpan w:val="2"/>
            <w:tcBorders>
              <w:top w:val="single" w:sz="4" w:space="0" w:color="000000"/>
              <w:left w:val="single" w:sz="4" w:space="0" w:color="000000"/>
              <w:bottom w:val="single" w:sz="4" w:space="0" w:color="auto"/>
              <w:right w:val="single" w:sz="4" w:space="0" w:color="auto"/>
            </w:tcBorders>
            <w:shd w:val="clear" w:color="auto" w:fill="auto"/>
          </w:tcPr>
          <w:p w14:paraId="1507979B" w14:textId="77777777" w:rsidR="00462EC1" w:rsidRDefault="00462EC1" w:rsidP="009D5BB6">
            <w:pPr>
              <w:pStyle w:val="Tabletext"/>
              <w:rPr>
                <w:rFonts w:eastAsia="SimSun"/>
                <w:sz w:val="20"/>
                <w:lang w:val="en-US" w:eastAsia="zh-CN"/>
              </w:rPr>
            </w:pPr>
            <w:r>
              <w:rPr>
                <w:rFonts w:hint="eastAsia"/>
                <w:lang w:val="en-US" w:eastAsia="zh-CN"/>
              </w:rPr>
              <w:t>17-21 June</w:t>
            </w:r>
            <w:r>
              <w:t xml:space="preserve"> 202</w:t>
            </w:r>
            <w:r>
              <w:rPr>
                <w:rFonts w:hint="eastAsia"/>
                <w:lang w:val="en-US" w:eastAsia="zh-CN"/>
              </w:rPr>
              <w:t>4</w:t>
            </w:r>
          </w:p>
        </w:tc>
      </w:tr>
      <w:tr w:rsidR="00462EC1" w14:paraId="33DAAB7D" w14:textId="77777777" w:rsidTr="009D5BB6">
        <w:tc>
          <w:tcPr>
            <w:tcW w:w="1242" w:type="dxa"/>
            <w:tcBorders>
              <w:top w:val="single" w:sz="4" w:space="0" w:color="000000"/>
              <w:left w:val="single" w:sz="4" w:space="0" w:color="000000"/>
              <w:bottom w:val="single" w:sz="4" w:space="0" w:color="000000"/>
              <w:right w:val="single" w:sz="4" w:space="0" w:color="000000"/>
            </w:tcBorders>
          </w:tcPr>
          <w:p w14:paraId="13803110" w14:textId="77777777" w:rsidR="00462EC1" w:rsidRDefault="00462EC1" w:rsidP="009D5BB6">
            <w:pPr>
              <w:pStyle w:val="Tabletext"/>
              <w:rPr>
                <w:b/>
                <w:sz w:val="20"/>
              </w:rPr>
            </w:pPr>
            <w:r>
              <w:rPr>
                <w:b/>
                <w:sz w:val="20"/>
              </w:rPr>
              <w:t>Reference and title:</w:t>
            </w:r>
          </w:p>
        </w:tc>
        <w:tc>
          <w:tcPr>
            <w:tcW w:w="8928" w:type="dxa"/>
            <w:gridSpan w:val="4"/>
            <w:tcBorders>
              <w:top w:val="single" w:sz="4" w:space="0" w:color="000000"/>
              <w:left w:val="single" w:sz="4" w:space="0" w:color="000000"/>
              <w:bottom w:val="single" w:sz="4" w:space="0" w:color="000000"/>
              <w:right w:val="single" w:sz="4" w:space="0" w:color="auto"/>
            </w:tcBorders>
            <w:shd w:val="clear" w:color="auto" w:fill="auto"/>
          </w:tcPr>
          <w:p w14:paraId="37E6FF3D" w14:textId="77777777" w:rsidR="00462EC1" w:rsidRDefault="00462EC1" w:rsidP="009D5BB6">
            <w:pPr>
              <w:pStyle w:val="Tabletext"/>
              <w:rPr>
                <w:sz w:val="20"/>
                <w:lang w:val="en-US"/>
              </w:rPr>
            </w:pPr>
            <w:r>
              <w:rPr>
                <w:rFonts w:hint="eastAsia"/>
                <w:lang w:val="en-US" w:eastAsia="zh-CN"/>
              </w:rPr>
              <w:t xml:space="preserve">Proposed new work item on </w:t>
            </w:r>
            <w:r>
              <w:rPr>
                <w:rFonts w:eastAsia="SimSun" w:hint="eastAsia"/>
                <w:lang w:val="en-US" w:eastAsia="zh-CN"/>
              </w:rPr>
              <w:t>ITU-T</w:t>
            </w:r>
            <w:r>
              <w:rPr>
                <w:rFonts w:eastAsia="SimSun"/>
                <w:lang w:eastAsia="zh-CN"/>
              </w:rPr>
              <w:t xml:space="preserve"> </w:t>
            </w:r>
            <w:r>
              <w:rPr>
                <w:rFonts w:hint="eastAsia"/>
                <w:lang w:val="en-US" w:eastAsia="zh-CN"/>
              </w:rPr>
              <w:t>L.DLEE Deep Learning</w:t>
            </w:r>
            <w:r>
              <w:rPr>
                <w:rFonts w:hint="eastAsia"/>
                <w:spacing w:val="-2"/>
                <w:lang w:val="en-US" w:eastAsia="zh-CN"/>
              </w:rPr>
              <w:t xml:space="preserve"> Comput</w:t>
            </w:r>
            <w:r>
              <w:rPr>
                <w:spacing w:val="-2"/>
                <w:lang w:val="en-US" w:eastAsia="zh-CN"/>
              </w:rPr>
              <w:t>ing</w:t>
            </w:r>
            <w:r>
              <w:rPr>
                <w:rFonts w:hint="eastAsia"/>
                <w:spacing w:val="-2"/>
                <w:lang w:val="en-US" w:eastAsia="zh-CN"/>
              </w:rPr>
              <w:t xml:space="preserve"> Energy Efficiency Evalu</w:t>
            </w:r>
            <w:r>
              <w:rPr>
                <w:rFonts w:hint="eastAsia"/>
                <w:lang w:val="en-US" w:eastAsia="zh-CN"/>
              </w:rPr>
              <w:t>ation Framework and M</w:t>
            </w:r>
            <w:r>
              <w:rPr>
                <w:rFonts w:hint="eastAsia"/>
                <w:spacing w:val="-2"/>
                <w:lang w:val="en-US" w:eastAsia="zh-CN"/>
              </w:rPr>
              <w:t>etrics</w:t>
            </w:r>
          </w:p>
        </w:tc>
      </w:tr>
      <w:tr w:rsidR="00462EC1" w14:paraId="72EB98E7" w14:textId="77777777" w:rsidTr="009D5BB6">
        <w:tc>
          <w:tcPr>
            <w:tcW w:w="1242" w:type="dxa"/>
            <w:tcBorders>
              <w:top w:val="single" w:sz="4" w:space="0" w:color="000000"/>
              <w:left w:val="single" w:sz="4" w:space="0" w:color="000000"/>
              <w:bottom w:val="single" w:sz="4" w:space="0" w:color="auto"/>
              <w:right w:val="single" w:sz="4" w:space="0" w:color="000000"/>
            </w:tcBorders>
          </w:tcPr>
          <w:p w14:paraId="66F1BC90" w14:textId="77777777" w:rsidR="00462EC1" w:rsidRDefault="00462EC1" w:rsidP="009D5BB6">
            <w:pPr>
              <w:pStyle w:val="Tabletext"/>
              <w:rPr>
                <w:b/>
                <w:sz w:val="20"/>
              </w:rPr>
            </w:pPr>
            <w:r>
              <w:rPr>
                <w:b/>
                <w:sz w:val="20"/>
              </w:rPr>
              <w:t>Base text:</w:t>
            </w:r>
          </w:p>
        </w:tc>
        <w:tc>
          <w:tcPr>
            <w:tcW w:w="5699" w:type="dxa"/>
            <w:gridSpan w:val="2"/>
            <w:tcBorders>
              <w:top w:val="single" w:sz="4" w:space="0" w:color="000000"/>
              <w:left w:val="single" w:sz="4" w:space="0" w:color="000000"/>
              <w:bottom w:val="single" w:sz="4" w:space="0" w:color="auto"/>
              <w:right w:val="single" w:sz="4" w:space="0" w:color="000000"/>
            </w:tcBorders>
            <w:shd w:val="clear" w:color="auto" w:fill="auto"/>
          </w:tcPr>
          <w:p w14:paraId="62DBDE91" w14:textId="77777777" w:rsidR="00462EC1" w:rsidRDefault="00462EC1" w:rsidP="009D5BB6">
            <w:pPr>
              <w:pStyle w:val="Tabletext"/>
              <w:rPr>
                <w:rFonts w:eastAsiaTheme="minorEastAsia"/>
                <w:sz w:val="20"/>
                <w:lang w:val="en-US" w:eastAsia="zh-CN"/>
              </w:rPr>
            </w:pPr>
            <w:r>
              <w:rPr>
                <w:rFonts w:eastAsiaTheme="minorEastAsia" w:hint="eastAsia"/>
                <w:sz w:val="20"/>
                <w:lang w:val="en-US" w:eastAsia="zh-CN"/>
              </w:rPr>
              <w:t>C</w:t>
            </w:r>
            <w:r>
              <w:rPr>
                <w:rFonts w:eastAsiaTheme="minorEastAsia"/>
                <w:sz w:val="20"/>
                <w:lang w:val="en-US" w:eastAsia="zh-CN"/>
              </w:rPr>
              <w:t>489</w:t>
            </w:r>
          </w:p>
        </w:tc>
        <w:tc>
          <w:tcPr>
            <w:tcW w:w="1387" w:type="dxa"/>
            <w:tcBorders>
              <w:top w:val="single" w:sz="4" w:space="0" w:color="000000"/>
              <w:left w:val="single" w:sz="4" w:space="0" w:color="000000"/>
              <w:bottom w:val="single" w:sz="4" w:space="0" w:color="auto"/>
              <w:right w:val="single" w:sz="4" w:space="0" w:color="000000"/>
            </w:tcBorders>
            <w:shd w:val="clear" w:color="auto" w:fill="auto"/>
          </w:tcPr>
          <w:p w14:paraId="27F63CFD" w14:textId="77777777" w:rsidR="00462EC1" w:rsidRDefault="00462EC1" w:rsidP="009D5BB6">
            <w:pPr>
              <w:pStyle w:val="Tabletext"/>
              <w:rPr>
                <w:b/>
                <w:sz w:val="20"/>
              </w:rPr>
            </w:pPr>
            <w:r>
              <w:rPr>
                <w:b/>
                <w:sz w:val="20"/>
              </w:rPr>
              <w:t>Timing:</w:t>
            </w:r>
          </w:p>
        </w:tc>
        <w:tc>
          <w:tcPr>
            <w:tcW w:w="1842" w:type="dxa"/>
            <w:tcBorders>
              <w:top w:val="single" w:sz="4" w:space="0" w:color="000000"/>
              <w:left w:val="single" w:sz="4" w:space="0" w:color="000000"/>
              <w:bottom w:val="single" w:sz="4" w:space="0" w:color="auto"/>
              <w:right w:val="single" w:sz="4" w:space="0" w:color="auto"/>
            </w:tcBorders>
            <w:shd w:val="clear" w:color="auto" w:fill="auto"/>
          </w:tcPr>
          <w:p w14:paraId="2C8E875C" w14:textId="77777777" w:rsidR="00462EC1" w:rsidRDefault="00462EC1" w:rsidP="009D5BB6">
            <w:pPr>
              <w:pStyle w:val="Tabletext"/>
              <w:rPr>
                <w:rFonts w:eastAsia="SimSun"/>
                <w:sz w:val="20"/>
                <w:lang w:val="en-US" w:eastAsia="zh-CN"/>
              </w:rPr>
            </w:pPr>
            <w:r>
              <w:rPr>
                <w:rFonts w:eastAsia="SimSun"/>
                <w:sz w:val="20"/>
                <w:lang w:val="en-US" w:eastAsia="zh-CN"/>
              </w:rPr>
              <w:t>202</w:t>
            </w:r>
            <w:r>
              <w:rPr>
                <w:rFonts w:eastAsia="SimSun" w:hint="eastAsia"/>
                <w:sz w:val="20"/>
                <w:lang w:val="en-US" w:eastAsia="zh-CN"/>
              </w:rPr>
              <w:t>6</w:t>
            </w:r>
            <w:r>
              <w:rPr>
                <w:sz w:val="20"/>
              </w:rPr>
              <w:t>-</w:t>
            </w:r>
            <w:r>
              <w:rPr>
                <w:rFonts w:eastAsia="SimSun"/>
                <w:sz w:val="20"/>
                <w:lang w:val="en-US" w:eastAsia="zh-CN"/>
              </w:rPr>
              <w:t>Q4</w:t>
            </w:r>
          </w:p>
        </w:tc>
      </w:tr>
      <w:tr w:rsidR="00462EC1" w14:paraId="0FCE2903" w14:textId="77777777" w:rsidTr="009D5BB6">
        <w:tc>
          <w:tcPr>
            <w:tcW w:w="1242" w:type="dxa"/>
            <w:tcBorders>
              <w:top w:val="single" w:sz="4" w:space="0" w:color="000000"/>
              <w:left w:val="single" w:sz="4" w:space="0" w:color="000000"/>
              <w:bottom w:val="single" w:sz="4" w:space="0" w:color="000000"/>
              <w:right w:val="single" w:sz="4" w:space="0" w:color="000000"/>
            </w:tcBorders>
          </w:tcPr>
          <w:p w14:paraId="5355D6DE" w14:textId="77777777" w:rsidR="00462EC1" w:rsidRDefault="00462EC1" w:rsidP="009D5BB6">
            <w:pPr>
              <w:pStyle w:val="Tabletext"/>
              <w:rPr>
                <w:sz w:val="20"/>
                <w:lang w:val="fr-CH"/>
              </w:rPr>
            </w:pPr>
            <w:r>
              <w:rPr>
                <w:sz w:val="20"/>
                <w:lang w:val="fr-CH"/>
              </w:rPr>
              <w:t>Editor(s):</w:t>
            </w:r>
          </w:p>
        </w:tc>
        <w:tc>
          <w:tcPr>
            <w:tcW w:w="5699" w:type="dxa"/>
            <w:gridSpan w:val="2"/>
            <w:tcBorders>
              <w:top w:val="single" w:sz="4" w:space="0" w:color="000000"/>
              <w:left w:val="single" w:sz="4" w:space="0" w:color="000000"/>
              <w:bottom w:val="single" w:sz="4" w:space="0" w:color="000000"/>
              <w:right w:val="single" w:sz="4" w:space="0" w:color="auto"/>
            </w:tcBorders>
            <w:shd w:val="clear" w:color="auto" w:fill="auto"/>
          </w:tcPr>
          <w:p w14:paraId="1F20F3B8" w14:textId="77777777" w:rsidR="00462EC1" w:rsidRDefault="00462EC1" w:rsidP="009D5BB6">
            <w:pPr>
              <w:pStyle w:val="Tabletext"/>
            </w:pPr>
            <w:r>
              <w:t>Xin Wang</w:t>
            </w:r>
            <w:r>
              <w:rPr>
                <w:rFonts w:hint="eastAsia"/>
              </w:rPr>
              <w:t xml:space="preserve">, China </w:t>
            </w:r>
            <w:r>
              <w:t>Unicom</w:t>
            </w:r>
            <w:r>
              <w:rPr>
                <w:rFonts w:hint="eastAsia"/>
              </w:rPr>
              <w:t>, Tel: +86-18</w:t>
            </w:r>
            <w:r>
              <w:t>601106563</w:t>
            </w:r>
            <w:r>
              <w:rPr>
                <w:rFonts w:hint="eastAsia"/>
              </w:rPr>
              <w:t>,</w:t>
            </w:r>
          </w:p>
          <w:p w14:paraId="4E3290FE" w14:textId="77777777" w:rsidR="00462EC1" w:rsidRDefault="00462EC1" w:rsidP="009D5BB6">
            <w:pPr>
              <w:pStyle w:val="Tabletext"/>
            </w:pPr>
            <w:r>
              <w:rPr>
                <w:rFonts w:hint="eastAsia"/>
              </w:rPr>
              <w:t xml:space="preserve">Email: </w:t>
            </w:r>
            <w:hyperlink r:id="rId9" w:history="1">
              <w:r>
                <w:t>wangxin349</w:t>
              </w:r>
              <w:r>
                <w:rPr>
                  <w:rFonts w:hint="eastAsia"/>
                </w:rPr>
                <w:t>@</w:t>
              </w:r>
              <w:r>
                <w:t>chinaunicom.cn</w:t>
              </w:r>
              <w:r>
                <w:rPr>
                  <w:rFonts w:hint="eastAsia"/>
                </w:rPr>
                <w:t>;</w:t>
              </w:r>
            </w:hyperlink>
          </w:p>
          <w:p w14:paraId="04F12E21" w14:textId="77777777" w:rsidR="00462EC1" w:rsidRPr="00A57757" w:rsidRDefault="00462EC1" w:rsidP="009D5BB6">
            <w:pPr>
              <w:pStyle w:val="Tabletext"/>
              <w:rPr>
                <w:lang w:val="en-US" w:eastAsia="zh-CN"/>
              </w:rPr>
            </w:pPr>
            <w:r w:rsidRPr="00A57757">
              <w:rPr>
                <w:lang w:val="en-US" w:eastAsia="zh-CN"/>
              </w:rPr>
              <w:t>Jian Yao, China Unicom, Tel: +86-18601722890,</w:t>
            </w:r>
          </w:p>
          <w:p w14:paraId="338350E6" w14:textId="77777777" w:rsidR="00462EC1" w:rsidRDefault="00462EC1" w:rsidP="009D5BB6">
            <w:pPr>
              <w:pStyle w:val="Tabletext"/>
              <w:rPr>
                <w:lang w:val="en-US" w:eastAsia="zh-CN"/>
              </w:rPr>
            </w:pPr>
            <w:r w:rsidRPr="00A57757">
              <w:rPr>
                <w:lang w:val="en-US" w:eastAsia="zh-CN"/>
              </w:rPr>
              <w:t>Email: yaojian1@chinaunicom.cn</w:t>
            </w:r>
          </w:p>
          <w:p w14:paraId="4FC36823" w14:textId="77777777" w:rsidR="00462EC1" w:rsidRDefault="00462EC1" w:rsidP="009D5BB6">
            <w:pPr>
              <w:pStyle w:val="Tabletext"/>
              <w:rPr>
                <w:lang w:val="en-US" w:eastAsia="zh-CN"/>
              </w:rPr>
            </w:pPr>
            <w:proofErr w:type="spellStart"/>
            <w:r>
              <w:rPr>
                <w:rFonts w:hint="eastAsia"/>
                <w:lang w:val="en-US" w:eastAsia="zh-CN"/>
              </w:rPr>
              <w:t>LingYun</w:t>
            </w:r>
            <w:proofErr w:type="spellEnd"/>
            <w:r>
              <w:rPr>
                <w:rFonts w:hint="eastAsia"/>
                <w:lang w:val="en-US" w:eastAsia="zh-CN"/>
              </w:rPr>
              <w:t xml:space="preserve"> Wan, </w:t>
            </w:r>
            <w:r>
              <w:rPr>
                <w:rFonts w:hint="eastAsia"/>
              </w:rPr>
              <w:t>State Grid Corporation of China</w:t>
            </w:r>
            <w:r>
              <w:rPr>
                <w:rFonts w:hint="eastAsia"/>
                <w:lang w:val="en-US" w:eastAsia="zh-CN"/>
              </w:rPr>
              <w:t xml:space="preserve">,  </w:t>
            </w:r>
          </w:p>
          <w:p w14:paraId="167EE5BA" w14:textId="77777777" w:rsidR="00462EC1" w:rsidRPr="008F7AB1" w:rsidRDefault="00462EC1" w:rsidP="009D5BB6">
            <w:pPr>
              <w:pStyle w:val="Tabletext"/>
            </w:pPr>
            <w:r>
              <w:t>Tel:</w:t>
            </w:r>
            <w:r>
              <w:rPr>
                <w:rFonts w:hint="eastAsia"/>
                <w:lang w:val="en-US" w:eastAsia="zh-CN"/>
              </w:rPr>
              <w:t xml:space="preserve"> </w:t>
            </w:r>
            <w:r w:rsidRPr="008F7AB1">
              <w:t xml:space="preserve">+ </w:t>
            </w:r>
            <w:r w:rsidRPr="008F7AB1">
              <w:rPr>
                <w:rFonts w:hint="eastAsia"/>
              </w:rPr>
              <w:t>86-</w:t>
            </w:r>
            <w:r w:rsidRPr="008F7AB1">
              <w:rPr>
                <w:rFonts w:hint="eastAsia"/>
                <w:lang w:eastAsia="zh-CN"/>
              </w:rPr>
              <w:t xml:space="preserve">15086839960 </w:t>
            </w:r>
            <w:r w:rsidRPr="008F7AB1">
              <w:rPr>
                <w:rFonts w:hint="eastAsia"/>
                <w:lang w:eastAsia="zh-CN"/>
              </w:rPr>
              <w:br/>
            </w:r>
            <w:r w:rsidRPr="008F7AB1">
              <w:rPr>
                <w:rFonts w:hint="eastAsia"/>
              </w:rPr>
              <w:t>E-mail:</w:t>
            </w:r>
            <w:r w:rsidRPr="008F7AB1">
              <w:rPr>
                <w:rFonts w:hint="eastAsia"/>
              </w:rPr>
              <w:tab/>
            </w:r>
            <w:hyperlink r:id="rId10" w:history="1">
              <w:r w:rsidRPr="008F7AB1">
                <w:rPr>
                  <w:rFonts w:hint="eastAsia"/>
                </w:rPr>
                <w:t>375676739@qq.com</w:t>
              </w:r>
            </w:hyperlink>
            <w:r w:rsidRPr="008F7AB1">
              <w:t xml:space="preserve"> </w:t>
            </w:r>
          </w:p>
          <w:p w14:paraId="1D3FD056" w14:textId="77777777" w:rsidR="00462EC1" w:rsidRDefault="00462EC1" w:rsidP="009D5BB6">
            <w:pPr>
              <w:pStyle w:val="Tabletext"/>
            </w:pPr>
            <w:r>
              <w:t xml:space="preserve">   </w:t>
            </w:r>
          </w:p>
          <w:p w14:paraId="34283CD3" w14:textId="77777777" w:rsidR="00462EC1" w:rsidRDefault="00462EC1" w:rsidP="009D5BB6">
            <w:pPr>
              <w:rPr>
                <w:sz w:val="20"/>
              </w:rPr>
            </w:pPr>
          </w:p>
        </w:tc>
        <w:tc>
          <w:tcPr>
            <w:tcW w:w="1387" w:type="dxa"/>
            <w:tcBorders>
              <w:top w:val="single" w:sz="4" w:space="0" w:color="000000"/>
              <w:left w:val="single" w:sz="4" w:space="0" w:color="000000"/>
              <w:bottom w:val="single" w:sz="4" w:space="0" w:color="000000"/>
              <w:right w:val="single" w:sz="4" w:space="0" w:color="auto"/>
            </w:tcBorders>
            <w:shd w:val="clear" w:color="auto" w:fill="auto"/>
          </w:tcPr>
          <w:p w14:paraId="06B22C5E" w14:textId="77777777" w:rsidR="00462EC1" w:rsidRDefault="00462EC1" w:rsidP="009D5BB6">
            <w:pPr>
              <w:pStyle w:val="Tabletext"/>
              <w:rPr>
                <w:rFonts w:eastAsiaTheme="minorEastAsia"/>
                <w:b/>
                <w:sz w:val="20"/>
                <w:lang w:val="en-US" w:eastAsia="zh-CN"/>
              </w:rPr>
            </w:pPr>
            <w:r>
              <w:rPr>
                <w:rFonts w:eastAsiaTheme="minorEastAsia" w:hint="eastAsia"/>
                <w:b/>
                <w:sz w:val="20"/>
                <w:lang w:val="en-US" w:eastAsia="zh-CN"/>
              </w:rPr>
              <w:t>Approving:</w:t>
            </w:r>
          </w:p>
        </w:tc>
        <w:tc>
          <w:tcPr>
            <w:tcW w:w="1842" w:type="dxa"/>
            <w:tcBorders>
              <w:top w:val="single" w:sz="4" w:space="0" w:color="000000"/>
              <w:left w:val="single" w:sz="4" w:space="0" w:color="000000"/>
              <w:bottom w:val="single" w:sz="4" w:space="0" w:color="000000"/>
              <w:right w:val="single" w:sz="4" w:space="0" w:color="auto"/>
            </w:tcBorders>
            <w:shd w:val="clear" w:color="auto" w:fill="auto"/>
          </w:tcPr>
          <w:p w14:paraId="7C5CD116" w14:textId="77777777" w:rsidR="00462EC1" w:rsidRDefault="00462EC1" w:rsidP="009D5BB6">
            <w:pPr>
              <w:pStyle w:val="Tabletext"/>
              <w:rPr>
                <w:sz w:val="20"/>
              </w:rPr>
            </w:pPr>
            <w:r>
              <w:rPr>
                <w:rFonts w:eastAsia="SimSun" w:hint="eastAsia"/>
                <w:sz w:val="20"/>
                <w:lang w:val="en-US" w:eastAsia="zh-CN"/>
              </w:rPr>
              <w:t>A</w:t>
            </w:r>
            <w:r>
              <w:rPr>
                <w:sz w:val="20"/>
              </w:rPr>
              <w:t xml:space="preserve">AP </w:t>
            </w:r>
          </w:p>
        </w:tc>
      </w:tr>
      <w:tr w:rsidR="00462EC1" w14:paraId="19E0E69F" w14:textId="77777777" w:rsidTr="009D5BB6">
        <w:tc>
          <w:tcPr>
            <w:tcW w:w="10170" w:type="dxa"/>
            <w:gridSpan w:val="5"/>
            <w:tcBorders>
              <w:top w:val="single" w:sz="4" w:space="0" w:color="000000"/>
              <w:left w:val="single" w:sz="4" w:space="0" w:color="000000"/>
              <w:bottom w:val="nil"/>
              <w:right w:val="single" w:sz="4" w:space="0" w:color="auto"/>
            </w:tcBorders>
          </w:tcPr>
          <w:p w14:paraId="730820D8" w14:textId="77777777" w:rsidR="00462EC1" w:rsidRDefault="00462EC1" w:rsidP="009D5BB6">
            <w:pPr>
              <w:pStyle w:val="Tabletext"/>
              <w:rPr>
                <w:sz w:val="20"/>
              </w:rPr>
            </w:pPr>
            <w:r>
              <w:rPr>
                <w:b/>
                <w:sz w:val="20"/>
              </w:rPr>
              <w:t>Scope</w:t>
            </w:r>
            <w:r>
              <w:rPr>
                <w:sz w:val="20"/>
              </w:rPr>
              <w:t xml:space="preserve"> (defines the intent or object of the Recommendation and the aspects covered, thereby indicating the limits of its applicability):</w:t>
            </w:r>
          </w:p>
        </w:tc>
      </w:tr>
      <w:tr w:rsidR="00462EC1" w14:paraId="217DD183" w14:textId="77777777" w:rsidTr="009D5BB6">
        <w:tc>
          <w:tcPr>
            <w:tcW w:w="10170" w:type="dxa"/>
            <w:gridSpan w:val="5"/>
            <w:tcBorders>
              <w:top w:val="nil"/>
              <w:left w:val="single" w:sz="4" w:space="0" w:color="000000"/>
              <w:bottom w:val="single" w:sz="4" w:space="0" w:color="auto"/>
              <w:right w:val="single" w:sz="4" w:space="0" w:color="auto"/>
            </w:tcBorders>
          </w:tcPr>
          <w:p w14:paraId="63FC27D1" w14:textId="77777777" w:rsidR="00462EC1" w:rsidRDefault="00462EC1" w:rsidP="009D5BB6">
            <w:pPr>
              <w:tabs>
                <w:tab w:val="left" w:pos="284"/>
                <w:tab w:val="left" w:pos="567"/>
                <w:tab w:val="left" w:pos="851"/>
                <w:tab w:val="left" w:pos="1135"/>
                <w:tab w:val="left" w:pos="1418"/>
                <w:tab w:val="left" w:pos="1702"/>
                <w:tab w:val="left" w:pos="1871"/>
                <w:tab w:val="left" w:pos="1985"/>
                <w:tab w:val="left" w:pos="2270"/>
                <w:tab w:val="left" w:pos="2552"/>
                <w:tab w:val="left" w:pos="2837"/>
                <w:tab w:val="left" w:pos="3119"/>
                <w:tab w:val="left" w:pos="3404"/>
                <w:tab w:val="left" w:pos="3686"/>
                <w:tab w:val="left" w:pos="3972"/>
              </w:tabs>
              <w:spacing w:before="40" w:after="40"/>
              <w:jc w:val="both"/>
              <w:rPr>
                <w:lang w:val="en-US" w:eastAsia="zh-CN"/>
              </w:rPr>
            </w:pPr>
            <w:r>
              <w:lastRenderedPageBreak/>
              <w:t>This draft recommendation specifies</w:t>
            </w:r>
            <w:r>
              <w:rPr>
                <w:rFonts w:hint="eastAsia"/>
                <w:lang w:val="en-US" w:eastAsia="zh-CN"/>
              </w:rPr>
              <w:t xml:space="preserve"> comput</w:t>
            </w:r>
            <w:r>
              <w:rPr>
                <w:lang w:val="en-US" w:eastAsia="zh-CN"/>
              </w:rPr>
              <w:t>ing</w:t>
            </w:r>
            <w:r>
              <w:rPr>
                <w:rFonts w:hint="eastAsia"/>
                <w:lang w:val="en-US" w:eastAsia="zh-CN"/>
              </w:rPr>
              <w:t xml:space="preserve"> </w:t>
            </w:r>
            <w:r>
              <w:rPr>
                <w:lang w:val="en-US" w:eastAsia="zh-CN"/>
              </w:rPr>
              <w:t xml:space="preserve">energy </w:t>
            </w:r>
            <w:r>
              <w:rPr>
                <w:rFonts w:hint="eastAsia"/>
                <w:lang w:val="en-US" w:eastAsia="zh-CN"/>
              </w:rPr>
              <w:t>efficiency evaluation framework and metrics for deep learning computing scenarios</w:t>
            </w:r>
            <w:r>
              <w:rPr>
                <w:lang w:eastAsia="zh-CN"/>
              </w:rPr>
              <w:t>.</w:t>
            </w:r>
          </w:p>
          <w:p w14:paraId="5B9076C2" w14:textId="77777777" w:rsidR="00462EC1" w:rsidRDefault="00462EC1" w:rsidP="009D5BB6">
            <w:pPr>
              <w:tabs>
                <w:tab w:val="left" w:pos="284"/>
                <w:tab w:val="left" w:pos="567"/>
                <w:tab w:val="left" w:pos="851"/>
                <w:tab w:val="left" w:pos="1134"/>
                <w:tab w:val="left" w:pos="1135"/>
                <w:tab w:val="left" w:pos="1418"/>
                <w:tab w:val="left" w:pos="1702"/>
                <w:tab w:val="left" w:pos="1871"/>
                <w:tab w:val="left" w:pos="1985"/>
                <w:tab w:val="left" w:pos="2268"/>
                <w:tab w:val="left" w:pos="2270"/>
                <w:tab w:val="left" w:pos="2552"/>
                <w:tab w:val="left" w:pos="2837"/>
                <w:tab w:val="left" w:pos="3119"/>
                <w:tab w:val="left" w:pos="3404"/>
                <w:tab w:val="left" w:pos="3686"/>
                <w:tab w:val="left" w:pos="3972"/>
              </w:tabs>
              <w:spacing w:before="40" w:after="40"/>
              <w:jc w:val="both"/>
              <w:rPr>
                <w:lang w:val="en-US" w:eastAsia="zh-CN"/>
              </w:rPr>
            </w:pPr>
            <w:r>
              <w:rPr>
                <w:rFonts w:eastAsia="SimSun"/>
                <w:lang w:eastAsia="zh-CN"/>
              </w:rPr>
              <w:t>The scope of the new work item</w:t>
            </w:r>
            <w:r>
              <w:rPr>
                <w:lang w:val="en-US" w:eastAsia="zh-CN"/>
              </w:rPr>
              <w:t xml:space="preserve"> is proposed to include these aspects in a step-wise approach:</w:t>
            </w:r>
          </w:p>
          <w:p w14:paraId="5028D7A7" w14:textId="77777777" w:rsidR="00462EC1" w:rsidRDefault="00462EC1" w:rsidP="00462EC1">
            <w:pPr>
              <w:pStyle w:val="ListParagraph"/>
              <w:numPr>
                <w:ilvl w:val="0"/>
                <w:numId w:val="27"/>
              </w:numPr>
              <w:tabs>
                <w:tab w:val="left" w:pos="284"/>
                <w:tab w:val="left" w:pos="567"/>
                <w:tab w:val="left" w:pos="851"/>
                <w:tab w:val="left" w:pos="1134"/>
                <w:tab w:val="left" w:pos="1135"/>
                <w:tab w:val="left" w:pos="1418"/>
                <w:tab w:val="left" w:pos="1702"/>
                <w:tab w:val="left" w:pos="1871"/>
                <w:tab w:val="left" w:pos="1985"/>
                <w:tab w:val="left" w:pos="2268"/>
                <w:tab w:val="left" w:pos="2270"/>
                <w:tab w:val="left" w:pos="2552"/>
                <w:tab w:val="left" w:pos="2837"/>
                <w:tab w:val="left" w:pos="3119"/>
                <w:tab w:val="left" w:pos="3404"/>
                <w:tab w:val="left" w:pos="3686"/>
                <w:tab w:val="left" w:pos="3972"/>
              </w:tabs>
              <w:spacing w:before="40" w:after="40"/>
              <w:jc w:val="both"/>
              <w:rPr>
                <w:lang w:val="en-US" w:eastAsia="zh-CN"/>
              </w:rPr>
            </w:pPr>
            <w:r>
              <w:rPr>
                <w:lang w:val="en-US" w:eastAsia="zh-CN"/>
              </w:rPr>
              <w:t>Analysis of existing definition of deep learning</w:t>
            </w:r>
          </w:p>
          <w:p w14:paraId="49E60014" w14:textId="77777777" w:rsidR="00462EC1" w:rsidRDefault="00462EC1" w:rsidP="00462EC1">
            <w:pPr>
              <w:pStyle w:val="ListParagraph"/>
              <w:numPr>
                <w:ilvl w:val="0"/>
                <w:numId w:val="27"/>
              </w:numPr>
              <w:tabs>
                <w:tab w:val="left" w:pos="284"/>
                <w:tab w:val="left" w:pos="567"/>
                <w:tab w:val="left" w:pos="851"/>
                <w:tab w:val="left" w:pos="1134"/>
                <w:tab w:val="left" w:pos="1135"/>
                <w:tab w:val="left" w:pos="1418"/>
                <w:tab w:val="left" w:pos="1702"/>
                <w:tab w:val="left" w:pos="1871"/>
                <w:tab w:val="left" w:pos="1985"/>
                <w:tab w:val="left" w:pos="2268"/>
                <w:tab w:val="left" w:pos="2270"/>
                <w:tab w:val="left" w:pos="2552"/>
                <w:tab w:val="left" w:pos="2837"/>
                <w:tab w:val="left" w:pos="3119"/>
                <w:tab w:val="left" w:pos="3404"/>
                <w:tab w:val="left" w:pos="3686"/>
                <w:tab w:val="left" w:pos="3972"/>
              </w:tabs>
              <w:spacing w:before="40" w:after="40"/>
              <w:jc w:val="both"/>
              <w:rPr>
                <w:lang w:val="en-US" w:eastAsia="zh-CN"/>
              </w:rPr>
            </w:pPr>
            <w:r>
              <w:rPr>
                <w:lang w:val="en-US" w:eastAsia="zh-CN"/>
              </w:rPr>
              <w:t xml:space="preserve">The </w:t>
            </w:r>
            <w:r>
              <w:rPr>
                <w:rFonts w:hint="eastAsia"/>
                <w:lang w:val="en-US" w:eastAsia="zh-CN"/>
              </w:rPr>
              <w:t>conceptual framework for deep learning comput</w:t>
            </w:r>
            <w:r>
              <w:rPr>
                <w:lang w:val="en-US" w:eastAsia="zh-CN"/>
              </w:rPr>
              <w:t>ing</w:t>
            </w:r>
            <w:r>
              <w:rPr>
                <w:rFonts w:hint="eastAsia"/>
                <w:lang w:val="en-US" w:eastAsia="zh-CN"/>
              </w:rPr>
              <w:t xml:space="preserve"> </w:t>
            </w:r>
            <w:r>
              <w:rPr>
                <w:lang w:val="en-US" w:eastAsia="zh-CN"/>
              </w:rPr>
              <w:t xml:space="preserve">energy </w:t>
            </w:r>
            <w:r>
              <w:rPr>
                <w:rFonts w:hint="eastAsia"/>
                <w:lang w:val="en-US" w:eastAsia="zh-CN"/>
              </w:rPr>
              <w:t>efficiency evaluation</w:t>
            </w:r>
            <w:r>
              <w:rPr>
                <w:lang w:val="en-US" w:eastAsia="zh-CN"/>
              </w:rPr>
              <w:t>.</w:t>
            </w:r>
          </w:p>
          <w:p w14:paraId="179DD403" w14:textId="77777777" w:rsidR="00462EC1" w:rsidRPr="008F7AB1" w:rsidRDefault="00462EC1" w:rsidP="00462EC1">
            <w:pPr>
              <w:pStyle w:val="ListParagraph"/>
              <w:numPr>
                <w:ilvl w:val="0"/>
                <w:numId w:val="27"/>
              </w:numPr>
              <w:tabs>
                <w:tab w:val="left" w:pos="284"/>
                <w:tab w:val="left" w:pos="567"/>
                <w:tab w:val="left" w:pos="851"/>
                <w:tab w:val="left" w:pos="1134"/>
                <w:tab w:val="left" w:pos="1135"/>
                <w:tab w:val="left" w:pos="1418"/>
                <w:tab w:val="left" w:pos="1702"/>
                <w:tab w:val="left" w:pos="1871"/>
                <w:tab w:val="left" w:pos="1985"/>
                <w:tab w:val="left" w:pos="2268"/>
                <w:tab w:val="left" w:pos="2270"/>
                <w:tab w:val="left" w:pos="2552"/>
                <w:tab w:val="left" w:pos="2837"/>
                <w:tab w:val="left" w:pos="3119"/>
                <w:tab w:val="left" w:pos="3404"/>
                <w:tab w:val="left" w:pos="3686"/>
                <w:tab w:val="left" w:pos="3972"/>
              </w:tabs>
              <w:spacing w:before="40" w:after="40"/>
              <w:jc w:val="both"/>
              <w:rPr>
                <w:lang w:val="en-US" w:eastAsia="zh-CN"/>
              </w:rPr>
            </w:pPr>
            <w:r>
              <w:rPr>
                <w:rFonts w:hint="eastAsia"/>
                <w:lang w:val="en-US" w:eastAsia="zh-CN"/>
              </w:rPr>
              <w:t xml:space="preserve">The metric </w:t>
            </w:r>
            <w:r>
              <w:rPr>
                <w:lang w:val="en-US" w:eastAsia="zh-CN"/>
              </w:rPr>
              <w:t xml:space="preserve">definition and measurement method </w:t>
            </w:r>
            <w:r>
              <w:rPr>
                <w:rFonts w:hint="eastAsia"/>
                <w:lang w:val="en-US" w:eastAsia="zh-CN"/>
              </w:rPr>
              <w:t>for deep learning comput</w:t>
            </w:r>
            <w:r>
              <w:rPr>
                <w:lang w:val="en-US" w:eastAsia="zh-CN"/>
              </w:rPr>
              <w:t>ing</w:t>
            </w:r>
            <w:r>
              <w:rPr>
                <w:rFonts w:hint="eastAsia"/>
                <w:lang w:val="en-US" w:eastAsia="zh-CN"/>
              </w:rPr>
              <w:t xml:space="preserve"> </w:t>
            </w:r>
            <w:r>
              <w:rPr>
                <w:lang w:val="en-US" w:eastAsia="zh-CN"/>
              </w:rPr>
              <w:t xml:space="preserve">energy </w:t>
            </w:r>
            <w:r>
              <w:rPr>
                <w:rFonts w:hint="eastAsia"/>
                <w:lang w:val="en-US" w:eastAsia="zh-CN"/>
              </w:rPr>
              <w:t>efficiency evaluation.</w:t>
            </w:r>
          </w:p>
          <w:p w14:paraId="1CDB3B47" w14:textId="77777777" w:rsidR="00462EC1" w:rsidRDefault="00462EC1" w:rsidP="009D5BB6">
            <w:pPr>
              <w:pStyle w:val="ListParagraph"/>
              <w:tabs>
                <w:tab w:val="left" w:pos="284"/>
                <w:tab w:val="left" w:pos="567"/>
                <w:tab w:val="left" w:pos="851"/>
                <w:tab w:val="left" w:pos="1134"/>
                <w:tab w:val="left" w:pos="1135"/>
                <w:tab w:val="left" w:pos="1418"/>
                <w:tab w:val="left" w:pos="1702"/>
                <w:tab w:val="left" w:pos="1871"/>
                <w:tab w:val="left" w:pos="1985"/>
                <w:tab w:val="left" w:pos="2268"/>
                <w:tab w:val="left" w:pos="2270"/>
                <w:tab w:val="left" w:pos="2552"/>
                <w:tab w:val="left" w:pos="2837"/>
                <w:tab w:val="left" w:pos="3119"/>
                <w:tab w:val="left" w:pos="3404"/>
                <w:tab w:val="left" w:pos="3686"/>
                <w:tab w:val="left" w:pos="3972"/>
              </w:tabs>
              <w:spacing w:before="40" w:after="40"/>
              <w:ind w:left="360"/>
              <w:jc w:val="both"/>
              <w:rPr>
                <w:sz w:val="20"/>
                <w:szCs w:val="20"/>
                <w:lang w:val="en-US" w:eastAsia="zh-CN"/>
              </w:rPr>
            </w:pPr>
          </w:p>
        </w:tc>
      </w:tr>
      <w:tr w:rsidR="00462EC1" w14:paraId="561E0170" w14:textId="77777777" w:rsidTr="009D5BB6">
        <w:trPr>
          <w:trHeight w:val="2444"/>
        </w:trPr>
        <w:tc>
          <w:tcPr>
            <w:tcW w:w="10170" w:type="dxa"/>
            <w:gridSpan w:val="5"/>
            <w:tcBorders>
              <w:top w:val="single" w:sz="4" w:space="0" w:color="000000"/>
              <w:left w:val="single" w:sz="4" w:space="0" w:color="000000"/>
              <w:bottom w:val="nil"/>
              <w:right w:val="single" w:sz="4" w:space="0" w:color="auto"/>
            </w:tcBorders>
          </w:tcPr>
          <w:p w14:paraId="72DB4356" w14:textId="77777777" w:rsidR="00462EC1" w:rsidRDefault="00462EC1" w:rsidP="009D5BB6">
            <w:pPr>
              <w:pStyle w:val="Tabletext"/>
              <w:rPr>
                <w:sz w:val="20"/>
              </w:rPr>
            </w:pPr>
            <w:r>
              <w:rPr>
                <w:b/>
                <w:sz w:val="20"/>
              </w:rPr>
              <w:t>Summary</w:t>
            </w:r>
            <w:r>
              <w:rPr>
                <w:sz w:val="20"/>
              </w:rPr>
              <w:t xml:space="preserve"> (provides a brief overview of the purpose and contents of the Recommendation, thus permitting readers to judge its usefulness for their work):</w:t>
            </w:r>
          </w:p>
          <w:p w14:paraId="60B335A6" w14:textId="77777777" w:rsidR="00462EC1" w:rsidRDefault="00462EC1" w:rsidP="009D5BB6">
            <w:pPr>
              <w:jc w:val="both"/>
              <w:rPr>
                <w:rFonts w:eastAsia="Times New Roman"/>
                <w:sz w:val="20"/>
                <w:szCs w:val="20"/>
                <w:lang w:val="en-US" w:eastAsia="zh-CN"/>
              </w:rPr>
            </w:pPr>
            <w:r>
              <w:rPr>
                <w:szCs w:val="21"/>
              </w:rPr>
              <w:t xml:space="preserve">The increasing energy demands of deep learning computing pose significant challenges to energy sustainability, cost-effectiveness, and the long-term evolution of AI technologies. To effectively address this issue, it is imperative to adopt a holistic approach aimed at optimizing energy efficiency across all stages of deep learning computing. </w:t>
            </w:r>
            <w:r>
              <w:rPr>
                <w:rFonts w:hint="eastAsia"/>
                <w:szCs w:val="21"/>
                <w:lang w:val="en-US" w:eastAsia="zh-CN"/>
              </w:rPr>
              <w:t>A</w:t>
            </w:r>
            <w:proofErr w:type="spellStart"/>
            <w:r>
              <w:rPr>
                <w:szCs w:val="21"/>
              </w:rPr>
              <w:t>ddressing</w:t>
            </w:r>
            <w:proofErr w:type="spellEnd"/>
            <w:r>
              <w:rPr>
                <w:szCs w:val="21"/>
              </w:rPr>
              <w:t xml:space="preserve"> the </w:t>
            </w:r>
            <w:r>
              <w:rPr>
                <w:rFonts w:hint="eastAsia"/>
                <w:szCs w:val="21"/>
                <w:lang w:val="en-US" w:eastAsia="zh-CN"/>
              </w:rPr>
              <w:t>computing</w:t>
            </w:r>
            <w:r>
              <w:rPr>
                <w:szCs w:val="21"/>
              </w:rPr>
              <w:t xml:space="preserve"> efficiency of deep learning computing requires the development of standardized metrics and evaluation methods to assess energy consumption across diverse models and tasks. By doing so, we can better manage energy resources, optimize computing efficiency, and ensure the sustainable evolution of AI technologies.</w:t>
            </w:r>
          </w:p>
        </w:tc>
      </w:tr>
      <w:tr w:rsidR="00462EC1" w14:paraId="5E7ECCBD" w14:textId="77777777" w:rsidTr="009D5BB6">
        <w:trPr>
          <w:trHeight w:val="80"/>
        </w:trPr>
        <w:tc>
          <w:tcPr>
            <w:tcW w:w="10170" w:type="dxa"/>
            <w:gridSpan w:val="5"/>
            <w:tcBorders>
              <w:top w:val="nil"/>
              <w:left w:val="single" w:sz="4" w:space="0" w:color="000000"/>
              <w:bottom w:val="single" w:sz="4" w:space="0" w:color="auto"/>
              <w:right w:val="single" w:sz="4" w:space="0" w:color="auto"/>
            </w:tcBorders>
          </w:tcPr>
          <w:p w14:paraId="582A0140" w14:textId="77777777" w:rsidR="00462EC1" w:rsidRDefault="00462EC1" w:rsidP="009D5BB6">
            <w:pPr>
              <w:pStyle w:val="Tabletext"/>
              <w:rPr>
                <w:sz w:val="20"/>
              </w:rPr>
            </w:pPr>
          </w:p>
        </w:tc>
      </w:tr>
      <w:tr w:rsidR="00462EC1" w14:paraId="1AC0E5E7" w14:textId="77777777" w:rsidTr="009D5BB6">
        <w:tc>
          <w:tcPr>
            <w:tcW w:w="10170" w:type="dxa"/>
            <w:gridSpan w:val="5"/>
            <w:tcBorders>
              <w:top w:val="single" w:sz="4" w:space="0" w:color="auto"/>
              <w:left w:val="single" w:sz="4" w:space="0" w:color="auto"/>
              <w:bottom w:val="nil"/>
              <w:right w:val="single" w:sz="4" w:space="0" w:color="auto"/>
            </w:tcBorders>
          </w:tcPr>
          <w:p w14:paraId="41815C5B" w14:textId="77777777" w:rsidR="00462EC1" w:rsidRDefault="00462EC1" w:rsidP="009D5BB6">
            <w:pPr>
              <w:pStyle w:val="Tabletext"/>
              <w:rPr>
                <w:b/>
                <w:sz w:val="20"/>
              </w:rPr>
            </w:pPr>
            <w:r>
              <w:rPr>
                <w:b/>
                <w:sz w:val="20"/>
              </w:rPr>
              <w:t>Relations to ITU-T Recommendations or to other standards (approved or under development):</w:t>
            </w:r>
          </w:p>
        </w:tc>
      </w:tr>
      <w:tr w:rsidR="00462EC1" w:rsidRPr="00563EAE" w14:paraId="49D6ABD5" w14:textId="77777777" w:rsidTr="009D5BB6">
        <w:tc>
          <w:tcPr>
            <w:tcW w:w="10170" w:type="dxa"/>
            <w:gridSpan w:val="5"/>
            <w:tcBorders>
              <w:top w:val="nil"/>
              <w:left w:val="single" w:sz="4" w:space="0" w:color="auto"/>
              <w:bottom w:val="single" w:sz="4" w:space="0" w:color="auto"/>
              <w:right w:val="single" w:sz="4" w:space="0" w:color="auto"/>
            </w:tcBorders>
          </w:tcPr>
          <w:p w14:paraId="75409666" w14:textId="77777777" w:rsidR="00462EC1" w:rsidRPr="006A101E" w:rsidRDefault="00462EC1" w:rsidP="009D5BB6">
            <w:pPr>
              <w:pStyle w:val="Tabletext"/>
              <w:rPr>
                <w:rFonts w:eastAsiaTheme="minorEastAsia"/>
                <w:sz w:val="20"/>
                <w:lang w:val="fr-CH" w:eastAsia="zh-CN"/>
              </w:rPr>
            </w:pPr>
            <w:r w:rsidRPr="006A101E">
              <w:rPr>
                <w:rFonts w:hint="eastAsia"/>
                <w:sz w:val="20"/>
                <w:lang w:val="fr-CH" w:eastAsia="zh-CN"/>
              </w:rPr>
              <w:t xml:space="preserve">ITU-T </w:t>
            </w:r>
            <w:proofErr w:type="gramStart"/>
            <w:r w:rsidRPr="006A101E">
              <w:rPr>
                <w:rFonts w:hint="eastAsia"/>
                <w:sz w:val="20"/>
                <w:lang w:val="fr-CH" w:eastAsia="zh-CN"/>
              </w:rPr>
              <w:t>L.IEDL</w:t>
            </w:r>
            <w:proofErr w:type="gramEnd"/>
            <w:r w:rsidRPr="006A101E">
              <w:rPr>
                <w:rFonts w:hint="eastAsia"/>
                <w:sz w:val="20"/>
                <w:lang w:val="fr-CH" w:eastAsia="zh-CN"/>
              </w:rPr>
              <w:t xml:space="preserve"> </w:t>
            </w:r>
            <w:r w:rsidRPr="006A101E">
              <w:rPr>
                <w:sz w:val="20"/>
                <w:lang w:val="fr-CH" w:eastAsia="zh-CN"/>
              </w:rPr>
              <w:t xml:space="preserve">, ITU-T </w:t>
            </w:r>
            <w:proofErr w:type="spellStart"/>
            <w:r w:rsidRPr="006A101E">
              <w:rPr>
                <w:sz w:val="20"/>
                <w:lang w:val="fr-CH" w:eastAsia="zh-CN"/>
              </w:rPr>
              <w:t>L.MM_Computing</w:t>
            </w:r>
            <w:proofErr w:type="spellEnd"/>
            <w:r w:rsidRPr="006A101E">
              <w:rPr>
                <w:sz w:val="20"/>
                <w:lang w:val="fr-CH" w:eastAsia="zh-CN"/>
              </w:rPr>
              <w:t xml:space="preserve"> power, ITU-T L.S_AI</w:t>
            </w:r>
          </w:p>
        </w:tc>
      </w:tr>
      <w:tr w:rsidR="00462EC1" w14:paraId="2C283595" w14:textId="77777777" w:rsidTr="009D5BB6">
        <w:tc>
          <w:tcPr>
            <w:tcW w:w="10170" w:type="dxa"/>
            <w:gridSpan w:val="5"/>
            <w:tcBorders>
              <w:top w:val="single" w:sz="4" w:space="0" w:color="000000"/>
              <w:left w:val="single" w:sz="4" w:space="0" w:color="auto"/>
              <w:bottom w:val="nil"/>
              <w:right w:val="single" w:sz="4" w:space="0" w:color="auto"/>
            </w:tcBorders>
          </w:tcPr>
          <w:p w14:paraId="4B8AF00E" w14:textId="77777777" w:rsidR="00462EC1" w:rsidRDefault="00462EC1" w:rsidP="009D5BB6">
            <w:pPr>
              <w:pStyle w:val="Tabletext"/>
              <w:rPr>
                <w:b/>
                <w:sz w:val="20"/>
              </w:rPr>
            </w:pPr>
            <w:r>
              <w:rPr>
                <w:b/>
                <w:sz w:val="20"/>
              </w:rPr>
              <w:t>Liaisons with other study groups or with other standards bodies:</w:t>
            </w:r>
          </w:p>
        </w:tc>
      </w:tr>
      <w:tr w:rsidR="00462EC1" w14:paraId="1570F0BC" w14:textId="77777777" w:rsidTr="009D5BB6">
        <w:tc>
          <w:tcPr>
            <w:tcW w:w="10170" w:type="dxa"/>
            <w:gridSpan w:val="5"/>
            <w:tcBorders>
              <w:top w:val="nil"/>
              <w:left w:val="single" w:sz="4" w:space="0" w:color="auto"/>
              <w:bottom w:val="nil"/>
              <w:right w:val="single" w:sz="4" w:space="0" w:color="auto"/>
            </w:tcBorders>
          </w:tcPr>
          <w:p w14:paraId="1D9C6F92" w14:textId="77777777" w:rsidR="00462EC1" w:rsidRDefault="00462EC1" w:rsidP="009D5BB6">
            <w:pPr>
              <w:pStyle w:val="Tabletext"/>
              <w:rPr>
                <w:sz w:val="20"/>
                <w:lang w:val="en-US" w:eastAsia="zh-CN"/>
              </w:rPr>
            </w:pPr>
            <w:r>
              <w:rPr>
                <w:sz w:val="20"/>
                <w:lang w:val="en-US" w:eastAsia="zh-CN"/>
              </w:rPr>
              <w:t>ISO/IEC JTC1/SC42, SG16</w:t>
            </w:r>
          </w:p>
        </w:tc>
      </w:tr>
      <w:tr w:rsidR="00462EC1" w14:paraId="51B7A811" w14:textId="77777777" w:rsidTr="009D5BB6">
        <w:tc>
          <w:tcPr>
            <w:tcW w:w="10170" w:type="dxa"/>
            <w:gridSpan w:val="5"/>
            <w:tcBorders>
              <w:top w:val="single" w:sz="4" w:space="0" w:color="000000"/>
              <w:left w:val="single" w:sz="4" w:space="0" w:color="auto"/>
              <w:bottom w:val="nil"/>
              <w:right w:val="single" w:sz="4" w:space="0" w:color="auto"/>
            </w:tcBorders>
          </w:tcPr>
          <w:p w14:paraId="28D014B8" w14:textId="77777777" w:rsidR="00462EC1" w:rsidRDefault="00462EC1" w:rsidP="009D5BB6">
            <w:pPr>
              <w:pStyle w:val="Tabletext"/>
              <w:rPr>
                <w:b/>
                <w:sz w:val="20"/>
              </w:rPr>
            </w:pPr>
            <w:r>
              <w:rPr>
                <w:b/>
                <w:sz w:val="20"/>
              </w:rPr>
              <w:t>Supporting members that are committing to contributing actively to the work item:</w:t>
            </w:r>
          </w:p>
        </w:tc>
      </w:tr>
      <w:tr w:rsidR="00462EC1" w14:paraId="506EE7D9" w14:textId="77777777" w:rsidTr="009D5BB6">
        <w:tc>
          <w:tcPr>
            <w:tcW w:w="10170" w:type="dxa"/>
            <w:gridSpan w:val="5"/>
            <w:tcBorders>
              <w:top w:val="nil"/>
              <w:left w:val="single" w:sz="4" w:space="0" w:color="000000"/>
              <w:bottom w:val="single" w:sz="4" w:space="0" w:color="auto"/>
              <w:right w:val="single" w:sz="4" w:space="0" w:color="auto"/>
            </w:tcBorders>
          </w:tcPr>
          <w:p w14:paraId="0DB76A1F" w14:textId="77777777" w:rsidR="00462EC1" w:rsidRDefault="00462EC1" w:rsidP="009D5BB6">
            <w:pPr>
              <w:pStyle w:val="Tabletext"/>
              <w:rPr>
                <w:rFonts w:eastAsia="SimSun"/>
                <w:sz w:val="20"/>
                <w:lang w:val="en-US" w:eastAsia="zh-CN"/>
              </w:rPr>
            </w:pPr>
            <w:r>
              <w:rPr>
                <w:rFonts w:eastAsia="SimSun" w:hint="eastAsia"/>
                <w:color w:val="000000"/>
                <w:lang w:val="en-US" w:eastAsia="zh-CN"/>
              </w:rPr>
              <w:t>China, China Telecom, ,</w:t>
            </w:r>
            <w:r>
              <w:rPr>
                <w:rFonts w:hint="eastAsia"/>
              </w:rPr>
              <w:t>State Grid Corporation of China</w:t>
            </w:r>
            <w:r>
              <w:rPr>
                <w:rFonts w:eastAsia="SimSun" w:hint="eastAsia"/>
                <w:lang w:val="en-US" w:eastAsia="zh-CN"/>
              </w:rPr>
              <w:t xml:space="preserve"> (China),</w:t>
            </w:r>
            <w:r>
              <w:rPr>
                <w:rFonts w:eastAsia="SimSun"/>
                <w:lang w:val="en-US" w:eastAsia="zh-CN"/>
              </w:rPr>
              <w:t xml:space="preserve"> Korea (Republic of)</w:t>
            </w:r>
          </w:p>
        </w:tc>
      </w:tr>
    </w:tbl>
    <w:p w14:paraId="501061B7" w14:textId="5E8107EF" w:rsidR="00462EC1" w:rsidRDefault="00462EC1" w:rsidP="00462EC1"/>
    <w:p w14:paraId="1F818771" w14:textId="77777777" w:rsidR="00462EC1" w:rsidRDefault="00462EC1" w:rsidP="00462EC1"/>
    <w:p w14:paraId="4735CB59" w14:textId="77777777" w:rsidR="00462EC1" w:rsidRDefault="00462EC1" w:rsidP="00462EC1"/>
    <w:p w14:paraId="75C6F23D" w14:textId="77777777" w:rsidR="00462EC1" w:rsidRDefault="00462EC1" w:rsidP="00462EC1"/>
    <w:p w14:paraId="4669FFB8" w14:textId="77777777" w:rsidR="00462EC1" w:rsidRDefault="00462EC1" w:rsidP="00462EC1"/>
    <w:p w14:paraId="6B840D82" w14:textId="77777777" w:rsidR="00462EC1" w:rsidRDefault="00462EC1" w:rsidP="00462EC1"/>
    <w:p w14:paraId="440721FF" w14:textId="77777777" w:rsidR="00462EC1" w:rsidRDefault="00462EC1" w:rsidP="00462EC1">
      <w:pPr>
        <w:tabs>
          <w:tab w:val="left" w:pos="3587"/>
        </w:tabs>
        <w:jc w:val="both"/>
        <w:rPr>
          <w:lang w:val="en-US" w:eastAsia="zh-CN"/>
        </w:rPr>
      </w:pPr>
    </w:p>
    <w:p w14:paraId="60B01185" w14:textId="77777777" w:rsidR="00462EC1" w:rsidRDefault="00462EC1" w:rsidP="00462EC1">
      <w:pPr>
        <w:tabs>
          <w:tab w:val="left" w:pos="3587"/>
        </w:tabs>
        <w:jc w:val="both"/>
        <w:rPr>
          <w:lang w:val="en-US" w:eastAsia="zh-CN"/>
        </w:rPr>
      </w:pPr>
    </w:p>
    <w:p w14:paraId="5D9D0C02" w14:textId="77777777" w:rsidR="00462EC1" w:rsidRDefault="00462EC1" w:rsidP="00462EC1">
      <w:pPr>
        <w:tabs>
          <w:tab w:val="left" w:pos="3587"/>
        </w:tabs>
        <w:jc w:val="both"/>
        <w:rPr>
          <w:lang w:val="en-US" w:eastAsia="zh-CN"/>
        </w:rPr>
      </w:pPr>
    </w:p>
    <w:p w14:paraId="6CE289C2" w14:textId="77777777" w:rsidR="00462EC1" w:rsidRDefault="00462EC1" w:rsidP="00462EC1">
      <w:pPr>
        <w:tabs>
          <w:tab w:val="left" w:pos="3587"/>
        </w:tabs>
        <w:jc w:val="both"/>
        <w:rPr>
          <w:lang w:val="en-US" w:eastAsia="zh-CN"/>
        </w:rPr>
      </w:pPr>
    </w:p>
    <w:p w14:paraId="49CBB9EF" w14:textId="77777777" w:rsidR="00462EC1" w:rsidRDefault="00462EC1" w:rsidP="00462EC1">
      <w:pPr>
        <w:tabs>
          <w:tab w:val="left" w:pos="3587"/>
        </w:tabs>
        <w:jc w:val="both"/>
        <w:rPr>
          <w:lang w:val="en-US" w:eastAsia="zh-CN"/>
        </w:rPr>
      </w:pPr>
    </w:p>
    <w:p w14:paraId="27A8D360" w14:textId="77777777" w:rsidR="00462EC1" w:rsidRDefault="00462EC1" w:rsidP="00462EC1">
      <w:pPr>
        <w:tabs>
          <w:tab w:val="left" w:pos="3587"/>
        </w:tabs>
        <w:jc w:val="both"/>
        <w:rPr>
          <w:lang w:val="en-US" w:eastAsia="zh-CN"/>
        </w:rPr>
      </w:pPr>
    </w:p>
    <w:p w14:paraId="12C1E3A4" w14:textId="77777777" w:rsidR="00462EC1" w:rsidRDefault="00462EC1" w:rsidP="00462EC1">
      <w:pPr>
        <w:tabs>
          <w:tab w:val="left" w:pos="3587"/>
        </w:tabs>
        <w:jc w:val="both"/>
        <w:rPr>
          <w:lang w:val="en-US" w:eastAsia="zh-CN"/>
        </w:rPr>
      </w:pPr>
    </w:p>
    <w:p w14:paraId="3346D548" w14:textId="77777777" w:rsidR="00462EC1" w:rsidRDefault="00462EC1" w:rsidP="00462EC1">
      <w:pPr>
        <w:tabs>
          <w:tab w:val="left" w:pos="3587"/>
        </w:tabs>
        <w:jc w:val="both"/>
        <w:rPr>
          <w:lang w:val="en-US" w:eastAsia="zh-CN"/>
        </w:rPr>
      </w:pPr>
    </w:p>
    <w:p w14:paraId="3F7108AB" w14:textId="77777777" w:rsidR="00462EC1" w:rsidRDefault="00462EC1" w:rsidP="00462EC1">
      <w:pPr>
        <w:tabs>
          <w:tab w:val="left" w:pos="3587"/>
        </w:tabs>
        <w:jc w:val="both"/>
        <w:rPr>
          <w:lang w:val="en-US" w:eastAsia="zh-CN"/>
        </w:rPr>
      </w:pPr>
    </w:p>
    <w:p w14:paraId="6E6655F8" w14:textId="77777777" w:rsidR="00462EC1" w:rsidRDefault="00462EC1" w:rsidP="00462EC1">
      <w:pPr>
        <w:tabs>
          <w:tab w:val="left" w:pos="3587"/>
        </w:tabs>
        <w:jc w:val="both"/>
        <w:rPr>
          <w:lang w:val="en-US" w:eastAsia="zh-CN"/>
        </w:rPr>
      </w:pPr>
    </w:p>
    <w:p w14:paraId="66FD00BB" w14:textId="77777777" w:rsidR="00462EC1" w:rsidRDefault="00462EC1" w:rsidP="00462EC1">
      <w:pPr>
        <w:tabs>
          <w:tab w:val="left" w:pos="3587"/>
        </w:tabs>
        <w:jc w:val="both"/>
        <w:rPr>
          <w:lang w:val="en-US" w:eastAsia="zh-CN"/>
        </w:rPr>
      </w:pPr>
    </w:p>
    <w:p w14:paraId="1311E6AB" w14:textId="77777777" w:rsidR="00462EC1" w:rsidRDefault="00462EC1" w:rsidP="00462EC1">
      <w:pPr>
        <w:tabs>
          <w:tab w:val="left" w:pos="3587"/>
        </w:tabs>
        <w:jc w:val="both"/>
        <w:rPr>
          <w:lang w:val="en-US" w:eastAsia="zh-CN"/>
        </w:rPr>
      </w:pPr>
    </w:p>
    <w:p w14:paraId="30CAF4B4" w14:textId="77777777" w:rsidR="00462EC1" w:rsidRDefault="00462EC1" w:rsidP="00462EC1">
      <w:pPr>
        <w:tabs>
          <w:tab w:val="left" w:pos="3587"/>
        </w:tabs>
        <w:jc w:val="both"/>
        <w:rPr>
          <w:lang w:val="en-US" w:eastAsia="zh-CN"/>
        </w:rPr>
      </w:pPr>
    </w:p>
    <w:p w14:paraId="716B6F0A" w14:textId="393819DC" w:rsidR="000F4CC3" w:rsidRPr="00462EC1" w:rsidRDefault="000F4CC3" w:rsidP="00462EC1"/>
    <w:p w14:paraId="418FC4C0" w14:textId="77777777" w:rsidR="000F4CC3" w:rsidRDefault="000F4CC3" w:rsidP="000F4CC3">
      <w:pPr>
        <w:tabs>
          <w:tab w:val="left" w:pos="3587"/>
        </w:tabs>
        <w:jc w:val="both"/>
        <w:rPr>
          <w:lang w:val="en-US" w:eastAsia="zh-CN"/>
        </w:rPr>
      </w:pPr>
    </w:p>
    <w:p w14:paraId="437BC5CD" w14:textId="77777777" w:rsidR="000F4CC3" w:rsidRDefault="000F4CC3" w:rsidP="000F4CC3">
      <w:pPr>
        <w:tabs>
          <w:tab w:val="left" w:pos="3587"/>
        </w:tabs>
        <w:jc w:val="both"/>
        <w:rPr>
          <w:lang w:val="en-US" w:eastAsia="zh-CN"/>
        </w:rPr>
      </w:pPr>
    </w:p>
    <w:p w14:paraId="7E603152" w14:textId="77777777" w:rsidR="000F4CC3" w:rsidRDefault="000F4CC3" w:rsidP="000F4CC3">
      <w:pPr>
        <w:tabs>
          <w:tab w:val="left" w:pos="3587"/>
        </w:tabs>
        <w:jc w:val="both"/>
        <w:rPr>
          <w:lang w:val="en-US" w:eastAsia="zh-CN"/>
        </w:rPr>
      </w:pPr>
    </w:p>
    <w:p w14:paraId="4B510D8D" w14:textId="77777777" w:rsidR="000F4CC3" w:rsidRDefault="000F4CC3" w:rsidP="000F4CC3">
      <w:pPr>
        <w:tabs>
          <w:tab w:val="left" w:pos="3587"/>
        </w:tabs>
        <w:jc w:val="both"/>
        <w:rPr>
          <w:lang w:val="en-US" w:eastAsia="zh-CN"/>
        </w:rPr>
      </w:pPr>
    </w:p>
    <w:p w14:paraId="7F81B050" w14:textId="77777777" w:rsidR="000F4CC3" w:rsidRDefault="000F4CC3" w:rsidP="000F4CC3">
      <w:pPr>
        <w:tabs>
          <w:tab w:val="left" w:pos="3587"/>
        </w:tabs>
        <w:jc w:val="both"/>
        <w:rPr>
          <w:lang w:val="en-US" w:eastAsia="zh-CN"/>
        </w:rPr>
      </w:pPr>
    </w:p>
    <w:p w14:paraId="2D55E1F4" w14:textId="77777777" w:rsidR="000F4CC3" w:rsidRDefault="000F4CC3" w:rsidP="000F4CC3">
      <w:pPr>
        <w:tabs>
          <w:tab w:val="left" w:pos="3587"/>
        </w:tabs>
        <w:jc w:val="both"/>
        <w:rPr>
          <w:lang w:val="en-US" w:eastAsia="zh-CN"/>
        </w:rPr>
      </w:pPr>
    </w:p>
    <w:p w14:paraId="52CA0EE7" w14:textId="77777777" w:rsidR="000F4CC3" w:rsidRDefault="000F4CC3" w:rsidP="000F4CC3">
      <w:pPr>
        <w:tabs>
          <w:tab w:val="left" w:pos="3587"/>
        </w:tabs>
        <w:jc w:val="both"/>
        <w:rPr>
          <w:lang w:val="en-US" w:eastAsia="zh-CN"/>
        </w:rPr>
      </w:pPr>
    </w:p>
    <w:p w14:paraId="2CAA95C7" w14:textId="77777777" w:rsidR="000F4CC3" w:rsidRDefault="000F4CC3" w:rsidP="000F4CC3">
      <w:pPr>
        <w:tabs>
          <w:tab w:val="left" w:pos="3587"/>
        </w:tabs>
        <w:jc w:val="both"/>
        <w:rPr>
          <w:lang w:val="en-US" w:eastAsia="zh-CN"/>
        </w:rPr>
      </w:pPr>
    </w:p>
    <w:p w14:paraId="2740AF50" w14:textId="77777777" w:rsidR="000F4CC3" w:rsidRDefault="000F4CC3" w:rsidP="000F4CC3">
      <w:pPr>
        <w:tabs>
          <w:tab w:val="left" w:pos="3587"/>
        </w:tabs>
        <w:jc w:val="both"/>
        <w:rPr>
          <w:lang w:val="en-US" w:eastAsia="zh-CN"/>
        </w:rPr>
      </w:pPr>
    </w:p>
    <w:p w14:paraId="7792567E" w14:textId="77777777" w:rsidR="000F4CC3" w:rsidRDefault="000F4CC3" w:rsidP="000F4CC3">
      <w:pPr>
        <w:tabs>
          <w:tab w:val="left" w:pos="3587"/>
        </w:tabs>
        <w:jc w:val="both"/>
        <w:rPr>
          <w:lang w:val="en-US" w:eastAsia="zh-CN"/>
        </w:rPr>
      </w:pPr>
    </w:p>
    <w:p w14:paraId="440D1616" w14:textId="77777777" w:rsidR="000F4CC3" w:rsidRDefault="000F4CC3" w:rsidP="000F4CC3">
      <w:pPr>
        <w:tabs>
          <w:tab w:val="left" w:pos="3587"/>
        </w:tabs>
        <w:jc w:val="both"/>
        <w:rPr>
          <w:lang w:val="en-US" w:eastAsia="zh-CN"/>
        </w:rPr>
      </w:pPr>
    </w:p>
    <w:p w14:paraId="45151CA3" w14:textId="77777777" w:rsidR="000F4CC3" w:rsidRDefault="000F4CC3" w:rsidP="000F4CC3">
      <w:pPr>
        <w:tabs>
          <w:tab w:val="left" w:pos="3587"/>
        </w:tabs>
        <w:jc w:val="both"/>
        <w:rPr>
          <w:lang w:val="en-US" w:eastAsia="zh-CN"/>
        </w:rPr>
      </w:pPr>
    </w:p>
    <w:p w14:paraId="55F88077" w14:textId="77777777" w:rsidR="000F4CC3" w:rsidRDefault="000F4CC3" w:rsidP="000F4CC3">
      <w:pPr>
        <w:tabs>
          <w:tab w:val="left" w:pos="3587"/>
        </w:tabs>
        <w:jc w:val="both"/>
        <w:rPr>
          <w:lang w:val="en-US" w:eastAsia="zh-CN"/>
        </w:rPr>
      </w:pPr>
    </w:p>
    <w:p w14:paraId="39653A9C" w14:textId="77777777" w:rsidR="000F4CC3" w:rsidRDefault="000F4CC3" w:rsidP="000F4CC3">
      <w:pPr>
        <w:tabs>
          <w:tab w:val="left" w:pos="3587"/>
        </w:tabs>
        <w:jc w:val="both"/>
        <w:rPr>
          <w:lang w:val="en-US" w:eastAsia="zh-CN"/>
        </w:rPr>
      </w:pPr>
    </w:p>
    <w:p w14:paraId="7B86434B" w14:textId="77777777" w:rsidR="000F4CC3" w:rsidRDefault="000F4CC3" w:rsidP="000F4CC3">
      <w:pPr>
        <w:tabs>
          <w:tab w:val="left" w:pos="3587"/>
        </w:tabs>
        <w:jc w:val="both"/>
        <w:rPr>
          <w:lang w:val="en-US" w:eastAsia="zh-CN"/>
        </w:rPr>
      </w:pPr>
    </w:p>
    <w:p w14:paraId="68D07F2B" w14:textId="77777777" w:rsidR="000F4CC3" w:rsidRDefault="000F4CC3" w:rsidP="000F4CC3">
      <w:pPr>
        <w:tabs>
          <w:tab w:val="left" w:pos="3587"/>
        </w:tabs>
        <w:jc w:val="both"/>
        <w:rPr>
          <w:lang w:val="en-US" w:eastAsia="zh-CN"/>
        </w:rPr>
      </w:pPr>
    </w:p>
    <w:p w14:paraId="21AB7641" w14:textId="77777777" w:rsidR="000F4CC3" w:rsidRDefault="000F4CC3" w:rsidP="000F4CC3">
      <w:pPr>
        <w:tabs>
          <w:tab w:val="left" w:pos="3587"/>
        </w:tabs>
        <w:jc w:val="both"/>
        <w:rPr>
          <w:lang w:val="en-US" w:eastAsia="zh-CN"/>
        </w:rPr>
      </w:pPr>
    </w:p>
    <w:p w14:paraId="49E46917" w14:textId="77777777" w:rsidR="000F4CC3" w:rsidRDefault="000F4CC3" w:rsidP="000F4CC3">
      <w:pPr>
        <w:tabs>
          <w:tab w:val="left" w:pos="3587"/>
        </w:tabs>
        <w:jc w:val="both"/>
        <w:rPr>
          <w:lang w:val="en-US" w:eastAsia="zh-CN"/>
        </w:rPr>
      </w:pPr>
    </w:p>
    <w:p w14:paraId="5AA06A26" w14:textId="77777777" w:rsidR="000F4CC3" w:rsidRDefault="000F4CC3" w:rsidP="000F4CC3">
      <w:pPr>
        <w:tabs>
          <w:tab w:val="left" w:pos="3587"/>
        </w:tabs>
        <w:jc w:val="both"/>
        <w:rPr>
          <w:lang w:val="en-US" w:eastAsia="zh-CN"/>
        </w:rPr>
      </w:pPr>
    </w:p>
    <w:sectPr w:rsidR="000F4CC3" w:rsidSect="009751A4">
      <w:headerReference w:type="default" r:id="rId11"/>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2D9F" w14:textId="77777777" w:rsidR="00D16C7E" w:rsidRDefault="00D16C7E">
      <w:pPr>
        <w:spacing w:before="0"/>
      </w:pPr>
      <w:r>
        <w:separator/>
      </w:r>
    </w:p>
  </w:endnote>
  <w:endnote w:type="continuationSeparator" w:id="0">
    <w:p w14:paraId="488FC0CB" w14:textId="77777777" w:rsidR="00D16C7E" w:rsidRDefault="00D16C7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
    <w:altName w:val="Yu Gothic"/>
    <w:panose1 w:val="00000000000000000000"/>
    <w:charset w:val="80"/>
    <w:family w:val="auto"/>
    <w:notTrueType/>
    <w:pitch w:val="variable"/>
    <w:sig w:usb0="00000001" w:usb1="08070000" w:usb2="00000010" w:usb3="00000000" w:csb0="00020000" w:csb1="00000000"/>
  </w:font>
  <w:font w:name="CG Times">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24E4" w14:textId="77777777" w:rsidR="00D16C7E" w:rsidRDefault="00D16C7E">
      <w:pPr>
        <w:spacing w:before="0"/>
      </w:pPr>
      <w:r>
        <w:separator/>
      </w:r>
    </w:p>
  </w:footnote>
  <w:footnote w:type="continuationSeparator" w:id="0">
    <w:p w14:paraId="42E4DF60" w14:textId="77777777" w:rsidR="00D16C7E" w:rsidRDefault="00D16C7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54F6" w14:textId="77777777"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1D5BD7">
      <w:rPr>
        <w:noProof/>
      </w:rPr>
      <w:t>11</w:t>
    </w:r>
    <w:r w:rsidRPr="00C42125">
      <w:fldChar w:fldCharType="end"/>
    </w:r>
    <w:r w:rsidRPr="00C42125">
      <w:t xml:space="preserve"> -</w:t>
    </w:r>
  </w:p>
  <w:p w14:paraId="59C74BD7" w14:textId="1DE9BD5B" w:rsidR="001B5DF2" w:rsidRPr="00C42125" w:rsidRDefault="001B5DF2" w:rsidP="007E53E4">
    <w:pPr>
      <w:pStyle w:val="Header"/>
    </w:pPr>
    <w:r>
      <w:fldChar w:fldCharType="begin"/>
    </w:r>
    <w:r>
      <w:instrText xml:space="preserve"> STYLEREF  Docnumber  </w:instrText>
    </w:r>
    <w:r>
      <w:fldChar w:fldCharType="separate"/>
    </w:r>
    <w:r w:rsidR="00DC2738">
      <w:rPr>
        <w:noProof/>
      </w:rPr>
      <w:t>SG5-Cn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30AC64"/>
    <w:multiLevelType w:val="singleLevel"/>
    <w:tmpl w:val="D730AC64"/>
    <w:lvl w:ilvl="0">
      <w:start w:val="5"/>
      <w:numFmt w:val="upperLetter"/>
      <w:suff w:val="nothing"/>
      <w:lvlText w:val="%1-"/>
      <w:lvlJc w:val="left"/>
    </w:lvl>
  </w:abstractNum>
  <w:abstractNum w:abstractNumId="1" w15:restartNumberingAfterBreak="0">
    <w:nsid w:val="DE9E3E6C"/>
    <w:multiLevelType w:val="multilevel"/>
    <w:tmpl w:val="DE9E3E6C"/>
    <w:lvl w:ilvl="0">
      <w:start w:val="1"/>
      <w:numFmt w:val="decimal"/>
      <w:lvlText w:val="%1)"/>
      <w:lvlJc w:val="left"/>
      <w:pPr>
        <w:ind w:left="360" w:hanging="360"/>
      </w:pPr>
      <w:rPr>
        <w:rFonts w:ascii="Times New Roman" w:eastAsiaTheme="minorEastAsia" w:hAnsi="Times New Roman" w:cs="Times New Roman"/>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E6474D1F"/>
    <w:multiLevelType w:val="multilevel"/>
    <w:tmpl w:val="E6474D1F"/>
    <w:lvl w:ilvl="0">
      <w:start w:val="1"/>
      <w:numFmt w:val="decimal"/>
      <w:lvlText w:val="%1)"/>
      <w:lvlJc w:val="left"/>
      <w:pPr>
        <w:ind w:left="360" w:hanging="360"/>
      </w:pPr>
      <w:rPr>
        <w:rFonts w:ascii="Times New Roman" w:eastAsiaTheme="minorEastAsia" w:hAnsi="Times New Roman" w:cs="Times New Roman"/>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FFFFFF7C"/>
    <w:multiLevelType w:val="singleLevel"/>
    <w:tmpl w:val="5FDCD194"/>
    <w:lvl w:ilvl="0">
      <w:start w:val="1"/>
      <w:numFmt w:val="decimal"/>
      <w:pStyle w:val="ListNumber5"/>
      <w:lvlText w:val="%1."/>
      <w:lvlJc w:val="left"/>
      <w:pPr>
        <w:tabs>
          <w:tab w:val="num" w:pos="1866"/>
        </w:tabs>
        <w:ind w:left="1866" w:hanging="360"/>
      </w:pPr>
    </w:lvl>
  </w:abstractNum>
  <w:abstractNum w:abstractNumId="4" w15:restartNumberingAfterBreak="0">
    <w:nsid w:val="FFFFFF7D"/>
    <w:multiLevelType w:val="singleLevel"/>
    <w:tmpl w:val="1D84AC92"/>
    <w:lvl w:ilvl="0">
      <w:start w:val="1"/>
      <w:numFmt w:val="decimal"/>
      <w:pStyle w:val="ListNumber4"/>
      <w:lvlText w:val="%1."/>
      <w:lvlJc w:val="left"/>
      <w:pPr>
        <w:tabs>
          <w:tab w:val="num" w:pos="1440"/>
        </w:tabs>
        <w:ind w:left="1440" w:hanging="360"/>
      </w:pPr>
    </w:lvl>
  </w:abstractNum>
  <w:abstractNum w:abstractNumId="5" w15:restartNumberingAfterBreak="0">
    <w:nsid w:val="FFFFFF7E"/>
    <w:multiLevelType w:val="singleLevel"/>
    <w:tmpl w:val="3794A42C"/>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2E143C0E"/>
    <w:lvl w:ilvl="0">
      <w:start w:val="1"/>
      <w:numFmt w:val="decimal"/>
      <w:pStyle w:val="ListNumber2"/>
      <w:lvlText w:val="%1."/>
      <w:lvlJc w:val="left"/>
      <w:pPr>
        <w:tabs>
          <w:tab w:val="num" w:pos="720"/>
        </w:tabs>
        <w:ind w:left="720" w:hanging="360"/>
      </w:pPr>
    </w:lvl>
  </w:abstractNum>
  <w:abstractNum w:abstractNumId="7" w15:restartNumberingAfterBreak="0">
    <w:nsid w:val="FFFFFF80"/>
    <w:multiLevelType w:val="singleLevel"/>
    <w:tmpl w:val="5906AFB2"/>
    <w:lvl w:ilvl="0">
      <w:start w:val="1"/>
      <w:numFmt w:val="bullet"/>
      <w:pStyle w:val="ListBullet5"/>
      <w:lvlText w:val=""/>
      <w:lvlJc w:val="left"/>
      <w:pPr>
        <w:tabs>
          <w:tab w:val="num" w:pos="1800"/>
        </w:tabs>
        <w:ind w:left="1800" w:hanging="360"/>
      </w:pPr>
      <w:rPr>
        <w:rFonts w:ascii="Symbol" w:hAnsi="Symbol" w:hint="default"/>
      </w:rPr>
    </w:lvl>
  </w:abstractNum>
  <w:abstractNum w:abstractNumId="8" w15:restartNumberingAfterBreak="0">
    <w:nsid w:val="FFFFFF81"/>
    <w:multiLevelType w:val="singleLevel"/>
    <w:tmpl w:val="7CDC84EC"/>
    <w:lvl w:ilvl="0">
      <w:start w:val="1"/>
      <w:numFmt w:val="bullet"/>
      <w:pStyle w:val="ListBullet4"/>
      <w:lvlText w:val=""/>
      <w:lvlJc w:val="left"/>
      <w:pPr>
        <w:tabs>
          <w:tab w:val="num" w:pos="1440"/>
        </w:tabs>
        <w:ind w:left="1440" w:hanging="360"/>
      </w:pPr>
      <w:rPr>
        <w:rFonts w:ascii="Symbol" w:hAnsi="Symbol" w:hint="default"/>
      </w:rPr>
    </w:lvl>
  </w:abstractNum>
  <w:abstractNum w:abstractNumId="9" w15:restartNumberingAfterBreak="0">
    <w:nsid w:val="FFFFFF82"/>
    <w:multiLevelType w:val="singleLevel"/>
    <w:tmpl w:val="08121094"/>
    <w:lvl w:ilvl="0">
      <w:start w:val="1"/>
      <w:numFmt w:val="bullet"/>
      <w:pStyle w:val="ListBullet3"/>
      <w:lvlText w:val=""/>
      <w:lvlJc w:val="left"/>
      <w:pPr>
        <w:tabs>
          <w:tab w:val="num" w:pos="1080"/>
        </w:tabs>
        <w:ind w:left="1080" w:hanging="360"/>
      </w:pPr>
      <w:rPr>
        <w:rFonts w:ascii="Symbol" w:hAnsi="Symbol" w:hint="default"/>
      </w:rPr>
    </w:lvl>
  </w:abstractNum>
  <w:abstractNum w:abstractNumId="10" w15:restartNumberingAfterBreak="0">
    <w:nsid w:val="FFFFFF83"/>
    <w:multiLevelType w:val="singleLevel"/>
    <w:tmpl w:val="569067EA"/>
    <w:lvl w:ilvl="0">
      <w:start w:val="1"/>
      <w:numFmt w:val="bullet"/>
      <w:pStyle w:val="ListBullet2"/>
      <w:lvlText w:val=""/>
      <w:lvlJc w:val="left"/>
      <w:pPr>
        <w:tabs>
          <w:tab w:val="num" w:pos="720"/>
        </w:tabs>
        <w:ind w:left="720" w:hanging="360"/>
      </w:pPr>
      <w:rPr>
        <w:rFonts w:ascii="Symbol" w:hAnsi="Symbol" w:hint="default"/>
      </w:rPr>
    </w:lvl>
  </w:abstractNum>
  <w:abstractNum w:abstractNumId="11" w15:restartNumberingAfterBreak="0">
    <w:nsid w:val="FFFFFF88"/>
    <w:multiLevelType w:val="singleLevel"/>
    <w:tmpl w:val="F05A2D92"/>
    <w:lvl w:ilvl="0">
      <w:start w:val="1"/>
      <w:numFmt w:val="decimal"/>
      <w:pStyle w:val="ListNumber"/>
      <w:lvlText w:val="%1."/>
      <w:lvlJc w:val="left"/>
      <w:pPr>
        <w:tabs>
          <w:tab w:val="num" w:pos="360"/>
        </w:tabs>
        <w:ind w:left="360" w:hanging="360"/>
      </w:pPr>
    </w:lvl>
  </w:abstractNum>
  <w:abstractNum w:abstractNumId="12" w15:restartNumberingAfterBreak="0">
    <w:nsid w:val="FFFFFF89"/>
    <w:multiLevelType w:val="singleLevel"/>
    <w:tmpl w:val="EB360D00"/>
    <w:lvl w:ilvl="0">
      <w:start w:val="1"/>
      <w:numFmt w:val="bullet"/>
      <w:pStyle w:val="ListBullet"/>
      <w:lvlText w:val=""/>
      <w:lvlJc w:val="left"/>
      <w:pPr>
        <w:tabs>
          <w:tab w:val="num" w:pos="360"/>
        </w:tabs>
        <w:ind w:left="360" w:hanging="360"/>
      </w:pPr>
      <w:rPr>
        <w:rFonts w:ascii="Symbol" w:hAnsi="Symbol" w:hint="default"/>
      </w:rPr>
    </w:lvl>
  </w:abstractNum>
  <w:abstractNum w:abstractNumId="13" w15:restartNumberingAfterBreak="0">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333637"/>
    <w:multiLevelType w:val="multilevel"/>
    <w:tmpl w:val="29333637"/>
    <w:lvl w:ilvl="0">
      <w:start w:val="1"/>
      <w:numFmt w:val="decimal"/>
      <w:lvlText w:val="%1."/>
      <w:lvlJc w:val="left"/>
      <w:pPr>
        <w:ind w:left="420" w:hanging="420"/>
      </w:pPr>
    </w:lvl>
    <w:lvl w:ilvl="1">
      <w:start w:val="1"/>
      <w:numFmt w:val="decimal"/>
      <w:isLgl/>
      <w:lvlText w:val="%1.%2"/>
      <w:lvlJc w:val="left"/>
      <w:pPr>
        <w:ind w:left="240" w:hanging="660"/>
      </w:pPr>
      <w:rPr>
        <w:rFonts w:hint="default"/>
        <w:b/>
      </w:rPr>
    </w:lvl>
    <w:lvl w:ilvl="2">
      <w:start w:val="1"/>
      <w:numFmt w:val="decimal"/>
      <w:isLgl/>
      <w:lvlText w:val="%1.%2.%3"/>
      <w:lvlJc w:val="left"/>
      <w:pPr>
        <w:ind w:left="720" w:hanging="720"/>
      </w:pPr>
      <w:rPr>
        <w:rFonts w:hint="default"/>
        <w:b w:val="0"/>
        <w:bCs/>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5" w15:restartNumberingAfterBreak="0">
    <w:nsid w:val="4D820FDD"/>
    <w:multiLevelType w:val="multilevel"/>
    <w:tmpl w:val="4D820FDD"/>
    <w:lvl w:ilvl="0">
      <w:start w:val="1"/>
      <w:numFmt w:val="decimal"/>
      <w:lvlText w:val="%1)"/>
      <w:lvlJc w:val="left"/>
      <w:pPr>
        <w:ind w:left="360" w:hanging="360"/>
      </w:pPr>
      <w:rPr>
        <w:rFonts w:ascii="Times New Roman" w:eastAsiaTheme="minorEastAsia" w:hAnsi="Times New Roman" w:cs="Times New Roman"/>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55817CA8"/>
    <w:multiLevelType w:val="hybridMultilevel"/>
    <w:tmpl w:val="4C3E71D6"/>
    <w:lvl w:ilvl="0" w:tplc="772070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7AF42EAA"/>
    <w:multiLevelType w:val="hybridMultilevel"/>
    <w:tmpl w:val="FF74BE54"/>
    <w:lvl w:ilvl="0" w:tplc="3FB8C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3460535">
    <w:abstractNumId w:val="17"/>
  </w:num>
  <w:num w:numId="2" w16cid:durableId="856121305">
    <w:abstractNumId w:val="17"/>
  </w:num>
  <w:num w:numId="3" w16cid:durableId="1210412046">
    <w:abstractNumId w:val="17"/>
  </w:num>
  <w:num w:numId="4" w16cid:durableId="50883370">
    <w:abstractNumId w:val="17"/>
  </w:num>
  <w:num w:numId="5" w16cid:durableId="421610178">
    <w:abstractNumId w:val="17"/>
  </w:num>
  <w:num w:numId="6" w16cid:durableId="1572497159">
    <w:abstractNumId w:val="17"/>
  </w:num>
  <w:num w:numId="7" w16cid:durableId="181364008">
    <w:abstractNumId w:val="17"/>
  </w:num>
  <w:num w:numId="8" w16cid:durableId="416555878">
    <w:abstractNumId w:val="17"/>
  </w:num>
  <w:num w:numId="9" w16cid:durableId="253445299">
    <w:abstractNumId w:val="17"/>
  </w:num>
  <w:num w:numId="10" w16cid:durableId="1619800839">
    <w:abstractNumId w:val="13"/>
  </w:num>
  <w:num w:numId="11" w16cid:durableId="1363897479">
    <w:abstractNumId w:val="12"/>
  </w:num>
  <w:num w:numId="12" w16cid:durableId="479658547">
    <w:abstractNumId w:val="10"/>
  </w:num>
  <w:num w:numId="13" w16cid:durableId="1168330286">
    <w:abstractNumId w:val="9"/>
  </w:num>
  <w:num w:numId="14" w16cid:durableId="282076974">
    <w:abstractNumId w:val="8"/>
  </w:num>
  <w:num w:numId="15" w16cid:durableId="1643194161">
    <w:abstractNumId w:val="7"/>
  </w:num>
  <w:num w:numId="16" w16cid:durableId="165757167">
    <w:abstractNumId w:val="11"/>
  </w:num>
  <w:num w:numId="17" w16cid:durableId="1029450343">
    <w:abstractNumId w:val="6"/>
  </w:num>
  <w:num w:numId="18" w16cid:durableId="2132938381">
    <w:abstractNumId w:val="5"/>
  </w:num>
  <w:num w:numId="19" w16cid:durableId="172569622">
    <w:abstractNumId w:val="4"/>
  </w:num>
  <w:num w:numId="20" w16cid:durableId="1174494986">
    <w:abstractNumId w:val="3"/>
  </w:num>
  <w:num w:numId="21" w16cid:durableId="519243916">
    <w:abstractNumId w:val="16"/>
  </w:num>
  <w:num w:numId="22" w16cid:durableId="879827737">
    <w:abstractNumId w:val="18"/>
  </w:num>
  <w:num w:numId="23" w16cid:durableId="390427348">
    <w:abstractNumId w:val="0"/>
  </w:num>
  <w:num w:numId="24" w16cid:durableId="246381012">
    <w:abstractNumId w:val="14"/>
  </w:num>
  <w:num w:numId="25" w16cid:durableId="1648901265">
    <w:abstractNumId w:val="1"/>
  </w:num>
  <w:num w:numId="26" w16cid:durableId="2052533027">
    <w:abstractNumId w:val="2"/>
  </w:num>
  <w:num w:numId="27" w16cid:durableId="80900899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eet Malikk">
    <w15:presenceInfo w15:providerId="Windows Live" w15:userId="bdcfd7a6113ed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817"/>
    <w:rsid w:val="000002CE"/>
    <w:rsid w:val="00000339"/>
    <w:rsid w:val="0000085D"/>
    <w:rsid w:val="00000F80"/>
    <w:rsid w:val="00000FA8"/>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330F"/>
    <w:rsid w:val="00063556"/>
    <w:rsid w:val="00065594"/>
    <w:rsid w:val="000661D3"/>
    <w:rsid w:val="000769E6"/>
    <w:rsid w:val="00077E88"/>
    <w:rsid w:val="0008099A"/>
    <w:rsid w:val="000842F4"/>
    <w:rsid w:val="000845D6"/>
    <w:rsid w:val="00085268"/>
    <w:rsid w:val="00092930"/>
    <w:rsid w:val="00096D82"/>
    <w:rsid w:val="00097D70"/>
    <w:rsid w:val="000A1971"/>
    <w:rsid w:val="000A31CB"/>
    <w:rsid w:val="000A3F81"/>
    <w:rsid w:val="000B1D6F"/>
    <w:rsid w:val="000B286A"/>
    <w:rsid w:val="000B4350"/>
    <w:rsid w:val="000B594B"/>
    <w:rsid w:val="000B748C"/>
    <w:rsid w:val="000B74DB"/>
    <w:rsid w:val="000C1868"/>
    <w:rsid w:val="000C5FD9"/>
    <w:rsid w:val="000D7A19"/>
    <w:rsid w:val="000E2EF7"/>
    <w:rsid w:val="000E4E82"/>
    <w:rsid w:val="000E6414"/>
    <w:rsid w:val="000E716C"/>
    <w:rsid w:val="000F2E95"/>
    <w:rsid w:val="000F4CC3"/>
    <w:rsid w:val="000F67F1"/>
    <w:rsid w:val="00103F3E"/>
    <w:rsid w:val="00106AAB"/>
    <w:rsid w:val="00110480"/>
    <w:rsid w:val="001113C7"/>
    <w:rsid w:val="00112783"/>
    <w:rsid w:val="00114606"/>
    <w:rsid w:val="00115B4C"/>
    <w:rsid w:val="00117A13"/>
    <w:rsid w:val="0012002D"/>
    <w:rsid w:val="00122669"/>
    <w:rsid w:val="00123A2B"/>
    <w:rsid w:val="001266E6"/>
    <w:rsid w:val="00131282"/>
    <w:rsid w:val="00131D86"/>
    <w:rsid w:val="00134BB5"/>
    <w:rsid w:val="00137E61"/>
    <w:rsid w:val="00146FED"/>
    <w:rsid w:val="00147EE6"/>
    <w:rsid w:val="001528E6"/>
    <w:rsid w:val="00155DD6"/>
    <w:rsid w:val="00157413"/>
    <w:rsid w:val="001605F4"/>
    <w:rsid w:val="00161BAB"/>
    <w:rsid w:val="0016529A"/>
    <w:rsid w:val="001664ED"/>
    <w:rsid w:val="00166E75"/>
    <w:rsid w:val="00167647"/>
    <w:rsid w:val="00170248"/>
    <w:rsid w:val="00172670"/>
    <w:rsid w:val="00176C2F"/>
    <w:rsid w:val="00181DAE"/>
    <w:rsid w:val="00184A3C"/>
    <w:rsid w:val="001862D2"/>
    <w:rsid w:val="001871E3"/>
    <w:rsid w:val="001872B3"/>
    <w:rsid w:val="001942EC"/>
    <w:rsid w:val="001945B8"/>
    <w:rsid w:val="00196438"/>
    <w:rsid w:val="001A03CC"/>
    <w:rsid w:val="001A1E05"/>
    <w:rsid w:val="001A6E14"/>
    <w:rsid w:val="001A79B0"/>
    <w:rsid w:val="001B4799"/>
    <w:rsid w:val="001B4A85"/>
    <w:rsid w:val="001B5DF2"/>
    <w:rsid w:val="001B6D84"/>
    <w:rsid w:val="001C01DD"/>
    <w:rsid w:val="001C06CA"/>
    <w:rsid w:val="001C0E94"/>
    <w:rsid w:val="001C303F"/>
    <w:rsid w:val="001C41AC"/>
    <w:rsid w:val="001D0786"/>
    <w:rsid w:val="001D0A21"/>
    <w:rsid w:val="001D1EDB"/>
    <w:rsid w:val="001D240C"/>
    <w:rsid w:val="001D505A"/>
    <w:rsid w:val="001D5206"/>
    <w:rsid w:val="001D5BD7"/>
    <w:rsid w:val="001D6401"/>
    <w:rsid w:val="001E031A"/>
    <w:rsid w:val="001E1E53"/>
    <w:rsid w:val="001E2CE2"/>
    <w:rsid w:val="001E3A97"/>
    <w:rsid w:val="001E58AB"/>
    <w:rsid w:val="001E5965"/>
    <w:rsid w:val="001E5E42"/>
    <w:rsid w:val="001E6C93"/>
    <w:rsid w:val="001E7D6A"/>
    <w:rsid w:val="001F0D74"/>
    <w:rsid w:val="001F5DA4"/>
    <w:rsid w:val="00201267"/>
    <w:rsid w:val="002027A2"/>
    <w:rsid w:val="00202AA7"/>
    <w:rsid w:val="00213C1C"/>
    <w:rsid w:val="002157FB"/>
    <w:rsid w:val="00215E68"/>
    <w:rsid w:val="00216499"/>
    <w:rsid w:val="0022194A"/>
    <w:rsid w:val="00222121"/>
    <w:rsid w:val="00223009"/>
    <w:rsid w:val="002240C7"/>
    <w:rsid w:val="00226A0F"/>
    <w:rsid w:val="00230922"/>
    <w:rsid w:val="002313E5"/>
    <w:rsid w:val="00233064"/>
    <w:rsid w:val="002341B0"/>
    <w:rsid w:val="002414FB"/>
    <w:rsid w:val="00242B8D"/>
    <w:rsid w:val="00257576"/>
    <w:rsid w:val="00257A66"/>
    <w:rsid w:val="00260003"/>
    <w:rsid w:val="00262AC6"/>
    <w:rsid w:val="00263A01"/>
    <w:rsid w:val="002651A6"/>
    <w:rsid w:val="00265E0D"/>
    <w:rsid w:val="00265FC7"/>
    <w:rsid w:val="002706A2"/>
    <w:rsid w:val="00270DDF"/>
    <w:rsid w:val="00271D94"/>
    <w:rsid w:val="00272DCD"/>
    <w:rsid w:val="0027462B"/>
    <w:rsid w:val="00281AC7"/>
    <w:rsid w:val="0028651A"/>
    <w:rsid w:val="00287355"/>
    <w:rsid w:val="002A57C1"/>
    <w:rsid w:val="002A6E11"/>
    <w:rsid w:val="002B27EF"/>
    <w:rsid w:val="002B4844"/>
    <w:rsid w:val="002B49FE"/>
    <w:rsid w:val="002B4C67"/>
    <w:rsid w:val="002B723E"/>
    <w:rsid w:val="002C69A4"/>
    <w:rsid w:val="002C6A7F"/>
    <w:rsid w:val="002D0969"/>
    <w:rsid w:val="002D372B"/>
    <w:rsid w:val="002D66C8"/>
    <w:rsid w:val="002E2EC1"/>
    <w:rsid w:val="002E40ED"/>
    <w:rsid w:val="002E6279"/>
    <w:rsid w:val="002E712F"/>
    <w:rsid w:val="002F00D4"/>
    <w:rsid w:val="002F0B65"/>
    <w:rsid w:val="002F0B8A"/>
    <w:rsid w:val="002F21DA"/>
    <w:rsid w:val="002F316F"/>
    <w:rsid w:val="002F3A6A"/>
    <w:rsid w:val="002F3C86"/>
    <w:rsid w:val="002F5706"/>
    <w:rsid w:val="002F6AD3"/>
    <w:rsid w:val="002F71FC"/>
    <w:rsid w:val="00306040"/>
    <w:rsid w:val="00310082"/>
    <w:rsid w:val="003102A3"/>
    <w:rsid w:val="00310F96"/>
    <w:rsid w:val="00314E84"/>
    <w:rsid w:val="00315755"/>
    <w:rsid w:val="00325F11"/>
    <w:rsid w:val="0032690C"/>
    <w:rsid w:val="00327081"/>
    <w:rsid w:val="0033031C"/>
    <w:rsid w:val="003331EE"/>
    <w:rsid w:val="00334C06"/>
    <w:rsid w:val="00335A28"/>
    <w:rsid w:val="00336813"/>
    <w:rsid w:val="00337560"/>
    <w:rsid w:val="003429F2"/>
    <w:rsid w:val="00343245"/>
    <w:rsid w:val="00343BA0"/>
    <w:rsid w:val="00346B76"/>
    <w:rsid w:val="00347D06"/>
    <w:rsid w:val="00347FFC"/>
    <w:rsid w:val="00350363"/>
    <w:rsid w:val="00350AC2"/>
    <w:rsid w:val="00352738"/>
    <w:rsid w:val="003557E5"/>
    <w:rsid w:val="00357B31"/>
    <w:rsid w:val="003613F8"/>
    <w:rsid w:val="0036170A"/>
    <w:rsid w:val="003625AA"/>
    <w:rsid w:val="003666B3"/>
    <w:rsid w:val="003676EB"/>
    <w:rsid w:val="0037050B"/>
    <w:rsid w:val="00370AB3"/>
    <w:rsid w:val="00370CF4"/>
    <w:rsid w:val="00371451"/>
    <w:rsid w:val="0037341A"/>
    <w:rsid w:val="00374EBD"/>
    <w:rsid w:val="00376609"/>
    <w:rsid w:val="00377C74"/>
    <w:rsid w:val="0038320B"/>
    <w:rsid w:val="00383C8F"/>
    <w:rsid w:val="00384C4A"/>
    <w:rsid w:val="003850CD"/>
    <w:rsid w:val="00387228"/>
    <w:rsid w:val="003A121C"/>
    <w:rsid w:val="003A229D"/>
    <w:rsid w:val="003A39E0"/>
    <w:rsid w:val="003A76F6"/>
    <w:rsid w:val="003B197C"/>
    <w:rsid w:val="003B1D28"/>
    <w:rsid w:val="003B2A40"/>
    <w:rsid w:val="003B53B3"/>
    <w:rsid w:val="003C08EC"/>
    <w:rsid w:val="003C6DBB"/>
    <w:rsid w:val="003D0967"/>
    <w:rsid w:val="003D2049"/>
    <w:rsid w:val="003D2C2B"/>
    <w:rsid w:val="003D2D24"/>
    <w:rsid w:val="003D3C3E"/>
    <w:rsid w:val="003D58F8"/>
    <w:rsid w:val="003D7964"/>
    <w:rsid w:val="003E152B"/>
    <w:rsid w:val="003E21BA"/>
    <w:rsid w:val="003E3BB5"/>
    <w:rsid w:val="003E440C"/>
    <w:rsid w:val="003F2B63"/>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374B"/>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2EC1"/>
    <w:rsid w:val="00464CC7"/>
    <w:rsid w:val="00465632"/>
    <w:rsid w:val="004669B1"/>
    <w:rsid w:val="00466AC2"/>
    <w:rsid w:val="00466E34"/>
    <w:rsid w:val="004717A9"/>
    <w:rsid w:val="0047347C"/>
    <w:rsid w:val="00473548"/>
    <w:rsid w:val="004753D9"/>
    <w:rsid w:val="00477426"/>
    <w:rsid w:val="004806F0"/>
    <w:rsid w:val="0048070A"/>
    <w:rsid w:val="00480BF5"/>
    <w:rsid w:val="00481970"/>
    <w:rsid w:val="00481B8F"/>
    <w:rsid w:val="00483B57"/>
    <w:rsid w:val="00494B8A"/>
    <w:rsid w:val="004A019C"/>
    <w:rsid w:val="004A460E"/>
    <w:rsid w:val="004A66F3"/>
    <w:rsid w:val="004A6F37"/>
    <w:rsid w:val="004A7E65"/>
    <w:rsid w:val="004B17D1"/>
    <w:rsid w:val="004B1A33"/>
    <w:rsid w:val="004B1BCD"/>
    <w:rsid w:val="004B2E75"/>
    <w:rsid w:val="004B34BB"/>
    <w:rsid w:val="004B3BD0"/>
    <w:rsid w:val="004B4317"/>
    <w:rsid w:val="004B5105"/>
    <w:rsid w:val="004C2E42"/>
    <w:rsid w:val="004C3990"/>
    <w:rsid w:val="004C5F5E"/>
    <w:rsid w:val="004C6C19"/>
    <w:rsid w:val="004D054B"/>
    <w:rsid w:val="004D0FFC"/>
    <w:rsid w:val="004D217C"/>
    <w:rsid w:val="004D53AD"/>
    <w:rsid w:val="004D5D51"/>
    <w:rsid w:val="004D7E66"/>
    <w:rsid w:val="004E1D1B"/>
    <w:rsid w:val="004E2A77"/>
    <w:rsid w:val="004E7332"/>
    <w:rsid w:val="004E7413"/>
    <w:rsid w:val="004F18BB"/>
    <w:rsid w:val="004F467F"/>
    <w:rsid w:val="004F4EB6"/>
    <w:rsid w:val="00500C55"/>
    <w:rsid w:val="00502C16"/>
    <w:rsid w:val="00504261"/>
    <w:rsid w:val="00507D55"/>
    <w:rsid w:val="00510C3D"/>
    <w:rsid w:val="00514399"/>
    <w:rsid w:val="005166B9"/>
    <w:rsid w:val="00517C7D"/>
    <w:rsid w:val="00522154"/>
    <w:rsid w:val="00524AFA"/>
    <w:rsid w:val="0052618A"/>
    <w:rsid w:val="00527984"/>
    <w:rsid w:val="005307FF"/>
    <w:rsid w:val="00542167"/>
    <w:rsid w:val="0054509D"/>
    <w:rsid w:val="00547A8B"/>
    <w:rsid w:val="00547CC9"/>
    <w:rsid w:val="00553C5C"/>
    <w:rsid w:val="00554DAD"/>
    <w:rsid w:val="00555133"/>
    <w:rsid w:val="00560C65"/>
    <w:rsid w:val="005614F6"/>
    <w:rsid w:val="005633B4"/>
    <w:rsid w:val="005674BA"/>
    <w:rsid w:val="00572091"/>
    <w:rsid w:val="005741DA"/>
    <w:rsid w:val="00574F82"/>
    <w:rsid w:val="00575F9B"/>
    <w:rsid w:val="005771A3"/>
    <w:rsid w:val="0057782F"/>
    <w:rsid w:val="005815CC"/>
    <w:rsid w:val="00583141"/>
    <w:rsid w:val="0058633E"/>
    <w:rsid w:val="00590C8C"/>
    <w:rsid w:val="00593191"/>
    <w:rsid w:val="00593340"/>
    <w:rsid w:val="00595B26"/>
    <w:rsid w:val="00597535"/>
    <w:rsid w:val="005A2A95"/>
    <w:rsid w:val="005B0D58"/>
    <w:rsid w:val="005B1A45"/>
    <w:rsid w:val="005B1C8B"/>
    <w:rsid w:val="005B29FD"/>
    <w:rsid w:val="005B5835"/>
    <w:rsid w:val="005B5F01"/>
    <w:rsid w:val="005B60D2"/>
    <w:rsid w:val="005B66FC"/>
    <w:rsid w:val="005C083A"/>
    <w:rsid w:val="005C6264"/>
    <w:rsid w:val="005D22F9"/>
    <w:rsid w:val="005D3BE6"/>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41E5"/>
    <w:rsid w:val="0060474D"/>
    <w:rsid w:val="00615D97"/>
    <w:rsid w:val="00616390"/>
    <w:rsid w:val="00621FC0"/>
    <w:rsid w:val="00624344"/>
    <w:rsid w:val="006246ED"/>
    <w:rsid w:val="00627024"/>
    <w:rsid w:val="006334FD"/>
    <w:rsid w:val="006336BF"/>
    <w:rsid w:val="006361D0"/>
    <w:rsid w:val="00636E1F"/>
    <w:rsid w:val="006401EA"/>
    <w:rsid w:val="0064100A"/>
    <w:rsid w:val="00641D2A"/>
    <w:rsid w:val="006440F8"/>
    <w:rsid w:val="00652934"/>
    <w:rsid w:val="00656BDC"/>
    <w:rsid w:val="00657999"/>
    <w:rsid w:val="0066061E"/>
    <w:rsid w:val="00661C0F"/>
    <w:rsid w:val="00667CAF"/>
    <w:rsid w:val="00670127"/>
    <w:rsid w:val="00671B96"/>
    <w:rsid w:val="00672840"/>
    <w:rsid w:val="00672A32"/>
    <w:rsid w:val="00672C0A"/>
    <w:rsid w:val="006731B0"/>
    <w:rsid w:val="00673355"/>
    <w:rsid w:val="006733BC"/>
    <w:rsid w:val="006851ED"/>
    <w:rsid w:val="006871D2"/>
    <w:rsid w:val="00691155"/>
    <w:rsid w:val="0069505A"/>
    <w:rsid w:val="0069505B"/>
    <w:rsid w:val="006A1E43"/>
    <w:rsid w:val="006A20A8"/>
    <w:rsid w:val="006A2774"/>
    <w:rsid w:val="006A3DF0"/>
    <w:rsid w:val="006A43C1"/>
    <w:rsid w:val="006B1676"/>
    <w:rsid w:val="006B1D1B"/>
    <w:rsid w:val="006B5FAD"/>
    <w:rsid w:val="006C20B0"/>
    <w:rsid w:val="006C2430"/>
    <w:rsid w:val="006C2AC8"/>
    <w:rsid w:val="006C40DE"/>
    <w:rsid w:val="006C538F"/>
    <w:rsid w:val="006C64BE"/>
    <w:rsid w:val="006C6EAE"/>
    <w:rsid w:val="006C72D3"/>
    <w:rsid w:val="006D0765"/>
    <w:rsid w:val="006D0BAF"/>
    <w:rsid w:val="006D1F7B"/>
    <w:rsid w:val="006D6A9B"/>
    <w:rsid w:val="006E1652"/>
    <w:rsid w:val="006E3E05"/>
    <w:rsid w:val="006E43E8"/>
    <w:rsid w:val="006E550A"/>
    <w:rsid w:val="006E7742"/>
    <w:rsid w:val="006E7AB0"/>
    <w:rsid w:val="006F117E"/>
    <w:rsid w:val="006F6A15"/>
    <w:rsid w:val="0070068E"/>
    <w:rsid w:val="00707C72"/>
    <w:rsid w:val="0071032C"/>
    <w:rsid w:val="00711C6A"/>
    <w:rsid w:val="0071243A"/>
    <w:rsid w:val="00712802"/>
    <w:rsid w:val="007139EE"/>
    <w:rsid w:val="007164A1"/>
    <w:rsid w:val="00716C89"/>
    <w:rsid w:val="00721FE0"/>
    <w:rsid w:val="007231AD"/>
    <w:rsid w:val="007238CA"/>
    <w:rsid w:val="00723B74"/>
    <w:rsid w:val="00725817"/>
    <w:rsid w:val="0072588D"/>
    <w:rsid w:val="00725A12"/>
    <w:rsid w:val="007262D6"/>
    <w:rsid w:val="00726B8B"/>
    <w:rsid w:val="00733084"/>
    <w:rsid w:val="007371B9"/>
    <w:rsid w:val="0074553A"/>
    <w:rsid w:val="007472FB"/>
    <w:rsid w:val="00753305"/>
    <w:rsid w:val="00753F94"/>
    <w:rsid w:val="00755A6D"/>
    <w:rsid w:val="00760549"/>
    <w:rsid w:val="00761CA4"/>
    <w:rsid w:val="00762E3F"/>
    <w:rsid w:val="00764015"/>
    <w:rsid w:val="007641D3"/>
    <w:rsid w:val="00766078"/>
    <w:rsid w:val="00766B94"/>
    <w:rsid w:val="00767B5A"/>
    <w:rsid w:val="0077101F"/>
    <w:rsid w:val="00771B16"/>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7398"/>
    <w:rsid w:val="007B3431"/>
    <w:rsid w:val="007B40F5"/>
    <w:rsid w:val="007B5558"/>
    <w:rsid w:val="007C11F2"/>
    <w:rsid w:val="007C43E2"/>
    <w:rsid w:val="007C7042"/>
    <w:rsid w:val="007D2F0F"/>
    <w:rsid w:val="007D2F42"/>
    <w:rsid w:val="007D7074"/>
    <w:rsid w:val="007E1D1A"/>
    <w:rsid w:val="007E2DFA"/>
    <w:rsid w:val="007E53AD"/>
    <w:rsid w:val="007F107B"/>
    <w:rsid w:val="007F5562"/>
    <w:rsid w:val="00805674"/>
    <w:rsid w:val="008062A5"/>
    <w:rsid w:val="00807B28"/>
    <w:rsid w:val="00811118"/>
    <w:rsid w:val="00814C73"/>
    <w:rsid w:val="00821E6D"/>
    <w:rsid w:val="00823B5F"/>
    <w:rsid w:val="00823E8E"/>
    <w:rsid w:val="00831BDA"/>
    <w:rsid w:val="0083402B"/>
    <w:rsid w:val="00840CDC"/>
    <w:rsid w:val="00844258"/>
    <w:rsid w:val="00846658"/>
    <w:rsid w:val="00847782"/>
    <w:rsid w:val="00850AFE"/>
    <w:rsid w:val="00852B99"/>
    <w:rsid w:val="00855010"/>
    <w:rsid w:val="00855AA6"/>
    <w:rsid w:val="00855B71"/>
    <w:rsid w:val="0085720D"/>
    <w:rsid w:val="008579FD"/>
    <w:rsid w:val="00862429"/>
    <w:rsid w:val="00862F6E"/>
    <w:rsid w:val="008709E6"/>
    <w:rsid w:val="00870CFD"/>
    <w:rsid w:val="00877486"/>
    <w:rsid w:val="00880086"/>
    <w:rsid w:val="008800C6"/>
    <w:rsid w:val="00882DF8"/>
    <w:rsid w:val="0088492F"/>
    <w:rsid w:val="008879EF"/>
    <w:rsid w:val="00887A32"/>
    <w:rsid w:val="00890884"/>
    <w:rsid w:val="0089140E"/>
    <w:rsid w:val="00891EC9"/>
    <w:rsid w:val="00893909"/>
    <w:rsid w:val="00894717"/>
    <w:rsid w:val="008A20A2"/>
    <w:rsid w:val="008A79CD"/>
    <w:rsid w:val="008A7C9E"/>
    <w:rsid w:val="008B1D6B"/>
    <w:rsid w:val="008B1E1D"/>
    <w:rsid w:val="008B2841"/>
    <w:rsid w:val="008B2FC9"/>
    <w:rsid w:val="008B3D3F"/>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D3D"/>
    <w:rsid w:val="008F24C6"/>
    <w:rsid w:val="008F55EA"/>
    <w:rsid w:val="008F6E82"/>
    <w:rsid w:val="008F729C"/>
    <w:rsid w:val="008F7D58"/>
    <w:rsid w:val="00900222"/>
    <w:rsid w:val="0090354F"/>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489"/>
    <w:rsid w:val="00960F92"/>
    <w:rsid w:val="009627DC"/>
    <w:rsid w:val="00964783"/>
    <w:rsid w:val="00964FDC"/>
    <w:rsid w:val="009659E4"/>
    <w:rsid w:val="009751A4"/>
    <w:rsid w:val="00976863"/>
    <w:rsid w:val="0098004D"/>
    <w:rsid w:val="00980114"/>
    <w:rsid w:val="00980403"/>
    <w:rsid w:val="00983BA0"/>
    <w:rsid w:val="009847FC"/>
    <w:rsid w:val="00993F54"/>
    <w:rsid w:val="0099550B"/>
    <w:rsid w:val="009961B2"/>
    <w:rsid w:val="009A0558"/>
    <w:rsid w:val="009A0FF0"/>
    <w:rsid w:val="009A383F"/>
    <w:rsid w:val="009A629B"/>
    <w:rsid w:val="009A7F21"/>
    <w:rsid w:val="009B20B2"/>
    <w:rsid w:val="009B3D53"/>
    <w:rsid w:val="009B7695"/>
    <w:rsid w:val="009B7E38"/>
    <w:rsid w:val="009C17D4"/>
    <w:rsid w:val="009C1C09"/>
    <w:rsid w:val="009C2246"/>
    <w:rsid w:val="009C7254"/>
    <w:rsid w:val="009C7DBA"/>
    <w:rsid w:val="009C7F12"/>
    <w:rsid w:val="009D1404"/>
    <w:rsid w:val="009D1536"/>
    <w:rsid w:val="009D1ABE"/>
    <w:rsid w:val="009D2D99"/>
    <w:rsid w:val="009D43A1"/>
    <w:rsid w:val="009D4B30"/>
    <w:rsid w:val="009D5964"/>
    <w:rsid w:val="009E05FB"/>
    <w:rsid w:val="009E2EB0"/>
    <w:rsid w:val="009E45A6"/>
    <w:rsid w:val="009E4C27"/>
    <w:rsid w:val="009E5F5B"/>
    <w:rsid w:val="009E6409"/>
    <w:rsid w:val="009E7974"/>
    <w:rsid w:val="009E7BCC"/>
    <w:rsid w:val="009F2824"/>
    <w:rsid w:val="009F6454"/>
    <w:rsid w:val="00A01EE1"/>
    <w:rsid w:val="00A02421"/>
    <w:rsid w:val="00A10A16"/>
    <w:rsid w:val="00A113F2"/>
    <w:rsid w:val="00A12E8B"/>
    <w:rsid w:val="00A13A4E"/>
    <w:rsid w:val="00A16B22"/>
    <w:rsid w:val="00A23CE9"/>
    <w:rsid w:val="00A270F6"/>
    <w:rsid w:val="00A3107C"/>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81DD7"/>
    <w:rsid w:val="00A836F6"/>
    <w:rsid w:val="00A90A92"/>
    <w:rsid w:val="00A91B6A"/>
    <w:rsid w:val="00A9519D"/>
    <w:rsid w:val="00A952C4"/>
    <w:rsid w:val="00AA14F4"/>
    <w:rsid w:val="00AA2313"/>
    <w:rsid w:val="00AA3B47"/>
    <w:rsid w:val="00AA6313"/>
    <w:rsid w:val="00AA7BFE"/>
    <w:rsid w:val="00AB0693"/>
    <w:rsid w:val="00AB258E"/>
    <w:rsid w:val="00AB274D"/>
    <w:rsid w:val="00AB3976"/>
    <w:rsid w:val="00AB4538"/>
    <w:rsid w:val="00AB4CCC"/>
    <w:rsid w:val="00AC20C3"/>
    <w:rsid w:val="00AC2669"/>
    <w:rsid w:val="00AC3107"/>
    <w:rsid w:val="00AC6353"/>
    <w:rsid w:val="00AC7AAE"/>
    <w:rsid w:val="00AD0060"/>
    <w:rsid w:val="00AD1E9E"/>
    <w:rsid w:val="00AD1ECD"/>
    <w:rsid w:val="00AD2326"/>
    <w:rsid w:val="00AD45F7"/>
    <w:rsid w:val="00AD5160"/>
    <w:rsid w:val="00AD5EBC"/>
    <w:rsid w:val="00AD70AE"/>
    <w:rsid w:val="00AD718C"/>
    <w:rsid w:val="00AD7AD8"/>
    <w:rsid w:val="00AE06BF"/>
    <w:rsid w:val="00AE14EC"/>
    <w:rsid w:val="00AE1BBA"/>
    <w:rsid w:val="00AE2CD6"/>
    <w:rsid w:val="00AE55AB"/>
    <w:rsid w:val="00AE5A26"/>
    <w:rsid w:val="00AF031A"/>
    <w:rsid w:val="00AF0E98"/>
    <w:rsid w:val="00AF4622"/>
    <w:rsid w:val="00AF4B26"/>
    <w:rsid w:val="00B00BB8"/>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42CB"/>
    <w:rsid w:val="00B250FE"/>
    <w:rsid w:val="00B32463"/>
    <w:rsid w:val="00B33205"/>
    <w:rsid w:val="00B33913"/>
    <w:rsid w:val="00B33DFA"/>
    <w:rsid w:val="00B35004"/>
    <w:rsid w:val="00B43DD5"/>
    <w:rsid w:val="00B451A9"/>
    <w:rsid w:val="00B46698"/>
    <w:rsid w:val="00B54C4B"/>
    <w:rsid w:val="00B615D9"/>
    <w:rsid w:val="00B641D0"/>
    <w:rsid w:val="00B648E0"/>
    <w:rsid w:val="00B65759"/>
    <w:rsid w:val="00B67496"/>
    <w:rsid w:val="00B75495"/>
    <w:rsid w:val="00B76944"/>
    <w:rsid w:val="00B8109D"/>
    <w:rsid w:val="00B8179B"/>
    <w:rsid w:val="00B84329"/>
    <w:rsid w:val="00B846A3"/>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C031E"/>
    <w:rsid w:val="00BC1F8A"/>
    <w:rsid w:val="00BC27D4"/>
    <w:rsid w:val="00BC41A0"/>
    <w:rsid w:val="00BC470B"/>
    <w:rsid w:val="00BD0091"/>
    <w:rsid w:val="00BD06A6"/>
    <w:rsid w:val="00BD3ACE"/>
    <w:rsid w:val="00BD6C74"/>
    <w:rsid w:val="00BE498F"/>
    <w:rsid w:val="00BE735C"/>
    <w:rsid w:val="00BE787E"/>
    <w:rsid w:val="00BF0878"/>
    <w:rsid w:val="00BF3358"/>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7945"/>
    <w:rsid w:val="00C31D81"/>
    <w:rsid w:val="00C352EA"/>
    <w:rsid w:val="00C35898"/>
    <w:rsid w:val="00C40D49"/>
    <w:rsid w:val="00C42100"/>
    <w:rsid w:val="00C43515"/>
    <w:rsid w:val="00C44450"/>
    <w:rsid w:val="00C44893"/>
    <w:rsid w:val="00C44E1B"/>
    <w:rsid w:val="00C45C0E"/>
    <w:rsid w:val="00C45D2E"/>
    <w:rsid w:val="00C4740B"/>
    <w:rsid w:val="00C4763B"/>
    <w:rsid w:val="00C5021E"/>
    <w:rsid w:val="00C5592B"/>
    <w:rsid w:val="00C603DE"/>
    <w:rsid w:val="00C61742"/>
    <w:rsid w:val="00C61D2C"/>
    <w:rsid w:val="00C62383"/>
    <w:rsid w:val="00C639C6"/>
    <w:rsid w:val="00C63CB5"/>
    <w:rsid w:val="00C6485D"/>
    <w:rsid w:val="00C64E15"/>
    <w:rsid w:val="00C668D3"/>
    <w:rsid w:val="00C672A3"/>
    <w:rsid w:val="00C802CE"/>
    <w:rsid w:val="00C81734"/>
    <w:rsid w:val="00C83124"/>
    <w:rsid w:val="00C839F2"/>
    <w:rsid w:val="00C8468B"/>
    <w:rsid w:val="00C939FC"/>
    <w:rsid w:val="00C9502D"/>
    <w:rsid w:val="00C97908"/>
    <w:rsid w:val="00CA0B6A"/>
    <w:rsid w:val="00CA0E12"/>
    <w:rsid w:val="00CA1680"/>
    <w:rsid w:val="00CA1EC3"/>
    <w:rsid w:val="00CA318C"/>
    <w:rsid w:val="00CA577E"/>
    <w:rsid w:val="00CA6505"/>
    <w:rsid w:val="00CA7227"/>
    <w:rsid w:val="00CB588D"/>
    <w:rsid w:val="00CB7D42"/>
    <w:rsid w:val="00CC37DB"/>
    <w:rsid w:val="00CC795E"/>
    <w:rsid w:val="00CD0289"/>
    <w:rsid w:val="00CD24B3"/>
    <w:rsid w:val="00CD3809"/>
    <w:rsid w:val="00CD4ACC"/>
    <w:rsid w:val="00CE2E7F"/>
    <w:rsid w:val="00CF1AB3"/>
    <w:rsid w:val="00CF1F92"/>
    <w:rsid w:val="00CF3243"/>
    <w:rsid w:val="00CF44F8"/>
    <w:rsid w:val="00D002DE"/>
    <w:rsid w:val="00D00D82"/>
    <w:rsid w:val="00D0442B"/>
    <w:rsid w:val="00D06403"/>
    <w:rsid w:val="00D11F7F"/>
    <w:rsid w:val="00D16C7E"/>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F49"/>
    <w:rsid w:val="00D561D6"/>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7365"/>
    <w:rsid w:val="00D97E90"/>
    <w:rsid w:val="00DA080F"/>
    <w:rsid w:val="00DA15E2"/>
    <w:rsid w:val="00DA1DE9"/>
    <w:rsid w:val="00DA2BE1"/>
    <w:rsid w:val="00DA50CD"/>
    <w:rsid w:val="00DA59D4"/>
    <w:rsid w:val="00DA7C58"/>
    <w:rsid w:val="00DB4F52"/>
    <w:rsid w:val="00DB511E"/>
    <w:rsid w:val="00DB676C"/>
    <w:rsid w:val="00DC08E9"/>
    <w:rsid w:val="00DC0A63"/>
    <w:rsid w:val="00DC2738"/>
    <w:rsid w:val="00DC5217"/>
    <w:rsid w:val="00DD136D"/>
    <w:rsid w:val="00DD16BB"/>
    <w:rsid w:val="00DD2F98"/>
    <w:rsid w:val="00DD514A"/>
    <w:rsid w:val="00DD7CC3"/>
    <w:rsid w:val="00DE2BD6"/>
    <w:rsid w:val="00DE415F"/>
    <w:rsid w:val="00DE68D8"/>
    <w:rsid w:val="00DE7E61"/>
    <w:rsid w:val="00DF1FFD"/>
    <w:rsid w:val="00DF5437"/>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2CF5"/>
    <w:rsid w:val="00E232FF"/>
    <w:rsid w:val="00E254A6"/>
    <w:rsid w:val="00E27939"/>
    <w:rsid w:val="00E27E41"/>
    <w:rsid w:val="00E322CF"/>
    <w:rsid w:val="00E34BBF"/>
    <w:rsid w:val="00E35418"/>
    <w:rsid w:val="00E36F50"/>
    <w:rsid w:val="00E50C94"/>
    <w:rsid w:val="00E52824"/>
    <w:rsid w:val="00E52D35"/>
    <w:rsid w:val="00E5305A"/>
    <w:rsid w:val="00E628BB"/>
    <w:rsid w:val="00E62B7F"/>
    <w:rsid w:val="00E7406F"/>
    <w:rsid w:val="00E75037"/>
    <w:rsid w:val="00E77DE2"/>
    <w:rsid w:val="00E77E6E"/>
    <w:rsid w:val="00E809A7"/>
    <w:rsid w:val="00E84405"/>
    <w:rsid w:val="00E85AB7"/>
    <w:rsid w:val="00E86A5D"/>
    <w:rsid w:val="00E86AE9"/>
    <w:rsid w:val="00E908D6"/>
    <w:rsid w:val="00E91056"/>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C00CA"/>
    <w:rsid w:val="00EC2769"/>
    <w:rsid w:val="00EC4AAC"/>
    <w:rsid w:val="00EC4E42"/>
    <w:rsid w:val="00EC7452"/>
    <w:rsid w:val="00EC784D"/>
    <w:rsid w:val="00ED4081"/>
    <w:rsid w:val="00ED5BA8"/>
    <w:rsid w:val="00EF23EE"/>
    <w:rsid w:val="00EF2EBB"/>
    <w:rsid w:val="00EF32A4"/>
    <w:rsid w:val="00EF39B8"/>
    <w:rsid w:val="00EF3E94"/>
    <w:rsid w:val="00EF591D"/>
    <w:rsid w:val="00F01F9E"/>
    <w:rsid w:val="00F02A93"/>
    <w:rsid w:val="00F03019"/>
    <w:rsid w:val="00F04572"/>
    <w:rsid w:val="00F104F7"/>
    <w:rsid w:val="00F127BF"/>
    <w:rsid w:val="00F13B70"/>
    <w:rsid w:val="00F14544"/>
    <w:rsid w:val="00F150E2"/>
    <w:rsid w:val="00F154A1"/>
    <w:rsid w:val="00F20162"/>
    <w:rsid w:val="00F208FE"/>
    <w:rsid w:val="00F226EE"/>
    <w:rsid w:val="00F303CD"/>
    <w:rsid w:val="00F31F9C"/>
    <w:rsid w:val="00F32A61"/>
    <w:rsid w:val="00F3586C"/>
    <w:rsid w:val="00F35C9D"/>
    <w:rsid w:val="00F36239"/>
    <w:rsid w:val="00F36F66"/>
    <w:rsid w:val="00F412E9"/>
    <w:rsid w:val="00F41AE8"/>
    <w:rsid w:val="00F4765B"/>
    <w:rsid w:val="00F51057"/>
    <w:rsid w:val="00F52079"/>
    <w:rsid w:val="00F53560"/>
    <w:rsid w:val="00F57B8B"/>
    <w:rsid w:val="00F60788"/>
    <w:rsid w:val="00F627E9"/>
    <w:rsid w:val="00F65790"/>
    <w:rsid w:val="00F67057"/>
    <w:rsid w:val="00F67CCC"/>
    <w:rsid w:val="00F72643"/>
    <w:rsid w:val="00F72E45"/>
    <w:rsid w:val="00F731D9"/>
    <w:rsid w:val="00F736E6"/>
    <w:rsid w:val="00F770A6"/>
    <w:rsid w:val="00F80F4D"/>
    <w:rsid w:val="00F82906"/>
    <w:rsid w:val="00F873DF"/>
    <w:rsid w:val="00F94445"/>
    <w:rsid w:val="00F96940"/>
    <w:rsid w:val="00FA1AF9"/>
    <w:rsid w:val="00FA57E6"/>
    <w:rsid w:val="00FA5E82"/>
    <w:rsid w:val="00FA6F95"/>
    <w:rsid w:val="00FB2166"/>
    <w:rsid w:val="00FC1B22"/>
    <w:rsid w:val="00FC253A"/>
    <w:rsid w:val="00FC4278"/>
    <w:rsid w:val="00FC5DDE"/>
    <w:rsid w:val="00FC7293"/>
    <w:rsid w:val="00FC73A2"/>
    <w:rsid w:val="00FC7ACB"/>
    <w:rsid w:val="00FD75C2"/>
    <w:rsid w:val="00FF1E0E"/>
    <w:rsid w:val="00FF4AC9"/>
    <w:rsid w:val="00FF55C6"/>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0C16"/>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51A4"/>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9751A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751A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751A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9751A4"/>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751A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basedOn w:val="DefaultParagraphFont"/>
    <w:uiPriority w:val="99"/>
    <w:qFormat/>
    <w:rsid w:val="009751A4"/>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9751A4"/>
    <w:pPr>
      <w:spacing w:before="0"/>
    </w:pPr>
    <w:rPr>
      <w:rFonts w:ascii="Segoe UI" w:hAnsi="Segoe UI" w:cs="Segoe UI"/>
      <w:sz w:val="18"/>
      <w:szCs w:val="18"/>
    </w:rPr>
  </w:style>
  <w:style w:type="paragraph" w:customStyle="1" w:styleId="Note">
    <w:name w:val="Note"/>
    <w:basedOn w:val="Normal"/>
    <w:rsid w:val="009751A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751A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9751A4"/>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751A4"/>
    <w:pPr>
      <w:tabs>
        <w:tab w:val="clear" w:pos="964"/>
      </w:tabs>
      <w:spacing w:before="80"/>
      <w:ind w:left="1531" w:hanging="851"/>
    </w:pPr>
  </w:style>
  <w:style w:type="paragraph" w:styleId="TOC3">
    <w:name w:val="toc 3"/>
    <w:basedOn w:val="TOC2"/>
    <w:rsid w:val="009751A4"/>
    <w:pPr>
      <w:ind w:left="2269"/>
    </w:pPr>
  </w:style>
  <w:style w:type="paragraph" w:customStyle="1" w:styleId="Normalbeforetable">
    <w:name w:val="Normal before table"/>
    <w:basedOn w:val="Normal"/>
    <w:rsid w:val="009751A4"/>
    <w:pPr>
      <w:keepNext/>
      <w:spacing w:after="120"/>
    </w:pPr>
    <w:rPr>
      <w:rFonts w:eastAsia="????"/>
      <w:lang w:eastAsia="en-US"/>
    </w:rPr>
  </w:style>
  <w:style w:type="paragraph" w:customStyle="1" w:styleId="Tablehead">
    <w:name w:val="Table_head"/>
    <w:basedOn w:val="Normal"/>
    <w:next w:val="Normal"/>
    <w:rsid w:val="009751A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qFormat/>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9751A4"/>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751A4"/>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qFormat/>
    <w:rsid w:val="009751A4"/>
    <w:rPr>
      <w:b/>
    </w:rPr>
  </w:style>
  <w:style w:type="paragraph" w:customStyle="1" w:styleId="Formal">
    <w:name w:val="Formal"/>
    <w:basedOn w:val="Normal"/>
    <w:rsid w:val="009751A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qFormat/>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3A39E0"/>
    <w:rPr>
      <w:rFonts w:eastAsia="SimSun"/>
      <w:b/>
      <w:sz w:val="32"/>
      <w:lang w:val="en-GB" w:eastAsia="en-US"/>
    </w:rPr>
  </w:style>
  <w:style w:type="paragraph" w:styleId="TableofFigures">
    <w:name w:val="table of figures"/>
    <w:basedOn w:val="Normal"/>
    <w:next w:val="Normal"/>
    <w:uiPriority w:val="99"/>
    <w:qFormat/>
    <w:rsid w:val="009751A4"/>
    <w:pPr>
      <w:tabs>
        <w:tab w:val="right" w:leader="dot" w:pos="9639"/>
      </w:tabs>
    </w:pPr>
    <w:rPr>
      <w:rFonts w:eastAsia="MS Mincho"/>
    </w:rPr>
  </w:style>
  <w:style w:type="paragraph" w:styleId="Header">
    <w:name w:val="header"/>
    <w:basedOn w:val="Normal"/>
    <w:link w:val="HeaderChar"/>
    <w:rsid w:val="009751A4"/>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751A4"/>
    <w:rPr>
      <w:rFonts w:eastAsia="Times New Roman"/>
      <w:sz w:val="18"/>
      <w:lang w:val="en-GB" w:eastAsia="en-US"/>
    </w:rPr>
  </w:style>
  <w:style w:type="character" w:customStyle="1" w:styleId="ReftextArial9pt">
    <w:name w:val="Ref_text Arial 9 pt"/>
    <w:rsid w:val="009751A4"/>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qFormat/>
    <w:rsid w:val="009751A4"/>
  </w:style>
  <w:style w:type="paragraph" w:customStyle="1" w:styleId="TSBHeaderRight14">
    <w:name w:val="TSBHeaderRight14"/>
    <w:basedOn w:val="Normal"/>
    <w:qFormat/>
    <w:rsid w:val="009751A4"/>
    <w:pPr>
      <w:jc w:val="right"/>
    </w:pPr>
    <w:rPr>
      <w:b/>
      <w:bCs/>
      <w:sz w:val="28"/>
      <w:szCs w:val="28"/>
    </w:rPr>
  </w:style>
  <w:style w:type="paragraph" w:customStyle="1" w:styleId="TSBHeaderSource">
    <w:name w:val="TSBHeaderSource"/>
    <w:basedOn w:val="Normal"/>
    <w:qFormat/>
    <w:rsid w:val="009751A4"/>
  </w:style>
  <w:style w:type="paragraph" w:customStyle="1" w:styleId="TSBHeaderSummary">
    <w:name w:val="TSBHeaderSummary"/>
    <w:basedOn w:val="Normal"/>
    <w:rsid w:val="009751A4"/>
  </w:style>
  <w:style w:type="paragraph" w:customStyle="1" w:styleId="TSBHeaderTitle">
    <w:name w:val="TSBHeaderTitle"/>
    <w:basedOn w:val="Normal"/>
    <w:rsid w:val="009751A4"/>
  </w:style>
  <w:style w:type="paragraph" w:customStyle="1" w:styleId="VenueDate">
    <w:name w:val="VenueDate"/>
    <w:basedOn w:val="Normal"/>
    <w:qFormat/>
    <w:rsid w:val="009751A4"/>
    <w:pPr>
      <w:jc w:val="right"/>
    </w:pPr>
  </w:style>
  <w:style w:type="paragraph" w:customStyle="1" w:styleId="toc0">
    <w:name w:val="toc 0"/>
    <w:basedOn w:val="Normal"/>
    <w:next w:val="TOC1"/>
    <w:qFormat/>
    <w:rsid w:val="009751A4"/>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qFormat/>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link w:val="ListParagraphChar"/>
    <w:uiPriority w:val="34"/>
    <w:qFormat/>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9751A4"/>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9751A4"/>
    <w:pPr>
      <w:spacing w:before="0"/>
    </w:pPr>
    <w:rPr>
      <w:sz w:val="20"/>
      <w:szCs w:val="20"/>
    </w:rPr>
  </w:style>
  <w:style w:type="character" w:customStyle="1" w:styleId="FootnoteTextChar">
    <w:name w:val="Footnote Text Char"/>
    <w:basedOn w:val="DefaultParagraphFont"/>
    <w:link w:val="FootnoteText"/>
    <w:uiPriority w:val="99"/>
    <w:semiHidden/>
    <w:rsid w:val="009751A4"/>
    <w:rPr>
      <w:lang w:val="en-GB" w:eastAsia="ja-JP"/>
    </w:rPr>
  </w:style>
  <w:style w:type="character" w:styleId="FootnoteReference">
    <w:name w:val="footnote reference"/>
    <w:basedOn w:val="DefaultParagraphFont"/>
    <w:uiPriority w:val="99"/>
    <w:semiHidden/>
    <w:unhideWhenUsed/>
    <w:rsid w:val="009751A4"/>
    <w:rPr>
      <w:vertAlign w:val="superscript"/>
    </w:rPr>
  </w:style>
  <w:style w:type="character" w:customStyle="1" w:styleId="BalloonTextChar">
    <w:name w:val="Balloon Text Char"/>
    <w:basedOn w:val="DefaultParagraphFont"/>
    <w:link w:val="BalloonText"/>
    <w:uiPriority w:val="99"/>
    <w:semiHidden/>
    <w:rsid w:val="009751A4"/>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9751A4"/>
  </w:style>
  <w:style w:type="paragraph" w:styleId="BlockText">
    <w:name w:val="Block Text"/>
    <w:basedOn w:val="Normal"/>
    <w:uiPriority w:val="99"/>
    <w:semiHidden/>
    <w:unhideWhenUsed/>
    <w:rsid w:val="009751A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9751A4"/>
    <w:pPr>
      <w:spacing w:after="120"/>
    </w:pPr>
  </w:style>
  <w:style w:type="character" w:customStyle="1" w:styleId="BodyTextChar">
    <w:name w:val="Body Text Char"/>
    <w:basedOn w:val="DefaultParagraphFont"/>
    <w:link w:val="BodyText"/>
    <w:uiPriority w:val="99"/>
    <w:semiHidden/>
    <w:rsid w:val="009751A4"/>
    <w:rPr>
      <w:sz w:val="24"/>
      <w:szCs w:val="24"/>
      <w:lang w:val="en-GB" w:eastAsia="ja-JP"/>
    </w:rPr>
  </w:style>
  <w:style w:type="paragraph" w:styleId="BodyText2">
    <w:name w:val="Body Text 2"/>
    <w:basedOn w:val="Normal"/>
    <w:link w:val="BodyText2Char"/>
    <w:uiPriority w:val="99"/>
    <w:semiHidden/>
    <w:unhideWhenUsed/>
    <w:rsid w:val="009751A4"/>
    <w:pPr>
      <w:spacing w:after="120" w:line="480" w:lineRule="auto"/>
    </w:pPr>
  </w:style>
  <w:style w:type="character" w:customStyle="1" w:styleId="BodyText2Char">
    <w:name w:val="Body Text 2 Char"/>
    <w:basedOn w:val="DefaultParagraphFont"/>
    <w:link w:val="BodyText2"/>
    <w:uiPriority w:val="99"/>
    <w:semiHidden/>
    <w:rsid w:val="009751A4"/>
    <w:rPr>
      <w:sz w:val="24"/>
      <w:szCs w:val="24"/>
      <w:lang w:val="en-GB" w:eastAsia="ja-JP"/>
    </w:rPr>
  </w:style>
  <w:style w:type="paragraph" w:styleId="BodyText3">
    <w:name w:val="Body Text 3"/>
    <w:basedOn w:val="Normal"/>
    <w:link w:val="BodyText3Char"/>
    <w:uiPriority w:val="99"/>
    <w:semiHidden/>
    <w:unhideWhenUsed/>
    <w:rsid w:val="009751A4"/>
    <w:pPr>
      <w:spacing w:after="120"/>
    </w:pPr>
    <w:rPr>
      <w:sz w:val="16"/>
      <w:szCs w:val="16"/>
    </w:rPr>
  </w:style>
  <w:style w:type="character" w:customStyle="1" w:styleId="BodyText3Char">
    <w:name w:val="Body Text 3 Char"/>
    <w:basedOn w:val="DefaultParagraphFont"/>
    <w:link w:val="BodyText3"/>
    <w:uiPriority w:val="99"/>
    <w:semiHidden/>
    <w:rsid w:val="009751A4"/>
    <w:rPr>
      <w:sz w:val="16"/>
      <w:szCs w:val="16"/>
      <w:lang w:val="en-GB" w:eastAsia="ja-JP"/>
    </w:rPr>
  </w:style>
  <w:style w:type="paragraph" w:styleId="BodyTextFirstIndent">
    <w:name w:val="Body Text First Indent"/>
    <w:basedOn w:val="BodyText"/>
    <w:link w:val="BodyTextFirstIndentChar"/>
    <w:uiPriority w:val="99"/>
    <w:semiHidden/>
    <w:unhideWhenUsed/>
    <w:rsid w:val="009751A4"/>
    <w:pPr>
      <w:spacing w:after="0"/>
      <w:ind w:firstLine="360"/>
    </w:pPr>
  </w:style>
  <w:style w:type="character" w:customStyle="1" w:styleId="BodyTextFirstIndentChar">
    <w:name w:val="Body Text First Indent Char"/>
    <w:basedOn w:val="BodyTextChar"/>
    <w:link w:val="BodyTextFirstIndent"/>
    <w:uiPriority w:val="99"/>
    <w:semiHidden/>
    <w:rsid w:val="009751A4"/>
    <w:rPr>
      <w:sz w:val="24"/>
      <w:szCs w:val="24"/>
      <w:lang w:val="en-GB" w:eastAsia="ja-JP"/>
    </w:rPr>
  </w:style>
  <w:style w:type="paragraph" w:styleId="BodyTextIndent">
    <w:name w:val="Body Text Indent"/>
    <w:basedOn w:val="Normal"/>
    <w:link w:val="BodyTextIndentChar"/>
    <w:uiPriority w:val="99"/>
    <w:semiHidden/>
    <w:unhideWhenUsed/>
    <w:rsid w:val="009751A4"/>
    <w:pPr>
      <w:spacing w:after="120"/>
      <w:ind w:left="360"/>
    </w:pPr>
  </w:style>
  <w:style w:type="character" w:customStyle="1" w:styleId="BodyTextIndentChar">
    <w:name w:val="Body Text Indent Char"/>
    <w:basedOn w:val="DefaultParagraphFont"/>
    <w:link w:val="BodyTextIndent"/>
    <w:uiPriority w:val="99"/>
    <w:semiHidden/>
    <w:rsid w:val="009751A4"/>
    <w:rPr>
      <w:sz w:val="24"/>
      <w:szCs w:val="24"/>
      <w:lang w:val="en-GB" w:eastAsia="ja-JP"/>
    </w:rPr>
  </w:style>
  <w:style w:type="paragraph" w:styleId="BodyTextFirstIndent2">
    <w:name w:val="Body Text First Indent 2"/>
    <w:basedOn w:val="BodyTextIndent"/>
    <w:link w:val="BodyTextFirstIndent2Char"/>
    <w:uiPriority w:val="99"/>
    <w:semiHidden/>
    <w:unhideWhenUsed/>
    <w:rsid w:val="009751A4"/>
    <w:pPr>
      <w:spacing w:after="0"/>
      <w:ind w:firstLine="360"/>
    </w:pPr>
  </w:style>
  <w:style w:type="character" w:customStyle="1" w:styleId="BodyTextFirstIndent2Char">
    <w:name w:val="Body Text First Indent 2 Char"/>
    <w:basedOn w:val="BodyTextIndentChar"/>
    <w:link w:val="BodyTextFirstIndent2"/>
    <w:uiPriority w:val="99"/>
    <w:semiHidden/>
    <w:rsid w:val="009751A4"/>
    <w:rPr>
      <w:sz w:val="24"/>
      <w:szCs w:val="24"/>
      <w:lang w:val="en-GB" w:eastAsia="ja-JP"/>
    </w:rPr>
  </w:style>
  <w:style w:type="paragraph" w:styleId="BodyTextIndent2">
    <w:name w:val="Body Text Indent 2"/>
    <w:basedOn w:val="Normal"/>
    <w:link w:val="BodyTextIndent2Char"/>
    <w:uiPriority w:val="99"/>
    <w:semiHidden/>
    <w:unhideWhenUsed/>
    <w:rsid w:val="009751A4"/>
    <w:pPr>
      <w:spacing w:after="120" w:line="480" w:lineRule="auto"/>
      <w:ind w:left="360"/>
    </w:pPr>
  </w:style>
  <w:style w:type="character" w:customStyle="1" w:styleId="BodyTextIndent2Char">
    <w:name w:val="Body Text Indent 2 Char"/>
    <w:basedOn w:val="DefaultParagraphFont"/>
    <w:link w:val="BodyTextIndent2"/>
    <w:uiPriority w:val="99"/>
    <w:semiHidden/>
    <w:rsid w:val="009751A4"/>
    <w:rPr>
      <w:sz w:val="24"/>
      <w:szCs w:val="24"/>
      <w:lang w:val="en-GB" w:eastAsia="ja-JP"/>
    </w:rPr>
  </w:style>
  <w:style w:type="paragraph" w:styleId="BodyTextIndent3">
    <w:name w:val="Body Text Indent 3"/>
    <w:basedOn w:val="Normal"/>
    <w:link w:val="BodyTextIndent3Char"/>
    <w:uiPriority w:val="99"/>
    <w:semiHidden/>
    <w:unhideWhenUsed/>
    <w:rsid w:val="009751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751A4"/>
    <w:rPr>
      <w:sz w:val="16"/>
      <w:szCs w:val="16"/>
      <w:lang w:val="en-GB" w:eastAsia="ja-JP"/>
    </w:rPr>
  </w:style>
  <w:style w:type="character" w:styleId="BookTitle">
    <w:name w:val="Book Title"/>
    <w:basedOn w:val="DefaultParagraphFont"/>
    <w:uiPriority w:val="33"/>
    <w:rsid w:val="009751A4"/>
    <w:rPr>
      <w:b/>
      <w:bCs/>
      <w:i/>
      <w:iCs/>
      <w:spacing w:val="5"/>
    </w:rPr>
  </w:style>
  <w:style w:type="paragraph" w:styleId="Closing">
    <w:name w:val="Closing"/>
    <w:basedOn w:val="Normal"/>
    <w:link w:val="ClosingChar"/>
    <w:uiPriority w:val="99"/>
    <w:semiHidden/>
    <w:unhideWhenUsed/>
    <w:rsid w:val="009751A4"/>
    <w:pPr>
      <w:spacing w:before="0"/>
      <w:ind w:left="4320"/>
    </w:pPr>
  </w:style>
  <w:style w:type="character" w:customStyle="1" w:styleId="ClosingChar">
    <w:name w:val="Closing Char"/>
    <w:basedOn w:val="DefaultParagraphFont"/>
    <w:link w:val="Closing"/>
    <w:uiPriority w:val="99"/>
    <w:semiHidden/>
    <w:rsid w:val="009751A4"/>
    <w:rPr>
      <w:sz w:val="24"/>
      <w:szCs w:val="24"/>
      <w:lang w:val="en-GB" w:eastAsia="ja-JP"/>
    </w:rPr>
  </w:style>
  <w:style w:type="character" w:styleId="CommentReference">
    <w:name w:val="annotation reference"/>
    <w:basedOn w:val="DefaultParagraphFont"/>
    <w:uiPriority w:val="99"/>
    <w:semiHidden/>
    <w:unhideWhenUsed/>
    <w:rsid w:val="009751A4"/>
    <w:rPr>
      <w:sz w:val="16"/>
      <w:szCs w:val="16"/>
    </w:rPr>
  </w:style>
  <w:style w:type="paragraph" w:styleId="CommentText">
    <w:name w:val="annotation text"/>
    <w:basedOn w:val="Normal"/>
    <w:link w:val="CommentTextChar"/>
    <w:uiPriority w:val="99"/>
    <w:semiHidden/>
    <w:unhideWhenUsed/>
    <w:rsid w:val="009751A4"/>
    <w:rPr>
      <w:sz w:val="20"/>
      <w:szCs w:val="20"/>
    </w:rPr>
  </w:style>
  <w:style w:type="character" w:customStyle="1" w:styleId="CommentTextChar">
    <w:name w:val="Comment Text Char"/>
    <w:basedOn w:val="DefaultParagraphFont"/>
    <w:link w:val="CommentText"/>
    <w:uiPriority w:val="99"/>
    <w:semiHidden/>
    <w:rsid w:val="009751A4"/>
    <w:rPr>
      <w:lang w:val="en-GB" w:eastAsia="ja-JP"/>
    </w:rPr>
  </w:style>
  <w:style w:type="paragraph" w:styleId="CommentSubject">
    <w:name w:val="annotation subject"/>
    <w:basedOn w:val="CommentText"/>
    <w:next w:val="CommentText"/>
    <w:link w:val="CommentSubjectChar"/>
    <w:uiPriority w:val="99"/>
    <w:semiHidden/>
    <w:unhideWhenUsed/>
    <w:rsid w:val="009751A4"/>
    <w:rPr>
      <w:b/>
      <w:bCs/>
    </w:rPr>
  </w:style>
  <w:style w:type="character" w:customStyle="1" w:styleId="CommentSubjectChar">
    <w:name w:val="Comment Subject Char"/>
    <w:basedOn w:val="CommentTextChar"/>
    <w:link w:val="CommentSubject"/>
    <w:uiPriority w:val="99"/>
    <w:semiHidden/>
    <w:rsid w:val="009751A4"/>
    <w:rPr>
      <w:b/>
      <w:bCs/>
      <w:lang w:val="en-GB" w:eastAsia="ja-JP"/>
    </w:rPr>
  </w:style>
  <w:style w:type="paragraph" w:styleId="Date">
    <w:name w:val="Date"/>
    <w:basedOn w:val="Normal"/>
    <w:next w:val="Normal"/>
    <w:link w:val="DateChar"/>
    <w:uiPriority w:val="99"/>
    <w:semiHidden/>
    <w:unhideWhenUsed/>
    <w:rsid w:val="009751A4"/>
  </w:style>
  <w:style w:type="character" w:customStyle="1" w:styleId="DateChar">
    <w:name w:val="Date Char"/>
    <w:basedOn w:val="DefaultParagraphFont"/>
    <w:link w:val="Date"/>
    <w:uiPriority w:val="99"/>
    <w:semiHidden/>
    <w:rsid w:val="009751A4"/>
    <w:rPr>
      <w:sz w:val="24"/>
      <w:szCs w:val="24"/>
      <w:lang w:val="en-GB" w:eastAsia="ja-JP"/>
    </w:rPr>
  </w:style>
  <w:style w:type="paragraph" w:styleId="DocumentMap">
    <w:name w:val="Document Map"/>
    <w:basedOn w:val="Normal"/>
    <w:link w:val="DocumentMapChar"/>
    <w:uiPriority w:val="99"/>
    <w:semiHidden/>
    <w:unhideWhenUsed/>
    <w:rsid w:val="009751A4"/>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751A4"/>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9751A4"/>
    <w:pPr>
      <w:spacing w:before="0"/>
    </w:pPr>
  </w:style>
  <w:style w:type="character" w:customStyle="1" w:styleId="E-mailSignatureChar">
    <w:name w:val="E-mail Signature Char"/>
    <w:basedOn w:val="DefaultParagraphFont"/>
    <w:link w:val="E-mailSignature"/>
    <w:uiPriority w:val="99"/>
    <w:semiHidden/>
    <w:rsid w:val="009751A4"/>
    <w:rPr>
      <w:sz w:val="24"/>
      <w:szCs w:val="24"/>
      <w:lang w:val="en-GB" w:eastAsia="ja-JP"/>
    </w:rPr>
  </w:style>
  <w:style w:type="character" w:styleId="Emphasis">
    <w:name w:val="Emphasis"/>
    <w:basedOn w:val="DefaultParagraphFont"/>
    <w:uiPriority w:val="20"/>
    <w:rsid w:val="009751A4"/>
    <w:rPr>
      <w:i/>
      <w:iCs/>
    </w:rPr>
  </w:style>
  <w:style w:type="character" w:styleId="EndnoteReference">
    <w:name w:val="endnote reference"/>
    <w:basedOn w:val="DefaultParagraphFont"/>
    <w:uiPriority w:val="99"/>
    <w:semiHidden/>
    <w:unhideWhenUsed/>
    <w:rsid w:val="009751A4"/>
    <w:rPr>
      <w:vertAlign w:val="superscript"/>
    </w:rPr>
  </w:style>
  <w:style w:type="paragraph" w:styleId="EndnoteText">
    <w:name w:val="endnote text"/>
    <w:basedOn w:val="Normal"/>
    <w:link w:val="EndnoteTextChar"/>
    <w:uiPriority w:val="99"/>
    <w:semiHidden/>
    <w:unhideWhenUsed/>
    <w:rsid w:val="009751A4"/>
    <w:pPr>
      <w:spacing w:before="0"/>
    </w:pPr>
    <w:rPr>
      <w:sz w:val="20"/>
      <w:szCs w:val="20"/>
    </w:rPr>
  </w:style>
  <w:style w:type="character" w:customStyle="1" w:styleId="EndnoteTextChar">
    <w:name w:val="Endnote Text Char"/>
    <w:basedOn w:val="DefaultParagraphFont"/>
    <w:link w:val="EndnoteText"/>
    <w:uiPriority w:val="99"/>
    <w:semiHidden/>
    <w:rsid w:val="009751A4"/>
    <w:rPr>
      <w:lang w:val="en-GB" w:eastAsia="ja-JP"/>
    </w:rPr>
  </w:style>
  <w:style w:type="paragraph" w:styleId="EnvelopeAddress">
    <w:name w:val="envelope address"/>
    <w:basedOn w:val="Normal"/>
    <w:uiPriority w:val="99"/>
    <w:semiHidden/>
    <w:unhideWhenUsed/>
    <w:rsid w:val="009751A4"/>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751A4"/>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751A4"/>
    <w:rPr>
      <w:color w:val="800080" w:themeColor="followedHyperlink"/>
      <w:u w:val="single"/>
    </w:rPr>
  </w:style>
  <w:style w:type="character" w:customStyle="1" w:styleId="Hashtag1">
    <w:name w:val="Hashtag1"/>
    <w:basedOn w:val="DefaultParagraphFont"/>
    <w:uiPriority w:val="99"/>
    <w:semiHidden/>
    <w:unhideWhenUsed/>
    <w:rsid w:val="009751A4"/>
    <w:rPr>
      <w:color w:val="2B579A"/>
      <w:shd w:val="clear" w:color="auto" w:fill="E1DFDD"/>
    </w:rPr>
  </w:style>
  <w:style w:type="character" w:styleId="HTMLAcronym">
    <w:name w:val="HTML Acronym"/>
    <w:basedOn w:val="DefaultParagraphFont"/>
    <w:uiPriority w:val="99"/>
    <w:semiHidden/>
    <w:unhideWhenUsed/>
    <w:rsid w:val="009751A4"/>
  </w:style>
  <w:style w:type="paragraph" w:styleId="HTMLAddress">
    <w:name w:val="HTML Address"/>
    <w:basedOn w:val="Normal"/>
    <w:link w:val="HTMLAddressChar"/>
    <w:uiPriority w:val="99"/>
    <w:semiHidden/>
    <w:unhideWhenUsed/>
    <w:rsid w:val="009751A4"/>
    <w:pPr>
      <w:spacing w:before="0"/>
    </w:pPr>
    <w:rPr>
      <w:i/>
      <w:iCs/>
    </w:rPr>
  </w:style>
  <w:style w:type="character" w:customStyle="1" w:styleId="HTMLAddressChar">
    <w:name w:val="HTML Address Char"/>
    <w:basedOn w:val="DefaultParagraphFont"/>
    <w:link w:val="HTMLAddress"/>
    <w:uiPriority w:val="99"/>
    <w:semiHidden/>
    <w:rsid w:val="009751A4"/>
    <w:rPr>
      <w:i/>
      <w:iCs/>
      <w:sz w:val="24"/>
      <w:szCs w:val="24"/>
      <w:lang w:val="en-GB" w:eastAsia="ja-JP"/>
    </w:rPr>
  </w:style>
  <w:style w:type="character" w:styleId="HTMLCite">
    <w:name w:val="HTML Cite"/>
    <w:basedOn w:val="DefaultParagraphFont"/>
    <w:uiPriority w:val="99"/>
    <w:semiHidden/>
    <w:unhideWhenUsed/>
    <w:rsid w:val="009751A4"/>
    <w:rPr>
      <w:i/>
      <w:iCs/>
    </w:rPr>
  </w:style>
  <w:style w:type="character" w:styleId="HTMLCode">
    <w:name w:val="HTML Code"/>
    <w:basedOn w:val="DefaultParagraphFont"/>
    <w:uiPriority w:val="99"/>
    <w:semiHidden/>
    <w:unhideWhenUsed/>
    <w:rsid w:val="009751A4"/>
    <w:rPr>
      <w:rFonts w:ascii="Consolas" w:hAnsi="Consolas"/>
      <w:sz w:val="20"/>
      <w:szCs w:val="20"/>
    </w:rPr>
  </w:style>
  <w:style w:type="character" w:styleId="HTMLDefinition">
    <w:name w:val="HTML Definition"/>
    <w:basedOn w:val="DefaultParagraphFont"/>
    <w:uiPriority w:val="99"/>
    <w:semiHidden/>
    <w:unhideWhenUsed/>
    <w:rsid w:val="009751A4"/>
    <w:rPr>
      <w:i/>
      <w:iCs/>
    </w:rPr>
  </w:style>
  <w:style w:type="character" w:styleId="HTMLKeyboard">
    <w:name w:val="HTML Keyboard"/>
    <w:basedOn w:val="DefaultParagraphFont"/>
    <w:uiPriority w:val="99"/>
    <w:semiHidden/>
    <w:unhideWhenUsed/>
    <w:rsid w:val="009751A4"/>
    <w:rPr>
      <w:rFonts w:ascii="Consolas" w:hAnsi="Consolas"/>
      <w:sz w:val="20"/>
      <w:szCs w:val="20"/>
    </w:rPr>
  </w:style>
  <w:style w:type="paragraph" w:styleId="HTMLPreformatted">
    <w:name w:val="HTML Preformatted"/>
    <w:basedOn w:val="Normal"/>
    <w:link w:val="HTMLPreformattedChar"/>
    <w:uiPriority w:val="99"/>
    <w:semiHidden/>
    <w:unhideWhenUsed/>
    <w:rsid w:val="009751A4"/>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51A4"/>
    <w:rPr>
      <w:rFonts w:ascii="Consolas" w:hAnsi="Consolas"/>
      <w:lang w:val="en-GB" w:eastAsia="ja-JP"/>
    </w:rPr>
  </w:style>
  <w:style w:type="character" w:styleId="HTMLSample">
    <w:name w:val="HTML Sample"/>
    <w:basedOn w:val="DefaultParagraphFont"/>
    <w:uiPriority w:val="99"/>
    <w:semiHidden/>
    <w:unhideWhenUsed/>
    <w:rsid w:val="009751A4"/>
    <w:rPr>
      <w:rFonts w:ascii="Consolas" w:hAnsi="Consolas"/>
      <w:sz w:val="24"/>
      <w:szCs w:val="24"/>
    </w:rPr>
  </w:style>
  <w:style w:type="character" w:styleId="HTMLTypewriter">
    <w:name w:val="HTML Typewriter"/>
    <w:basedOn w:val="DefaultParagraphFont"/>
    <w:uiPriority w:val="99"/>
    <w:semiHidden/>
    <w:unhideWhenUsed/>
    <w:rsid w:val="009751A4"/>
    <w:rPr>
      <w:rFonts w:ascii="Consolas" w:hAnsi="Consolas"/>
      <w:sz w:val="20"/>
      <w:szCs w:val="20"/>
    </w:rPr>
  </w:style>
  <w:style w:type="character" w:styleId="HTMLVariable">
    <w:name w:val="HTML Variable"/>
    <w:basedOn w:val="DefaultParagraphFont"/>
    <w:uiPriority w:val="99"/>
    <w:semiHidden/>
    <w:unhideWhenUsed/>
    <w:rsid w:val="009751A4"/>
    <w:rPr>
      <w:i/>
      <w:iCs/>
    </w:rPr>
  </w:style>
  <w:style w:type="paragraph" w:styleId="Index1">
    <w:name w:val="index 1"/>
    <w:basedOn w:val="Normal"/>
    <w:next w:val="Normal"/>
    <w:autoRedefine/>
    <w:uiPriority w:val="99"/>
    <w:semiHidden/>
    <w:unhideWhenUsed/>
    <w:rsid w:val="009751A4"/>
    <w:pPr>
      <w:spacing w:before="0"/>
      <w:ind w:left="240" w:hanging="240"/>
    </w:pPr>
  </w:style>
  <w:style w:type="paragraph" w:styleId="Index2">
    <w:name w:val="index 2"/>
    <w:basedOn w:val="Normal"/>
    <w:next w:val="Normal"/>
    <w:autoRedefine/>
    <w:uiPriority w:val="99"/>
    <w:semiHidden/>
    <w:unhideWhenUsed/>
    <w:rsid w:val="009751A4"/>
    <w:pPr>
      <w:spacing w:before="0"/>
      <w:ind w:left="480" w:hanging="240"/>
    </w:pPr>
  </w:style>
  <w:style w:type="paragraph" w:styleId="Index3">
    <w:name w:val="index 3"/>
    <w:basedOn w:val="Normal"/>
    <w:next w:val="Normal"/>
    <w:autoRedefine/>
    <w:uiPriority w:val="99"/>
    <w:semiHidden/>
    <w:unhideWhenUsed/>
    <w:rsid w:val="009751A4"/>
    <w:pPr>
      <w:spacing w:before="0"/>
      <w:ind w:left="720" w:hanging="240"/>
    </w:pPr>
  </w:style>
  <w:style w:type="paragraph" w:styleId="Index4">
    <w:name w:val="index 4"/>
    <w:basedOn w:val="Normal"/>
    <w:next w:val="Normal"/>
    <w:autoRedefine/>
    <w:uiPriority w:val="99"/>
    <w:semiHidden/>
    <w:unhideWhenUsed/>
    <w:rsid w:val="009751A4"/>
    <w:pPr>
      <w:spacing w:before="0"/>
      <w:ind w:left="960" w:hanging="240"/>
    </w:pPr>
  </w:style>
  <w:style w:type="paragraph" w:styleId="Index5">
    <w:name w:val="index 5"/>
    <w:basedOn w:val="Normal"/>
    <w:next w:val="Normal"/>
    <w:autoRedefine/>
    <w:uiPriority w:val="99"/>
    <w:semiHidden/>
    <w:unhideWhenUsed/>
    <w:rsid w:val="009751A4"/>
    <w:pPr>
      <w:spacing w:before="0"/>
      <w:ind w:left="1200" w:hanging="240"/>
    </w:pPr>
  </w:style>
  <w:style w:type="paragraph" w:styleId="Index6">
    <w:name w:val="index 6"/>
    <w:basedOn w:val="Normal"/>
    <w:next w:val="Normal"/>
    <w:autoRedefine/>
    <w:uiPriority w:val="99"/>
    <w:semiHidden/>
    <w:unhideWhenUsed/>
    <w:rsid w:val="009751A4"/>
    <w:pPr>
      <w:spacing w:before="0"/>
      <w:ind w:left="1440" w:hanging="240"/>
    </w:pPr>
  </w:style>
  <w:style w:type="paragraph" w:styleId="Index7">
    <w:name w:val="index 7"/>
    <w:basedOn w:val="Normal"/>
    <w:next w:val="Normal"/>
    <w:autoRedefine/>
    <w:uiPriority w:val="99"/>
    <w:semiHidden/>
    <w:unhideWhenUsed/>
    <w:rsid w:val="009751A4"/>
    <w:pPr>
      <w:spacing w:before="0"/>
      <w:ind w:left="1680" w:hanging="240"/>
    </w:pPr>
  </w:style>
  <w:style w:type="paragraph" w:styleId="Index8">
    <w:name w:val="index 8"/>
    <w:basedOn w:val="Normal"/>
    <w:next w:val="Normal"/>
    <w:autoRedefine/>
    <w:uiPriority w:val="99"/>
    <w:semiHidden/>
    <w:unhideWhenUsed/>
    <w:rsid w:val="009751A4"/>
    <w:pPr>
      <w:spacing w:before="0"/>
      <w:ind w:left="1920" w:hanging="240"/>
    </w:pPr>
  </w:style>
  <w:style w:type="paragraph" w:styleId="Index9">
    <w:name w:val="index 9"/>
    <w:basedOn w:val="Normal"/>
    <w:next w:val="Normal"/>
    <w:autoRedefine/>
    <w:uiPriority w:val="99"/>
    <w:semiHidden/>
    <w:unhideWhenUsed/>
    <w:rsid w:val="009751A4"/>
    <w:pPr>
      <w:spacing w:before="0"/>
      <w:ind w:left="2160" w:hanging="240"/>
    </w:pPr>
  </w:style>
  <w:style w:type="paragraph" w:styleId="IndexHeading">
    <w:name w:val="index heading"/>
    <w:basedOn w:val="Normal"/>
    <w:next w:val="Index1"/>
    <w:uiPriority w:val="99"/>
    <w:semiHidden/>
    <w:unhideWhenUsed/>
    <w:rsid w:val="009751A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9751A4"/>
  </w:style>
  <w:style w:type="paragraph" w:styleId="List">
    <w:name w:val="List"/>
    <w:basedOn w:val="Normal"/>
    <w:uiPriority w:val="99"/>
    <w:semiHidden/>
    <w:unhideWhenUsed/>
    <w:rsid w:val="009751A4"/>
    <w:pPr>
      <w:ind w:left="360" w:hanging="360"/>
      <w:contextualSpacing/>
    </w:pPr>
  </w:style>
  <w:style w:type="paragraph" w:styleId="List2">
    <w:name w:val="List 2"/>
    <w:basedOn w:val="Normal"/>
    <w:uiPriority w:val="99"/>
    <w:semiHidden/>
    <w:unhideWhenUsed/>
    <w:rsid w:val="009751A4"/>
    <w:pPr>
      <w:ind w:left="720" w:hanging="360"/>
      <w:contextualSpacing/>
    </w:pPr>
  </w:style>
  <w:style w:type="paragraph" w:styleId="List3">
    <w:name w:val="List 3"/>
    <w:basedOn w:val="Normal"/>
    <w:uiPriority w:val="99"/>
    <w:semiHidden/>
    <w:unhideWhenUsed/>
    <w:rsid w:val="009751A4"/>
    <w:pPr>
      <w:ind w:left="1080" w:hanging="360"/>
      <w:contextualSpacing/>
    </w:pPr>
  </w:style>
  <w:style w:type="paragraph" w:styleId="List4">
    <w:name w:val="List 4"/>
    <w:basedOn w:val="Normal"/>
    <w:uiPriority w:val="99"/>
    <w:semiHidden/>
    <w:unhideWhenUsed/>
    <w:rsid w:val="009751A4"/>
    <w:pPr>
      <w:ind w:left="1440" w:hanging="360"/>
      <w:contextualSpacing/>
    </w:pPr>
  </w:style>
  <w:style w:type="paragraph" w:styleId="List5">
    <w:name w:val="List 5"/>
    <w:basedOn w:val="Normal"/>
    <w:uiPriority w:val="99"/>
    <w:semiHidden/>
    <w:unhideWhenUsed/>
    <w:rsid w:val="009751A4"/>
    <w:pPr>
      <w:ind w:left="1800" w:hanging="360"/>
      <w:contextualSpacing/>
    </w:pPr>
  </w:style>
  <w:style w:type="paragraph" w:styleId="ListBullet">
    <w:name w:val="List Bullet"/>
    <w:basedOn w:val="Normal"/>
    <w:uiPriority w:val="99"/>
    <w:semiHidden/>
    <w:unhideWhenUsed/>
    <w:rsid w:val="009751A4"/>
    <w:pPr>
      <w:numPr>
        <w:numId w:val="11"/>
      </w:numPr>
      <w:contextualSpacing/>
    </w:pPr>
  </w:style>
  <w:style w:type="paragraph" w:styleId="ListBullet2">
    <w:name w:val="List Bullet 2"/>
    <w:basedOn w:val="Normal"/>
    <w:uiPriority w:val="99"/>
    <w:semiHidden/>
    <w:unhideWhenUsed/>
    <w:rsid w:val="009751A4"/>
    <w:pPr>
      <w:numPr>
        <w:numId w:val="12"/>
      </w:numPr>
      <w:contextualSpacing/>
    </w:pPr>
  </w:style>
  <w:style w:type="paragraph" w:styleId="ListBullet3">
    <w:name w:val="List Bullet 3"/>
    <w:basedOn w:val="Normal"/>
    <w:uiPriority w:val="99"/>
    <w:semiHidden/>
    <w:unhideWhenUsed/>
    <w:rsid w:val="009751A4"/>
    <w:pPr>
      <w:numPr>
        <w:numId w:val="13"/>
      </w:numPr>
      <w:contextualSpacing/>
    </w:pPr>
  </w:style>
  <w:style w:type="paragraph" w:styleId="ListBullet4">
    <w:name w:val="List Bullet 4"/>
    <w:basedOn w:val="Normal"/>
    <w:uiPriority w:val="99"/>
    <w:semiHidden/>
    <w:unhideWhenUsed/>
    <w:rsid w:val="009751A4"/>
    <w:pPr>
      <w:numPr>
        <w:numId w:val="14"/>
      </w:numPr>
      <w:contextualSpacing/>
    </w:pPr>
  </w:style>
  <w:style w:type="paragraph" w:styleId="ListBullet5">
    <w:name w:val="List Bullet 5"/>
    <w:basedOn w:val="Normal"/>
    <w:uiPriority w:val="99"/>
    <w:semiHidden/>
    <w:unhideWhenUsed/>
    <w:rsid w:val="009751A4"/>
    <w:pPr>
      <w:numPr>
        <w:numId w:val="15"/>
      </w:numPr>
      <w:contextualSpacing/>
    </w:pPr>
  </w:style>
  <w:style w:type="paragraph" w:styleId="ListContinue">
    <w:name w:val="List Continue"/>
    <w:basedOn w:val="Normal"/>
    <w:uiPriority w:val="99"/>
    <w:semiHidden/>
    <w:unhideWhenUsed/>
    <w:rsid w:val="009751A4"/>
    <w:pPr>
      <w:spacing w:after="120"/>
      <w:ind w:left="360"/>
      <w:contextualSpacing/>
    </w:pPr>
  </w:style>
  <w:style w:type="paragraph" w:styleId="ListContinue2">
    <w:name w:val="List Continue 2"/>
    <w:basedOn w:val="Normal"/>
    <w:uiPriority w:val="99"/>
    <w:semiHidden/>
    <w:unhideWhenUsed/>
    <w:rsid w:val="009751A4"/>
    <w:pPr>
      <w:spacing w:after="120"/>
      <w:ind w:left="720"/>
      <w:contextualSpacing/>
    </w:pPr>
  </w:style>
  <w:style w:type="paragraph" w:styleId="ListContinue3">
    <w:name w:val="List Continue 3"/>
    <w:basedOn w:val="Normal"/>
    <w:uiPriority w:val="99"/>
    <w:semiHidden/>
    <w:unhideWhenUsed/>
    <w:rsid w:val="009751A4"/>
    <w:pPr>
      <w:spacing w:after="120"/>
      <w:ind w:left="1080"/>
      <w:contextualSpacing/>
    </w:pPr>
  </w:style>
  <w:style w:type="paragraph" w:styleId="ListContinue4">
    <w:name w:val="List Continue 4"/>
    <w:basedOn w:val="Normal"/>
    <w:uiPriority w:val="99"/>
    <w:semiHidden/>
    <w:unhideWhenUsed/>
    <w:rsid w:val="009751A4"/>
    <w:pPr>
      <w:spacing w:after="120"/>
      <w:ind w:left="1440"/>
      <w:contextualSpacing/>
    </w:pPr>
  </w:style>
  <w:style w:type="paragraph" w:styleId="ListContinue5">
    <w:name w:val="List Continue 5"/>
    <w:basedOn w:val="Normal"/>
    <w:uiPriority w:val="99"/>
    <w:semiHidden/>
    <w:unhideWhenUsed/>
    <w:rsid w:val="009751A4"/>
    <w:pPr>
      <w:spacing w:after="120"/>
      <w:ind w:left="1800"/>
      <w:contextualSpacing/>
    </w:pPr>
  </w:style>
  <w:style w:type="paragraph" w:styleId="ListNumber">
    <w:name w:val="List Number"/>
    <w:basedOn w:val="Normal"/>
    <w:uiPriority w:val="99"/>
    <w:semiHidden/>
    <w:unhideWhenUsed/>
    <w:rsid w:val="009751A4"/>
    <w:pPr>
      <w:numPr>
        <w:numId w:val="16"/>
      </w:numPr>
      <w:contextualSpacing/>
    </w:pPr>
  </w:style>
  <w:style w:type="paragraph" w:styleId="ListNumber2">
    <w:name w:val="List Number 2"/>
    <w:basedOn w:val="Normal"/>
    <w:uiPriority w:val="99"/>
    <w:semiHidden/>
    <w:unhideWhenUsed/>
    <w:rsid w:val="009751A4"/>
    <w:pPr>
      <w:numPr>
        <w:numId w:val="17"/>
      </w:numPr>
      <w:contextualSpacing/>
    </w:pPr>
  </w:style>
  <w:style w:type="paragraph" w:styleId="ListNumber3">
    <w:name w:val="List Number 3"/>
    <w:basedOn w:val="Normal"/>
    <w:uiPriority w:val="99"/>
    <w:semiHidden/>
    <w:unhideWhenUsed/>
    <w:rsid w:val="009751A4"/>
    <w:pPr>
      <w:numPr>
        <w:numId w:val="18"/>
      </w:numPr>
      <w:contextualSpacing/>
    </w:pPr>
  </w:style>
  <w:style w:type="paragraph" w:styleId="ListNumber4">
    <w:name w:val="List Number 4"/>
    <w:basedOn w:val="Normal"/>
    <w:uiPriority w:val="99"/>
    <w:semiHidden/>
    <w:unhideWhenUsed/>
    <w:qFormat/>
    <w:rsid w:val="009751A4"/>
    <w:pPr>
      <w:numPr>
        <w:numId w:val="19"/>
      </w:numPr>
      <w:contextualSpacing/>
    </w:pPr>
  </w:style>
  <w:style w:type="paragraph" w:styleId="ListNumber5">
    <w:name w:val="List Number 5"/>
    <w:basedOn w:val="Normal"/>
    <w:uiPriority w:val="99"/>
    <w:semiHidden/>
    <w:unhideWhenUsed/>
    <w:qFormat/>
    <w:rsid w:val="009751A4"/>
    <w:pPr>
      <w:numPr>
        <w:numId w:val="20"/>
      </w:numPr>
      <w:contextualSpacing/>
    </w:pPr>
  </w:style>
  <w:style w:type="character" w:customStyle="1" w:styleId="Mention1">
    <w:name w:val="Mention1"/>
    <w:basedOn w:val="DefaultParagraphFont"/>
    <w:uiPriority w:val="99"/>
    <w:semiHidden/>
    <w:unhideWhenUsed/>
    <w:rsid w:val="009751A4"/>
    <w:rPr>
      <w:color w:val="2B579A"/>
      <w:shd w:val="clear" w:color="auto" w:fill="E1DFDD"/>
    </w:rPr>
  </w:style>
  <w:style w:type="paragraph" w:styleId="MessageHeader">
    <w:name w:val="Message Header"/>
    <w:basedOn w:val="Normal"/>
    <w:link w:val="MessageHeaderChar"/>
    <w:uiPriority w:val="99"/>
    <w:semiHidden/>
    <w:unhideWhenUsed/>
    <w:rsid w:val="009751A4"/>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751A4"/>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9751A4"/>
    <w:rPr>
      <w:sz w:val="24"/>
      <w:szCs w:val="24"/>
      <w:lang w:val="en-GB" w:eastAsia="ja-JP"/>
    </w:rPr>
  </w:style>
  <w:style w:type="paragraph" w:styleId="NormalWeb">
    <w:name w:val="Normal (Web)"/>
    <w:basedOn w:val="Normal"/>
    <w:uiPriority w:val="99"/>
    <w:semiHidden/>
    <w:unhideWhenUsed/>
    <w:rsid w:val="009751A4"/>
  </w:style>
  <w:style w:type="paragraph" w:styleId="NormalIndent">
    <w:name w:val="Normal Indent"/>
    <w:basedOn w:val="Normal"/>
    <w:uiPriority w:val="99"/>
    <w:semiHidden/>
    <w:unhideWhenUsed/>
    <w:rsid w:val="009751A4"/>
    <w:pPr>
      <w:ind w:left="720"/>
    </w:pPr>
  </w:style>
  <w:style w:type="paragraph" w:styleId="NoteHeading">
    <w:name w:val="Note Heading"/>
    <w:basedOn w:val="Normal"/>
    <w:next w:val="Normal"/>
    <w:link w:val="NoteHeadingChar"/>
    <w:uiPriority w:val="99"/>
    <w:semiHidden/>
    <w:unhideWhenUsed/>
    <w:rsid w:val="009751A4"/>
    <w:pPr>
      <w:spacing w:before="0"/>
    </w:pPr>
  </w:style>
  <w:style w:type="character" w:customStyle="1" w:styleId="NoteHeadingChar">
    <w:name w:val="Note Heading Char"/>
    <w:basedOn w:val="DefaultParagraphFont"/>
    <w:link w:val="NoteHeading"/>
    <w:uiPriority w:val="99"/>
    <w:semiHidden/>
    <w:rsid w:val="009751A4"/>
    <w:rPr>
      <w:sz w:val="24"/>
      <w:szCs w:val="24"/>
      <w:lang w:val="en-GB" w:eastAsia="ja-JP"/>
    </w:rPr>
  </w:style>
  <w:style w:type="character" w:styleId="PageNumber">
    <w:name w:val="page number"/>
    <w:basedOn w:val="DefaultParagraphFont"/>
    <w:uiPriority w:val="99"/>
    <w:semiHidden/>
    <w:unhideWhenUsed/>
    <w:rsid w:val="009751A4"/>
  </w:style>
  <w:style w:type="character" w:styleId="PlaceholderText">
    <w:name w:val="Placeholder Text"/>
    <w:basedOn w:val="DefaultParagraphFont"/>
    <w:uiPriority w:val="99"/>
    <w:semiHidden/>
    <w:qFormat/>
    <w:rsid w:val="009751A4"/>
    <w:rPr>
      <w:color w:val="666666"/>
    </w:rPr>
  </w:style>
  <w:style w:type="paragraph" w:styleId="PlainText">
    <w:name w:val="Plain Text"/>
    <w:basedOn w:val="Normal"/>
    <w:link w:val="PlainTextChar"/>
    <w:uiPriority w:val="99"/>
    <w:semiHidden/>
    <w:unhideWhenUsed/>
    <w:rsid w:val="009751A4"/>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9751A4"/>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9751A4"/>
  </w:style>
  <w:style w:type="character" w:customStyle="1" w:styleId="SalutationChar">
    <w:name w:val="Salutation Char"/>
    <w:basedOn w:val="DefaultParagraphFont"/>
    <w:link w:val="Salutation"/>
    <w:uiPriority w:val="99"/>
    <w:semiHidden/>
    <w:rsid w:val="009751A4"/>
    <w:rPr>
      <w:sz w:val="24"/>
      <w:szCs w:val="24"/>
      <w:lang w:val="en-GB" w:eastAsia="ja-JP"/>
    </w:rPr>
  </w:style>
  <w:style w:type="paragraph" w:styleId="Signature">
    <w:name w:val="Signature"/>
    <w:basedOn w:val="Normal"/>
    <w:link w:val="SignatureChar"/>
    <w:uiPriority w:val="99"/>
    <w:semiHidden/>
    <w:unhideWhenUsed/>
    <w:rsid w:val="009751A4"/>
    <w:pPr>
      <w:spacing w:before="0"/>
      <w:ind w:left="4320"/>
    </w:pPr>
  </w:style>
  <w:style w:type="character" w:customStyle="1" w:styleId="SignatureChar">
    <w:name w:val="Signature Char"/>
    <w:basedOn w:val="DefaultParagraphFont"/>
    <w:link w:val="Signature"/>
    <w:uiPriority w:val="99"/>
    <w:semiHidden/>
    <w:rsid w:val="009751A4"/>
    <w:rPr>
      <w:sz w:val="24"/>
      <w:szCs w:val="24"/>
      <w:lang w:val="en-GB" w:eastAsia="ja-JP"/>
    </w:rPr>
  </w:style>
  <w:style w:type="character" w:customStyle="1" w:styleId="SmartHyperlink1">
    <w:name w:val="Smart Hyperlink1"/>
    <w:basedOn w:val="DefaultParagraphFont"/>
    <w:uiPriority w:val="99"/>
    <w:semiHidden/>
    <w:unhideWhenUsed/>
    <w:rsid w:val="009751A4"/>
    <w:rPr>
      <w:u w:val="dotted"/>
    </w:rPr>
  </w:style>
  <w:style w:type="character" w:customStyle="1" w:styleId="SmartLink1">
    <w:name w:val="SmartLink1"/>
    <w:basedOn w:val="DefaultParagraphFont"/>
    <w:uiPriority w:val="99"/>
    <w:semiHidden/>
    <w:unhideWhenUsed/>
    <w:rsid w:val="009751A4"/>
    <w:rPr>
      <w:color w:val="0000FF"/>
      <w:u w:val="single"/>
      <w:shd w:val="clear" w:color="auto" w:fill="F3F2F1"/>
    </w:rPr>
  </w:style>
  <w:style w:type="character" w:styleId="Strong">
    <w:name w:val="Strong"/>
    <w:basedOn w:val="DefaultParagraphFont"/>
    <w:uiPriority w:val="22"/>
    <w:qFormat/>
    <w:rsid w:val="009751A4"/>
    <w:rPr>
      <w:b/>
      <w:bCs/>
    </w:rPr>
  </w:style>
  <w:style w:type="character" w:styleId="SubtleEmphasis">
    <w:name w:val="Subtle Emphasis"/>
    <w:basedOn w:val="DefaultParagraphFont"/>
    <w:uiPriority w:val="19"/>
    <w:rsid w:val="009751A4"/>
    <w:rPr>
      <w:i/>
      <w:iCs/>
      <w:color w:val="404040" w:themeColor="text1" w:themeTint="BF"/>
    </w:rPr>
  </w:style>
  <w:style w:type="character" w:styleId="SubtleReference">
    <w:name w:val="Subtle Reference"/>
    <w:basedOn w:val="DefaultParagraphFont"/>
    <w:uiPriority w:val="31"/>
    <w:rsid w:val="009751A4"/>
    <w:rPr>
      <w:smallCaps/>
      <w:color w:val="5A5A5A" w:themeColor="text1" w:themeTint="A5"/>
    </w:rPr>
  </w:style>
  <w:style w:type="paragraph" w:styleId="TableofAuthorities">
    <w:name w:val="table of authorities"/>
    <w:basedOn w:val="Normal"/>
    <w:next w:val="Normal"/>
    <w:uiPriority w:val="99"/>
    <w:semiHidden/>
    <w:unhideWhenUsed/>
    <w:rsid w:val="009751A4"/>
    <w:pPr>
      <w:ind w:left="240" w:hanging="240"/>
    </w:pPr>
  </w:style>
  <w:style w:type="paragraph" w:styleId="TOAHeading">
    <w:name w:val="toa heading"/>
    <w:basedOn w:val="Normal"/>
    <w:next w:val="Normal"/>
    <w:uiPriority w:val="99"/>
    <w:semiHidden/>
    <w:unhideWhenUsed/>
    <w:rsid w:val="009751A4"/>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9751A4"/>
    <w:pPr>
      <w:spacing w:after="100"/>
      <w:ind w:left="720"/>
    </w:pPr>
  </w:style>
  <w:style w:type="paragraph" w:styleId="TOC5">
    <w:name w:val="toc 5"/>
    <w:basedOn w:val="Normal"/>
    <w:next w:val="Normal"/>
    <w:autoRedefine/>
    <w:uiPriority w:val="39"/>
    <w:semiHidden/>
    <w:unhideWhenUsed/>
    <w:rsid w:val="009751A4"/>
    <w:pPr>
      <w:spacing w:after="100"/>
      <w:ind w:left="960"/>
    </w:pPr>
  </w:style>
  <w:style w:type="paragraph" w:styleId="TOC6">
    <w:name w:val="toc 6"/>
    <w:basedOn w:val="Normal"/>
    <w:next w:val="Normal"/>
    <w:autoRedefine/>
    <w:uiPriority w:val="39"/>
    <w:semiHidden/>
    <w:unhideWhenUsed/>
    <w:rsid w:val="009751A4"/>
    <w:pPr>
      <w:spacing w:after="100"/>
      <w:ind w:left="1200"/>
    </w:pPr>
  </w:style>
  <w:style w:type="paragraph" w:styleId="TOC7">
    <w:name w:val="toc 7"/>
    <w:basedOn w:val="Normal"/>
    <w:next w:val="Normal"/>
    <w:autoRedefine/>
    <w:uiPriority w:val="39"/>
    <w:semiHidden/>
    <w:unhideWhenUsed/>
    <w:rsid w:val="009751A4"/>
    <w:pPr>
      <w:spacing w:after="100"/>
      <w:ind w:left="1440"/>
    </w:pPr>
  </w:style>
  <w:style w:type="paragraph" w:styleId="TOC8">
    <w:name w:val="toc 8"/>
    <w:basedOn w:val="Normal"/>
    <w:next w:val="Normal"/>
    <w:autoRedefine/>
    <w:uiPriority w:val="39"/>
    <w:semiHidden/>
    <w:unhideWhenUsed/>
    <w:rsid w:val="009751A4"/>
    <w:pPr>
      <w:spacing w:after="100"/>
      <w:ind w:left="1680"/>
    </w:pPr>
  </w:style>
  <w:style w:type="paragraph" w:styleId="TOC9">
    <w:name w:val="toc 9"/>
    <w:basedOn w:val="Normal"/>
    <w:next w:val="Normal"/>
    <w:autoRedefine/>
    <w:uiPriority w:val="39"/>
    <w:semiHidden/>
    <w:unhideWhenUsed/>
    <w:rsid w:val="009751A4"/>
    <w:pPr>
      <w:spacing w:after="100"/>
      <w:ind w:left="1920"/>
    </w:pPr>
  </w:style>
  <w:style w:type="paragraph" w:styleId="TOCHeading">
    <w:name w:val="TOC Heading"/>
    <w:basedOn w:val="Heading1"/>
    <w:next w:val="Normal"/>
    <w:uiPriority w:val="39"/>
    <w:semiHidden/>
    <w:unhideWhenUsed/>
    <w:rsid w:val="009751A4"/>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1">
    <w:name w:val="Unresolved Mention1"/>
    <w:basedOn w:val="DefaultParagraphFont"/>
    <w:uiPriority w:val="99"/>
    <w:semiHidden/>
    <w:unhideWhenUsed/>
    <w:rsid w:val="009751A4"/>
    <w:rPr>
      <w:color w:val="605E5C"/>
      <w:shd w:val="clear" w:color="auto" w:fill="E1DFDD"/>
    </w:rPr>
  </w:style>
  <w:style w:type="table" w:styleId="TableGrid">
    <w:name w:val="Table Grid"/>
    <w:basedOn w:val="TableNormal"/>
    <w:uiPriority w:val="39"/>
    <w:qFormat/>
    <w:rsid w:val="000F4CC3"/>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0F4CC3"/>
    <w:rPr>
      <w:sz w:val="24"/>
      <w:szCs w:val="24"/>
      <w:lang w:val="en-GB" w:eastAsia="ja-JP"/>
    </w:rPr>
  </w:style>
  <w:style w:type="paragraph" w:styleId="Revision">
    <w:name w:val="Revision"/>
    <w:hidden/>
    <w:uiPriority w:val="99"/>
    <w:semiHidden/>
    <w:rsid w:val="002F71FC"/>
    <w:rPr>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375676739@qq.com" TargetMode="External"/><Relationship Id="rId4" Type="http://schemas.openxmlformats.org/officeDocument/2006/relationships/webSettings" Target="webSettings.xml"/><Relationship Id="rId9" Type="http://schemas.openxmlformats.org/officeDocument/2006/relationships/hyperlink" Target="mailto:wangxin349@chinaunicom.cn;"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3214827D4047279D9E270BD98E8328"/>
        <w:category>
          <w:name w:val="General"/>
          <w:gallery w:val="placeholder"/>
        </w:category>
        <w:types>
          <w:type w:val="bbPlcHdr"/>
        </w:types>
        <w:behaviors>
          <w:behavior w:val="content"/>
        </w:behaviors>
        <w:guid w:val="{4F4FDC8A-0A0C-485C-A033-08DDE9861C72}"/>
      </w:docPartPr>
      <w:docPartBody>
        <w:p w:rsidR="005A50B1" w:rsidRDefault="00AF5E8C" w:rsidP="00AF5E8C">
          <w:pPr>
            <w:pStyle w:val="B63214827D4047279D9E270BD98E8328"/>
          </w:pPr>
          <w:r>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
    <w:altName w:val="Yu Gothic"/>
    <w:panose1 w:val="00000000000000000000"/>
    <w:charset w:val="80"/>
    <w:family w:val="auto"/>
    <w:notTrueType/>
    <w:pitch w:val="variable"/>
    <w:sig w:usb0="00000001" w:usb1="08070000" w:usb2="00000010" w:usb3="00000000" w:csb0="00020000" w:csb1="00000000"/>
  </w:font>
  <w:font w:name="CG Times">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E8C"/>
    <w:rsid w:val="00131CE5"/>
    <w:rsid w:val="002139D1"/>
    <w:rsid w:val="00233884"/>
    <w:rsid w:val="003D2049"/>
    <w:rsid w:val="00427436"/>
    <w:rsid w:val="00451017"/>
    <w:rsid w:val="005A50B1"/>
    <w:rsid w:val="005B6289"/>
    <w:rsid w:val="007B7721"/>
    <w:rsid w:val="00AA6313"/>
    <w:rsid w:val="00AF5E8C"/>
    <w:rsid w:val="00DF5437"/>
    <w:rsid w:val="00E33E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233884"/>
  </w:style>
  <w:style w:type="paragraph" w:customStyle="1" w:styleId="B63214827D4047279D9E270BD98E8328">
    <w:name w:val="B63214827D4047279D9E270BD98E8328"/>
    <w:rsid w:val="00AF5E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3546</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DDP template for SG05 (2025-2028 study period)</vt:lpstr>
    </vt:vector>
  </TitlesOfParts>
  <Manager>ITU-T</Manager>
  <Company>International Telecommunication Union (ITU)</Company>
  <LinksUpToDate>false</LinksUpToDate>
  <CharactersWithSpaces>23717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SG05 (2025-2028 study period)</dc:title>
  <dc:subject>ITU-T SG05</dc:subject>
  <dc:creator>TSB (2024-10-30)</dc:creator>
  <cp:keywords/>
  <dc:description>DDP-SG05.docx  For: _x000d_Document date: _x000d_Saved by ITU51018016 at 13:26:46 on 30/10/2024</dc:description>
  <cp:lastModifiedBy>Vineet Malikk</cp:lastModifiedBy>
  <cp:revision>3</cp:revision>
  <cp:lastPrinted>2025-05-08T07:02:00Z</cp:lastPrinted>
  <dcterms:created xsi:type="dcterms:W3CDTF">2025-06-05T11:26:00Z</dcterms:created>
  <dcterms:modified xsi:type="dcterms:W3CDTF">2025-06-05T11:26:00Z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DDP-SG05.docx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