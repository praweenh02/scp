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85" w:type="dxa"/>
        <w:tblLayout w:type="fixed"/>
        <w:tblCellMar>
          <w:left w:w="57" w:type="dxa"/>
          <w:right w:w="57" w:type="dxa"/>
        </w:tblCellMar>
        <w:tblLook w:val="0000" w:firstRow="0" w:lastRow="0" w:firstColumn="0" w:lastColumn="0" w:noHBand="0" w:noVBand="0"/>
      </w:tblPr>
      <w:tblGrid>
        <w:gridCol w:w="1276"/>
        <w:gridCol w:w="426"/>
        <w:gridCol w:w="3625"/>
        <w:gridCol w:w="4596"/>
      </w:tblGrid>
      <w:tr w:rsidR="000007FA" w:rsidRPr="000007FA" w14:paraId="5824A672" w14:textId="77777777" w:rsidTr="000007FA">
        <w:trPr>
          <w:cantSplit/>
        </w:trPr>
        <w:tc>
          <w:tcPr>
            <w:tcW w:w="1276" w:type="dxa"/>
            <w:vMerge w:val="restart"/>
          </w:tcPr>
          <w:p w14:paraId="2A70DE6D" w14:textId="77777777" w:rsidR="000007FA" w:rsidRPr="000007FA" w:rsidRDefault="000007FA" w:rsidP="000007FA">
            <w:pPr>
              <w:spacing w:before="120"/>
              <w:rPr>
                <w:sz w:val="20"/>
                <w:szCs w:val="20"/>
              </w:rPr>
            </w:pPr>
            <w:bookmarkStart w:id="0" w:name="dnum" w:colFirst="2" w:colLast="2"/>
            <w:bookmarkStart w:id="1" w:name="dtableau"/>
            <w:r w:rsidRPr="000007FA">
              <w:rPr>
                <w:noProof/>
              </w:rPr>
              <w:drawing>
                <wp:inline distT="0" distB="0" distL="0" distR="0" wp14:anchorId="63FFE584" wp14:editId="6B14D257">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2"/>
            <w:vMerge w:val="restart"/>
          </w:tcPr>
          <w:p w14:paraId="4711C46E" w14:textId="77777777" w:rsidR="000007FA" w:rsidRPr="000007FA" w:rsidRDefault="000007FA" w:rsidP="000007FA">
            <w:pPr>
              <w:spacing w:before="120"/>
              <w:rPr>
                <w:sz w:val="16"/>
                <w:szCs w:val="16"/>
              </w:rPr>
            </w:pPr>
            <w:r w:rsidRPr="000007FA">
              <w:rPr>
                <w:sz w:val="16"/>
                <w:szCs w:val="16"/>
              </w:rPr>
              <w:t>INTERNATIONAL TELECOMMUNICATION UNION</w:t>
            </w:r>
          </w:p>
          <w:p w14:paraId="0FA978B8" w14:textId="77777777" w:rsidR="000007FA" w:rsidRPr="000007FA" w:rsidRDefault="000007FA" w:rsidP="000007FA">
            <w:pPr>
              <w:spacing w:before="120"/>
              <w:rPr>
                <w:b/>
                <w:bCs/>
                <w:sz w:val="26"/>
                <w:szCs w:val="26"/>
              </w:rPr>
            </w:pPr>
            <w:r w:rsidRPr="000007FA">
              <w:rPr>
                <w:b/>
                <w:bCs/>
                <w:sz w:val="26"/>
                <w:szCs w:val="26"/>
              </w:rPr>
              <w:t>TELECOMMUNICATION</w:t>
            </w:r>
            <w:r w:rsidRPr="000007FA">
              <w:rPr>
                <w:b/>
                <w:bCs/>
                <w:sz w:val="26"/>
                <w:szCs w:val="26"/>
              </w:rPr>
              <w:br/>
              <w:t>STANDARDIZATION SECTOR</w:t>
            </w:r>
          </w:p>
          <w:p w14:paraId="7388ECA1" w14:textId="77777777" w:rsidR="000007FA" w:rsidRPr="000007FA" w:rsidRDefault="000007FA" w:rsidP="000007FA">
            <w:pPr>
              <w:spacing w:before="120"/>
              <w:rPr>
                <w:sz w:val="20"/>
                <w:szCs w:val="20"/>
              </w:rPr>
            </w:pPr>
            <w:r w:rsidRPr="000007FA">
              <w:rPr>
                <w:sz w:val="20"/>
                <w:szCs w:val="20"/>
              </w:rPr>
              <w:t xml:space="preserve">STUDY PERIOD </w:t>
            </w:r>
            <w:bookmarkStart w:id="2" w:name="dstudyperiod"/>
            <w:r w:rsidRPr="000007FA">
              <w:rPr>
                <w:sz w:val="20"/>
              </w:rPr>
              <w:t>2022</w:t>
            </w:r>
            <w:r w:rsidRPr="000007FA">
              <w:rPr>
                <w:sz w:val="20"/>
                <w:szCs w:val="20"/>
              </w:rPr>
              <w:t>-</w:t>
            </w:r>
            <w:r w:rsidRPr="000007FA">
              <w:rPr>
                <w:sz w:val="20"/>
              </w:rPr>
              <w:t>2024</w:t>
            </w:r>
            <w:bookmarkEnd w:id="2"/>
          </w:p>
        </w:tc>
        <w:tc>
          <w:tcPr>
            <w:tcW w:w="4596" w:type="dxa"/>
            <w:vAlign w:val="center"/>
          </w:tcPr>
          <w:p w14:paraId="66EAC8C2" w14:textId="4BDBA78C" w:rsidR="000007FA" w:rsidRPr="000007FA" w:rsidRDefault="000007FA" w:rsidP="000007FA">
            <w:pPr>
              <w:pStyle w:val="Docnumber"/>
              <w:rPr>
                <w:sz w:val="32"/>
              </w:rPr>
            </w:pPr>
            <w:r>
              <w:rPr>
                <w:sz w:val="32"/>
              </w:rPr>
              <w:t>SG2–C052</w:t>
            </w:r>
          </w:p>
        </w:tc>
      </w:tr>
      <w:tr w:rsidR="000007FA" w:rsidRPr="000007FA" w14:paraId="5C89931F" w14:textId="77777777" w:rsidTr="000007FA">
        <w:trPr>
          <w:cantSplit/>
        </w:trPr>
        <w:tc>
          <w:tcPr>
            <w:tcW w:w="1276" w:type="dxa"/>
            <w:vMerge/>
          </w:tcPr>
          <w:p w14:paraId="111259CE" w14:textId="77777777" w:rsidR="000007FA" w:rsidRPr="000007FA" w:rsidRDefault="000007FA" w:rsidP="000007FA">
            <w:pPr>
              <w:spacing w:before="120"/>
              <w:rPr>
                <w:smallCaps/>
                <w:sz w:val="20"/>
              </w:rPr>
            </w:pPr>
            <w:bookmarkStart w:id="3" w:name="dsg" w:colFirst="2" w:colLast="2"/>
            <w:bookmarkEnd w:id="0"/>
          </w:p>
        </w:tc>
        <w:tc>
          <w:tcPr>
            <w:tcW w:w="4051" w:type="dxa"/>
            <w:gridSpan w:val="2"/>
            <w:vMerge/>
          </w:tcPr>
          <w:p w14:paraId="080BE704" w14:textId="77777777" w:rsidR="000007FA" w:rsidRPr="000007FA" w:rsidRDefault="000007FA" w:rsidP="000007FA">
            <w:pPr>
              <w:spacing w:before="120"/>
              <w:rPr>
                <w:smallCaps/>
                <w:sz w:val="20"/>
              </w:rPr>
            </w:pPr>
          </w:p>
        </w:tc>
        <w:tc>
          <w:tcPr>
            <w:tcW w:w="4596" w:type="dxa"/>
          </w:tcPr>
          <w:p w14:paraId="4BAA3A40" w14:textId="58C2FFC9" w:rsidR="000007FA" w:rsidRPr="000007FA" w:rsidRDefault="000007FA" w:rsidP="000007FA">
            <w:pPr>
              <w:spacing w:before="120"/>
              <w:jc w:val="right"/>
              <w:rPr>
                <w:b/>
                <w:bCs/>
                <w:smallCaps/>
                <w:sz w:val="28"/>
                <w:szCs w:val="28"/>
              </w:rPr>
            </w:pPr>
            <w:r>
              <w:rPr>
                <w:b/>
                <w:bCs/>
                <w:smallCaps/>
                <w:sz w:val="28"/>
                <w:szCs w:val="28"/>
              </w:rPr>
              <w:t>STUDY GROUP 2</w:t>
            </w:r>
          </w:p>
        </w:tc>
      </w:tr>
      <w:bookmarkEnd w:id="3"/>
      <w:tr w:rsidR="000007FA" w:rsidRPr="000007FA" w14:paraId="212A9E98" w14:textId="77777777" w:rsidTr="000007FA">
        <w:trPr>
          <w:cantSplit/>
        </w:trPr>
        <w:tc>
          <w:tcPr>
            <w:tcW w:w="1276" w:type="dxa"/>
            <w:vMerge/>
            <w:tcBorders>
              <w:bottom w:val="single" w:sz="12" w:space="0" w:color="auto"/>
            </w:tcBorders>
          </w:tcPr>
          <w:p w14:paraId="24DDFF5B" w14:textId="77777777" w:rsidR="000007FA" w:rsidRPr="000007FA" w:rsidRDefault="000007FA" w:rsidP="000007FA">
            <w:pPr>
              <w:spacing w:before="120"/>
              <w:rPr>
                <w:b/>
                <w:bCs/>
                <w:sz w:val="26"/>
              </w:rPr>
            </w:pPr>
          </w:p>
        </w:tc>
        <w:tc>
          <w:tcPr>
            <w:tcW w:w="4051" w:type="dxa"/>
            <w:gridSpan w:val="2"/>
            <w:vMerge/>
            <w:tcBorders>
              <w:bottom w:val="single" w:sz="12" w:space="0" w:color="auto"/>
            </w:tcBorders>
          </w:tcPr>
          <w:p w14:paraId="7399F988" w14:textId="77777777" w:rsidR="000007FA" w:rsidRPr="000007FA" w:rsidRDefault="000007FA" w:rsidP="000007FA">
            <w:pPr>
              <w:spacing w:before="120"/>
              <w:rPr>
                <w:b/>
                <w:bCs/>
                <w:sz w:val="26"/>
              </w:rPr>
            </w:pPr>
          </w:p>
        </w:tc>
        <w:tc>
          <w:tcPr>
            <w:tcW w:w="4596" w:type="dxa"/>
            <w:tcBorders>
              <w:bottom w:val="single" w:sz="12" w:space="0" w:color="auto"/>
            </w:tcBorders>
            <w:vAlign w:val="center"/>
          </w:tcPr>
          <w:p w14:paraId="7506CE70" w14:textId="77777777" w:rsidR="000007FA" w:rsidRPr="000007FA" w:rsidRDefault="000007FA" w:rsidP="000007FA">
            <w:pPr>
              <w:spacing w:before="120"/>
              <w:jc w:val="right"/>
              <w:rPr>
                <w:b/>
                <w:bCs/>
                <w:sz w:val="28"/>
                <w:szCs w:val="28"/>
              </w:rPr>
            </w:pPr>
            <w:r w:rsidRPr="000007FA">
              <w:rPr>
                <w:b/>
                <w:bCs/>
                <w:sz w:val="28"/>
                <w:szCs w:val="28"/>
              </w:rPr>
              <w:t>Original: English</w:t>
            </w:r>
          </w:p>
        </w:tc>
      </w:tr>
      <w:tr w:rsidR="000007FA" w:rsidRPr="000007FA" w14:paraId="715C754E" w14:textId="77777777" w:rsidTr="000007FA">
        <w:trPr>
          <w:cantSplit/>
        </w:trPr>
        <w:tc>
          <w:tcPr>
            <w:tcW w:w="1702" w:type="dxa"/>
            <w:gridSpan w:val="2"/>
          </w:tcPr>
          <w:p w14:paraId="7B12E317" w14:textId="77777777" w:rsidR="000007FA" w:rsidRPr="000007FA" w:rsidRDefault="000007FA" w:rsidP="000007FA">
            <w:pPr>
              <w:spacing w:before="120"/>
              <w:rPr>
                <w:b/>
                <w:bCs/>
              </w:rPr>
            </w:pPr>
            <w:bookmarkStart w:id="4" w:name="dbluepink" w:colFirst="1" w:colLast="1"/>
            <w:bookmarkStart w:id="5" w:name="dmeeting" w:colFirst="2" w:colLast="2"/>
            <w:r w:rsidRPr="000007FA">
              <w:rPr>
                <w:b/>
                <w:bCs/>
              </w:rPr>
              <w:t>Question(s):</w:t>
            </w:r>
          </w:p>
        </w:tc>
        <w:tc>
          <w:tcPr>
            <w:tcW w:w="3625" w:type="dxa"/>
          </w:tcPr>
          <w:p w14:paraId="1E9EDA33" w14:textId="44B7846B" w:rsidR="000007FA" w:rsidRPr="000007FA" w:rsidRDefault="000007FA" w:rsidP="000007FA">
            <w:pPr>
              <w:spacing w:before="120"/>
            </w:pPr>
            <w:r w:rsidRPr="000007FA">
              <w:t>1/2</w:t>
            </w:r>
          </w:p>
        </w:tc>
        <w:tc>
          <w:tcPr>
            <w:tcW w:w="4596" w:type="dxa"/>
          </w:tcPr>
          <w:p w14:paraId="4F259F48" w14:textId="4F5FDF8D" w:rsidR="000007FA" w:rsidRPr="000007FA" w:rsidRDefault="000007FA" w:rsidP="000007FA">
            <w:pPr>
              <w:spacing w:before="120"/>
              <w:jc w:val="right"/>
            </w:pPr>
            <w:r w:rsidRPr="000007FA">
              <w:t>Geneva, 16-20 May 2022</w:t>
            </w:r>
          </w:p>
        </w:tc>
      </w:tr>
      <w:tr w:rsidR="000007FA" w:rsidRPr="000007FA" w14:paraId="2935AF48" w14:textId="77777777" w:rsidTr="000007FA">
        <w:trPr>
          <w:cantSplit/>
        </w:trPr>
        <w:tc>
          <w:tcPr>
            <w:tcW w:w="9923" w:type="dxa"/>
            <w:gridSpan w:val="4"/>
          </w:tcPr>
          <w:p w14:paraId="030D1D9D" w14:textId="47F99515" w:rsidR="000007FA" w:rsidRPr="000007FA" w:rsidRDefault="000007FA" w:rsidP="000007FA">
            <w:pPr>
              <w:spacing w:before="120"/>
              <w:jc w:val="center"/>
              <w:rPr>
                <w:b/>
                <w:bCs/>
              </w:rPr>
            </w:pPr>
            <w:bookmarkStart w:id="6" w:name="ddoctype"/>
            <w:bookmarkEnd w:id="4"/>
            <w:bookmarkEnd w:id="5"/>
            <w:r w:rsidRPr="000007FA">
              <w:rPr>
                <w:b/>
                <w:bCs/>
              </w:rPr>
              <w:t>CONTRIBUTION</w:t>
            </w:r>
          </w:p>
        </w:tc>
      </w:tr>
      <w:tr w:rsidR="000007FA" w:rsidRPr="000007FA" w14:paraId="76E746B5" w14:textId="77777777" w:rsidTr="000007FA">
        <w:trPr>
          <w:cantSplit/>
        </w:trPr>
        <w:tc>
          <w:tcPr>
            <w:tcW w:w="1702" w:type="dxa"/>
            <w:gridSpan w:val="2"/>
          </w:tcPr>
          <w:p w14:paraId="0B922D2F" w14:textId="77777777" w:rsidR="000007FA" w:rsidRPr="000007FA" w:rsidRDefault="000007FA" w:rsidP="000007FA">
            <w:pPr>
              <w:spacing w:before="120"/>
              <w:rPr>
                <w:b/>
                <w:bCs/>
              </w:rPr>
            </w:pPr>
            <w:bookmarkStart w:id="7" w:name="dsource" w:colFirst="1" w:colLast="1"/>
            <w:bookmarkEnd w:id="6"/>
            <w:r w:rsidRPr="000007FA">
              <w:rPr>
                <w:b/>
                <w:bCs/>
              </w:rPr>
              <w:t>Source:</w:t>
            </w:r>
          </w:p>
        </w:tc>
        <w:tc>
          <w:tcPr>
            <w:tcW w:w="8221" w:type="dxa"/>
            <w:gridSpan w:val="2"/>
          </w:tcPr>
          <w:p w14:paraId="01DC2E42" w14:textId="2C100688" w:rsidR="000007FA" w:rsidRPr="000007FA" w:rsidRDefault="000007FA" w:rsidP="000007FA">
            <w:pPr>
              <w:spacing w:before="120"/>
            </w:pPr>
            <w:r w:rsidRPr="000007FA">
              <w:t>Ministry of Communications, India</w:t>
            </w:r>
          </w:p>
        </w:tc>
      </w:tr>
      <w:tr w:rsidR="000007FA" w:rsidRPr="000007FA" w14:paraId="7E7184C8" w14:textId="77777777" w:rsidTr="000007FA">
        <w:trPr>
          <w:cantSplit/>
        </w:trPr>
        <w:tc>
          <w:tcPr>
            <w:tcW w:w="1702" w:type="dxa"/>
            <w:gridSpan w:val="2"/>
            <w:tcBorders>
              <w:bottom w:val="single" w:sz="8" w:space="0" w:color="auto"/>
            </w:tcBorders>
          </w:tcPr>
          <w:p w14:paraId="21907875" w14:textId="77777777" w:rsidR="000007FA" w:rsidRPr="000007FA" w:rsidRDefault="000007FA" w:rsidP="000007FA">
            <w:pPr>
              <w:spacing w:before="120"/>
              <w:rPr>
                <w:b/>
                <w:bCs/>
              </w:rPr>
            </w:pPr>
            <w:bookmarkStart w:id="8" w:name="dtitle1" w:colFirst="1" w:colLast="1"/>
            <w:bookmarkEnd w:id="7"/>
            <w:r w:rsidRPr="000007FA">
              <w:rPr>
                <w:b/>
                <w:bCs/>
              </w:rPr>
              <w:t>Title:</w:t>
            </w:r>
          </w:p>
        </w:tc>
        <w:tc>
          <w:tcPr>
            <w:tcW w:w="8221" w:type="dxa"/>
            <w:gridSpan w:val="2"/>
            <w:tcBorders>
              <w:bottom w:val="single" w:sz="8" w:space="0" w:color="auto"/>
            </w:tcBorders>
          </w:tcPr>
          <w:p w14:paraId="3E69DDDF" w14:textId="6D1678B5" w:rsidR="000007FA" w:rsidRPr="000007FA" w:rsidRDefault="000007FA" w:rsidP="000007FA">
            <w:pPr>
              <w:spacing w:before="120"/>
            </w:pPr>
            <w:r w:rsidRPr="000007FA">
              <w:t xml:space="preserve">Proposed revised baseline text for </w:t>
            </w:r>
            <w:r w:rsidR="0037412F" w:rsidRPr="0037412F">
              <w:t>TR.OTTnum</w:t>
            </w:r>
            <w:r w:rsidRPr="000007FA">
              <w:t xml:space="preserve">: </w:t>
            </w:r>
            <w:r w:rsidR="00EA4B94">
              <w:t>"</w:t>
            </w:r>
            <w:r w:rsidRPr="000007FA">
              <w:t>Current Use of E.164 Numbers as Identifiers for OTTs</w:t>
            </w:r>
            <w:r w:rsidR="00EA4B94">
              <w:t>"</w:t>
            </w:r>
          </w:p>
        </w:tc>
      </w:tr>
    </w:tbl>
    <w:tbl>
      <w:tblPr>
        <w:tblStyle w:val="a"/>
        <w:tblW w:w="985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673"/>
        <w:gridCol w:w="3856"/>
        <w:gridCol w:w="4329"/>
      </w:tblGrid>
      <w:tr w:rsidR="004C12A1" w:rsidRPr="0037412F" w14:paraId="179288AB" w14:textId="77777777" w:rsidTr="000007FA">
        <w:trPr>
          <w:trHeight w:val="882"/>
          <w:jc w:val="center"/>
        </w:trPr>
        <w:tc>
          <w:tcPr>
            <w:tcW w:w="1673"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bookmarkEnd w:id="1"/>
          <w:bookmarkEnd w:id="8"/>
          <w:p w14:paraId="585F6252" w14:textId="77777777" w:rsidR="004C12A1" w:rsidRDefault="00A927D4">
            <w:pPr>
              <w:pStyle w:val="Normal1"/>
              <w:spacing w:before="120"/>
            </w:pPr>
            <w:r>
              <w:rPr>
                <w:b/>
                <w:color w:val="000000"/>
              </w:rPr>
              <w:t>Contact</w:t>
            </w:r>
          </w:p>
        </w:tc>
        <w:tc>
          <w:tcPr>
            <w:tcW w:w="3856"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5E4BBD54" w14:textId="77777777" w:rsidR="004C12A1" w:rsidRDefault="00A927D4">
            <w:pPr>
              <w:pStyle w:val="Normal1"/>
              <w:spacing w:before="120"/>
            </w:pPr>
            <w:r>
              <w:rPr>
                <w:color w:val="000000"/>
              </w:rPr>
              <w:t>Tejpal Singh, Director</w:t>
            </w:r>
          </w:p>
          <w:p w14:paraId="1AAB1BAE" w14:textId="77777777" w:rsidR="004C12A1" w:rsidRDefault="00A927D4" w:rsidP="000007FA">
            <w:pPr>
              <w:pStyle w:val="Normal1"/>
            </w:pPr>
            <w:r>
              <w:rPr>
                <w:color w:val="000000"/>
              </w:rPr>
              <w:t>Dept. of Telecom, Ministry of Communication, India</w:t>
            </w:r>
          </w:p>
        </w:tc>
        <w:tc>
          <w:tcPr>
            <w:tcW w:w="4329"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3151A5B9" w14:textId="6746F375" w:rsidR="004C12A1" w:rsidRPr="000007FA" w:rsidRDefault="00A927D4">
            <w:pPr>
              <w:pStyle w:val="Normal1"/>
              <w:spacing w:before="120"/>
              <w:rPr>
                <w:color w:val="000000"/>
                <w:lang w:val="fr-CH"/>
              </w:rPr>
            </w:pPr>
            <w:r w:rsidRPr="000007FA">
              <w:rPr>
                <w:color w:val="000000"/>
                <w:lang w:val="fr-CH"/>
              </w:rPr>
              <w:t>Tel:</w:t>
            </w:r>
            <w:r w:rsidR="000007FA">
              <w:rPr>
                <w:color w:val="000000"/>
                <w:lang w:val="fr-CH"/>
              </w:rPr>
              <w:tab/>
            </w:r>
            <w:r w:rsidRPr="000007FA">
              <w:rPr>
                <w:color w:val="000000"/>
                <w:lang w:val="fr-CH"/>
              </w:rPr>
              <w:t>+91-9818885790</w:t>
            </w:r>
          </w:p>
          <w:p w14:paraId="244F76F0" w14:textId="77777777" w:rsidR="004C12A1" w:rsidRPr="000007FA" w:rsidRDefault="00A927D4" w:rsidP="000007FA">
            <w:pPr>
              <w:pStyle w:val="Normal1"/>
              <w:rPr>
                <w:lang w:val="fr-CH"/>
              </w:rPr>
            </w:pPr>
            <w:r w:rsidRPr="000007FA">
              <w:rPr>
                <w:color w:val="000000"/>
                <w:lang w:val="fr-CH"/>
              </w:rPr>
              <w:t xml:space="preserve">E-mail:  </w:t>
            </w:r>
            <w:hyperlink r:id="rId8">
              <w:r w:rsidRPr="000007FA">
                <w:rPr>
                  <w:color w:val="0000FF"/>
                  <w:u w:val="single"/>
                  <w:lang w:val="fr-CH"/>
                </w:rPr>
                <w:t>tejpal.singh70@gov.in</w:t>
              </w:r>
            </w:hyperlink>
          </w:p>
        </w:tc>
      </w:tr>
    </w:tbl>
    <w:p w14:paraId="6B91B36D" w14:textId="77777777" w:rsidR="004C12A1" w:rsidRPr="000007FA" w:rsidRDefault="004C12A1">
      <w:pPr>
        <w:pStyle w:val="Normal1"/>
        <w:widowControl w:val="0"/>
        <w:pBdr>
          <w:top w:val="nil"/>
          <w:left w:val="nil"/>
          <w:bottom w:val="nil"/>
          <w:right w:val="nil"/>
          <w:between w:val="nil"/>
        </w:pBdr>
        <w:spacing w:before="120"/>
        <w:jc w:val="center"/>
        <w:rPr>
          <w:color w:val="000000"/>
          <w:lang w:val="fr-CH"/>
        </w:rPr>
      </w:pPr>
    </w:p>
    <w:tbl>
      <w:tblPr>
        <w:tblStyle w:val="a0"/>
        <w:tblW w:w="9640" w:type="dxa"/>
        <w:jc w:val="center"/>
        <w:tblLayout w:type="fixed"/>
        <w:tblLook w:val="0400" w:firstRow="0" w:lastRow="0" w:firstColumn="0" w:lastColumn="0" w:noHBand="0" w:noVBand="1"/>
      </w:tblPr>
      <w:tblGrid>
        <w:gridCol w:w="1418"/>
        <w:gridCol w:w="8222"/>
      </w:tblGrid>
      <w:tr w:rsidR="004C12A1" w14:paraId="16C2B0B9" w14:textId="77777777">
        <w:trPr>
          <w:trHeight w:val="857"/>
          <w:jc w:val="center"/>
        </w:trPr>
        <w:tc>
          <w:tcPr>
            <w:tcW w:w="1418" w:type="dxa"/>
            <w:shd w:val="clear" w:color="auto" w:fill="auto"/>
            <w:tcMar>
              <w:top w:w="80" w:type="dxa"/>
              <w:left w:w="80" w:type="dxa"/>
              <w:bottom w:w="80" w:type="dxa"/>
              <w:right w:w="80" w:type="dxa"/>
            </w:tcMar>
          </w:tcPr>
          <w:p w14:paraId="4833BC47" w14:textId="77777777" w:rsidR="004C12A1" w:rsidRDefault="00A927D4">
            <w:pPr>
              <w:pStyle w:val="Normal1"/>
              <w:pBdr>
                <w:top w:val="nil"/>
                <w:left w:val="nil"/>
                <w:bottom w:val="nil"/>
                <w:right w:val="nil"/>
                <w:between w:val="nil"/>
              </w:pBdr>
              <w:spacing w:before="120"/>
              <w:rPr>
                <w:color w:val="000000"/>
              </w:rPr>
            </w:pPr>
            <w:bookmarkStart w:id="9" w:name="gjdgxs" w:colFirst="0" w:colLast="0"/>
            <w:bookmarkEnd w:id="9"/>
            <w:r>
              <w:rPr>
                <w:b/>
                <w:color w:val="000000"/>
              </w:rPr>
              <w:t>Abstract:</w:t>
            </w:r>
          </w:p>
        </w:tc>
        <w:tc>
          <w:tcPr>
            <w:tcW w:w="8222" w:type="dxa"/>
            <w:shd w:val="clear" w:color="auto" w:fill="auto"/>
            <w:tcMar>
              <w:top w:w="80" w:type="dxa"/>
              <w:left w:w="80" w:type="dxa"/>
              <w:bottom w:w="80" w:type="dxa"/>
              <w:right w:w="80" w:type="dxa"/>
            </w:tcMar>
          </w:tcPr>
          <w:p w14:paraId="03CAD10E" w14:textId="77777777" w:rsidR="004C12A1" w:rsidRDefault="00A927D4">
            <w:pPr>
              <w:pStyle w:val="Normal1"/>
              <w:pBdr>
                <w:top w:val="nil"/>
                <w:left w:val="nil"/>
                <w:bottom w:val="nil"/>
                <w:right w:val="nil"/>
                <w:between w:val="nil"/>
              </w:pBdr>
              <w:spacing w:before="120"/>
              <w:jc w:val="both"/>
              <w:rPr>
                <w:color w:val="000000"/>
              </w:rPr>
            </w:pPr>
            <w:r>
              <w:rPr>
                <w:color w:val="000000"/>
              </w:rPr>
              <w:t>This contribution proposes modifications to the baseline text SG2-TD1112 titled ‘Revised baseline text for Technical Report: Current Use of E.164 Numbers as Identifiers for OTTs’ for the document on OTT numbering (whether a Technical Report and/or Supplement), against which contributions are invited.</w:t>
            </w:r>
          </w:p>
        </w:tc>
      </w:tr>
    </w:tbl>
    <w:p w14:paraId="46026A3F" w14:textId="77777777" w:rsidR="004C12A1" w:rsidRDefault="00A927D4">
      <w:pPr>
        <w:pStyle w:val="Normal1"/>
        <w:keepNext/>
        <w:keepLines/>
        <w:numPr>
          <w:ilvl w:val="0"/>
          <w:numId w:val="1"/>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Introduction</w:t>
      </w:r>
    </w:p>
    <w:p w14:paraId="65B2BFD6" w14:textId="77777777" w:rsidR="004C12A1" w:rsidRDefault="00A927D4">
      <w:pPr>
        <w:pStyle w:val="Normal1"/>
        <w:widowControl w:val="0"/>
        <w:pBdr>
          <w:top w:val="nil"/>
          <w:left w:val="nil"/>
          <w:bottom w:val="nil"/>
          <w:right w:val="nil"/>
          <w:between w:val="nil"/>
        </w:pBdr>
        <w:spacing w:before="120"/>
        <w:rPr>
          <w:color w:val="000000"/>
        </w:rPr>
      </w:pPr>
      <w:r>
        <w:rPr>
          <w:color w:val="000000"/>
        </w:rPr>
        <w:t>Baseline text of  TD number SG2-TD1112 titled ‘Revised baseline text for Technical Report: Current Use of E.164 Numbers as Identifiers’ was discussed in the ITU-T SG2 virtual meeting from 27 May to 5 June 2020 as given in SG2-TD1112. The baseline text is as per SG2-TD1112.</w:t>
      </w:r>
    </w:p>
    <w:p w14:paraId="1576637D" w14:textId="77777777" w:rsidR="004C12A1" w:rsidRDefault="00A927D4">
      <w:pPr>
        <w:pStyle w:val="Normal1"/>
        <w:keepNext/>
        <w:keepLines/>
        <w:numPr>
          <w:ilvl w:val="0"/>
          <w:numId w:val="1"/>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Proposal</w:t>
      </w:r>
    </w:p>
    <w:p w14:paraId="79D377B7" w14:textId="77777777" w:rsidR="004C12A1" w:rsidRDefault="00A927D4">
      <w:pPr>
        <w:pStyle w:val="Normal1"/>
        <w:widowControl w:val="0"/>
        <w:pBdr>
          <w:top w:val="nil"/>
          <w:left w:val="nil"/>
          <w:bottom w:val="nil"/>
          <w:right w:val="nil"/>
          <w:between w:val="nil"/>
        </w:pBdr>
        <w:spacing w:before="120"/>
        <w:rPr>
          <w:color w:val="000000"/>
        </w:rPr>
      </w:pPr>
      <w:r>
        <w:rPr>
          <w:color w:val="000000"/>
        </w:rPr>
        <w:t>This contribution proposes modifications/ updates to the baseline text SG2-TD1112. The updated draft work item in track change mode is annexed (</w:t>
      </w:r>
      <w:r>
        <w:rPr>
          <w:b/>
          <w:color w:val="000000"/>
        </w:rPr>
        <w:t>Annexure-I)</w:t>
      </w:r>
      <w:r>
        <w:rPr>
          <w:color w:val="000000"/>
        </w:rPr>
        <w:t xml:space="preserve"> for consideration.</w:t>
      </w:r>
    </w:p>
    <w:p w14:paraId="40A4A85B" w14:textId="77777777" w:rsidR="004C12A1" w:rsidRDefault="00A927D4">
      <w:pPr>
        <w:pStyle w:val="Normal1"/>
        <w:rPr>
          <w:color w:val="000000"/>
        </w:rPr>
      </w:pPr>
      <w:r>
        <w:br w:type="page"/>
      </w:r>
    </w:p>
    <w:p w14:paraId="07DB9516" w14:textId="77777777" w:rsidR="004C12A1" w:rsidRDefault="00A927D4">
      <w:pPr>
        <w:pStyle w:val="Normal1"/>
        <w:jc w:val="center"/>
        <w:rPr>
          <w:b/>
        </w:rPr>
      </w:pPr>
      <w:r>
        <w:rPr>
          <w:b/>
        </w:rPr>
        <w:lastRenderedPageBreak/>
        <w:t>Annexure-I</w:t>
      </w:r>
    </w:p>
    <w:p w14:paraId="0DF3214C" w14:textId="77777777" w:rsidR="004C12A1" w:rsidRDefault="004C12A1">
      <w:pPr>
        <w:pStyle w:val="Normal1"/>
        <w:pBdr>
          <w:top w:val="nil"/>
          <w:left w:val="nil"/>
          <w:bottom w:val="nil"/>
          <w:right w:val="nil"/>
          <w:between w:val="nil"/>
        </w:pBdr>
        <w:ind w:left="86"/>
        <w:rPr>
          <w:color w:val="000000"/>
        </w:rPr>
      </w:pPr>
    </w:p>
    <w:p w14:paraId="43510BD8" w14:textId="77777777" w:rsidR="004C12A1" w:rsidRDefault="004C12A1">
      <w:pPr>
        <w:pStyle w:val="Normal1"/>
        <w:pBdr>
          <w:top w:val="nil"/>
          <w:left w:val="nil"/>
          <w:bottom w:val="nil"/>
          <w:right w:val="nil"/>
          <w:between w:val="nil"/>
        </w:pBdr>
        <w:spacing w:before="120"/>
        <w:rPr>
          <w:color w:val="000000"/>
        </w:rPr>
      </w:pPr>
    </w:p>
    <w:p w14:paraId="17402FE5" w14:textId="77777777" w:rsidR="004C12A1" w:rsidRDefault="00A927D4">
      <w:pPr>
        <w:pStyle w:val="Normal1"/>
        <w:keepNext/>
        <w:pBdr>
          <w:top w:val="nil"/>
          <w:left w:val="nil"/>
          <w:bottom w:val="nil"/>
          <w:right w:val="nil"/>
          <w:between w:val="nil"/>
        </w:pBdr>
        <w:tabs>
          <w:tab w:val="left" w:pos="794"/>
          <w:tab w:val="left" w:pos="1191"/>
          <w:tab w:val="left" w:pos="1588"/>
          <w:tab w:val="left" w:pos="1985"/>
          <w:tab w:val="center" w:pos="4819"/>
          <w:tab w:val="left" w:pos="5356"/>
        </w:tabs>
        <w:spacing w:before="360"/>
        <w:rPr>
          <w:b/>
          <w:color w:val="000000"/>
        </w:rPr>
      </w:pPr>
      <w:r>
        <w:rPr>
          <w:b/>
          <w:color w:val="000000"/>
        </w:rPr>
        <w:t>Summary</w:t>
      </w:r>
      <w:r>
        <w:rPr>
          <w:b/>
          <w:color w:val="000000"/>
        </w:rPr>
        <w:tab/>
      </w:r>
      <w:r>
        <w:rPr>
          <w:b/>
          <w:color w:val="000000"/>
        </w:rPr>
        <w:tab/>
      </w:r>
    </w:p>
    <w:p w14:paraId="147A102D" w14:textId="77777777" w:rsidR="004C12A1" w:rsidRDefault="00A927D4">
      <w:pPr>
        <w:pStyle w:val="Normal1"/>
        <w:pBdr>
          <w:top w:val="nil"/>
          <w:left w:val="nil"/>
          <w:bottom w:val="nil"/>
          <w:right w:val="nil"/>
          <w:between w:val="nil"/>
        </w:pBdr>
        <w:spacing w:before="120"/>
        <w:rPr>
          <w:color w:val="000000"/>
        </w:rPr>
      </w:pPr>
      <w:r>
        <w:rPr>
          <w:color w:val="000000"/>
        </w:rPr>
        <w:t>Recently, the use of mobile numbers in various applications and services for identification and verification purposes has grown exponentially. This use of E.164 numbers with OTTs has created many issues on a local and international level.</w:t>
      </w:r>
    </w:p>
    <w:p w14:paraId="29CB59BA" w14:textId="77777777" w:rsidR="004C12A1" w:rsidRDefault="004C12A1">
      <w:pPr>
        <w:pStyle w:val="Normal1"/>
        <w:pBdr>
          <w:top w:val="nil"/>
          <w:left w:val="nil"/>
          <w:bottom w:val="nil"/>
          <w:right w:val="nil"/>
          <w:between w:val="nil"/>
        </w:pBdr>
        <w:spacing w:before="120"/>
        <w:rPr>
          <w:color w:val="000000"/>
        </w:rPr>
      </w:pPr>
    </w:p>
    <w:p w14:paraId="793E0411" w14:textId="77777777" w:rsidR="004C12A1" w:rsidRDefault="00A927D4">
      <w:pPr>
        <w:pStyle w:val="Normal1"/>
        <w:keepNext/>
        <w:pBdr>
          <w:top w:val="nil"/>
          <w:left w:val="nil"/>
          <w:bottom w:val="nil"/>
          <w:right w:val="nil"/>
          <w:between w:val="nil"/>
        </w:pBdr>
        <w:tabs>
          <w:tab w:val="left" w:pos="794"/>
          <w:tab w:val="left" w:pos="1191"/>
          <w:tab w:val="left" w:pos="1588"/>
          <w:tab w:val="left" w:pos="1985"/>
        </w:tabs>
        <w:spacing w:before="160"/>
        <w:rPr>
          <w:b/>
          <w:color w:val="000000"/>
        </w:rPr>
      </w:pPr>
      <w:r>
        <w:rPr>
          <w:b/>
          <w:color w:val="000000"/>
        </w:rPr>
        <w:t>Keywords</w:t>
      </w:r>
    </w:p>
    <w:p w14:paraId="5B2EF5A9" w14:textId="77777777" w:rsidR="004C12A1" w:rsidRDefault="004C12A1">
      <w:pPr>
        <w:pStyle w:val="Normal1"/>
        <w:pBdr>
          <w:top w:val="nil"/>
          <w:left w:val="nil"/>
          <w:bottom w:val="nil"/>
          <w:right w:val="nil"/>
          <w:between w:val="nil"/>
        </w:pBdr>
        <w:spacing w:before="120"/>
        <w:jc w:val="center"/>
        <w:rPr>
          <w:color w:val="000000"/>
        </w:rPr>
      </w:pPr>
    </w:p>
    <w:p w14:paraId="33934D68" w14:textId="77777777" w:rsidR="004C12A1" w:rsidRDefault="00A927D4">
      <w:pPr>
        <w:pStyle w:val="Normal1"/>
        <w:keepNext/>
        <w:pBdr>
          <w:top w:val="nil"/>
          <w:left w:val="nil"/>
          <w:bottom w:val="nil"/>
          <w:right w:val="nil"/>
          <w:between w:val="nil"/>
        </w:pBdr>
        <w:spacing w:before="120"/>
        <w:jc w:val="center"/>
        <w:rPr>
          <w:b/>
          <w:color w:val="000000"/>
        </w:rPr>
      </w:pPr>
      <w:r>
        <w:rPr>
          <w:b/>
          <w:color w:val="000000"/>
        </w:rPr>
        <w:t>CONTENTS</w:t>
      </w:r>
    </w:p>
    <w:tbl>
      <w:tblPr>
        <w:tblStyle w:val="a1"/>
        <w:tblW w:w="988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889"/>
      </w:tblGrid>
      <w:tr w:rsidR="004C12A1" w14:paraId="5AB6387F" w14:textId="77777777">
        <w:trPr>
          <w:trHeight w:val="590"/>
          <w:tblHeader/>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350D4FAC" w14:textId="77777777" w:rsidR="004C12A1" w:rsidRDefault="00A927D4">
            <w:pPr>
              <w:pStyle w:val="Normal1"/>
              <w:pBdr>
                <w:top w:val="nil"/>
                <w:left w:val="nil"/>
                <w:bottom w:val="nil"/>
                <w:right w:val="nil"/>
                <w:between w:val="nil"/>
              </w:pBdr>
              <w:tabs>
                <w:tab w:val="right" w:pos="9639"/>
                <w:tab w:val="right" w:pos="9612"/>
              </w:tabs>
              <w:spacing w:before="120"/>
              <w:jc w:val="right"/>
              <w:rPr>
                <w:b/>
                <w:color w:val="000000"/>
              </w:rPr>
            </w:pPr>
            <w:r>
              <w:rPr>
                <w:b/>
                <w:color w:val="000000"/>
              </w:rPr>
              <w:tab/>
              <w:t>Page</w:t>
            </w:r>
          </w:p>
        </w:tc>
      </w:tr>
      <w:tr w:rsidR="004C12A1" w14:paraId="4F9120C4" w14:textId="77777777" w:rsidTr="000007FA">
        <w:trPr>
          <w:trHeight w:val="3231"/>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1BA25720" w14:textId="77777777" w:rsidR="004C12A1" w:rsidRDefault="0037412F">
            <w:pPr>
              <w:pStyle w:val="Normal1"/>
              <w:pBdr>
                <w:top w:val="nil"/>
                <w:left w:val="nil"/>
                <w:bottom w:val="nil"/>
                <w:right w:val="nil"/>
                <w:between w:val="nil"/>
              </w:pBdr>
              <w:tabs>
                <w:tab w:val="left" w:pos="480"/>
                <w:tab w:val="right" w:pos="9612"/>
              </w:tabs>
              <w:spacing w:after="100"/>
              <w:rPr>
                <w:rFonts w:ascii="Calibri" w:eastAsia="Calibri" w:hAnsi="Calibri" w:cs="Calibri"/>
                <w:b/>
                <w:smallCaps/>
                <w:color w:val="000000"/>
                <w:sz w:val="22"/>
                <w:szCs w:val="22"/>
              </w:rPr>
            </w:pPr>
            <w:hyperlink w:anchor="30j0zll">
              <w:r w:rsidR="00A927D4">
                <w:rPr>
                  <w:color w:val="0000FF"/>
                  <w:sz w:val="20"/>
                  <w:szCs w:val="20"/>
                  <w:u w:val="single"/>
                </w:rPr>
                <w:t>1</w:t>
              </w:r>
            </w:hyperlink>
            <w:hyperlink w:anchor="30j0zll">
              <w:r w:rsidR="00A927D4">
                <w:rPr>
                  <w:rFonts w:ascii="Calibri" w:eastAsia="Calibri" w:hAnsi="Calibri" w:cs="Calibri"/>
                  <w:color w:val="000000"/>
                  <w:sz w:val="22"/>
                  <w:szCs w:val="22"/>
                </w:rPr>
                <w:tab/>
              </w:r>
            </w:hyperlink>
            <w:hyperlink w:anchor="30j0zll">
              <w:r w:rsidR="00A927D4">
                <w:rPr>
                  <w:color w:val="0000FF"/>
                  <w:sz w:val="20"/>
                  <w:szCs w:val="20"/>
                  <w:u w:val="single"/>
                </w:rPr>
                <w:t>Scope</w:t>
              </w:r>
            </w:hyperlink>
            <w:hyperlink w:anchor="30j0zll">
              <w:r w:rsidR="00A927D4">
                <w:rPr>
                  <w:b/>
                  <w:smallCaps/>
                  <w:color w:val="000000"/>
                  <w:sz w:val="20"/>
                  <w:szCs w:val="20"/>
                </w:rPr>
                <w:tab/>
              </w:r>
            </w:hyperlink>
            <w:r w:rsidR="00A927D4">
              <w:rPr>
                <w:b/>
                <w:smallCaps/>
                <w:color w:val="000000"/>
                <w:sz w:val="20"/>
                <w:szCs w:val="20"/>
              </w:rPr>
              <w:t>1</w:t>
            </w:r>
          </w:p>
          <w:p w14:paraId="3DF52B2F" w14:textId="77777777" w:rsidR="004C12A1" w:rsidRDefault="0037412F">
            <w:pPr>
              <w:pStyle w:val="Normal1"/>
              <w:pBdr>
                <w:top w:val="nil"/>
                <w:left w:val="nil"/>
                <w:bottom w:val="nil"/>
                <w:right w:val="nil"/>
                <w:between w:val="nil"/>
              </w:pBdr>
              <w:tabs>
                <w:tab w:val="left" w:pos="480"/>
                <w:tab w:val="right" w:pos="9612"/>
              </w:tabs>
              <w:spacing w:after="100"/>
              <w:rPr>
                <w:rFonts w:ascii="Calibri" w:eastAsia="Calibri" w:hAnsi="Calibri" w:cs="Calibri"/>
                <w:b/>
                <w:smallCaps/>
                <w:color w:val="000000"/>
                <w:sz w:val="22"/>
                <w:szCs w:val="22"/>
              </w:rPr>
            </w:pPr>
            <w:hyperlink w:anchor="1fob9te">
              <w:r w:rsidR="00A927D4">
                <w:rPr>
                  <w:color w:val="0000FF"/>
                  <w:sz w:val="20"/>
                  <w:szCs w:val="20"/>
                  <w:u w:val="single"/>
                </w:rPr>
                <w:t>2</w:t>
              </w:r>
            </w:hyperlink>
            <w:hyperlink w:anchor="1fob9te">
              <w:r w:rsidR="00A927D4">
                <w:rPr>
                  <w:rFonts w:ascii="Calibri" w:eastAsia="Calibri" w:hAnsi="Calibri" w:cs="Calibri"/>
                  <w:color w:val="000000"/>
                  <w:sz w:val="22"/>
                  <w:szCs w:val="22"/>
                </w:rPr>
                <w:tab/>
              </w:r>
            </w:hyperlink>
            <w:hyperlink w:anchor="1fob9te">
              <w:r w:rsidR="00A927D4">
                <w:rPr>
                  <w:color w:val="0000FF"/>
                  <w:sz w:val="20"/>
                  <w:szCs w:val="20"/>
                  <w:u w:val="single"/>
                </w:rPr>
                <w:t>References</w:t>
              </w:r>
            </w:hyperlink>
            <w:hyperlink w:anchor="1fob9te">
              <w:r w:rsidR="00A927D4">
                <w:rPr>
                  <w:b/>
                  <w:smallCaps/>
                  <w:color w:val="000000"/>
                  <w:sz w:val="20"/>
                  <w:szCs w:val="20"/>
                </w:rPr>
                <w:tab/>
              </w:r>
            </w:hyperlink>
            <w:r w:rsidR="00A927D4">
              <w:rPr>
                <w:b/>
                <w:smallCaps/>
                <w:color w:val="000000"/>
                <w:sz w:val="20"/>
                <w:szCs w:val="20"/>
              </w:rPr>
              <w:t>1</w:t>
            </w:r>
          </w:p>
          <w:p w14:paraId="01868BA3" w14:textId="77777777" w:rsidR="004C12A1" w:rsidRDefault="0037412F">
            <w:pPr>
              <w:pStyle w:val="Normal1"/>
              <w:pBdr>
                <w:top w:val="nil"/>
                <w:left w:val="nil"/>
                <w:bottom w:val="nil"/>
                <w:right w:val="nil"/>
                <w:between w:val="nil"/>
              </w:pBdr>
              <w:tabs>
                <w:tab w:val="left" w:pos="480"/>
                <w:tab w:val="right" w:pos="9612"/>
              </w:tabs>
              <w:spacing w:after="100"/>
              <w:rPr>
                <w:rFonts w:ascii="Calibri" w:eastAsia="Calibri" w:hAnsi="Calibri" w:cs="Calibri"/>
                <w:b/>
                <w:smallCaps/>
                <w:color w:val="000000"/>
                <w:sz w:val="22"/>
                <w:szCs w:val="22"/>
              </w:rPr>
            </w:pPr>
            <w:hyperlink w:anchor="3znysh7">
              <w:r w:rsidR="00A927D4">
                <w:rPr>
                  <w:color w:val="0000FF"/>
                  <w:sz w:val="20"/>
                  <w:szCs w:val="20"/>
                  <w:u w:val="single"/>
                </w:rPr>
                <w:t>3</w:t>
              </w:r>
            </w:hyperlink>
            <w:hyperlink w:anchor="3znysh7">
              <w:r w:rsidR="00A927D4">
                <w:rPr>
                  <w:rFonts w:ascii="Calibri" w:eastAsia="Calibri" w:hAnsi="Calibri" w:cs="Calibri"/>
                  <w:color w:val="000000"/>
                  <w:sz w:val="22"/>
                  <w:szCs w:val="22"/>
                </w:rPr>
                <w:tab/>
              </w:r>
            </w:hyperlink>
            <w:hyperlink w:anchor="3znysh7">
              <w:r w:rsidR="00A927D4">
                <w:rPr>
                  <w:color w:val="0000FF"/>
                  <w:sz w:val="20"/>
                  <w:szCs w:val="20"/>
                  <w:u w:val="single"/>
                </w:rPr>
                <w:t>Terms and definitions</w:t>
              </w:r>
            </w:hyperlink>
            <w:hyperlink w:anchor="3znysh7">
              <w:r w:rsidR="00A927D4">
                <w:rPr>
                  <w:b/>
                  <w:smallCaps/>
                  <w:color w:val="000000"/>
                  <w:sz w:val="20"/>
                  <w:szCs w:val="20"/>
                </w:rPr>
                <w:tab/>
              </w:r>
            </w:hyperlink>
            <w:r w:rsidR="00A927D4">
              <w:rPr>
                <w:b/>
                <w:smallCaps/>
                <w:color w:val="000000"/>
                <w:sz w:val="20"/>
                <w:szCs w:val="20"/>
              </w:rPr>
              <w:t>1</w:t>
            </w:r>
          </w:p>
          <w:p w14:paraId="21A78C5C" w14:textId="77777777" w:rsidR="004C12A1" w:rsidRDefault="0037412F">
            <w:pPr>
              <w:pStyle w:val="Normal1"/>
              <w:pBdr>
                <w:top w:val="nil"/>
                <w:left w:val="nil"/>
                <w:bottom w:val="nil"/>
                <w:right w:val="nil"/>
                <w:between w:val="nil"/>
              </w:pBdr>
              <w:tabs>
                <w:tab w:val="left" w:pos="720"/>
                <w:tab w:val="right" w:pos="9612"/>
              </w:tabs>
              <w:spacing w:after="100"/>
              <w:ind w:left="240"/>
              <w:rPr>
                <w:rFonts w:ascii="Calibri" w:eastAsia="Calibri" w:hAnsi="Calibri" w:cs="Calibri"/>
                <w:smallCaps/>
                <w:color w:val="000000"/>
                <w:sz w:val="22"/>
                <w:szCs w:val="22"/>
              </w:rPr>
            </w:pPr>
            <w:hyperlink w:anchor="2et92p0">
              <w:r w:rsidR="00A927D4">
                <w:rPr>
                  <w:color w:val="0000FF"/>
                  <w:sz w:val="20"/>
                  <w:szCs w:val="20"/>
                  <w:u w:val="single"/>
                </w:rPr>
                <w:t>3.1</w:t>
              </w:r>
            </w:hyperlink>
            <w:hyperlink w:anchor="2et92p0">
              <w:r w:rsidR="00A927D4">
                <w:rPr>
                  <w:rFonts w:ascii="Calibri" w:eastAsia="Calibri" w:hAnsi="Calibri" w:cs="Calibri"/>
                  <w:color w:val="000000"/>
                  <w:sz w:val="22"/>
                  <w:szCs w:val="22"/>
                </w:rPr>
                <w:tab/>
              </w:r>
            </w:hyperlink>
            <w:hyperlink w:anchor="2et92p0">
              <w:r w:rsidR="00A927D4">
                <w:rPr>
                  <w:color w:val="0000FF"/>
                  <w:sz w:val="20"/>
                  <w:szCs w:val="20"/>
                  <w:u w:val="single"/>
                </w:rPr>
                <w:t>Terms defined elsewhere</w:t>
              </w:r>
            </w:hyperlink>
            <w:hyperlink w:anchor="2et92p0">
              <w:r w:rsidR="00A927D4">
                <w:rPr>
                  <w:smallCaps/>
                  <w:color w:val="000000"/>
                  <w:sz w:val="20"/>
                  <w:szCs w:val="20"/>
                </w:rPr>
                <w:tab/>
              </w:r>
            </w:hyperlink>
            <w:r w:rsidR="00A927D4">
              <w:rPr>
                <w:smallCaps/>
                <w:color w:val="000000"/>
                <w:sz w:val="20"/>
                <w:szCs w:val="20"/>
              </w:rPr>
              <w:t>1</w:t>
            </w:r>
          </w:p>
          <w:p w14:paraId="33C07C57" w14:textId="77777777" w:rsidR="004C12A1" w:rsidRDefault="0037412F">
            <w:pPr>
              <w:pStyle w:val="Normal1"/>
              <w:pBdr>
                <w:top w:val="nil"/>
                <w:left w:val="nil"/>
                <w:bottom w:val="nil"/>
                <w:right w:val="nil"/>
                <w:between w:val="nil"/>
              </w:pBdr>
              <w:tabs>
                <w:tab w:val="left" w:pos="720"/>
                <w:tab w:val="right" w:pos="9612"/>
              </w:tabs>
              <w:spacing w:after="100"/>
              <w:ind w:left="240"/>
              <w:rPr>
                <w:rFonts w:ascii="Calibri" w:eastAsia="Calibri" w:hAnsi="Calibri" w:cs="Calibri"/>
                <w:smallCaps/>
                <w:color w:val="000000"/>
                <w:sz w:val="22"/>
                <w:szCs w:val="22"/>
              </w:rPr>
            </w:pPr>
            <w:hyperlink w:anchor="tyjcwt">
              <w:r w:rsidR="00A927D4">
                <w:rPr>
                  <w:color w:val="0000FF"/>
                  <w:sz w:val="20"/>
                  <w:szCs w:val="20"/>
                  <w:u w:val="single"/>
                </w:rPr>
                <w:t>3.2</w:t>
              </w:r>
            </w:hyperlink>
            <w:hyperlink w:anchor="tyjcwt">
              <w:r w:rsidR="00A927D4">
                <w:rPr>
                  <w:rFonts w:ascii="Calibri" w:eastAsia="Calibri" w:hAnsi="Calibri" w:cs="Calibri"/>
                  <w:color w:val="000000"/>
                  <w:sz w:val="22"/>
                  <w:szCs w:val="22"/>
                </w:rPr>
                <w:tab/>
              </w:r>
            </w:hyperlink>
            <w:hyperlink w:anchor="tyjcwt">
              <w:r w:rsidR="00A927D4">
                <w:rPr>
                  <w:color w:val="0000FF"/>
                  <w:sz w:val="20"/>
                  <w:szCs w:val="20"/>
                  <w:u w:val="single"/>
                </w:rPr>
                <w:t>Terms defined here</w:t>
              </w:r>
            </w:hyperlink>
            <w:hyperlink w:anchor="tyjcwt">
              <w:r w:rsidR="00A927D4">
                <w:rPr>
                  <w:smallCaps/>
                  <w:color w:val="000000"/>
                  <w:sz w:val="20"/>
                  <w:szCs w:val="20"/>
                </w:rPr>
                <w:tab/>
              </w:r>
            </w:hyperlink>
            <w:r w:rsidR="00A927D4">
              <w:rPr>
                <w:smallCaps/>
                <w:color w:val="000000"/>
                <w:sz w:val="20"/>
                <w:szCs w:val="20"/>
              </w:rPr>
              <w:t>1</w:t>
            </w:r>
          </w:p>
          <w:p w14:paraId="7A6EEF8E" w14:textId="77777777" w:rsidR="004C12A1" w:rsidRDefault="0037412F">
            <w:pPr>
              <w:pStyle w:val="Normal1"/>
              <w:pBdr>
                <w:top w:val="nil"/>
                <w:left w:val="nil"/>
                <w:bottom w:val="nil"/>
                <w:right w:val="nil"/>
                <w:between w:val="nil"/>
              </w:pBdr>
              <w:tabs>
                <w:tab w:val="left" w:pos="480"/>
                <w:tab w:val="right" w:pos="9612"/>
              </w:tabs>
              <w:spacing w:after="100"/>
              <w:rPr>
                <w:rFonts w:ascii="Calibri" w:eastAsia="Calibri" w:hAnsi="Calibri" w:cs="Calibri"/>
                <w:b/>
                <w:smallCaps/>
                <w:color w:val="000000"/>
                <w:sz w:val="22"/>
                <w:szCs w:val="22"/>
              </w:rPr>
            </w:pPr>
            <w:hyperlink w:anchor="3dy6vkm">
              <w:r w:rsidR="00A927D4">
                <w:rPr>
                  <w:color w:val="0000FF"/>
                  <w:sz w:val="20"/>
                  <w:szCs w:val="20"/>
                  <w:u w:val="single"/>
                </w:rPr>
                <w:t>4</w:t>
              </w:r>
            </w:hyperlink>
            <w:hyperlink w:anchor="3dy6vkm">
              <w:r w:rsidR="00A927D4">
                <w:rPr>
                  <w:rFonts w:ascii="Calibri" w:eastAsia="Calibri" w:hAnsi="Calibri" w:cs="Calibri"/>
                  <w:color w:val="000000"/>
                  <w:sz w:val="22"/>
                  <w:szCs w:val="22"/>
                </w:rPr>
                <w:tab/>
              </w:r>
            </w:hyperlink>
            <w:hyperlink w:anchor="3dy6vkm">
              <w:r w:rsidR="00A927D4">
                <w:rPr>
                  <w:color w:val="0000FF"/>
                  <w:sz w:val="20"/>
                  <w:szCs w:val="20"/>
                  <w:u w:val="single"/>
                </w:rPr>
                <w:t>Abbreviations</w:t>
              </w:r>
            </w:hyperlink>
            <w:hyperlink w:anchor="3dy6vkm">
              <w:r w:rsidR="00A927D4">
                <w:rPr>
                  <w:b/>
                  <w:smallCaps/>
                  <w:color w:val="000000"/>
                  <w:sz w:val="20"/>
                  <w:szCs w:val="20"/>
                </w:rPr>
                <w:tab/>
              </w:r>
            </w:hyperlink>
            <w:r w:rsidR="00A927D4">
              <w:rPr>
                <w:b/>
                <w:smallCaps/>
                <w:color w:val="000000"/>
                <w:sz w:val="20"/>
                <w:szCs w:val="20"/>
              </w:rPr>
              <w:t>1</w:t>
            </w:r>
          </w:p>
          <w:p w14:paraId="0CE909E5" w14:textId="77777777" w:rsidR="004C12A1" w:rsidRDefault="0037412F">
            <w:pPr>
              <w:pStyle w:val="Normal1"/>
              <w:pBdr>
                <w:top w:val="nil"/>
                <w:left w:val="nil"/>
                <w:bottom w:val="nil"/>
                <w:right w:val="nil"/>
                <w:between w:val="nil"/>
              </w:pBdr>
              <w:tabs>
                <w:tab w:val="left" w:pos="480"/>
                <w:tab w:val="right" w:pos="9612"/>
              </w:tabs>
              <w:spacing w:after="100"/>
              <w:rPr>
                <w:rFonts w:ascii="Calibri" w:eastAsia="Calibri" w:hAnsi="Calibri" w:cs="Calibri"/>
                <w:b/>
                <w:smallCaps/>
                <w:color w:val="000000"/>
                <w:sz w:val="22"/>
                <w:szCs w:val="22"/>
              </w:rPr>
            </w:pPr>
            <w:hyperlink w:anchor="1t3h5sf">
              <w:r w:rsidR="00A927D4">
                <w:rPr>
                  <w:color w:val="0000FF"/>
                  <w:sz w:val="20"/>
                  <w:szCs w:val="20"/>
                  <w:u w:val="single"/>
                </w:rPr>
                <w:t>5</w:t>
              </w:r>
            </w:hyperlink>
            <w:hyperlink w:anchor="1t3h5sf">
              <w:r w:rsidR="00A927D4">
                <w:rPr>
                  <w:rFonts w:ascii="Calibri" w:eastAsia="Calibri" w:hAnsi="Calibri" w:cs="Calibri"/>
                  <w:color w:val="000000"/>
                  <w:sz w:val="22"/>
                  <w:szCs w:val="22"/>
                </w:rPr>
                <w:tab/>
              </w:r>
            </w:hyperlink>
            <w:hyperlink w:anchor="1t3h5sf">
              <w:r w:rsidR="00A927D4">
                <w:rPr>
                  <w:b/>
                  <w:smallCaps/>
                  <w:color w:val="000000"/>
                  <w:sz w:val="20"/>
                  <w:szCs w:val="20"/>
                  <w:highlight w:val="yellow"/>
                </w:rPr>
                <w:t>[BODY OF THE TECHNICAL REPORT]</w:t>
              </w:r>
            </w:hyperlink>
            <w:hyperlink w:anchor="1t3h5sf">
              <w:r w:rsidR="00A927D4">
                <w:rPr>
                  <w:b/>
                  <w:smallCaps/>
                  <w:color w:val="000000"/>
                  <w:sz w:val="20"/>
                  <w:szCs w:val="20"/>
                </w:rPr>
                <w:tab/>
              </w:r>
            </w:hyperlink>
            <w:r w:rsidR="00A927D4">
              <w:rPr>
                <w:b/>
                <w:smallCaps/>
                <w:color w:val="000000"/>
                <w:sz w:val="20"/>
                <w:szCs w:val="20"/>
              </w:rPr>
              <w:t>1</w:t>
            </w:r>
          </w:p>
          <w:p w14:paraId="632D5641" w14:textId="77777777" w:rsidR="004C12A1" w:rsidRDefault="0037412F">
            <w:pPr>
              <w:pStyle w:val="Normal1"/>
              <w:pBdr>
                <w:top w:val="nil"/>
                <w:left w:val="nil"/>
                <w:bottom w:val="nil"/>
                <w:right w:val="nil"/>
                <w:between w:val="nil"/>
              </w:pBdr>
              <w:tabs>
                <w:tab w:val="right" w:pos="9612"/>
              </w:tabs>
              <w:spacing w:after="100"/>
              <w:rPr>
                <w:rFonts w:ascii="Calibri" w:eastAsia="Calibri" w:hAnsi="Calibri" w:cs="Calibri"/>
                <w:b/>
                <w:smallCaps/>
                <w:color w:val="000000"/>
                <w:sz w:val="22"/>
                <w:szCs w:val="22"/>
              </w:rPr>
            </w:pPr>
            <w:hyperlink w:anchor="4d34og8">
              <w:r w:rsidR="00A927D4">
                <w:rPr>
                  <w:color w:val="0000FF"/>
                  <w:sz w:val="20"/>
                  <w:szCs w:val="20"/>
                  <w:u w:val="single"/>
                </w:rPr>
                <w:t xml:space="preserve">Annex A </w:t>
              </w:r>
            </w:hyperlink>
            <w:hyperlink w:anchor="4d34og8">
              <w:r w:rsidR="00A927D4">
                <w:rPr>
                  <w:rFonts w:ascii="Calibri" w:eastAsia="Calibri" w:hAnsi="Calibri" w:cs="Calibri"/>
                  <w:smallCaps/>
                  <w:color w:val="0000FF"/>
                  <w:sz w:val="20"/>
                  <w:szCs w:val="20"/>
                  <w:highlight w:val="yellow"/>
                  <w:u w:val="single"/>
                </w:rPr>
                <w:t>EXAMPLE OF ANNEX</w:t>
              </w:r>
            </w:hyperlink>
            <w:hyperlink w:anchor="4d34og8">
              <w:r w:rsidR="00A927D4">
                <w:rPr>
                  <w:b/>
                  <w:smallCaps/>
                  <w:color w:val="000000"/>
                  <w:sz w:val="20"/>
                  <w:szCs w:val="20"/>
                </w:rPr>
                <w:tab/>
              </w:r>
            </w:hyperlink>
            <w:r w:rsidR="00A927D4">
              <w:rPr>
                <w:b/>
                <w:smallCaps/>
                <w:color w:val="000000"/>
                <w:sz w:val="20"/>
                <w:szCs w:val="20"/>
              </w:rPr>
              <w:t>2</w:t>
            </w:r>
          </w:p>
          <w:p w14:paraId="5D52E111" w14:textId="77777777" w:rsidR="004C12A1" w:rsidRDefault="0037412F">
            <w:pPr>
              <w:pStyle w:val="Normal1"/>
              <w:pBdr>
                <w:top w:val="nil"/>
                <w:left w:val="nil"/>
                <w:bottom w:val="nil"/>
                <w:right w:val="nil"/>
                <w:between w:val="nil"/>
              </w:pBdr>
              <w:tabs>
                <w:tab w:val="right" w:pos="9612"/>
              </w:tabs>
              <w:spacing w:after="100"/>
              <w:rPr>
                <w:color w:val="000000"/>
              </w:rPr>
            </w:pPr>
            <w:hyperlink w:anchor="2s8eyo1">
              <w:r w:rsidR="00A927D4">
                <w:rPr>
                  <w:color w:val="0000FF"/>
                  <w:sz w:val="20"/>
                  <w:szCs w:val="20"/>
                  <w:u w:val="single"/>
                </w:rPr>
                <w:t xml:space="preserve">Appendix I </w:t>
              </w:r>
            </w:hyperlink>
            <w:hyperlink w:anchor="2s8eyo1">
              <w:r w:rsidR="00A927D4">
                <w:rPr>
                  <w:rFonts w:ascii="Calibri" w:eastAsia="Calibri" w:hAnsi="Calibri" w:cs="Calibri"/>
                  <w:smallCaps/>
                  <w:color w:val="0000FF"/>
                  <w:sz w:val="20"/>
                  <w:szCs w:val="20"/>
                  <w:highlight w:val="yellow"/>
                  <w:u w:val="single"/>
                </w:rPr>
                <w:t>EXAMPLE OF APPENDIX</w:t>
              </w:r>
            </w:hyperlink>
            <w:hyperlink w:anchor="2s8eyo1">
              <w:r w:rsidR="00A927D4">
                <w:rPr>
                  <w:b/>
                  <w:smallCaps/>
                  <w:color w:val="000000"/>
                  <w:sz w:val="20"/>
                  <w:szCs w:val="20"/>
                </w:rPr>
                <w:tab/>
              </w:r>
            </w:hyperlink>
            <w:r w:rsidR="00A927D4">
              <w:rPr>
                <w:b/>
                <w:smallCaps/>
                <w:color w:val="000000"/>
                <w:sz w:val="20"/>
                <w:szCs w:val="20"/>
              </w:rPr>
              <w:t>2</w:t>
            </w:r>
          </w:p>
        </w:tc>
      </w:tr>
    </w:tbl>
    <w:p w14:paraId="0DA2E602" w14:textId="77777777" w:rsidR="004C12A1" w:rsidRDefault="004C12A1">
      <w:pPr>
        <w:pStyle w:val="Normal1"/>
        <w:keepNext/>
        <w:widowControl w:val="0"/>
        <w:pBdr>
          <w:top w:val="nil"/>
          <w:left w:val="nil"/>
          <w:bottom w:val="nil"/>
          <w:right w:val="nil"/>
          <w:between w:val="nil"/>
        </w:pBdr>
        <w:spacing w:before="120"/>
        <w:jc w:val="center"/>
        <w:rPr>
          <w:b/>
          <w:color w:val="000000"/>
        </w:rPr>
      </w:pPr>
    </w:p>
    <w:p w14:paraId="3D5E964C" w14:textId="77777777" w:rsidR="004C12A1" w:rsidRDefault="004C12A1">
      <w:pPr>
        <w:pStyle w:val="Normal1"/>
        <w:pBdr>
          <w:top w:val="nil"/>
          <w:left w:val="nil"/>
          <w:bottom w:val="nil"/>
          <w:right w:val="nil"/>
          <w:between w:val="nil"/>
        </w:pBdr>
        <w:spacing w:before="120"/>
        <w:rPr>
          <w:color w:val="000000"/>
        </w:rPr>
      </w:pPr>
    </w:p>
    <w:p w14:paraId="70B8A498" w14:textId="77777777" w:rsidR="004C12A1" w:rsidRDefault="00A927D4">
      <w:pPr>
        <w:pStyle w:val="Normal1"/>
        <w:keepNext/>
        <w:pBdr>
          <w:top w:val="nil"/>
          <w:left w:val="nil"/>
          <w:bottom w:val="nil"/>
          <w:right w:val="nil"/>
          <w:between w:val="nil"/>
        </w:pBdr>
        <w:spacing w:before="120"/>
        <w:jc w:val="center"/>
        <w:rPr>
          <w:b/>
          <w:color w:val="000000"/>
        </w:rPr>
      </w:pPr>
      <w:r>
        <w:rPr>
          <w:b/>
          <w:color w:val="000000"/>
        </w:rPr>
        <w:t>List of Tables</w:t>
      </w:r>
    </w:p>
    <w:tbl>
      <w:tblPr>
        <w:tblStyle w:val="a2"/>
        <w:tblW w:w="988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889"/>
      </w:tblGrid>
      <w:tr w:rsidR="004C12A1" w14:paraId="712C7896" w14:textId="77777777">
        <w:trPr>
          <w:trHeight w:val="590"/>
          <w:tblHeader/>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768F43E4" w14:textId="77777777" w:rsidR="004C12A1" w:rsidRDefault="00A927D4">
            <w:pPr>
              <w:pStyle w:val="Normal1"/>
              <w:keepNext/>
              <w:pBdr>
                <w:top w:val="nil"/>
                <w:left w:val="nil"/>
                <w:bottom w:val="nil"/>
                <w:right w:val="nil"/>
                <w:between w:val="nil"/>
              </w:pBdr>
              <w:tabs>
                <w:tab w:val="right" w:pos="9639"/>
                <w:tab w:val="right" w:pos="9612"/>
              </w:tabs>
              <w:spacing w:before="120"/>
              <w:jc w:val="right"/>
              <w:rPr>
                <w:b/>
                <w:color w:val="000000"/>
              </w:rPr>
            </w:pPr>
            <w:r>
              <w:rPr>
                <w:b/>
                <w:color w:val="000000"/>
              </w:rPr>
              <w:tab/>
              <w:t>Page</w:t>
            </w:r>
          </w:p>
        </w:tc>
      </w:tr>
      <w:tr w:rsidR="004C12A1" w14:paraId="73194EE0" w14:textId="77777777">
        <w:trPr>
          <w:trHeight w:val="772"/>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521B0EF3" w14:textId="77777777" w:rsidR="004C12A1" w:rsidRDefault="0037412F">
            <w:pPr>
              <w:pStyle w:val="Normal1"/>
              <w:pBdr>
                <w:top w:val="nil"/>
                <w:left w:val="nil"/>
                <w:bottom w:val="nil"/>
                <w:right w:val="nil"/>
                <w:between w:val="nil"/>
              </w:pBdr>
              <w:tabs>
                <w:tab w:val="right" w:pos="9639"/>
                <w:tab w:val="right" w:pos="9612"/>
              </w:tabs>
              <w:spacing w:before="120"/>
              <w:rPr>
                <w:smallCaps/>
                <w:color w:val="000000"/>
                <w:sz w:val="20"/>
                <w:szCs w:val="20"/>
              </w:rPr>
            </w:pPr>
            <w:hyperlink w:anchor="17dp8vu">
              <w:r w:rsidR="00A927D4">
                <w:rPr>
                  <w:smallCaps/>
                  <w:color w:val="0000FF"/>
                  <w:sz w:val="20"/>
                  <w:szCs w:val="20"/>
                  <w:u w:val="single"/>
                </w:rPr>
                <w:t xml:space="preserve">Table 1: </w:t>
              </w:r>
            </w:hyperlink>
            <w:hyperlink w:anchor="17dp8vu">
              <w:r w:rsidR="00A927D4">
                <w:rPr>
                  <w:rFonts w:ascii="Calibri" w:eastAsia="Calibri" w:hAnsi="Calibri" w:cs="Calibri"/>
                  <w:color w:val="0000FF"/>
                  <w:sz w:val="20"/>
                  <w:szCs w:val="20"/>
                  <w:highlight w:val="yellow"/>
                  <w:u w:val="single"/>
                </w:rPr>
                <w:t>Example of a table</w:t>
              </w:r>
            </w:hyperlink>
            <w:hyperlink w:anchor="17dp8vu">
              <w:r w:rsidR="00A927D4">
                <w:rPr>
                  <w:smallCaps/>
                  <w:color w:val="000000"/>
                  <w:sz w:val="20"/>
                  <w:szCs w:val="20"/>
                </w:rPr>
                <w:tab/>
              </w:r>
            </w:hyperlink>
            <w:r w:rsidR="00A927D4">
              <w:rPr>
                <w:smallCaps/>
                <w:color w:val="000000"/>
                <w:sz w:val="20"/>
                <w:szCs w:val="20"/>
              </w:rPr>
              <w:t>2</w:t>
            </w:r>
          </w:p>
        </w:tc>
      </w:tr>
    </w:tbl>
    <w:p w14:paraId="24166FC6" w14:textId="77777777" w:rsidR="004C12A1" w:rsidRDefault="00A927D4">
      <w:pPr>
        <w:pStyle w:val="Normal1"/>
        <w:keepNext/>
        <w:pBdr>
          <w:top w:val="nil"/>
          <w:left w:val="nil"/>
          <w:bottom w:val="nil"/>
          <w:right w:val="nil"/>
          <w:between w:val="nil"/>
        </w:pBdr>
        <w:spacing w:before="120"/>
        <w:jc w:val="center"/>
        <w:rPr>
          <w:b/>
          <w:color w:val="000000"/>
        </w:rPr>
      </w:pPr>
      <w:r>
        <w:rPr>
          <w:b/>
          <w:color w:val="000000"/>
        </w:rPr>
        <w:t>List of Figures</w:t>
      </w:r>
    </w:p>
    <w:tbl>
      <w:tblPr>
        <w:tblStyle w:val="a3"/>
        <w:tblW w:w="988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889"/>
      </w:tblGrid>
      <w:tr w:rsidR="004C12A1" w14:paraId="7C7B36CF" w14:textId="77777777">
        <w:trPr>
          <w:trHeight w:val="590"/>
          <w:tblHeader/>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0BCAC1D8" w14:textId="77777777" w:rsidR="004C12A1" w:rsidRDefault="00A927D4">
            <w:pPr>
              <w:pStyle w:val="Normal1"/>
              <w:keepNext/>
              <w:pBdr>
                <w:top w:val="nil"/>
                <w:left w:val="nil"/>
                <w:bottom w:val="nil"/>
                <w:right w:val="nil"/>
                <w:between w:val="nil"/>
              </w:pBdr>
              <w:tabs>
                <w:tab w:val="right" w:pos="9639"/>
                <w:tab w:val="right" w:pos="9612"/>
              </w:tabs>
              <w:spacing w:before="120"/>
              <w:jc w:val="right"/>
              <w:rPr>
                <w:b/>
                <w:color w:val="000000"/>
              </w:rPr>
            </w:pPr>
            <w:r>
              <w:rPr>
                <w:b/>
                <w:color w:val="000000"/>
              </w:rPr>
              <w:tab/>
              <w:t>Page</w:t>
            </w:r>
          </w:p>
        </w:tc>
      </w:tr>
      <w:tr w:rsidR="004C12A1" w14:paraId="7FA48179" w14:textId="77777777">
        <w:trPr>
          <w:trHeight w:val="772"/>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1DF29E02" w14:textId="77777777" w:rsidR="004C12A1" w:rsidRDefault="0037412F">
            <w:pPr>
              <w:pStyle w:val="Normal1"/>
              <w:pBdr>
                <w:top w:val="nil"/>
                <w:left w:val="nil"/>
                <w:bottom w:val="nil"/>
                <w:right w:val="nil"/>
                <w:between w:val="nil"/>
              </w:pBdr>
              <w:tabs>
                <w:tab w:val="right" w:pos="9639"/>
                <w:tab w:val="right" w:pos="9612"/>
              </w:tabs>
              <w:spacing w:before="120"/>
              <w:rPr>
                <w:smallCaps/>
                <w:color w:val="000000"/>
                <w:sz w:val="20"/>
                <w:szCs w:val="20"/>
              </w:rPr>
            </w:pPr>
            <w:hyperlink w:anchor="3rdcrjn">
              <w:r w:rsidR="00A927D4">
                <w:rPr>
                  <w:smallCaps/>
                  <w:color w:val="0000FF"/>
                  <w:sz w:val="20"/>
                  <w:szCs w:val="20"/>
                  <w:u w:val="single"/>
                </w:rPr>
                <w:t xml:space="preserve">Figure 1: </w:t>
              </w:r>
            </w:hyperlink>
            <w:hyperlink w:anchor="3rdcrjn">
              <w:r w:rsidR="00A927D4">
                <w:rPr>
                  <w:rFonts w:ascii="Calibri" w:eastAsia="Calibri" w:hAnsi="Calibri" w:cs="Calibri"/>
                  <w:color w:val="0000FF"/>
                  <w:sz w:val="20"/>
                  <w:szCs w:val="20"/>
                  <w:highlight w:val="yellow"/>
                  <w:u w:val="single"/>
                </w:rPr>
                <w:t>Example of a figure</w:t>
              </w:r>
            </w:hyperlink>
            <w:hyperlink w:anchor="3rdcrjn">
              <w:r w:rsidR="00A927D4">
                <w:rPr>
                  <w:smallCaps/>
                  <w:color w:val="000000"/>
                  <w:sz w:val="20"/>
                  <w:szCs w:val="20"/>
                </w:rPr>
                <w:tab/>
              </w:r>
            </w:hyperlink>
            <w:r w:rsidR="00A927D4">
              <w:rPr>
                <w:smallCaps/>
                <w:color w:val="000000"/>
                <w:sz w:val="20"/>
                <w:szCs w:val="20"/>
              </w:rPr>
              <w:t>2</w:t>
            </w:r>
          </w:p>
        </w:tc>
      </w:tr>
    </w:tbl>
    <w:p w14:paraId="6507FB7C" w14:textId="77777777" w:rsidR="004C12A1" w:rsidRDefault="004C12A1">
      <w:pPr>
        <w:pStyle w:val="Normal1"/>
        <w:keepNext/>
        <w:widowControl w:val="0"/>
        <w:pBdr>
          <w:top w:val="nil"/>
          <w:left w:val="nil"/>
          <w:bottom w:val="nil"/>
          <w:right w:val="nil"/>
          <w:between w:val="nil"/>
        </w:pBdr>
        <w:spacing w:before="120"/>
        <w:jc w:val="center"/>
        <w:rPr>
          <w:b/>
          <w:color w:val="000000"/>
        </w:rPr>
      </w:pPr>
    </w:p>
    <w:p w14:paraId="7E47C00D" w14:textId="77777777" w:rsidR="004C12A1" w:rsidRDefault="004C12A1">
      <w:pPr>
        <w:pStyle w:val="Normal1"/>
        <w:pBdr>
          <w:top w:val="nil"/>
          <w:left w:val="nil"/>
          <w:bottom w:val="nil"/>
          <w:right w:val="nil"/>
          <w:between w:val="nil"/>
        </w:pBdr>
        <w:spacing w:before="120"/>
        <w:rPr>
          <w:color w:val="000000"/>
        </w:rPr>
        <w:sectPr w:rsidR="004C12A1" w:rsidSect="000007FA">
          <w:headerReference w:type="default" r:id="rId9"/>
          <w:footerReference w:type="default" r:id="rId10"/>
          <w:footerReference w:type="first" r:id="rId11"/>
          <w:pgSz w:w="11900" w:h="16840"/>
          <w:pgMar w:top="1417" w:right="1134" w:bottom="1417" w:left="1134" w:header="720" w:footer="720" w:gutter="0"/>
          <w:cols w:space="720"/>
          <w:titlePg/>
          <w:docGrid w:linePitch="326"/>
        </w:sectPr>
      </w:pPr>
    </w:p>
    <w:p w14:paraId="219FA42B" w14:textId="77777777" w:rsidR="004C12A1" w:rsidRDefault="00A927D4">
      <w:pPr>
        <w:pStyle w:val="Normal1"/>
        <w:keepNext/>
        <w:keepLines/>
        <w:pBdr>
          <w:top w:val="nil"/>
          <w:left w:val="nil"/>
          <w:bottom w:val="nil"/>
          <w:right w:val="nil"/>
          <w:between w:val="nil"/>
        </w:pBdr>
        <w:tabs>
          <w:tab w:val="left" w:pos="794"/>
          <w:tab w:val="left" w:pos="1191"/>
          <w:tab w:val="left" w:pos="1588"/>
          <w:tab w:val="left" w:pos="1985"/>
        </w:tabs>
        <w:spacing w:before="120"/>
        <w:rPr>
          <w:b/>
          <w:color w:val="000000"/>
          <w:sz w:val="28"/>
          <w:szCs w:val="28"/>
        </w:rPr>
      </w:pPr>
      <w:r>
        <w:rPr>
          <w:b/>
          <w:color w:val="000000"/>
          <w:sz w:val="28"/>
          <w:szCs w:val="28"/>
        </w:rPr>
        <w:lastRenderedPageBreak/>
        <w:t xml:space="preserve">Technical Report ITU-T </w:t>
      </w:r>
      <w:r>
        <w:rPr>
          <w:b/>
          <w:color w:val="000000"/>
          <w:sz w:val="28"/>
          <w:szCs w:val="28"/>
          <w:highlight w:val="yellow"/>
        </w:rPr>
        <w:t>x</w:t>
      </w:r>
      <w:r>
        <w:rPr>
          <w:b/>
          <w:color w:val="000000"/>
          <w:sz w:val="28"/>
          <w:szCs w:val="28"/>
        </w:rPr>
        <w:t>STP-</w:t>
      </w:r>
      <w:r>
        <w:rPr>
          <w:b/>
          <w:color w:val="000000"/>
          <w:sz w:val="28"/>
          <w:szCs w:val="28"/>
          <w:highlight w:val="yellow"/>
        </w:rPr>
        <w:t>ACRONYM</w:t>
      </w:r>
    </w:p>
    <w:p w14:paraId="0469B967" w14:textId="77777777" w:rsidR="004C12A1" w:rsidRDefault="00A927D4">
      <w:pPr>
        <w:pStyle w:val="Normal1"/>
        <w:keepNext/>
        <w:keepLines/>
        <w:pBdr>
          <w:top w:val="nil"/>
          <w:left w:val="nil"/>
          <w:bottom w:val="nil"/>
          <w:right w:val="nil"/>
          <w:between w:val="nil"/>
        </w:pBdr>
        <w:tabs>
          <w:tab w:val="left" w:pos="794"/>
          <w:tab w:val="left" w:pos="1191"/>
          <w:tab w:val="left" w:pos="1588"/>
          <w:tab w:val="left" w:pos="1985"/>
        </w:tabs>
        <w:spacing w:before="360"/>
        <w:jc w:val="center"/>
        <w:rPr>
          <w:b/>
          <w:color w:val="000000"/>
          <w:sz w:val="28"/>
          <w:szCs w:val="28"/>
        </w:rPr>
      </w:pPr>
      <w:r>
        <w:rPr>
          <w:b/>
          <w:color w:val="000000"/>
          <w:sz w:val="28"/>
          <w:szCs w:val="28"/>
        </w:rPr>
        <w:t>Technical Report ITU-T</w:t>
      </w:r>
      <w:r>
        <w:rPr>
          <w:b/>
          <w:color w:val="000000"/>
          <w:sz w:val="28"/>
          <w:szCs w:val="28"/>
        </w:rPr>
        <w:br/>
        <w:t>Current Use of E.164 Numbers as Identifiers for OTTs</w:t>
      </w:r>
    </w:p>
    <w:p w14:paraId="66FA453C" w14:textId="77777777" w:rsidR="004C12A1" w:rsidRDefault="004C12A1">
      <w:pPr>
        <w:pStyle w:val="Normal1"/>
        <w:pBdr>
          <w:top w:val="nil"/>
          <w:left w:val="nil"/>
          <w:bottom w:val="nil"/>
          <w:right w:val="nil"/>
          <w:between w:val="nil"/>
        </w:pBdr>
        <w:spacing w:before="120"/>
        <w:rPr>
          <w:color w:val="000000"/>
        </w:rPr>
      </w:pPr>
    </w:p>
    <w:p w14:paraId="2A3EFE11" w14:textId="77777777" w:rsidR="004C12A1" w:rsidRDefault="00A927D4">
      <w:pPr>
        <w:pStyle w:val="Normal1"/>
        <w:keepNext/>
        <w:numPr>
          <w:ilvl w:val="0"/>
          <w:numId w:val="3"/>
        </w:numPr>
        <w:pBdr>
          <w:top w:val="nil"/>
          <w:left w:val="nil"/>
          <w:bottom w:val="nil"/>
          <w:right w:val="nil"/>
          <w:between w:val="nil"/>
        </w:pBdr>
        <w:tabs>
          <w:tab w:val="left" w:pos="432"/>
        </w:tabs>
        <w:spacing w:before="240" w:after="60"/>
        <w:ind w:left="432" w:hanging="432"/>
      </w:pPr>
      <w:r>
        <w:rPr>
          <w:b/>
          <w:color w:val="000000"/>
        </w:rPr>
        <w:t>Scope</w:t>
      </w:r>
    </w:p>
    <w:p w14:paraId="4DA5A1E6" w14:textId="77777777" w:rsidR="004C12A1" w:rsidRDefault="00A927D4">
      <w:pPr>
        <w:pStyle w:val="Normal1"/>
        <w:pBdr>
          <w:top w:val="nil"/>
          <w:left w:val="nil"/>
          <w:bottom w:val="nil"/>
          <w:right w:val="nil"/>
          <w:between w:val="nil"/>
        </w:pBdr>
        <w:spacing w:before="120"/>
        <w:rPr>
          <w:rFonts w:ascii="Calibri" w:eastAsia="Calibri" w:hAnsi="Calibri" w:cs="Calibri"/>
          <w:color w:val="000000"/>
        </w:rPr>
      </w:pPr>
      <w:r>
        <w:rPr>
          <w:rFonts w:ascii="Calibri" w:eastAsia="Calibri" w:hAnsi="Calibri" w:cs="Calibri"/>
          <w:color w:val="000000"/>
        </w:rPr>
        <w:t xml:space="preserve">This </w:t>
      </w:r>
      <w:r>
        <w:rPr>
          <w:color w:val="000000"/>
        </w:rPr>
        <w:t xml:space="preserve">technical report outline some of the issues related to this use and provides </w:t>
      </w:r>
      <w:r>
        <w:rPr>
          <w:rFonts w:ascii="Calibri" w:eastAsia="Calibri" w:hAnsi="Calibri" w:cs="Calibri"/>
          <w:color w:val="000000"/>
        </w:rPr>
        <w:t>guidance on.</w:t>
      </w:r>
    </w:p>
    <w:p w14:paraId="6640D895" w14:textId="77777777" w:rsidR="004C12A1" w:rsidRDefault="00A927D4">
      <w:pPr>
        <w:pStyle w:val="Normal1"/>
        <w:keepNext/>
        <w:numPr>
          <w:ilvl w:val="0"/>
          <w:numId w:val="3"/>
        </w:numPr>
        <w:pBdr>
          <w:top w:val="nil"/>
          <w:left w:val="nil"/>
          <w:bottom w:val="nil"/>
          <w:right w:val="nil"/>
          <w:between w:val="nil"/>
        </w:pBdr>
        <w:tabs>
          <w:tab w:val="left" w:pos="432"/>
        </w:tabs>
        <w:spacing w:before="240" w:after="60"/>
        <w:ind w:left="432" w:hanging="432"/>
        <w:rPr>
          <w:color w:val="000000"/>
        </w:rPr>
      </w:pPr>
      <w:r>
        <w:rPr>
          <w:b/>
          <w:color w:val="000000"/>
        </w:rPr>
        <w:t>References</w:t>
      </w:r>
    </w:p>
    <w:p w14:paraId="60C1B8C6" w14:textId="77777777" w:rsidR="004C12A1" w:rsidRDefault="00A927D4">
      <w:pPr>
        <w:pStyle w:val="Normal1"/>
        <w:numPr>
          <w:ilvl w:val="0"/>
          <w:numId w:val="4"/>
        </w:numPr>
        <w:pBdr>
          <w:top w:val="nil"/>
          <w:left w:val="nil"/>
          <w:bottom w:val="nil"/>
          <w:right w:val="nil"/>
          <w:between w:val="nil"/>
        </w:pBdr>
        <w:spacing w:before="120"/>
        <w:ind w:left="567" w:hanging="567"/>
        <w:rPr>
          <w:color w:val="000000"/>
        </w:rPr>
      </w:pPr>
      <w:r>
        <w:rPr>
          <w:color w:val="000000"/>
          <w:highlight w:val="yellow"/>
        </w:rPr>
        <w:t>Add references here.</w:t>
      </w:r>
    </w:p>
    <w:p w14:paraId="02DA6C4F" w14:textId="77777777" w:rsidR="004C12A1" w:rsidRDefault="00A927D4">
      <w:pPr>
        <w:pStyle w:val="Normal1"/>
        <w:keepNext/>
        <w:numPr>
          <w:ilvl w:val="0"/>
          <w:numId w:val="5"/>
        </w:numPr>
        <w:pBdr>
          <w:top w:val="nil"/>
          <w:left w:val="nil"/>
          <w:bottom w:val="nil"/>
          <w:right w:val="nil"/>
          <w:between w:val="nil"/>
        </w:pBdr>
        <w:tabs>
          <w:tab w:val="left" w:pos="432"/>
        </w:tabs>
        <w:spacing w:before="240" w:after="60"/>
        <w:ind w:left="432" w:hanging="432"/>
        <w:rPr>
          <w:color w:val="000000"/>
        </w:rPr>
      </w:pPr>
      <w:r>
        <w:rPr>
          <w:b/>
          <w:color w:val="000000"/>
        </w:rPr>
        <w:t>Terms and definitions</w:t>
      </w:r>
    </w:p>
    <w:p w14:paraId="1079C727" w14:textId="77777777" w:rsidR="004C12A1" w:rsidRDefault="00A927D4">
      <w:pPr>
        <w:pStyle w:val="Normal1"/>
        <w:keepNext/>
        <w:numPr>
          <w:ilvl w:val="0"/>
          <w:numId w:val="2"/>
        </w:numPr>
        <w:pBdr>
          <w:top w:val="nil"/>
          <w:left w:val="nil"/>
          <w:bottom w:val="nil"/>
          <w:right w:val="nil"/>
          <w:between w:val="nil"/>
        </w:pBdr>
        <w:tabs>
          <w:tab w:val="left" w:pos="432"/>
          <w:tab w:val="left" w:pos="794"/>
          <w:tab w:val="left" w:pos="1191"/>
          <w:tab w:val="left" w:pos="1588"/>
          <w:tab w:val="left" w:pos="1985"/>
        </w:tabs>
        <w:spacing w:before="240" w:after="60"/>
        <w:rPr>
          <w:b/>
          <w:color w:val="000000"/>
        </w:rPr>
      </w:pPr>
      <w:r>
        <w:rPr>
          <w:b/>
          <w:color w:val="000000"/>
        </w:rPr>
        <w:t xml:space="preserve">OTT : </w:t>
      </w:r>
      <w:r>
        <w:rPr>
          <w:color w:val="000000"/>
        </w:rPr>
        <w:t>the use of the internet as a medium to deliver a product to the end user</w:t>
      </w:r>
    </w:p>
    <w:p w14:paraId="2AD9DC58" w14:textId="77777777" w:rsidR="004C12A1" w:rsidRDefault="00A927D4">
      <w:pPr>
        <w:pStyle w:val="Normal1"/>
        <w:keepNext/>
        <w:numPr>
          <w:ilvl w:val="0"/>
          <w:numId w:val="2"/>
        </w:numPr>
        <w:pBdr>
          <w:top w:val="nil"/>
          <w:left w:val="nil"/>
          <w:bottom w:val="nil"/>
          <w:right w:val="nil"/>
          <w:between w:val="nil"/>
        </w:pBdr>
        <w:tabs>
          <w:tab w:val="left" w:pos="432"/>
        </w:tabs>
        <w:spacing w:before="240" w:after="60"/>
        <w:rPr>
          <w:b/>
          <w:color w:val="222222"/>
        </w:rPr>
      </w:pPr>
      <w:r>
        <w:rPr>
          <w:b/>
          <w:color w:val="222222"/>
          <w:highlight w:val="white"/>
        </w:rPr>
        <w:t xml:space="preserve">OTT services: </w:t>
      </w:r>
      <w:r>
        <w:rPr>
          <w:color w:val="222222"/>
          <w:highlight w:val="white"/>
        </w:rPr>
        <w:t>services delivered directly to the end users using the internet as a medium</w:t>
      </w:r>
      <w:r>
        <w:rPr>
          <w:b/>
          <w:color w:val="222222"/>
          <w:highlight w:val="white"/>
        </w:rPr>
        <w:t xml:space="preserve"> </w:t>
      </w:r>
    </w:p>
    <w:p w14:paraId="02E6D6CB" w14:textId="77777777" w:rsidR="004C12A1" w:rsidRDefault="00A927D4">
      <w:pPr>
        <w:pStyle w:val="Normal1"/>
        <w:keepNext/>
        <w:numPr>
          <w:ilvl w:val="0"/>
          <w:numId w:val="2"/>
        </w:numPr>
        <w:pBdr>
          <w:top w:val="nil"/>
          <w:left w:val="nil"/>
          <w:bottom w:val="nil"/>
          <w:right w:val="nil"/>
          <w:between w:val="nil"/>
        </w:pBdr>
        <w:tabs>
          <w:tab w:val="left" w:pos="432"/>
        </w:tabs>
        <w:spacing w:before="240" w:after="60"/>
        <w:rPr>
          <w:b/>
          <w:color w:val="222222"/>
        </w:rPr>
      </w:pPr>
      <w:r>
        <w:rPr>
          <w:b/>
          <w:color w:val="000000"/>
        </w:rPr>
        <w:t xml:space="preserve">OTT application: </w:t>
      </w:r>
      <w:r>
        <w:rPr>
          <w:color w:val="000000"/>
        </w:rPr>
        <w:t xml:space="preserve">the </w:t>
      </w:r>
      <w:r>
        <w:rPr>
          <w:color w:val="222222"/>
          <w:highlight w:val="white"/>
        </w:rPr>
        <w:t>delivery OTT services or product(s) to the end users via the use of an application or a platform.</w:t>
      </w:r>
    </w:p>
    <w:p w14:paraId="6CCACD69" w14:textId="77777777" w:rsidR="004C12A1" w:rsidRDefault="00A927D4">
      <w:pPr>
        <w:pStyle w:val="Normal1"/>
        <w:keepNext/>
        <w:numPr>
          <w:ilvl w:val="0"/>
          <w:numId w:val="2"/>
        </w:numPr>
        <w:pBdr>
          <w:top w:val="nil"/>
          <w:left w:val="nil"/>
          <w:bottom w:val="nil"/>
          <w:right w:val="nil"/>
          <w:between w:val="nil"/>
        </w:pBdr>
        <w:tabs>
          <w:tab w:val="left" w:pos="432"/>
        </w:tabs>
        <w:spacing w:before="240" w:after="60"/>
        <w:rPr>
          <w:b/>
          <w:color w:val="000000"/>
        </w:rPr>
      </w:pPr>
      <w:r>
        <w:rPr>
          <w:b/>
          <w:color w:val="222222"/>
          <w:highlight w:val="white"/>
        </w:rPr>
        <w:t xml:space="preserve">OTT provider : </w:t>
      </w:r>
      <w:r>
        <w:rPr>
          <w:color w:val="222222"/>
          <w:highlight w:val="white"/>
        </w:rPr>
        <w:t>an entity ( or company) who provides OTT services.</w:t>
      </w:r>
    </w:p>
    <w:p w14:paraId="3B3720AB" w14:textId="77777777" w:rsidR="004C12A1" w:rsidRDefault="004C12A1">
      <w:pPr>
        <w:pStyle w:val="Normal1"/>
        <w:pBdr>
          <w:top w:val="nil"/>
          <w:left w:val="nil"/>
          <w:bottom w:val="nil"/>
          <w:right w:val="nil"/>
          <w:between w:val="nil"/>
        </w:pBdr>
        <w:spacing w:before="120"/>
        <w:rPr>
          <w:color w:val="000000"/>
        </w:rPr>
      </w:pPr>
    </w:p>
    <w:p w14:paraId="4CED23B3" w14:textId="77777777" w:rsidR="004C12A1" w:rsidRDefault="00A927D4">
      <w:pPr>
        <w:pStyle w:val="Heading2"/>
        <w:keepLines w:val="0"/>
        <w:numPr>
          <w:ilvl w:val="1"/>
          <w:numId w:val="6"/>
        </w:numPr>
        <w:spacing w:before="240" w:after="60"/>
      </w:pPr>
      <w:r>
        <w:t>Terms defined elsewhere</w:t>
      </w:r>
    </w:p>
    <w:p w14:paraId="407F733A" w14:textId="77777777" w:rsidR="004C12A1" w:rsidRDefault="00A927D4">
      <w:pPr>
        <w:pStyle w:val="Normal1"/>
        <w:pBdr>
          <w:top w:val="nil"/>
          <w:left w:val="nil"/>
          <w:bottom w:val="nil"/>
          <w:right w:val="nil"/>
          <w:between w:val="nil"/>
        </w:pBdr>
        <w:spacing w:before="120"/>
        <w:rPr>
          <w:color w:val="000000"/>
        </w:rPr>
      </w:pPr>
      <w:r>
        <w:rPr>
          <w:color w:val="000000"/>
        </w:rPr>
        <w:t>This Technical Report uses the following terms defined elsewhere:</w:t>
      </w:r>
    </w:p>
    <w:p w14:paraId="747452CE" w14:textId="77777777" w:rsidR="004C12A1" w:rsidRDefault="00A927D4">
      <w:pPr>
        <w:pStyle w:val="Normal1"/>
        <w:pBdr>
          <w:top w:val="nil"/>
          <w:left w:val="nil"/>
          <w:bottom w:val="nil"/>
          <w:right w:val="nil"/>
          <w:between w:val="nil"/>
        </w:pBdr>
        <w:spacing w:before="120"/>
        <w:rPr>
          <w:color w:val="000000"/>
        </w:rPr>
      </w:pPr>
      <w:r>
        <w:rPr>
          <w:b/>
          <w:color w:val="000000"/>
        </w:rPr>
        <w:t>3.1.1</w:t>
      </w:r>
      <w:r>
        <w:rPr>
          <w:b/>
          <w:color w:val="000000"/>
        </w:rPr>
        <w:tab/>
      </w:r>
      <w:r>
        <w:rPr>
          <w:b/>
          <w:color w:val="000000"/>
          <w:highlight w:val="yellow"/>
        </w:rPr>
        <w:t>term</w:t>
      </w:r>
      <w:r>
        <w:rPr>
          <w:b/>
          <w:color w:val="000000"/>
        </w:rPr>
        <w:t xml:space="preserve"> [</w:t>
      </w:r>
      <w:r>
        <w:rPr>
          <w:b/>
          <w:color w:val="000000"/>
          <w:highlight w:val="yellow"/>
        </w:rPr>
        <w:t>reference</w:t>
      </w:r>
      <w:r>
        <w:rPr>
          <w:b/>
          <w:color w:val="000000"/>
        </w:rPr>
        <w:t>]:</w:t>
      </w:r>
      <w:r>
        <w:rPr>
          <w:color w:val="000000"/>
          <w:highlight w:val="yellow"/>
        </w:rPr>
        <w:t>definition</w:t>
      </w:r>
    </w:p>
    <w:p w14:paraId="2D99A7C4" w14:textId="77777777" w:rsidR="004C12A1" w:rsidRDefault="00A927D4">
      <w:pPr>
        <w:pStyle w:val="Normal1"/>
        <w:pBdr>
          <w:top w:val="nil"/>
          <w:left w:val="nil"/>
          <w:bottom w:val="nil"/>
          <w:right w:val="nil"/>
          <w:between w:val="nil"/>
        </w:pBdr>
        <w:spacing w:before="120"/>
        <w:rPr>
          <w:color w:val="000000"/>
        </w:rPr>
      </w:pPr>
      <w:r>
        <w:rPr>
          <w:b/>
          <w:color w:val="000000"/>
        </w:rPr>
        <w:t>3.1.2</w:t>
      </w:r>
      <w:r>
        <w:rPr>
          <w:b/>
          <w:color w:val="000000"/>
        </w:rPr>
        <w:tab/>
      </w:r>
      <w:r>
        <w:rPr>
          <w:b/>
          <w:color w:val="000000"/>
          <w:highlight w:val="yellow"/>
        </w:rPr>
        <w:t>term</w:t>
      </w:r>
      <w:r>
        <w:rPr>
          <w:b/>
          <w:color w:val="000000"/>
        </w:rPr>
        <w:t xml:space="preserve"> [</w:t>
      </w:r>
      <w:r>
        <w:rPr>
          <w:b/>
          <w:color w:val="000000"/>
          <w:highlight w:val="yellow"/>
        </w:rPr>
        <w:t>reference</w:t>
      </w:r>
      <w:r>
        <w:rPr>
          <w:b/>
          <w:color w:val="000000"/>
        </w:rPr>
        <w:t>]:</w:t>
      </w:r>
      <w:r>
        <w:rPr>
          <w:color w:val="000000"/>
          <w:highlight w:val="yellow"/>
        </w:rPr>
        <w:t>definition</w:t>
      </w:r>
    </w:p>
    <w:p w14:paraId="7AC5D8A6" w14:textId="77777777" w:rsidR="004C12A1" w:rsidRDefault="00A927D4">
      <w:pPr>
        <w:pStyle w:val="Heading2"/>
        <w:keepLines w:val="0"/>
        <w:numPr>
          <w:ilvl w:val="1"/>
          <w:numId w:val="6"/>
        </w:numPr>
        <w:spacing w:before="240" w:after="60"/>
      </w:pPr>
      <w:r>
        <w:t>Terms defined here</w:t>
      </w:r>
    </w:p>
    <w:p w14:paraId="13155F54" w14:textId="77777777" w:rsidR="004C12A1" w:rsidRDefault="00A927D4">
      <w:pPr>
        <w:pStyle w:val="Normal1"/>
        <w:pBdr>
          <w:top w:val="nil"/>
          <w:left w:val="nil"/>
          <w:bottom w:val="nil"/>
          <w:right w:val="nil"/>
          <w:between w:val="nil"/>
        </w:pBdr>
        <w:spacing w:before="120"/>
        <w:rPr>
          <w:color w:val="000000"/>
        </w:rPr>
      </w:pPr>
      <w:r>
        <w:rPr>
          <w:color w:val="000000"/>
        </w:rPr>
        <w:t>This Technical Report defines the following terms:</w:t>
      </w:r>
    </w:p>
    <w:p w14:paraId="35F6D948" w14:textId="77777777" w:rsidR="004C12A1" w:rsidRDefault="00A927D4">
      <w:pPr>
        <w:pStyle w:val="Normal1"/>
        <w:pBdr>
          <w:top w:val="nil"/>
          <w:left w:val="nil"/>
          <w:bottom w:val="nil"/>
          <w:right w:val="nil"/>
          <w:between w:val="nil"/>
        </w:pBdr>
        <w:spacing w:before="120"/>
        <w:rPr>
          <w:color w:val="000000"/>
        </w:rPr>
      </w:pPr>
      <w:r>
        <w:rPr>
          <w:b/>
          <w:color w:val="000000"/>
        </w:rPr>
        <w:t>3.1.1</w:t>
      </w:r>
      <w:r>
        <w:rPr>
          <w:b/>
          <w:color w:val="000000"/>
        </w:rPr>
        <w:tab/>
      </w:r>
      <w:r>
        <w:rPr>
          <w:b/>
          <w:color w:val="000000"/>
          <w:highlight w:val="yellow"/>
        </w:rPr>
        <w:t>term</w:t>
      </w:r>
      <w:r>
        <w:rPr>
          <w:b/>
          <w:color w:val="000000"/>
        </w:rPr>
        <w:t xml:space="preserve"> [</w:t>
      </w:r>
      <w:r>
        <w:rPr>
          <w:b/>
          <w:color w:val="000000"/>
          <w:highlight w:val="yellow"/>
        </w:rPr>
        <w:t>reference</w:t>
      </w:r>
      <w:r>
        <w:rPr>
          <w:b/>
          <w:color w:val="000000"/>
        </w:rPr>
        <w:t>]:</w:t>
      </w:r>
      <w:r>
        <w:rPr>
          <w:color w:val="000000"/>
          <w:highlight w:val="yellow"/>
        </w:rPr>
        <w:t>definition</w:t>
      </w:r>
    </w:p>
    <w:p w14:paraId="59FA68BC" w14:textId="77777777" w:rsidR="004C12A1" w:rsidRDefault="00A927D4">
      <w:pPr>
        <w:pStyle w:val="Normal1"/>
        <w:pBdr>
          <w:top w:val="nil"/>
          <w:left w:val="nil"/>
          <w:bottom w:val="nil"/>
          <w:right w:val="nil"/>
          <w:between w:val="nil"/>
        </w:pBdr>
        <w:spacing w:before="120"/>
        <w:rPr>
          <w:color w:val="000000"/>
        </w:rPr>
      </w:pPr>
      <w:r>
        <w:rPr>
          <w:b/>
          <w:color w:val="000000"/>
        </w:rPr>
        <w:t>3.1.2</w:t>
      </w:r>
      <w:r>
        <w:rPr>
          <w:b/>
          <w:color w:val="000000"/>
        </w:rPr>
        <w:tab/>
      </w:r>
      <w:r>
        <w:rPr>
          <w:b/>
          <w:color w:val="000000"/>
          <w:highlight w:val="yellow"/>
        </w:rPr>
        <w:t>term</w:t>
      </w:r>
      <w:r>
        <w:rPr>
          <w:b/>
          <w:color w:val="000000"/>
        </w:rPr>
        <w:t xml:space="preserve"> [</w:t>
      </w:r>
      <w:r>
        <w:rPr>
          <w:b/>
          <w:color w:val="000000"/>
          <w:highlight w:val="yellow"/>
        </w:rPr>
        <w:t>reference</w:t>
      </w:r>
      <w:r>
        <w:rPr>
          <w:b/>
          <w:color w:val="000000"/>
        </w:rPr>
        <w:t>]:</w:t>
      </w:r>
      <w:r>
        <w:rPr>
          <w:color w:val="000000"/>
          <w:highlight w:val="yellow"/>
        </w:rPr>
        <w:t>definition</w:t>
      </w:r>
    </w:p>
    <w:p w14:paraId="7690DC5F" w14:textId="77777777" w:rsidR="004C12A1" w:rsidRDefault="00A927D4">
      <w:pPr>
        <w:pStyle w:val="Normal1"/>
        <w:keepNext/>
        <w:numPr>
          <w:ilvl w:val="0"/>
          <w:numId w:val="6"/>
        </w:numPr>
        <w:pBdr>
          <w:top w:val="nil"/>
          <w:left w:val="nil"/>
          <w:bottom w:val="nil"/>
          <w:right w:val="nil"/>
          <w:between w:val="nil"/>
        </w:pBdr>
        <w:tabs>
          <w:tab w:val="left" w:pos="432"/>
        </w:tabs>
        <w:spacing w:before="240" w:after="60"/>
        <w:ind w:left="432" w:hanging="432"/>
      </w:pPr>
      <w:r>
        <w:rPr>
          <w:b/>
          <w:color w:val="000000"/>
        </w:rPr>
        <w:t>Abbreviations</w:t>
      </w:r>
    </w:p>
    <w:p w14:paraId="2E630DD1" w14:textId="77777777" w:rsidR="004C12A1" w:rsidRDefault="00A927D4">
      <w:pPr>
        <w:pStyle w:val="Normal1"/>
        <w:pBdr>
          <w:top w:val="nil"/>
          <w:left w:val="nil"/>
          <w:bottom w:val="nil"/>
          <w:right w:val="nil"/>
          <w:between w:val="nil"/>
        </w:pBdr>
        <w:spacing w:before="120"/>
        <w:rPr>
          <w:color w:val="000000"/>
        </w:rPr>
      </w:pPr>
      <w:r>
        <w:rPr>
          <w:color w:val="000000"/>
        </w:rPr>
        <w:t>[TBD.]</w:t>
      </w:r>
    </w:p>
    <w:tbl>
      <w:tblPr>
        <w:tblStyle w:val="a4"/>
        <w:tblW w:w="95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368"/>
        <w:gridCol w:w="8208"/>
      </w:tblGrid>
      <w:tr w:rsidR="004C12A1" w14:paraId="38BC8662"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2915D495"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458920CF" w14:textId="77777777" w:rsidR="004C12A1" w:rsidRDefault="004C12A1">
            <w:pPr>
              <w:pStyle w:val="Normal1"/>
            </w:pPr>
          </w:p>
        </w:tc>
      </w:tr>
      <w:tr w:rsidR="004C12A1" w14:paraId="25903AAB"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337C27A2"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3D093703" w14:textId="77777777" w:rsidR="004C12A1" w:rsidRDefault="004C12A1">
            <w:pPr>
              <w:pStyle w:val="Normal1"/>
            </w:pPr>
          </w:p>
        </w:tc>
      </w:tr>
      <w:tr w:rsidR="004C12A1" w14:paraId="73971F5B"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29277E06"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6B1A8617" w14:textId="77777777" w:rsidR="004C12A1" w:rsidRDefault="004C12A1">
            <w:pPr>
              <w:pStyle w:val="Normal1"/>
            </w:pPr>
          </w:p>
        </w:tc>
      </w:tr>
      <w:tr w:rsidR="004C12A1" w14:paraId="6CF1DCE8"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079AE1C5"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5BD3F1D8" w14:textId="77777777" w:rsidR="004C12A1" w:rsidRDefault="004C12A1">
            <w:pPr>
              <w:pStyle w:val="Normal1"/>
            </w:pPr>
          </w:p>
        </w:tc>
      </w:tr>
      <w:tr w:rsidR="004C12A1" w14:paraId="3C125DE3"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15B4B0A3"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4FE91689" w14:textId="77777777" w:rsidR="004C12A1" w:rsidRDefault="004C12A1">
            <w:pPr>
              <w:pStyle w:val="Normal1"/>
            </w:pPr>
          </w:p>
        </w:tc>
      </w:tr>
      <w:tr w:rsidR="004C12A1" w14:paraId="2EF3C4FC"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27A89852"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09E846E0" w14:textId="77777777" w:rsidR="004C12A1" w:rsidRDefault="004C12A1">
            <w:pPr>
              <w:pStyle w:val="Normal1"/>
            </w:pPr>
          </w:p>
        </w:tc>
      </w:tr>
      <w:tr w:rsidR="004C12A1" w14:paraId="647BDAED"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58D8C792"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0F6D0595" w14:textId="77777777" w:rsidR="004C12A1" w:rsidRDefault="004C12A1">
            <w:pPr>
              <w:pStyle w:val="Normal1"/>
            </w:pPr>
          </w:p>
        </w:tc>
      </w:tr>
      <w:tr w:rsidR="004C12A1" w14:paraId="0756B7BE" w14:textId="77777777">
        <w:trPr>
          <w:trHeight w:val="2390"/>
        </w:trPr>
        <w:tc>
          <w:tcPr>
            <w:tcW w:w="1368" w:type="dxa"/>
            <w:tcBorders>
              <w:top w:val="nil"/>
              <w:left w:val="nil"/>
              <w:bottom w:val="nil"/>
              <w:right w:val="nil"/>
            </w:tcBorders>
            <w:shd w:val="clear" w:color="auto" w:fill="auto"/>
            <w:tcMar>
              <w:top w:w="80" w:type="dxa"/>
              <w:left w:w="80" w:type="dxa"/>
              <w:bottom w:w="80" w:type="dxa"/>
              <w:right w:w="80" w:type="dxa"/>
            </w:tcMar>
          </w:tcPr>
          <w:p w14:paraId="7E8A9FF8" w14:textId="77777777" w:rsidR="004C12A1" w:rsidRDefault="004C12A1">
            <w:pPr>
              <w:pStyle w:val="Normal1"/>
              <w:pBdr>
                <w:top w:val="nil"/>
                <w:left w:val="nil"/>
                <w:bottom w:val="nil"/>
                <w:right w:val="nil"/>
                <w:between w:val="nil"/>
              </w:pBdr>
              <w:spacing w:before="120"/>
              <w:rPr>
                <w:color w:val="000000"/>
              </w:rPr>
            </w:pPr>
          </w:p>
          <w:p w14:paraId="2727E02F" w14:textId="77777777" w:rsidR="004C12A1" w:rsidRDefault="004C12A1">
            <w:pPr>
              <w:pStyle w:val="Normal1"/>
              <w:pBdr>
                <w:top w:val="nil"/>
                <w:left w:val="nil"/>
                <w:bottom w:val="nil"/>
                <w:right w:val="nil"/>
                <w:between w:val="nil"/>
              </w:pBdr>
              <w:spacing w:before="120"/>
              <w:rPr>
                <w:color w:val="000000"/>
              </w:rPr>
            </w:pPr>
          </w:p>
          <w:p w14:paraId="3FD044EA" w14:textId="77777777" w:rsidR="004C12A1" w:rsidRDefault="004C12A1">
            <w:pPr>
              <w:pStyle w:val="Normal1"/>
              <w:pBdr>
                <w:top w:val="nil"/>
                <w:left w:val="nil"/>
                <w:bottom w:val="nil"/>
                <w:right w:val="nil"/>
                <w:between w:val="nil"/>
              </w:pBdr>
              <w:spacing w:before="120"/>
              <w:rPr>
                <w:color w:val="000000"/>
              </w:rPr>
            </w:pPr>
          </w:p>
          <w:p w14:paraId="33F096AE" w14:textId="77777777" w:rsidR="004C12A1" w:rsidRDefault="004C12A1">
            <w:pPr>
              <w:pStyle w:val="Normal1"/>
              <w:pBdr>
                <w:top w:val="nil"/>
                <w:left w:val="nil"/>
                <w:bottom w:val="nil"/>
                <w:right w:val="nil"/>
                <w:between w:val="nil"/>
              </w:pBdr>
              <w:spacing w:before="120"/>
              <w:rPr>
                <w:color w:val="000000"/>
              </w:rPr>
            </w:pPr>
          </w:p>
          <w:p w14:paraId="2FD16A9A" w14:textId="77777777" w:rsidR="004C12A1" w:rsidRDefault="004C12A1">
            <w:pPr>
              <w:pStyle w:val="Normal1"/>
              <w:pBdr>
                <w:top w:val="nil"/>
                <w:left w:val="nil"/>
                <w:bottom w:val="nil"/>
                <w:right w:val="nil"/>
                <w:between w:val="nil"/>
              </w:pBdr>
              <w:spacing w:before="120"/>
              <w:rPr>
                <w:color w:val="000000"/>
              </w:rPr>
            </w:pPr>
          </w:p>
        </w:tc>
        <w:tc>
          <w:tcPr>
            <w:tcW w:w="8208" w:type="dxa"/>
            <w:tcBorders>
              <w:top w:val="nil"/>
              <w:left w:val="nil"/>
              <w:bottom w:val="nil"/>
              <w:right w:val="nil"/>
            </w:tcBorders>
            <w:shd w:val="clear" w:color="auto" w:fill="auto"/>
            <w:tcMar>
              <w:top w:w="80" w:type="dxa"/>
              <w:left w:w="80" w:type="dxa"/>
              <w:bottom w:w="80" w:type="dxa"/>
              <w:right w:w="80" w:type="dxa"/>
            </w:tcMar>
          </w:tcPr>
          <w:p w14:paraId="0FF3642C" w14:textId="77777777" w:rsidR="004C12A1" w:rsidRDefault="004C12A1">
            <w:pPr>
              <w:pStyle w:val="Normal1"/>
            </w:pPr>
          </w:p>
        </w:tc>
      </w:tr>
      <w:tr w:rsidR="004C12A1" w14:paraId="4A4A0A9A" w14:textId="77777777">
        <w:trPr>
          <w:trHeight w:val="290"/>
        </w:trPr>
        <w:tc>
          <w:tcPr>
            <w:tcW w:w="1368" w:type="dxa"/>
            <w:tcBorders>
              <w:top w:val="nil"/>
              <w:left w:val="nil"/>
              <w:bottom w:val="nil"/>
              <w:right w:val="nil"/>
            </w:tcBorders>
            <w:shd w:val="clear" w:color="auto" w:fill="auto"/>
            <w:tcMar>
              <w:top w:w="80" w:type="dxa"/>
              <w:left w:w="80" w:type="dxa"/>
              <w:bottom w:w="80" w:type="dxa"/>
              <w:right w:w="80" w:type="dxa"/>
            </w:tcMar>
          </w:tcPr>
          <w:p w14:paraId="24D399A4" w14:textId="77777777" w:rsidR="004C12A1" w:rsidRDefault="004C12A1">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64B9E318" w14:textId="77777777" w:rsidR="004C12A1" w:rsidRDefault="004C12A1">
            <w:pPr>
              <w:pStyle w:val="Normal1"/>
            </w:pPr>
          </w:p>
        </w:tc>
      </w:tr>
    </w:tbl>
    <w:p w14:paraId="15858B97" w14:textId="77777777" w:rsidR="004C12A1" w:rsidRDefault="004C12A1">
      <w:pPr>
        <w:pStyle w:val="Normal1"/>
        <w:widowControl w:val="0"/>
        <w:pBdr>
          <w:top w:val="nil"/>
          <w:left w:val="nil"/>
          <w:bottom w:val="nil"/>
          <w:right w:val="nil"/>
          <w:between w:val="nil"/>
        </w:pBdr>
        <w:spacing w:before="120"/>
        <w:rPr>
          <w:color w:val="000000"/>
        </w:rPr>
      </w:pPr>
    </w:p>
    <w:p w14:paraId="3F48EAEF" w14:textId="77777777" w:rsidR="004C12A1" w:rsidRDefault="004C12A1">
      <w:pPr>
        <w:pStyle w:val="Normal1"/>
        <w:pBdr>
          <w:top w:val="nil"/>
          <w:left w:val="nil"/>
          <w:bottom w:val="nil"/>
          <w:right w:val="nil"/>
          <w:between w:val="nil"/>
        </w:pBdr>
        <w:tabs>
          <w:tab w:val="left" w:pos="794"/>
          <w:tab w:val="left" w:pos="1191"/>
          <w:tab w:val="left" w:pos="1588"/>
          <w:tab w:val="left" w:pos="1985"/>
          <w:tab w:val="left" w:pos="1134"/>
        </w:tabs>
        <w:spacing w:before="80"/>
        <w:rPr>
          <w:b/>
          <w:color w:val="000000"/>
          <w:highlight w:val="yellow"/>
        </w:rPr>
      </w:pPr>
    </w:p>
    <w:p w14:paraId="6B69ACD0" w14:textId="77777777" w:rsidR="004C12A1" w:rsidRDefault="00A927D4">
      <w:pPr>
        <w:pStyle w:val="Normal1"/>
        <w:pBdr>
          <w:top w:val="nil"/>
          <w:left w:val="nil"/>
          <w:bottom w:val="nil"/>
          <w:right w:val="nil"/>
          <w:between w:val="nil"/>
        </w:pBdr>
        <w:tabs>
          <w:tab w:val="left" w:pos="794"/>
          <w:tab w:val="left" w:pos="1191"/>
          <w:tab w:val="left" w:pos="1588"/>
          <w:tab w:val="left" w:pos="1985"/>
          <w:tab w:val="left" w:pos="1134"/>
        </w:tabs>
        <w:spacing w:before="80"/>
        <w:rPr>
          <w:b/>
          <w:color w:val="000000"/>
          <w:highlight w:val="yellow"/>
        </w:rPr>
      </w:pPr>
      <w:r>
        <w:rPr>
          <w:b/>
          <w:color w:val="000000"/>
          <w:highlight w:val="yellow"/>
        </w:rPr>
        <w:t>Co-editors’ note:</w:t>
      </w:r>
      <w:r>
        <w:rPr>
          <w:color w:val="000000"/>
          <w:highlight w:val="yellow"/>
        </w:rPr>
        <w:t xml:space="preserve"> Below in-line edits, additional text, and comments FFS proposed in </w:t>
      </w:r>
      <w:hyperlink r:id="rId12">
        <w:r>
          <w:rPr>
            <w:rFonts w:ascii="Calibri" w:eastAsia="Calibri" w:hAnsi="Calibri" w:cs="Calibri"/>
            <w:color w:val="0000FF"/>
            <w:highlight w:val="yellow"/>
            <w:u w:val="single"/>
          </w:rPr>
          <w:t>C236</w:t>
        </w:r>
      </w:hyperlink>
      <w:r>
        <w:rPr>
          <w:color w:val="000000"/>
          <w:highlight w:val="yellow"/>
        </w:rPr>
        <w:t xml:space="preserve"> (United States) and in </w:t>
      </w:r>
      <w:hyperlink r:id="rId13">
        <w:r>
          <w:rPr>
            <w:rFonts w:ascii="Calibri" w:eastAsia="Calibri" w:hAnsi="Calibri" w:cs="Calibri"/>
            <w:color w:val="0000FF"/>
            <w:highlight w:val="yellow"/>
            <w:u w:val="single"/>
          </w:rPr>
          <w:t>C264</w:t>
        </w:r>
      </w:hyperlink>
      <w:r>
        <w:rPr>
          <w:color w:val="000000"/>
          <w:highlight w:val="yellow"/>
        </w:rPr>
        <w:t xml:space="preserve"> from the United Arab Emirates. Sudan’s Contribution </w:t>
      </w:r>
      <w:hyperlink r:id="rId14">
        <w:r>
          <w:rPr>
            <w:rFonts w:ascii="Calibri" w:eastAsia="Calibri" w:hAnsi="Calibri" w:cs="Calibri"/>
            <w:color w:val="0000FF"/>
            <w:highlight w:val="yellow"/>
            <w:u w:val="single"/>
          </w:rPr>
          <w:t>C238</w:t>
        </w:r>
      </w:hyperlink>
      <w:r>
        <w:rPr>
          <w:color w:val="000000"/>
          <w:highlight w:val="yellow"/>
        </w:rPr>
        <w:t xml:space="preserve"> proposes Maintaining the original text, accordingly both options are open for discussion.</w:t>
      </w:r>
    </w:p>
    <w:p w14:paraId="5017872C" w14:textId="77777777" w:rsidR="004C12A1" w:rsidRDefault="00A927D4">
      <w:pPr>
        <w:pStyle w:val="Normal1"/>
        <w:pBdr>
          <w:top w:val="nil"/>
          <w:left w:val="nil"/>
          <w:bottom w:val="nil"/>
          <w:right w:val="nil"/>
          <w:between w:val="nil"/>
        </w:pBdr>
        <w:tabs>
          <w:tab w:val="left" w:pos="794"/>
          <w:tab w:val="left" w:pos="1191"/>
          <w:tab w:val="left" w:pos="1588"/>
          <w:tab w:val="left" w:pos="1985"/>
          <w:tab w:val="left" w:pos="1134"/>
        </w:tabs>
        <w:spacing w:before="80"/>
        <w:rPr>
          <w:color w:val="000000"/>
          <w:sz w:val="22"/>
          <w:szCs w:val="22"/>
        </w:rPr>
      </w:pPr>
      <w:r>
        <w:rPr>
          <w:color w:val="000000"/>
          <w:sz w:val="22"/>
          <w:szCs w:val="22"/>
        </w:rPr>
        <w:br/>
      </w:r>
      <w:commentRangeStart w:id="10"/>
    </w:p>
    <w:p w14:paraId="31A97422" w14:textId="77777777" w:rsidR="004C12A1" w:rsidRDefault="00A927D4">
      <w:pPr>
        <w:pStyle w:val="Normal1"/>
        <w:keepNext/>
        <w:pBdr>
          <w:top w:val="nil"/>
          <w:left w:val="nil"/>
          <w:bottom w:val="nil"/>
          <w:right w:val="nil"/>
          <w:between w:val="nil"/>
        </w:pBdr>
        <w:tabs>
          <w:tab w:val="left" w:pos="432"/>
        </w:tabs>
        <w:spacing w:before="240" w:after="60"/>
        <w:ind w:left="432" w:hanging="432"/>
        <w:rPr>
          <w:rFonts w:ascii="Carlito" w:eastAsia="Carlito" w:hAnsi="Carlito" w:cs="Carlito"/>
          <w:b/>
          <w:color w:val="000000"/>
        </w:rPr>
      </w:pPr>
      <w:r>
        <w:rPr>
          <w:rFonts w:ascii="Carlito" w:eastAsia="Carlito" w:hAnsi="Carlito" w:cs="Carlito"/>
          <w:b/>
          <w:color w:val="000000"/>
        </w:rPr>
        <w:t>Abstract/Overview on the Current Use of E.164 Numbers as Identifiers for OTTs</w:t>
      </w:r>
      <w:commentRangeEnd w:id="10"/>
      <w:r>
        <w:commentReference w:id="10"/>
      </w:r>
    </w:p>
    <w:p w14:paraId="4CD90B53" w14:textId="77777777" w:rsidR="004C12A1" w:rsidRDefault="00A927D4">
      <w:pPr>
        <w:pStyle w:val="Normal1"/>
        <w:pBdr>
          <w:top w:val="nil"/>
          <w:left w:val="nil"/>
          <w:bottom w:val="nil"/>
          <w:right w:val="nil"/>
          <w:between w:val="nil"/>
        </w:pBdr>
        <w:spacing w:before="120"/>
        <w:jc w:val="both"/>
        <w:rPr>
          <w:color w:val="000000"/>
        </w:rPr>
      </w:pPr>
      <w:r>
        <w:rPr>
          <w:color w:val="000000"/>
        </w:rPr>
        <w:t>The E.164 numbering plans are managed in accordance with well-established rules in order to ensure the confidentiality and security of user data. Numbering plan management requirements are followed by legally established public network operators recognized as users of E.164 numbering resources.</w:t>
      </w:r>
    </w:p>
    <w:p w14:paraId="3D945A3A" w14:textId="77777777" w:rsidR="004C12A1" w:rsidRDefault="00A927D4">
      <w:pPr>
        <w:pStyle w:val="Normal1"/>
        <w:pBdr>
          <w:top w:val="nil"/>
          <w:left w:val="nil"/>
          <w:bottom w:val="nil"/>
          <w:right w:val="nil"/>
          <w:between w:val="nil"/>
        </w:pBdr>
        <w:spacing w:before="120"/>
        <w:jc w:val="both"/>
        <w:rPr>
          <w:color w:val="000000"/>
        </w:rPr>
      </w:pPr>
      <w:r>
        <w:rPr>
          <w:color w:val="000000"/>
        </w:rPr>
        <w:t xml:space="preserve">Fuelled by changes in networking technology, expanded access to the Internet, and consumer demand, Over-The-Top (OTT) [services and applications] have undergone exponential growth in recent years. Recognizing this, regulators around the globe are seeking to facilitate the development of OTTsto help address potential issues that consumers, regulators and operators may experience.  </w:t>
      </w:r>
    </w:p>
    <w:p w14:paraId="7F562C32" w14:textId="77777777" w:rsidR="004C12A1" w:rsidRDefault="00A927D4">
      <w:pPr>
        <w:pStyle w:val="Normal1"/>
        <w:pBdr>
          <w:top w:val="nil"/>
          <w:left w:val="nil"/>
          <w:bottom w:val="nil"/>
          <w:right w:val="nil"/>
          <w:between w:val="nil"/>
        </w:pBdr>
        <w:spacing w:before="120"/>
        <w:jc w:val="both"/>
        <w:rPr>
          <w:color w:val="000000"/>
        </w:rPr>
      </w:pPr>
      <w:r>
        <w:rPr>
          <w:color w:val="000000"/>
        </w:rPr>
        <w:t>Use of Over-the-Top (OTT) is a matter of interest and concern for consumers, regulators andoperators. Consumer demand for OTTs has been one of many by-products of the digital transition to all-IP networks. Nevertheless, this transition does not come risk-free. Recent years witnessed an increased numbers of fraud cases that were facilitated by the OTT(s). this report highlights some of these concerns and proposes possible solutions to make the OTTs better serve the customers without stepping over national regulations. Introduction/use of E.164 numbers</w:t>
      </w:r>
    </w:p>
    <w:p w14:paraId="27EA8528" w14:textId="77777777" w:rsidR="004C12A1" w:rsidRDefault="00A927D4">
      <w:pPr>
        <w:pStyle w:val="Normal1"/>
        <w:keepNext/>
        <w:pBdr>
          <w:top w:val="nil"/>
          <w:left w:val="nil"/>
          <w:bottom w:val="nil"/>
          <w:right w:val="nil"/>
          <w:between w:val="nil"/>
        </w:pBdr>
        <w:tabs>
          <w:tab w:val="left" w:pos="432"/>
        </w:tabs>
        <w:spacing w:before="240" w:after="60"/>
        <w:ind w:left="432" w:hanging="432"/>
        <w:rPr>
          <w:rFonts w:ascii="Carlito" w:eastAsia="Carlito" w:hAnsi="Carlito" w:cs="Carlito"/>
          <w:b/>
          <w:color w:val="000000"/>
        </w:rPr>
      </w:pPr>
      <w:r>
        <w:rPr>
          <w:rFonts w:ascii="Carlito" w:eastAsia="Carlito" w:hAnsi="Carlito" w:cs="Carlito"/>
          <w:b/>
          <w:color w:val="000000"/>
        </w:rPr>
        <w:t xml:space="preserve">Introduction/use of E.164 numbers </w:t>
      </w:r>
    </w:p>
    <w:p w14:paraId="6B032745" w14:textId="77777777" w:rsidR="004C12A1" w:rsidRDefault="00A927D4">
      <w:pPr>
        <w:pStyle w:val="Normal1"/>
        <w:pBdr>
          <w:top w:val="nil"/>
          <w:left w:val="nil"/>
          <w:bottom w:val="nil"/>
          <w:right w:val="nil"/>
          <w:between w:val="nil"/>
        </w:pBdr>
        <w:spacing w:before="120"/>
        <w:jc w:val="both"/>
        <w:rPr>
          <w:color w:val="000000"/>
        </w:rPr>
      </w:pPr>
      <w:r>
        <w:rPr>
          <w:color w:val="000000"/>
        </w:rPr>
        <w:t xml:space="preserve">In the past, the use of mobile phone numbers was limited to telecommunications service use only and was not associated with any third party applications or services. Nowadays mobile numbers are used in different applications such as OTT applications, moreover they used for identification and verification for other purposes. </w:t>
      </w:r>
    </w:p>
    <w:p w14:paraId="730676CD" w14:textId="77777777" w:rsidR="004C12A1" w:rsidRDefault="00A927D4">
      <w:pPr>
        <w:pStyle w:val="Normal1"/>
        <w:pBdr>
          <w:top w:val="nil"/>
          <w:left w:val="nil"/>
          <w:bottom w:val="nil"/>
          <w:right w:val="nil"/>
          <w:between w:val="nil"/>
        </w:pBdr>
        <w:spacing w:before="120"/>
        <w:rPr>
          <w:color w:val="000000"/>
        </w:rPr>
      </w:pPr>
      <w:r>
        <w:rPr>
          <w:color w:val="000000"/>
        </w:rPr>
        <w:t xml:space="preserve">In recent years, it was noticed that the many OTT providers started adopting the use of E.164 numbers resources as personal identifiers for identification and verification purposes to enable customers the use of their services. The E.164 numbers resources is used to authenticate the user/holder of the numbering resource at the time of activating the service. This authentication, in most cases, is carried out once only at the time of activating the service for the first time. </w:t>
      </w:r>
    </w:p>
    <w:p w14:paraId="5A0896AC" w14:textId="77777777" w:rsidR="004C12A1" w:rsidRDefault="00A927D4">
      <w:pPr>
        <w:pStyle w:val="Normal1"/>
        <w:pBdr>
          <w:top w:val="nil"/>
          <w:left w:val="nil"/>
          <w:bottom w:val="nil"/>
          <w:right w:val="nil"/>
          <w:between w:val="nil"/>
        </w:pBdr>
        <w:spacing w:before="120"/>
        <w:rPr>
          <w:color w:val="000000"/>
        </w:rPr>
      </w:pPr>
      <w:r>
        <w:rPr>
          <w:color w:val="000000"/>
        </w:rPr>
        <w:lastRenderedPageBreak/>
        <w:t>It is undeniable that E.164 numbers have been used as personal identifier for many services and by many services providers such as telecom providers and banking services. However, such uses have always been surrounded by extreme caution for the social realization of this reality is not absolute. This can be noted in the amount of personal data that the banks, for instance, compile of like a customers</w:t>
      </w:r>
      <w:r>
        <w:rPr>
          <w:rFonts w:ascii="Arimo" w:eastAsia="Arimo" w:hAnsi="Arimo" w:cs="Arimo"/>
          <w:color w:val="000000"/>
        </w:rPr>
        <w:t xml:space="preserve">’ </w:t>
      </w:r>
      <w:r>
        <w:rPr>
          <w:color w:val="000000"/>
        </w:rPr>
        <w:t>parents names, date of birth, favourite city(s) ..etc. not to mission the periodic verification of these details.</w:t>
      </w:r>
    </w:p>
    <w:p w14:paraId="16893C99" w14:textId="77777777" w:rsidR="004C12A1" w:rsidRDefault="00A927D4">
      <w:pPr>
        <w:pStyle w:val="Normal1"/>
        <w:pBdr>
          <w:top w:val="nil"/>
          <w:left w:val="nil"/>
          <w:bottom w:val="nil"/>
          <w:right w:val="nil"/>
          <w:between w:val="nil"/>
        </w:pBdr>
        <w:spacing w:before="120"/>
        <w:rPr>
          <w:rFonts w:ascii="Calibri" w:eastAsia="Calibri" w:hAnsi="Calibri" w:cs="Calibri"/>
          <w:color w:val="000000"/>
        </w:rPr>
      </w:pPr>
      <w:r>
        <w:rPr>
          <w:color w:val="000000"/>
        </w:rPr>
        <w:t>It has become necessary to look at the regulations of mobile numbers assignment to individuals and service providers</w:t>
      </w:r>
      <w:r>
        <w:rPr>
          <w:rFonts w:ascii="Arimo" w:eastAsia="Arimo" w:hAnsi="Arimo" w:cs="Arimo"/>
          <w:color w:val="000000"/>
        </w:rPr>
        <w:t xml:space="preserve">’ </w:t>
      </w:r>
      <w:r>
        <w:rPr>
          <w:color w:val="000000"/>
        </w:rPr>
        <w:t xml:space="preserve">alike taking into consideration the usage if mobile numbers by other stakeholders like OTTs. </w:t>
      </w:r>
    </w:p>
    <w:p w14:paraId="29E67394" w14:textId="77777777" w:rsidR="004C12A1" w:rsidRDefault="00A927D4">
      <w:pPr>
        <w:pStyle w:val="Normal1"/>
        <w:keepNext/>
        <w:pBdr>
          <w:top w:val="nil"/>
          <w:left w:val="nil"/>
          <w:bottom w:val="nil"/>
          <w:right w:val="nil"/>
          <w:between w:val="nil"/>
        </w:pBdr>
        <w:tabs>
          <w:tab w:val="left" w:pos="432"/>
        </w:tabs>
        <w:spacing w:before="240" w:after="60"/>
        <w:ind w:left="432" w:hanging="432"/>
        <w:rPr>
          <w:rFonts w:ascii="Carlito" w:eastAsia="Carlito" w:hAnsi="Carlito" w:cs="Carlito"/>
          <w:b/>
          <w:color w:val="000000"/>
        </w:rPr>
      </w:pPr>
      <w:r>
        <w:rPr>
          <w:rFonts w:ascii="Carlito" w:eastAsia="Carlito" w:hAnsi="Carlito" w:cs="Carlito"/>
          <w:b/>
          <w:color w:val="000000"/>
        </w:rPr>
        <w:t>Use case analysis</w:t>
      </w:r>
    </w:p>
    <w:p w14:paraId="08ECBEE0" w14:textId="77777777" w:rsidR="004C12A1" w:rsidRDefault="00A927D4">
      <w:pPr>
        <w:pStyle w:val="Normal1"/>
        <w:pBdr>
          <w:top w:val="nil"/>
          <w:left w:val="nil"/>
          <w:bottom w:val="nil"/>
          <w:right w:val="nil"/>
          <w:between w:val="nil"/>
        </w:pBdr>
        <w:spacing w:before="120"/>
        <w:rPr>
          <w:color w:val="000000"/>
        </w:rPr>
      </w:pPr>
      <w:r>
        <w:rPr>
          <w:color w:val="000000"/>
        </w:rPr>
        <w:t>With the rapid development of the mobile Internet, mobile phone numbers are sometimes used as an ID of social information and are bundled with services and applications in the following scenarios:</w:t>
      </w:r>
    </w:p>
    <w:p w14:paraId="7D633D23" w14:textId="77777777" w:rsidR="004C12A1" w:rsidRDefault="00A927D4">
      <w:pPr>
        <w:pStyle w:val="Normal1"/>
        <w:pBdr>
          <w:top w:val="nil"/>
          <w:left w:val="nil"/>
          <w:bottom w:val="nil"/>
          <w:right w:val="nil"/>
          <w:between w:val="nil"/>
        </w:pBdr>
        <w:spacing w:before="120"/>
        <w:rPr>
          <w:color w:val="000000"/>
        </w:rPr>
      </w:pPr>
      <w:r>
        <w:rPr>
          <w:color w:val="000000"/>
        </w:rPr>
        <w:br/>
        <w:t xml:space="preserve">Scenario 1: Many Internet applications use the mobile phone number as a user's unique ID. Some financial and social Internet applications use mobile phone number as one of the user identifiers. Users can register, login, reset password or other operates through mobile phone and password or a PIN number on mobile phone (via SMS). </w:t>
      </w:r>
    </w:p>
    <w:p w14:paraId="632D5688" w14:textId="77777777" w:rsidR="004C12A1" w:rsidRDefault="00A927D4">
      <w:pPr>
        <w:pStyle w:val="Normal1"/>
        <w:pBdr>
          <w:top w:val="nil"/>
          <w:left w:val="nil"/>
          <w:bottom w:val="nil"/>
          <w:right w:val="nil"/>
          <w:between w:val="nil"/>
        </w:pBdr>
        <w:spacing w:before="120"/>
        <w:rPr>
          <w:color w:val="000000"/>
          <w:sz w:val="28"/>
          <w:szCs w:val="28"/>
        </w:rPr>
      </w:pPr>
      <w:r>
        <w:rPr>
          <w:color w:val="000000"/>
          <w:sz w:val="28"/>
          <w:szCs w:val="28"/>
        </w:rPr>
        <w:t>Scenario 2: Most banks bind the mobile phone number with an account and send the operation confirmation and account notification message to the registered phone number.</w:t>
      </w:r>
      <w:r>
        <w:rPr>
          <w:color w:val="000000"/>
          <w:sz w:val="28"/>
          <w:szCs w:val="28"/>
        </w:rPr>
        <w:br/>
      </w:r>
      <w:commentRangeStart w:id="11"/>
    </w:p>
    <w:p w14:paraId="5D5D921F" w14:textId="77777777" w:rsidR="004C12A1" w:rsidRDefault="00A927D4">
      <w:pPr>
        <w:pStyle w:val="Normal1"/>
        <w:keepNext/>
        <w:pBdr>
          <w:top w:val="nil"/>
          <w:left w:val="nil"/>
          <w:bottom w:val="nil"/>
          <w:right w:val="nil"/>
          <w:between w:val="nil"/>
        </w:pBdr>
        <w:tabs>
          <w:tab w:val="left" w:pos="432"/>
        </w:tabs>
        <w:spacing w:before="240" w:after="60"/>
        <w:ind w:left="432" w:hanging="432"/>
        <w:rPr>
          <w:rFonts w:ascii="Carlito" w:eastAsia="Carlito" w:hAnsi="Carlito" w:cs="Carlito"/>
          <w:b/>
          <w:color w:val="000000"/>
        </w:rPr>
      </w:pPr>
      <w:r>
        <w:rPr>
          <w:rFonts w:ascii="Carlito" w:eastAsia="Carlito" w:hAnsi="Carlito" w:cs="Carlito"/>
          <w:b/>
          <w:color w:val="000000"/>
        </w:rPr>
        <w:t>Problem discussion</w:t>
      </w:r>
      <w:commentRangeEnd w:id="11"/>
      <w:r>
        <w:commentReference w:id="11"/>
      </w:r>
    </w:p>
    <w:p w14:paraId="69BB8C9F" w14:textId="77777777" w:rsidR="004C12A1" w:rsidRDefault="00A927D4">
      <w:pPr>
        <w:pStyle w:val="Normal1"/>
        <w:pBdr>
          <w:top w:val="nil"/>
          <w:left w:val="nil"/>
          <w:bottom w:val="nil"/>
          <w:right w:val="nil"/>
          <w:between w:val="nil"/>
        </w:pBdr>
        <w:spacing w:before="120"/>
        <w:jc w:val="both"/>
        <w:rPr>
          <w:color w:val="000000"/>
        </w:rPr>
      </w:pPr>
      <w:r>
        <w:rPr>
          <w:color w:val="000000"/>
        </w:rPr>
        <w:t>In most counties OTT providers are not registered/licensed entities.. There is no doubt that there are many fundamental differences between OTTservices and applications, and network operators, however,should note that this alone can not be a reason for OTT providersto not be subjected to legacy telecommunications regulations set by the national administrations. It is a question for the national administrations laws and regulations.There are three distinct areas where the issues relating to OTT can manifest:</w:t>
      </w:r>
    </w:p>
    <w:p w14:paraId="5B0E960A" w14:textId="77777777" w:rsidR="004C12A1" w:rsidRDefault="00A927D4">
      <w:pPr>
        <w:pStyle w:val="Normal1"/>
        <w:numPr>
          <w:ilvl w:val="0"/>
          <w:numId w:val="7"/>
        </w:numPr>
        <w:pBdr>
          <w:top w:val="nil"/>
          <w:left w:val="nil"/>
          <w:bottom w:val="nil"/>
          <w:right w:val="nil"/>
          <w:between w:val="nil"/>
        </w:pBdr>
        <w:spacing w:before="120"/>
      </w:pPr>
      <w:r>
        <w:rPr>
          <w:color w:val="000000"/>
        </w:rPr>
        <w:t>E.164 numbers being used for OTT applicationsto send and receive calls and messages onwithout proper compliance with the national administrations’ regulations governing the use of this administration national resource.</w:t>
      </w:r>
      <w:r>
        <w:rPr>
          <w:color w:val="000000"/>
        </w:rPr>
        <w:br/>
      </w:r>
      <w:commentRangeStart w:id="12"/>
    </w:p>
    <w:p w14:paraId="599ED526" w14:textId="77777777" w:rsidR="004C12A1" w:rsidRDefault="00A927D4">
      <w:pPr>
        <w:pStyle w:val="Normal1"/>
        <w:numPr>
          <w:ilvl w:val="0"/>
          <w:numId w:val="7"/>
        </w:numPr>
        <w:pBdr>
          <w:top w:val="nil"/>
          <w:left w:val="nil"/>
          <w:bottom w:val="nil"/>
          <w:right w:val="nil"/>
          <w:between w:val="nil"/>
        </w:pBdr>
        <w:spacing w:before="120"/>
      </w:pPr>
      <w:r>
        <w:rPr>
          <w:color w:val="000000"/>
        </w:rPr>
        <w:t>Annoyance to the legitimate users of the E.164 national numbers whose numbers were allocated by the registered/ licenced operators as per the national administration when using OTT applications and/or services.</w:t>
      </w:r>
      <w:commentRangeEnd w:id="12"/>
      <w:r>
        <w:commentReference w:id="12"/>
      </w:r>
    </w:p>
    <w:p w14:paraId="3D63F2A3" w14:textId="77777777" w:rsidR="004C12A1" w:rsidRDefault="00A927D4">
      <w:pPr>
        <w:pStyle w:val="Normal1"/>
        <w:numPr>
          <w:ilvl w:val="0"/>
          <w:numId w:val="7"/>
        </w:numPr>
        <w:pBdr>
          <w:top w:val="nil"/>
          <w:left w:val="nil"/>
          <w:bottom w:val="nil"/>
          <w:right w:val="nil"/>
          <w:between w:val="nil"/>
        </w:pBdr>
        <w:spacing w:before="120"/>
      </w:pPr>
      <w:r>
        <w:rPr>
          <w:color w:val="000000"/>
        </w:rPr>
        <w:t xml:space="preserve">The issue of confidentiality and security of personal data as Information concerning subscriber A may fall into the hands of subscriber B. </w:t>
      </w:r>
    </w:p>
    <w:p w14:paraId="3E603D45" w14:textId="77777777" w:rsidR="004C12A1" w:rsidRDefault="00A927D4">
      <w:pPr>
        <w:pStyle w:val="Normal1"/>
        <w:pBdr>
          <w:top w:val="nil"/>
          <w:left w:val="nil"/>
          <w:bottom w:val="nil"/>
          <w:right w:val="nil"/>
          <w:between w:val="nil"/>
        </w:pBdr>
        <w:spacing w:before="120"/>
        <w:rPr>
          <w:color w:val="000000"/>
        </w:rPr>
      </w:pPr>
      <w:r>
        <w:rPr>
          <w:color w:val="000000"/>
        </w:rPr>
        <w:t>Issue 1:</w:t>
      </w:r>
      <w:r>
        <w:rPr>
          <w:color w:val="000000"/>
        </w:rPr>
        <w:tab/>
      </w:r>
    </w:p>
    <w:p w14:paraId="0D1B42AE" w14:textId="77777777" w:rsidR="004C12A1" w:rsidRDefault="00A927D4">
      <w:pPr>
        <w:pStyle w:val="Normal1"/>
        <w:pBdr>
          <w:top w:val="nil"/>
          <w:left w:val="nil"/>
          <w:bottom w:val="nil"/>
          <w:right w:val="nil"/>
          <w:between w:val="nil"/>
        </w:pBdr>
        <w:spacing w:before="120"/>
        <w:ind w:firstLine="720"/>
        <w:jc w:val="both"/>
        <w:rPr>
          <w:color w:val="000000"/>
        </w:rPr>
      </w:pPr>
      <w:r>
        <w:rPr>
          <w:color w:val="000000"/>
        </w:rPr>
        <w:t xml:space="preserve">Needless to say that it is National Administrations’ prerogative to set the regulation governing their numbering resources as they see fit. Nevertheless, OTT providers, in a growingly manner, use E.164 numbering resources as identifiers to enable OTT services such as calls and messaging services. This issue becomes more vexing when customers legitimately obtain the </w:t>
      </w:r>
      <w:r>
        <w:rPr>
          <w:color w:val="000000"/>
        </w:rPr>
        <w:lastRenderedPageBreak/>
        <w:t>numbers from the licensed/registered operator for a short period of time (e.g. visitors line) during which they activate their OTT accounts and continue to use this number on the OTT service long after they leave the country and the number(s) is deactivated and returned to the operator for the recycling process. This results into numbers being used actively on the OTT accounts to initiate calls (as both A-number and B-numbers), send and receive messages, and identify the customers though the actual numbers are with the operators or with other customer(s).</w:t>
      </w:r>
    </w:p>
    <w:p w14:paraId="69D9D30B" w14:textId="77777777" w:rsidR="004C12A1" w:rsidRDefault="00A927D4">
      <w:pPr>
        <w:pStyle w:val="Normal1"/>
        <w:pBdr>
          <w:top w:val="nil"/>
          <w:left w:val="nil"/>
          <w:bottom w:val="nil"/>
          <w:right w:val="nil"/>
          <w:between w:val="nil"/>
        </w:pBdr>
        <w:spacing w:before="120"/>
        <w:ind w:firstLine="720"/>
        <w:jc w:val="both"/>
        <w:rPr>
          <w:color w:val="000000"/>
        </w:rPr>
      </w:pPr>
      <w:r>
        <w:rPr>
          <w:color w:val="000000"/>
        </w:rPr>
        <w:br/>
      </w:r>
      <w:commentRangeStart w:id="13"/>
    </w:p>
    <w:commentRangeEnd w:id="13"/>
    <w:p w14:paraId="648231EC" w14:textId="77777777" w:rsidR="004C12A1" w:rsidRDefault="00A927D4">
      <w:pPr>
        <w:pStyle w:val="Normal1"/>
        <w:pBdr>
          <w:top w:val="nil"/>
          <w:left w:val="nil"/>
          <w:bottom w:val="nil"/>
          <w:right w:val="nil"/>
          <w:between w:val="nil"/>
        </w:pBdr>
        <w:spacing w:before="120"/>
        <w:ind w:firstLine="720"/>
        <w:rPr>
          <w:color w:val="000000"/>
        </w:rPr>
      </w:pPr>
      <w:ins w:id="14" w:author="Tejpal Singh" w:date="2022-04-21T19:58:00Z">
        <w:r>
          <w:commentReference w:id="13"/>
        </w:r>
        <w:r>
          <w:rPr>
            <w:color w:val="000000"/>
            <w:u w:val="single"/>
          </w:rPr>
          <w:t xml:space="preserve"> </w:t>
        </w:r>
        <w:r>
          <w:rPr>
            <w:color w:val="000000"/>
          </w:rPr>
          <w:t>Use of E.164 numbers by OTT service providers, without following numbering scheme of the administrator country, is also being misused by miscreants for ant-national activities. They  use such OTT services as an easy tool for Calling Line Identification (CLI) manipulation. In such scenarios, the OTT service providers illegally provide E.164 numbers to its users which are already assigned to some Licensed telecom operators of the country. When the call is made using such OTT application to PSTN/PLMN, end E.164 called subscriber get illegal CLI and may be manipulated to extort money or information. OTT apps like ‘Textnow’ is simple example where they provide numbers which are part of NNP. Calls can be made from this OTT app to any PSTN/PLMN number which may present same CLI as your or anyone else mobile/fixed line number if it is available in their free list.</w:t>
        </w:r>
      </w:ins>
    </w:p>
    <w:p w14:paraId="71C21E45" w14:textId="77777777" w:rsidR="004C12A1" w:rsidRDefault="00A927D4">
      <w:pPr>
        <w:pStyle w:val="Normal1"/>
        <w:pBdr>
          <w:top w:val="nil"/>
          <w:left w:val="nil"/>
          <w:bottom w:val="nil"/>
          <w:right w:val="nil"/>
          <w:between w:val="nil"/>
        </w:pBdr>
        <w:spacing w:before="120"/>
        <w:rPr>
          <w:color w:val="000000"/>
        </w:rPr>
      </w:pPr>
      <w:r>
        <w:rPr>
          <w:color w:val="000000"/>
        </w:rPr>
        <w:t>Issue 2:</w:t>
      </w:r>
    </w:p>
    <w:p w14:paraId="3F1040B7" w14:textId="77777777" w:rsidR="004C12A1" w:rsidRDefault="00A927D4">
      <w:pPr>
        <w:pStyle w:val="Normal1"/>
        <w:pBdr>
          <w:top w:val="nil"/>
          <w:left w:val="nil"/>
          <w:bottom w:val="nil"/>
          <w:right w:val="nil"/>
          <w:between w:val="nil"/>
        </w:pBdr>
        <w:spacing w:before="120"/>
        <w:jc w:val="both"/>
        <w:rPr>
          <w:color w:val="000000"/>
        </w:rPr>
      </w:pPr>
      <w:r>
        <w:rPr>
          <w:color w:val="000000"/>
        </w:rPr>
        <w:tab/>
        <w:t>This issue was noticed when new customers try to activate their OTT accounts that require E.164 numbering resources. Some customers, right when activating their accounts, start receiving many messages and calls from numbers that they don’t recognize. Digging into the issue, it was realised that this number was used to activate OTT account(s). Traditionally, when number (N) used by subscriber A stops generating traffic on the public network for some time (X), the operator deactivates the number for a period of time (Y) , re-assignment of numbers following a given period of non-use, and subsequently re-enables the use of the number for subscriber B. This happen due to the finiteness of mobile number, it will not belong to someone permanently. Operators will reassign relinquished numbers to new users after a certain period. By this time the operators are fairly certain that the new customers should not receive calls related to the previous line users. However, when subscriber A has used number N to create an OTT service account which has not been suppressed, when subscriber B attempts to open an account on the same OTT service with the same number N, the account of subscriber A, with all of its data, is reactivated for subscriber B. Little did subscriber B know that this new number(s) could have been in use on OTT accounts making/receiving calls and sending messages up until the time of activating them, which may contradict with the effectiveness of numbering resources utilization and defeat the entire  purpose of recycling. This situation can only be avoided if the time taken to suppress inactive OTT service accounts is less than period P = X + Y</w:t>
      </w:r>
    </w:p>
    <w:p w14:paraId="6D8F8BDD" w14:textId="77777777" w:rsidR="004C12A1" w:rsidRDefault="00A927D4">
      <w:pPr>
        <w:pStyle w:val="Normal1"/>
        <w:pBdr>
          <w:top w:val="nil"/>
          <w:left w:val="nil"/>
          <w:bottom w:val="nil"/>
          <w:right w:val="nil"/>
          <w:between w:val="nil"/>
        </w:pBdr>
        <w:spacing w:before="120"/>
        <w:jc w:val="both"/>
        <w:rPr>
          <w:color w:val="000000"/>
        </w:rPr>
      </w:pPr>
      <w:r>
        <w:rPr>
          <w:color w:val="000000"/>
        </w:rPr>
        <w:t>In short for the new user, on the one hand, many irrelevant messages and calls will be received. On the other hand, the new user cannot register in some Internet applications if the phone number has been registered before, which will cause great inconvenience and result in denial of service to the legal user of E.164 resource.</w:t>
      </w:r>
    </w:p>
    <w:p w14:paraId="36F57FE4" w14:textId="77777777" w:rsidR="004C12A1" w:rsidRDefault="00A927D4">
      <w:pPr>
        <w:pStyle w:val="Normal1"/>
        <w:pBdr>
          <w:top w:val="nil"/>
          <w:left w:val="nil"/>
          <w:bottom w:val="nil"/>
          <w:right w:val="nil"/>
          <w:between w:val="nil"/>
        </w:pBdr>
        <w:tabs>
          <w:tab w:val="left" w:pos="720"/>
          <w:tab w:val="left" w:pos="2095"/>
        </w:tabs>
        <w:spacing w:before="120"/>
        <w:rPr>
          <w:color w:val="000000"/>
        </w:rPr>
      </w:pPr>
      <w:r>
        <w:rPr>
          <w:color w:val="000000"/>
        </w:rPr>
        <w:t xml:space="preserve">Issue 3: </w:t>
      </w:r>
    </w:p>
    <w:p w14:paraId="0338292B" w14:textId="77777777" w:rsidR="004C12A1" w:rsidRDefault="00A927D4">
      <w:pPr>
        <w:pStyle w:val="Normal1"/>
        <w:pBdr>
          <w:top w:val="nil"/>
          <w:left w:val="nil"/>
          <w:bottom w:val="nil"/>
          <w:right w:val="nil"/>
          <w:between w:val="nil"/>
        </w:pBdr>
        <w:spacing w:before="120"/>
        <w:rPr>
          <w:color w:val="000000"/>
        </w:rPr>
      </w:pPr>
      <w:r>
        <w:rPr>
          <w:color w:val="000000"/>
        </w:rPr>
        <w:t xml:space="preserve">Many countries now require the identification of SIM cards. Consequently, an E.164 numbering resource identifying person A at time T1 may come to identify person B at time T2.With the expansion of OTT services, some are making use of E.164 numbering resources associated with IDs in order to identify users. When users register on an OTT service platform with their phone number, the number identifies the user's account. Generally, when users install an OTT service on a </w:t>
      </w:r>
      <w:r>
        <w:rPr>
          <w:color w:val="000000"/>
        </w:rPr>
        <w:lastRenderedPageBreak/>
        <w:t>terminal, the platform checks the identity of the person (the subscriber) in possession of the SIM card but does not check the identity associated with the SIM card itself. Information concerning subscriber A can easily fall into the hands of subscriber B. for the previous user</w:t>
      </w:r>
      <w:r>
        <w:rPr>
          <w:rFonts w:ascii="Arimo" w:eastAsia="Arimo" w:hAnsi="Arimo" w:cs="Arimo"/>
          <w:color w:val="000000"/>
        </w:rPr>
        <w:t>’</w:t>
      </w:r>
      <w:r>
        <w:rPr>
          <w:color w:val="000000"/>
        </w:rPr>
        <w:t>s registered applications or services may be retrieved by the new user with the phone number This breach of personal information may very well result into security risk to the account and funds. Thereby raising the issue of the confidentiality and security of personal data.</w:t>
      </w:r>
    </w:p>
    <w:p w14:paraId="1C901A35" w14:textId="77777777" w:rsidR="004C12A1" w:rsidRDefault="00A927D4">
      <w:pPr>
        <w:pStyle w:val="Normal1"/>
        <w:pBdr>
          <w:top w:val="nil"/>
          <w:left w:val="nil"/>
          <w:bottom w:val="nil"/>
          <w:right w:val="nil"/>
          <w:between w:val="nil"/>
        </w:pBdr>
        <w:spacing w:before="120"/>
        <w:rPr>
          <w:color w:val="000000"/>
        </w:rPr>
      </w:pPr>
      <w:r>
        <w:rPr>
          <w:color w:val="000000"/>
        </w:rPr>
        <w:t>For enterprises taking mobile phone numbers as user identifications, it is necessary to deal with problems cause by number reassignment, such as the limited registration of new users, the communication interruption of previous users and the protection of personal information.</w:t>
      </w:r>
    </w:p>
    <w:p w14:paraId="5F4A36F3" w14:textId="77777777" w:rsidR="004C12A1" w:rsidRDefault="00A927D4">
      <w:pPr>
        <w:pStyle w:val="Normal1"/>
        <w:pBdr>
          <w:top w:val="nil"/>
          <w:left w:val="nil"/>
          <w:bottom w:val="nil"/>
          <w:right w:val="nil"/>
          <w:between w:val="nil"/>
        </w:pBdr>
        <w:spacing w:before="120"/>
        <w:rPr>
          <w:color w:val="000000"/>
        </w:rPr>
      </w:pPr>
      <w:r>
        <w:rPr>
          <w:color w:val="000000"/>
        </w:rPr>
        <w:t>For operators, it will bring a large amount of user complaints about telephone harassment and restricted applications. This will decrease the acceptance of reassigned numbers, and thus affect the number resource utilization.</w:t>
      </w:r>
    </w:p>
    <w:p w14:paraId="3D2AF500" w14:textId="77777777" w:rsidR="004C12A1" w:rsidRDefault="00A927D4">
      <w:pPr>
        <w:pStyle w:val="Normal1"/>
        <w:pBdr>
          <w:top w:val="nil"/>
          <w:left w:val="nil"/>
          <w:bottom w:val="nil"/>
          <w:right w:val="nil"/>
          <w:between w:val="nil"/>
        </w:pBdr>
        <w:spacing w:before="120"/>
        <w:rPr>
          <w:color w:val="000000"/>
        </w:rPr>
      </w:pPr>
      <w:r>
        <w:rPr>
          <w:color w:val="000000"/>
        </w:rPr>
        <w:t>The root cause of the above problems is that the change of the ownership between mobile phone numbers and users doesn</w:t>
      </w:r>
      <w:r>
        <w:rPr>
          <w:rFonts w:ascii="Arimo" w:eastAsia="Arimo" w:hAnsi="Arimo" w:cs="Arimo"/>
          <w:color w:val="000000"/>
        </w:rPr>
        <w:t>’</w:t>
      </w:r>
      <w:r>
        <w:rPr>
          <w:color w:val="000000"/>
        </w:rPr>
        <w:t>t synchronize with the number-using enterprises. The user has no initiative to notify the change. Besides, there is no communication mechanism for the operator and the number-using enterprises.</w:t>
      </w:r>
    </w:p>
    <w:p w14:paraId="3405C9FB" w14:textId="77777777" w:rsidR="004C12A1" w:rsidRDefault="00A927D4">
      <w:pPr>
        <w:pStyle w:val="Normal1"/>
        <w:pBdr>
          <w:top w:val="nil"/>
          <w:left w:val="nil"/>
          <w:bottom w:val="nil"/>
          <w:right w:val="nil"/>
          <w:between w:val="nil"/>
        </w:pBdr>
        <w:spacing w:before="120"/>
        <w:rPr>
          <w:color w:val="000000"/>
        </w:rPr>
      </w:pPr>
      <w:r>
        <w:rPr>
          <w:color w:val="000000"/>
        </w:rPr>
        <w:t>Some OTT services use E.164 numbering resources as identifiers for their users. The management of these resources is subject, however, to regular updates at the network operator level, not taken into account by OTT services and raising, therefore, the issue of the confidentiality and security of end-user personal data</w:t>
      </w:r>
    </w:p>
    <w:p w14:paraId="5D2278E0" w14:textId="77777777" w:rsidR="004C12A1" w:rsidRDefault="00A927D4">
      <w:pPr>
        <w:pStyle w:val="Normal1"/>
        <w:pBdr>
          <w:top w:val="nil"/>
          <w:left w:val="nil"/>
          <w:bottom w:val="nil"/>
          <w:right w:val="nil"/>
          <w:between w:val="nil"/>
        </w:pBdr>
        <w:spacing w:before="120"/>
        <w:rPr>
          <w:color w:val="000000"/>
        </w:rPr>
      </w:pPr>
      <w:r>
        <w:rPr>
          <w:color w:val="000000"/>
        </w:rPr>
        <w:br/>
      </w:r>
      <w:commentRangeStart w:id="15"/>
    </w:p>
    <w:p w14:paraId="0E840949" w14:textId="77777777" w:rsidR="004C12A1" w:rsidRDefault="00A927D4">
      <w:pPr>
        <w:pStyle w:val="Normal1"/>
        <w:pBdr>
          <w:top w:val="nil"/>
          <w:left w:val="nil"/>
          <w:bottom w:val="nil"/>
          <w:right w:val="nil"/>
          <w:between w:val="nil"/>
        </w:pBdr>
        <w:tabs>
          <w:tab w:val="left" w:pos="720"/>
          <w:tab w:val="left" w:pos="2095"/>
        </w:tabs>
        <w:spacing w:before="120"/>
        <w:rPr>
          <w:b/>
          <w:color w:val="000000"/>
        </w:rPr>
      </w:pPr>
      <w:r>
        <w:rPr>
          <w:b/>
          <w:color w:val="000000"/>
        </w:rPr>
        <w:t>Case Study: WhatsApp</w:t>
      </w:r>
      <w:commentRangeEnd w:id="15"/>
      <w:r>
        <w:commentReference w:id="15"/>
      </w:r>
    </w:p>
    <w:p w14:paraId="7A64FC2C" w14:textId="77777777" w:rsidR="004C12A1" w:rsidRDefault="00A927D4">
      <w:pPr>
        <w:pStyle w:val="Normal1"/>
        <w:pBdr>
          <w:top w:val="nil"/>
          <w:left w:val="nil"/>
          <w:bottom w:val="nil"/>
          <w:right w:val="nil"/>
          <w:between w:val="nil"/>
        </w:pBdr>
        <w:shd w:val="clear" w:color="auto" w:fill="FFFFFF"/>
        <w:spacing w:before="120"/>
        <w:rPr>
          <w:color w:val="000000"/>
        </w:rPr>
      </w:pPr>
      <w:r>
        <w:rPr>
          <w:color w:val="000000"/>
        </w:rPr>
        <w:t>To help eliminate confusion with recycled phone numbers, WhatsApp monitors account inactivity. If an account is unused for 45 days and then becomes newly activated on a different mobile device, WhatsApp take this as a signal that a number has been recycled. At this time, WhatsApp removes the old account data tied to the phone number (including the picture and “About” profile).  Because most operators are forbidden from recycling phone numbers in under 45 days, this prevents vulnerabilities from occurring in the first place.</w:t>
      </w:r>
    </w:p>
    <w:p w14:paraId="0F2B2F34" w14:textId="77777777" w:rsidR="004C12A1" w:rsidRDefault="00A927D4">
      <w:pPr>
        <w:pStyle w:val="Normal1"/>
        <w:pBdr>
          <w:top w:val="nil"/>
          <w:left w:val="nil"/>
          <w:bottom w:val="nil"/>
          <w:right w:val="nil"/>
          <w:between w:val="nil"/>
        </w:pBdr>
        <w:shd w:val="clear" w:color="auto" w:fill="FFFFFF"/>
        <w:spacing w:before="120"/>
        <w:rPr>
          <w:color w:val="000000"/>
        </w:rPr>
      </w:pPr>
      <w:r>
        <w:rPr>
          <w:color w:val="000000"/>
        </w:rPr>
        <w:t>Since it is common for phone numbers to be recycled by mobile providers, it is possible that the previous owner of a current phone number used WhatsApp. In rare cases, if the previous owner of a phone number did not delete their WhatsApp account, a mobile subscriber may see her phone number in WhatsApp before she activates a new account. She may also see someone else's profile photo and “About” attached to her phone number.</w:t>
      </w:r>
    </w:p>
    <w:p w14:paraId="06BEA441" w14:textId="77777777" w:rsidR="004C12A1" w:rsidRDefault="00A927D4">
      <w:pPr>
        <w:pStyle w:val="Normal1"/>
        <w:pBdr>
          <w:top w:val="nil"/>
          <w:left w:val="nil"/>
          <w:bottom w:val="nil"/>
          <w:right w:val="nil"/>
          <w:between w:val="nil"/>
        </w:pBdr>
        <w:shd w:val="clear" w:color="auto" w:fill="FFFFFF"/>
        <w:spacing w:before="120"/>
        <w:rPr>
          <w:color w:val="000000"/>
        </w:rPr>
      </w:pPr>
      <w:r>
        <w:rPr>
          <w:color w:val="000000"/>
        </w:rPr>
        <w:t>This only means that the previous account was not deleted, so old information still exists in the system. This does not mean that the previous owner of the phone number has any access to the WhatsApp account activated with the new phone number. Conversations and other WhatsApp data are secure.</w:t>
      </w:r>
    </w:p>
    <w:p w14:paraId="5AAFF43B" w14:textId="77777777" w:rsidR="004C12A1" w:rsidRDefault="00A927D4">
      <w:pPr>
        <w:pStyle w:val="Normal1"/>
        <w:pBdr>
          <w:top w:val="nil"/>
          <w:left w:val="nil"/>
          <w:bottom w:val="nil"/>
          <w:right w:val="nil"/>
          <w:between w:val="nil"/>
        </w:pBdr>
        <w:tabs>
          <w:tab w:val="left" w:pos="720"/>
          <w:tab w:val="left" w:pos="2095"/>
        </w:tabs>
        <w:spacing w:before="120"/>
        <w:rPr>
          <w:color w:val="000000"/>
        </w:rPr>
      </w:pPr>
      <w:r>
        <w:rPr>
          <w:color w:val="000000"/>
        </w:rPr>
        <w:t xml:space="preserve">Issue </w:t>
      </w:r>
      <w:r>
        <w:rPr>
          <w:rFonts w:ascii="Calibri" w:eastAsia="Calibri" w:hAnsi="Calibri" w:cs="Calibri"/>
          <w:color w:val="000000"/>
        </w:rPr>
        <w:t>4</w:t>
      </w:r>
      <w:r>
        <w:rPr>
          <w:color w:val="000000"/>
        </w:rPr>
        <w:t xml:space="preserve">: </w:t>
      </w:r>
    </w:p>
    <w:p w14:paraId="2B395221" w14:textId="77777777" w:rsidR="004C12A1" w:rsidRDefault="00A927D4">
      <w:pPr>
        <w:pStyle w:val="Normal1"/>
        <w:pBdr>
          <w:top w:val="nil"/>
          <w:left w:val="nil"/>
          <w:bottom w:val="nil"/>
          <w:right w:val="nil"/>
          <w:between w:val="nil"/>
        </w:pBdr>
        <w:spacing w:before="120"/>
        <w:jc w:val="both"/>
        <w:rPr>
          <w:color w:val="000000"/>
        </w:rPr>
      </w:pPr>
      <w:r>
        <w:rPr>
          <w:color w:val="000000"/>
        </w:rPr>
        <w:t xml:space="preserve">Several operators have been assigned by National Telecommunications Regulatory authority of Burkina Faso (ARCEP) new number range. Particularly for operator ONATEL S.A. the range “+226 52 XX XX XX” was published in </w:t>
      </w:r>
      <w:hyperlink r:id="rId19">
        <w:r>
          <w:rPr>
            <w:rFonts w:ascii="Calibri" w:eastAsia="Calibri" w:hAnsi="Calibri" w:cs="Calibri"/>
            <w:color w:val="0000FF"/>
            <w:u w:val="single"/>
          </w:rPr>
          <w:t>ITU Operational Bulletin No.1143</w:t>
        </w:r>
      </w:hyperlink>
      <w:r>
        <w:rPr>
          <w:color w:val="000000"/>
        </w:rPr>
        <w:t xml:space="preserve"> released on March 1st, 2018. The following text was published in the Bulletin:</w:t>
      </w:r>
    </w:p>
    <w:p w14:paraId="51107588" w14:textId="77777777" w:rsidR="004C12A1" w:rsidRDefault="00A927D4">
      <w:pPr>
        <w:pStyle w:val="Normal1"/>
        <w:pBdr>
          <w:top w:val="nil"/>
          <w:left w:val="nil"/>
          <w:bottom w:val="nil"/>
          <w:right w:val="nil"/>
          <w:between w:val="nil"/>
        </w:pBdr>
        <w:tabs>
          <w:tab w:val="left" w:pos="1560"/>
          <w:tab w:val="left" w:pos="2127"/>
        </w:tabs>
        <w:spacing w:before="240"/>
        <w:jc w:val="both"/>
        <w:rPr>
          <w:b/>
          <w:i/>
          <w:color w:val="000000"/>
        </w:rPr>
      </w:pPr>
      <w:r>
        <w:rPr>
          <w:b/>
          <w:i/>
          <w:color w:val="000000"/>
        </w:rPr>
        <w:t>Burkina Faso (country code +226)</w:t>
      </w:r>
    </w:p>
    <w:p w14:paraId="7F79CF6C" w14:textId="77777777" w:rsidR="004C12A1" w:rsidRDefault="00A927D4">
      <w:pPr>
        <w:pStyle w:val="Normal1"/>
        <w:pBdr>
          <w:top w:val="nil"/>
          <w:left w:val="nil"/>
          <w:bottom w:val="nil"/>
          <w:right w:val="nil"/>
          <w:between w:val="nil"/>
        </w:pBdr>
        <w:tabs>
          <w:tab w:val="left" w:pos="1560"/>
          <w:tab w:val="left" w:pos="2127"/>
        </w:tabs>
        <w:spacing w:before="120" w:after="120"/>
        <w:jc w:val="both"/>
        <w:rPr>
          <w:i/>
          <w:color w:val="000000"/>
        </w:rPr>
      </w:pPr>
      <w:r>
        <w:rPr>
          <w:i/>
          <w:color w:val="000000"/>
        </w:rPr>
        <w:lastRenderedPageBreak/>
        <w:t>Communication of 15.II.2018:</w:t>
      </w:r>
    </w:p>
    <w:p w14:paraId="7F176D73" w14:textId="77777777" w:rsidR="004C12A1" w:rsidRDefault="00A927D4">
      <w:pPr>
        <w:pStyle w:val="Normal1"/>
        <w:pBdr>
          <w:top w:val="nil"/>
          <w:left w:val="nil"/>
          <w:bottom w:val="nil"/>
          <w:right w:val="nil"/>
          <w:between w:val="nil"/>
        </w:pBdr>
        <w:jc w:val="both"/>
        <w:rPr>
          <w:i/>
          <w:color w:val="000000"/>
        </w:rPr>
      </w:pPr>
      <w:r>
        <w:rPr>
          <w:i/>
          <w:color w:val="000000"/>
        </w:rPr>
        <w:t>The Autorité de Régulation des Communications Electroniques et des Postes (ARCEP), Ouagadougou, announces the following update to the National Numbering Plan of Burkina Faso.</w:t>
      </w:r>
    </w:p>
    <w:p w14:paraId="40CEC180" w14:textId="77777777" w:rsidR="004C12A1" w:rsidRDefault="00A927D4">
      <w:pPr>
        <w:pStyle w:val="Normal1"/>
        <w:pBdr>
          <w:top w:val="nil"/>
          <w:left w:val="nil"/>
          <w:bottom w:val="nil"/>
          <w:right w:val="nil"/>
          <w:between w:val="nil"/>
        </w:pBdr>
        <w:spacing w:before="120"/>
        <w:jc w:val="both"/>
        <w:rPr>
          <w:i/>
          <w:color w:val="000000"/>
        </w:rPr>
      </w:pPr>
      <w:r>
        <w:rPr>
          <w:i/>
          <w:color w:val="000000"/>
        </w:rPr>
        <w:t>•</w:t>
      </w:r>
      <w:r>
        <w:rPr>
          <w:i/>
          <w:color w:val="000000"/>
        </w:rPr>
        <w:tab/>
        <w:t>assignment of new prefix AB=52:</w:t>
      </w:r>
    </w:p>
    <w:p w14:paraId="56E2148E" w14:textId="77777777" w:rsidR="004C12A1" w:rsidRDefault="004C12A1">
      <w:pPr>
        <w:pStyle w:val="Normal1"/>
        <w:pBdr>
          <w:top w:val="nil"/>
          <w:left w:val="nil"/>
          <w:bottom w:val="nil"/>
          <w:right w:val="nil"/>
          <w:between w:val="nil"/>
        </w:pBdr>
        <w:rPr>
          <w:i/>
          <w:color w:val="000000"/>
        </w:rPr>
      </w:pPr>
    </w:p>
    <w:tbl>
      <w:tblPr>
        <w:tblStyle w:val="a5"/>
        <w:tblW w:w="972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775"/>
        <w:gridCol w:w="1119"/>
        <w:gridCol w:w="1078"/>
        <w:gridCol w:w="2338"/>
        <w:gridCol w:w="1498"/>
        <w:gridCol w:w="1917"/>
      </w:tblGrid>
      <w:tr w:rsidR="004C12A1" w14:paraId="6E4A3B24" w14:textId="77777777">
        <w:trPr>
          <w:trHeight w:val="619"/>
          <w:tblHeader/>
          <w:jc w:val="center"/>
        </w:trPr>
        <w:tc>
          <w:tcPr>
            <w:tcW w:w="177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3B693F" w14:textId="77777777" w:rsidR="004C12A1" w:rsidRDefault="00A927D4">
            <w:pPr>
              <w:pStyle w:val="Normal1"/>
              <w:pBdr>
                <w:top w:val="nil"/>
                <w:left w:val="nil"/>
                <w:bottom w:val="nil"/>
                <w:right w:val="nil"/>
                <w:between w:val="nil"/>
              </w:pBdr>
              <w:tabs>
                <w:tab w:val="left" w:pos="794"/>
                <w:tab w:val="left" w:pos="1191"/>
                <w:tab w:val="left" w:pos="1588"/>
                <w:tab w:val="left" w:pos="1985"/>
              </w:tabs>
              <w:spacing w:line="256" w:lineRule="auto"/>
              <w:jc w:val="center"/>
              <w:rPr>
                <w:color w:val="000000"/>
              </w:rPr>
            </w:pPr>
            <w:r>
              <w:rPr>
                <w:i/>
                <w:color w:val="000000"/>
              </w:rPr>
              <w:t>NDC (national destination code) or leading digits of N(S)N (national (significant) number)</w:t>
            </w:r>
          </w:p>
        </w:tc>
        <w:tc>
          <w:tcPr>
            <w:tcW w:w="219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4171AD" w14:textId="77777777" w:rsidR="004C12A1" w:rsidRDefault="00A927D4">
            <w:pPr>
              <w:pStyle w:val="Normal1"/>
              <w:keepNext/>
              <w:pBdr>
                <w:top w:val="nil"/>
                <w:left w:val="nil"/>
                <w:bottom w:val="nil"/>
                <w:right w:val="nil"/>
                <w:between w:val="nil"/>
              </w:pBdr>
              <w:tabs>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line="256" w:lineRule="auto"/>
              <w:jc w:val="center"/>
              <w:rPr>
                <w:color w:val="000000"/>
              </w:rPr>
            </w:pPr>
            <w:r>
              <w:rPr>
                <w:i/>
                <w:color w:val="000000"/>
              </w:rPr>
              <w:t>N(S)N number length</w:t>
            </w:r>
          </w:p>
        </w:tc>
        <w:tc>
          <w:tcPr>
            <w:tcW w:w="233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B2C0E2" w14:textId="77777777" w:rsidR="004C12A1" w:rsidRDefault="00A927D4">
            <w:pPr>
              <w:pStyle w:val="Normal1"/>
              <w:keepNext/>
              <w:pBdr>
                <w:top w:val="nil"/>
                <w:left w:val="nil"/>
                <w:bottom w:val="nil"/>
                <w:right w:val="nil"/>
                <w:between w:val="nil"/>
              </w:pBdr>
              <w:tabs>
                <w:tab w:val="left" w:pos="284"/>
                <w:tab w:val="left" w:pos="794"/>
                <w:tab w:val="left" w:pos="851"/>
                <w:tab w:val="left" w:pos="1134"/>
                <w:tab w:val="left" w:pos="1191"/>
                <w:tab w:val="left" w:pos="1418"/>
                <w:tab w:val="left" w:pos="1588"/>
                <w:tab w:val="left" w:pos="1701"/>
                <w:tab w:val="left" w:pos="1985"/>
                <w:tab w:val="left" w:pos="2268"/>
                <w:tab w:val="left" w:pos="2552"/>
                <w:tab w:val="left" w:pos="2835"/>
                <w:tab w:val="left" w:pos="3119"/>
                <w:tab w:val="left" w:pos="3402"/>
                <w:tab w:val="left" w:pos="3686"/>
                <w:tab w:val="left" w:pos="3969"/>
              </w:tabs>
              <w:spacing w:line="256" w:lineRule="auto"/>
              <w:jc w:val="center"/>
              <w:rPr>
                <w:color w:val="000000"/>
              </w:rPr>
            </w:pPr>
            <w:r>
              <w:rPr>
                <w:i/>
                <w:color w:val="000000"/>
              </w:rPr>
              <w:t xml:space="preserve">Usage of </w:t>
            </w:r>
            <w:r>
              <w:rPr>
                <w:i/>
                <w:color w:val="000000"/>
              </w:rPr>
              <w:br/>
              <w:t>ITU-T E.164 number</w:t>
            </w:r>
          </w:p>
        </w:tc>
        <w:tc>
          <w:tcPr>
            <w:tcW w:w="149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9E5912" w14:textId="77777777" w:rsidR="004C12A1" w:rsidRDefault="00A927D4">
            <w:pPr>
              <w:pStyle w:val="Normal1"/>
              <w:keepNext/>
              <w:pBdr>
                <w:top w:val="nil"/>
                <w:left w:val="nil"/>
                <w:bottom w:val="nil"/>
                <w:right w:val="nil"/>
                <w:between w:val="nil"/>
              </w:pBdr>
              <w:tabs>
                <w:tab w:val="left" w:pos="284"/>
                <w:tab w:val="left" w:pos="794"/>
                <w:tab w:val="left" w:pos="851"/>
                <w:tab w:val="left" w:pos="1134"/>
                <w:tab w:val="left" w:pos="1191"/>
                <w:tab w:val="left" w:pos="1418"/>
                <w:tab w:val="left" w:pos="1588"/>
                <w:tab w:val="left" w:pos="1701"/>
                <w:tab w:val="left" w:pos="1985"/>
                <w:tab w:val="left" w:pos="2268"/>
                <w:tab w:val="left" w:pos="2552"/>
                <w:tab w:val="left" w:pos="2835"/>
                <w:tab w:val="left" w:pos="3119"/>
                <w:tab w:val="left" w:pos="3402"/>
                <w:tab w:val="left" w:pos="3686"/>
                <w:tab w:val="left" w:pos="3969"/>
              </w:tabs>
              <w:spacing w:line="256" w:lineRule="auto"/>
              <w:jc w:val="center"/>
              <w:rPr>
                <w:color w:val="000000"/>
              </w:rPr>
            </w:pPr>
            <w:r>
              <w:rPr>
                <w:i/>
                <w:color w:val="000000"/>
              </w:rPr>
              <w:t>Additional information</w:t>
            </w:r>
          </w:p>
        </w:tc>
        <w:tc>
          <w:tcPr>
            <w:tcW w:w="191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CBDF80" w14:textId="77777777" w:rsidR="004C12A1" w:rsidRDefault="00A927D4">
            <w:pPr>
              <w:pStyle w:val="Normal1"/>
              <w:pBdr>
                <w:top w:val="nil"/>
                <w:left w:val="nil"/>
                <w:bottom w:val="nil"/>
                <w:right w:val="nil"/>
                <w:between w:val="nil"/>
              </w:pBdr>
              <w:tabs>
                <w:tab w:val="left" w:pos="794"/>
                <w:tab w:val="left" w:pos="1191"/>
                <w:tab w:val="left" w:pos="1588"/>
                <w:tab w:val="left" w:pos="1985"/>
              </w:tabs>
              <w:spacing w:line="256" w:lineRule="auto"/>
              <w:jc w:val="center"/>
              <w:rPr>
                <w:color w:val="000000"/>
              </w:rPr>
            </w:pPr>
            <w:r>
              <w:rPr>
                <w:i/>
                <w:color w:val="000000"/>
              </w:rPr>
              <w:t>Time and date of introduction</w:t>
            </w:r>
          </w:p>
        </w:tc>
      </w:tr>
      <w:tr w:rsidR="004C12A1" w14:paraId="2E8EEC8B" w14:textId="77777777">
        <w:trPr>
          <w:trHeight w:val="1437"/>
          <w:tblHeader/>
          <w:jc w:val="center"/>
        </w:trPr>
        <w:tc>
          <w:tcPr>
            <w:tcW w:w="1775"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CBC7D8" w14:textId="77777777" w:rsidR="004C12A1" w:rsidRDefault="004C12A1">
            <w:pPr>
              <w:pStyle w:val="Normal1"/>
              <w:widowControl w:val="0"/>
              <w:pBdr>
                <w:top w:val="nil"/>
                <w:left w:val="nil"/>
                <w:bottom w:val="nil"/>
                <w:right w:val="nil"/>
                <w:between w:val="nil"/>
              </w:pBdr>
              <w:spacing w:line="276" w:lineRule="auto"/>
              <w:rPr>
                <w:color w:val="000000"/>
              </w:rPr>
            </w:pPr>
          </w:p>
        </w:tc>
        <w:tc>
          <w:tcPr>
            <w:tcW w:w="11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BE7560" w14:textId="77777777" w:rsidR="004C12A1" w:rsidRDefault="00A927D4">
            <w:pPr>
              <w:pStyle w:val="Normal1"/>
              <w:keepNext/>
              <w:pBdr>
                <w:top w:val="nil"/>
                <w:left w:val="nil"/>
                <w:bottom w:val="nil"/>
                <w:right w:val="nil"/>
                <w:between w:val="nil"/>
              </w:pBdr>
              <w:tabs>
                <w:tab w:val="left" w:pos="284"/>
                <w:tab w:val="left" w:pos="794"/>
                <w:tab w:val="left" w:pos="851"/>
                <w:tab w:val="left" w:pos="1134"/>
                <w:tab w:val="left" w:pos="1191"/>
                <w:tab w:val="left" w:pos="1418"/>
                <w:tab w:val="left" w:pos="1588"/>
                <w:tab w:val="left" w:pos="1701"/>
                <w:tab w:val="left" w:pos="1985"/>
                <w:tab w:val="left" w:pos="2268"/>
                <w:tab w:val="left" w:pos="2552"/>
                <w:tab w:val="left" w:pos="2835"/>
                <w:tab w:val="left" w:pos="3119"/>
                <w:tab w:val="left" w:pos="3402"/>
                <w:tab w:val="left" w:pos="3686"/>
                <w:tab w:val="left" w:pos="3969"/>
              </w:tabs>
              <w:spacing w:line="256" w:lineRule="auto"/>
              <w:jc w:val="center"/>
              <w:rPr>
                <w:color w:val="000000"/>
              </w:rPr>
            </w:pPr>
            <w:r>
              <w:rPr>
                <w:i/>
                <w:color w:val="000000"/>
              </w:rPr>
              <w:t>Maximum length</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A9976C" w14:textId="77777777" w:rsidR="004C12A1" w:rsidRDefault="00A927D4">
            <w:pPr>
              <w:pStyle w:val="Normal1"/>
              <w:keepNext/>
              <w:pBdr>
                <w:top w:val="nil"/>
                <w:left w:val="nil"/>
                <w:bottom w:val="nil"/>
                <w:right w:val="nil"/>
                <w:between w:val="nil"/>
              </w:pBdr>
              <w:tabs>
                <w:tab w:val="left" w:pos="284"/>
                <w:tab w:val="left" w:pos="794"/>
                <w:tab w:val="left" w:pos="851"/>
                <w:tab w:val="left" w:pos="1134"/>
                <w:tab w:val="left" w:pos="1191"/>
                <w:tab w:val="left" w:pos="1418"/>
                <w:tab w:val="left" w:pos="1588"/>
                <w:tab w:val="left" w:pos="1701"/>
                <w:tab w:val="left" w:pos="1985"/>
                <w:tab w:val="left" w:pos="2268"/>
                <w:tab w:val="left" w:pos="2552"/>
                <w:tab w:val="left" w:pos="2835"/>
                <w:tab w:val="left" w:pos="3119"/>
                <w:tab w:val="left" w:pos="3402"/>
                <w:tab w:val="left" w:pos="3686"/>
                <w:tab w:val="left" w:pos="3969"/>
              </w:tabs>
              <w:spacing w:line="256" w:lineRule="auto"/>
              <w:jc w:val="center"/>
              <w:rPr>
                <w:color w:val="000000"/>
              </w:rPr>
            </w:pPr>
            <w:r>
              <w:rPr>
                <w:i/>
                <w:color w:val="000000"/>
              </w:rPr>
              <w:t>Minimum length</w:t>
            </w:r>
          </w:p>
        </w:tc>
        <w:tc>
          <w:tcPr>
            <w:tcW w:w="2338"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23093D" w14:textId="77777777" w:rsidR="004C12A1" w:rsidRDefault="004C12A1">
            <w:pPr>
              <w:pStyle w:val="Normal1"/>
              <w:widowControl w:val="0"/>
              <w:pBdr>
                <w:top w:val="nil"/>
                <w:left w:val="nil"/>
                <w:bottom w:val="nil"/>
                <w:right w:val="nil"/>
                <w:between w:val="nil"/>
              </w:pBdr>
              <w:spacing w:line="276" w:lineRule="auto"/>
              <w:rPr>
                <w:color w:val="000000"/>
              </w:rPr>
            </w:pPr>
          </w:p>
        </w:tc>
        <w:tc>
          <w:tcPr>
            <w:tcW w:w="1498"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263E6E" w14:textId="77777777" w:rsidR="004C12A1" w:rsidRDefault="004C12A1">
            <w:pPr>
              <w:pStyle w:val="Normal1"/>
              <w:widowControl w:val="0"/>
              <w:pBdr>
                <w:top w:val="nil"/>
                <w:left w:val="nil"/>
                <w:bottom w:val="nil"/>
                <w:right w:val="nil"/>
                <w:between w:val="nil"/>
              </w:pBdr>
              <w:spacing w:line="276" w:lineRule="auto"/>
              <w:rPr>
                <w:color w:val="000000"/>
              </w:rPr>
            </w:pPr>
          </w:p>
        </w:tc>
        <w:tc>
          <w:tcPr>
            <w:tcW w:w="1917" w:type="dxa"/>
            <w:vMerge/>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5D08F" w14:textId="77777777" w:rsidR="004C12A1" w:rsidRDefault="004C12A1">
            <w:pPr>
              <w:pStyle w:val="Normal1"/>
              <w:widowControl w:val="0"/>
              <w:pBdr>
                <w:top w:val="nil"/>
                <w:left w:val="nil"/>
                <w:bottom w:val="nil"/>
                <w:right w:val="nil"/>
                <w:between w:val="nil"/>
              </w:pBdr>
              <w:spacing w:line="276" w:lineRule="auto"/>
              <w:rPr>
                <w:color w:val="000000"/>
              </w:rPr>
            </w:pPr>
          </w:p>
        </w:tc>
      </w:tr>
      <w:tr w:rsidR="004C12A1" w14:paraId="373552AD" w14:textId="77777777">
        <w:trPr>
          <w:trHeight w:val="938"/>
          <w:jc w:val="center"/>
        </w:trPr>
        <w:tc>
          <w:tcPr>
            <w:tcW w:w="17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56E3B" w14:textId="77777777" w:rsidR="004C12A1" w:rsidRDefault="00A927D4">
            <w:pPr>
              <w:pStyle w:val="Normal1"/>
              <w:pBdr>
                <w:top w:val="nil"/>
                <w:left w:val="nil"/>
                <w:bottom w:val="nil"/>
                <w:right w:val="nil"/>
                <w:between w:val="nil"/>
              </w:pBdr>
              <w:spacing w:before="60" w:after="60" w:line="256" w:lineRule="auto"/>
              <w:jc w:val="center"/>
              <w:rPr>
                <w:color w:val="000000"/>
              </w:rPr>
            </w:pPr>
            <w:r>
              <w:rPr>
                <w:i/>
                <w:color w:val="000000"/>
              </w:rPr>
              <w:t>52</w:t>
            </w:r>
          </w:p>
        </w:tc>
        <w:tc>
          <w:tcPr>
            <w:tcW w:w="11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32B031" w14:textId="77777777" w:rsidR="004C12A1" w:rsidRDefault="00A927D4">
            <w:pPr>
              <w:pStyle w:val="Normal1"/>
              <w:pBdr>
                <w:top w:val="nil"/>
                <w:left w:val="nil"/>
                <w:bottom w:val="nil"/>
                <w:right w:val="nil"/>
                <w:between w:val="nil"/>
              </w:pBdr>
              <w:spacing w:before="60" w:after="60" w:line="256" w:lineRule="auto"/>
              <w:jc w:val="center"/>
              <w:rPr>
                <w:color w:val="000000"/>
              </w:rPr>
            </w:pPr>
            <w:r>
              <w:rPr>
                <w:i/>
                <w:color w:val="000000"/>
              </w:rPr>
              <w:t>8</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E0AB6" w14:textId="77777777" w:rsidR="004C12A1" w:rsidRDefault="00A927D4">
            <w:pPr>
              <w:pStyle w:val="Normal1"/>
              <w:pBdr>
                <w:top w:val="nil"/>
                <w:left w:val="nil"/>
                <w:bottom w:val="nil"/>
                <w:right w:val="nil"/>
                <w:between w:val="nil"/>
              </w:pBdr>
              <w:spacing w:before="60" w:after="60" w:line="256" w:lineRule="auto"/>
              <w:jc w:val="center"/>
              <w:rPr>
                <w:color w:val="000000"/>
              </w:rPr>
            </w:pPr>
            <w:r>
              <w:rPr>
                <w:i/>
                <w:color w:val="000000"/>
              </w:rPr>
              <w:t>8</w:t>
            </w:r>
          </w:p>
        </w:tc>
        <w:tc>
          <w:tcPr>
            <w:tcW w:w="23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0DC9D4" w14:textId="77777777" w:rsidR="004C12A1" w:rsidRDefault="00A927D4">
            <w:pPr>
              <w:pStyle w:val="Normal1"/>
              <w:pBdr>
                <w:top w:val="nil"/>
                <w:left w:val="nil"/>
                <w:bottom w:val="nil"/>
                <w:right w:val="nil"/>
                <w:between w:val="nil"/>
              </w:pBdr>
              <w:spacing w:before="60" w:after="60" w:line="256" w:lineRule="auto"/>
              <w:rPr>
                <w:color w:val="000000"/>
              </w:rPr>
            </w:pPr>
            <w:r>
              <w:rPr>
                <w:i/>
                <w:color w:val="000000"/>
              </w:rPr>
              <w:t>Non-geographic number - Mobile telephone service</w:t>
            </w:r>
          </w:p>
        </w:tc>
        <w:tc>
          <w:tcPr>
            <w:tcW w:w="14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47819" w14:textId="77777777" w:rsidR="004C12A1" w:rsidRDefault="00A927D4">
            <w:pPr>
              <w:pStyle w:val="Normal1"/>
              <w:pBdr>
                <w:top w:val="nil"/>
                <w:left w:val="nil"/>
                <w:bottom w:val="nil"/>
                <w:right w:val="nil"/>
                <w:between w:val="nil"/>
              </w:pBdr>
              <w:spacing w:before="60" w:line="256" w:lineRule="auto"/>
              <w:jc w:val="center"/>
              <w:rPr>
                <w:color w:val="000000"/>
              </w:rPr>
            </w:pPr>
            <w:r>
              <w:rPr>
                <w:i/>
                <w:color w:val="000000"/>
              </w:rPr>
              <w:t>ONATEL-S.A.</w:t>
            </w:r>
          </w:p>
        </w:tc>
        <w:tc>
          <w:tcPr>
            <w:tcW w:w="19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025C3" w14:textId="77777777" w:rsidR="004C12A1" w:rsidRDefault="00A927D4">
            <w:pPr>
              <w:pStyle w:val="Normal1"/>
              <w:pBdr>
                <w:top w:val="nil"/>
                <w:left w:val="nil"/>
                <w:bottom w:val="nil"/>
                <w:right w:val="nil"/>
                <w:between w:val="nil"/>
              </w:pBdr>
              <w:spacing w:before="60" w:line="256" w:lineRule="auto"/>
              <w:jc w:val="center"/>
              <w:rPr>
                <w:color w:val="000000"/>
              </w:rPr>
            </w:pPr>
            <w:r>
              <w:rPr>
                <w:i/>
                <w:color w:val="000000"/>
              </w:rPr>
              <w:t xml:space="preserve">2018-02-15-00:00 </w:t>
            </w:r>
            <w:r>
              <w:rPr>
                <w:i/>
                <w:color w:val="000000"/>
              </w:rPr>
              <w:br/>
              <w:t>(UTC)</w:t>
            </w:r>
          </w:p>
        </w:tc>
      </w:tr>
    </w:tbl>
    <w:p w14:paraId="13B19077" w14:textId="77777777" w:rsidR="004C12A1" w:rsidRDefault="004C12A1">
      <w:pPr>
        <w:pStyle w:val="Normal1"/>
        <w:widowControl w:val="0"/>
        <w:pBdr>
          <w:top w:val="nil"/>
          <w:left w:val="nil"/>
          <w:bottom w:val="nil"/>
          <w:right w:val="nil"/>
          <w:between w:val="nil"/>
        </w:pBdr>
        <w:jc w:val="center"/>
        <w:rPr>
          <w:i/>
          <w:color w:val="000000"/>
        </w:rPr>
      </w:pPr>
    </w:p>
    <w:p w14:paraId="1DFFE200" w14:textId="77777777" w:rsidR="004C12A1" w:rsidRDefault="004C12A1">
      <w:pPr>
        <w:pStyle w:val="Normal1"/>
        <w:pBdr>
          <w:top w:val="nil"/>
          <w:left w:val="nil"/>
          <w:bottom w:val="nil"/>
          <w:right w:val="nil"/>
          <w:between w:val="nil"/>
        </w:pBdr>
        <w:spacing w:before="120"/>
        <w:rPr>
          <w:color w:val="000000"/>
        </w:rPr>
      </w:pPr>
    </w:p>
    <w:p w14:paraId="7C8DD963" w14:textId="77777777" w:rsidR="004C12A1" w:rsidRDefault="00A927D4">
      <w:pPr>
        <w:pStyle w:val="Normal1"/>
        <w:pBdr>
          <w:top w:val="nil"/>
          <w:left w:val="nil"/>
          <w:bottom w:val="nil"/>
          <w:right w:val="nil"/>
          <w:between w:val="nil"/>
        </w:pBdr>
        <w:spacing w:before="120"/>
        <w:rPr>
          <w:color w:val="000000"/>
        </w:rPr>
      </w:pPr>
      <w:r>
        <w:rPr>
          <w:color w:val="000000"/>
        </w:rPr>
        <w:t xml:space="preserve">The information is also available on ITU National Numbering Plan website: </w:t>
      </w:r>
      <w:hyperlink r:id="rId20">
        <w:r>
          <w:rPr>
            <w:rFonts w:ascii="Calibri" w:eastAsia="Calibri" w:hAnsi="Calibri" w:cs="Calibri"/>
            <w:color w:val="0000FF"/>
            <w:u w:val="single"/>
          </w:rPr>
          <w:t>http://www.itu.int/oth/T0202000021/en</w:t>
        </w:r>
      </w:hyperlink>
      <w:r>
        <w:rPr>
          <w:color w:val="000000"/>
        </w:rPr>
        <w:t xml:space="preserve">. </w:t>
      </w:r>
      <w:r>
        <w:rPr>
          <w:color w:val="000000"/>
        </w:rPr>
        <w:br/>
      </w:r>
      <w:commentRangeStart w:id="16"/>
    </w:p>
    <w:p w14:paraId="68D99E6D" w14:textId="77777777" w:rsidR="004C12A1" w:rsidRDefault="00A927D4">
      <w:pPr>
        <w:pStyle w:val="Normal1"/>
        <w:pBdr>
          <w:top w:val="nil"/>
          <w:left w:val="nil"/>
          <w:bottom w:val="nil"/>
          <w:right w:val="nil"/>
          <w:between w:val="nil"/>
        </w:pBdr>
        <w:spacing w:before="120"/>
        <w:jc w:val="both"/>
        <w:rPr>
          <w:color w:val="000000"/>
        </w:rPr>
      </w:pPr>
      <w:r>
        <w:rPr>
          <w:color w:val="000000"/>
        </w:rPr>
        <w:t>However, we found that customers cannot create WhatsApp or Microsoft accounts (and possibly other OTT applications) with these numbers. Indeed an error message informs them that these numbers are not part of the phone numbers (E.164 numbers) in use in Burkina Faso. We also recall that in year 2017, similar problem has been experienced for several months with the number range +226 51 XX XX XX, however, without knowing what was done, it was suddenly found that the problem disappeared.</w:t>
      </w:r>
    </w:p>
    <w:p w14:paraId="7F9FB85A" w14:textId="77777777" w:rsidR="004C12A1" w:rsidRDefault="00A927D4">
      <w:pPr>
        <w:pStyle w:val="Normal1"/>
        <w:pBdr>
          <w:top w:val="nil"/>
          <w:left w:val="nil"/>
          <w:bottom w:val="nil"/>
          <w:right w:val="nil"/>
          <w:between w:val="nil"/>
        </w:pBdr>
        <w:spacing w:before="120"/>
        <w:jc w:val="both"/>
        <w:rPr>
          <w:color w:val="000000"/>
        </w:rPr>
      </w:pPr>
      <w:r>
        <w:rPr>
          <w:color w:val="000000"/>
        </w:rPr>
        <w:t xml:space="preserve">We are therefore wondering that whether there is a database from OTT providers’ side that is not updated. We don’t know how the OTT platforms are handling the announcement of the new assignments of E.164 numbers. </w:t>
      </w:r>
    </w:p>
    <w:p w14:paraId="2D703F18" w14:textId="77777777" w:rsidR="004C12A1" w:rsidRDefault="00A927D4">
      <w:pPr>
        <w:pStyle w:val="Normal1"/>
        <w:pBdr>
          <w:top w:val="nil"/>
          <w:left w:val="nil"/>
          <w:bottom w:val="nil"/>
          <w:right w:val="nil"/>
          <w:between w:val="nil"/>
        </w:pBdr>
        <w:spacing w:before="120"/>
        <w:rPr>
          <w:color w:val="000000"/>
        </w:rPr>
      </w:pPr>
      <w:r>
        <w:rPr>
          <w:color w:val="000000"/>
        </w:rPr>
        <w:t>This problem has a great impact on countries that are experiencing changes in their numbering plan. As a result, young people who are heavy users of the OTT platforms cannot benefit from these services on the newly assigned numbers.</w:t>
      </w:r>
      <w:commentRangeEnd w:id="16"/>
      <w:r>
        <w:commentReference w:id="16"/>
      </w:r>
    </w:p>
    <w:p w14:paraId="463152DC" w14:textId="77777777" w:rsidR="004C12A1" w:rsidRDefault="00A927D4">
      <w:pPr>
        <w:pStyle w:val="Normal1"/>
        <w:keepNext/>
        <w:pBdr>
          <w:top w:val="nil"/>
          <w:left w:val="nil"/>
          <w:bottom w:val="nil"/>
          <w:right w:val="nil"/>
          <w:between w:val="nil"/>
        </w:pBdr>
        <w:tabs>
          <w:tab w:val="left" w:pos="432"/>
        </w:tabs>
        <w:spacing w:before="240" w:after="60"/>
        <w:ind w:left="432" w:hanging="432"/>
        <w:rPr>
          <w:rFonts w:ascii="Carlito" w:eastAsia="Carlito" w:hAnsi="Carlito" w:cs="Carlito"/>
          <w:b/>
          <w:color w:val="000000"/>
        </w:rPr>
      </w:pPr>
      <w:r>
        <w:rPr>
          <w:rFonts w:ascii="Carlito" w:eastAsia="Carlito" w:hAnsi="Carlito" w:cs="Carlito"/>
          <w:b/>
          <w:color w:val="000000"/>
        </w:rPr>
        <w:t>Possible Suggested Solutions</w:t>
      </w:r>
    </w:p>
    <w:p w14:paraId="6D44A546" w14:textId="77777777" w:rsidR="004C12A1" w:rsidRDefault="00A927D4">
      <w:pPr>
        <w:pStyle w:val="Normal1"/>
        <w:pBdr>
          <w:top w:val="nil"/>
          <w:left w:val="nil"/>
          <w:bottom w:val="nil"/>
          <w:right w:val="nil"/>
          <w:between w:val="nil"/>
        </w:pBdr>
        <w:spacing w:before="120"/>
        <w:rPr>
          <w:color w:val="000000"/>
        </w:rPr>
      </w:pPr>
      <w:r>
        <w:rPr>
          <w:color w:val="000000"/>
        </w:rPr>
        <w:t>To resolve this problem we have some proposed alternatives solutions like:</w:t>
      </w:r>
    </w:p>
    <w:p w14:paraId="7D856915" w14:textId="77777777" w:rsidR="004C12A1" w:rsidRDefault="00A927D4">
      <w:pPr>
        <w:pStyle w:val="Normal1"/>
        <w:numPr>
          <w:ilvl w:val="0"/>
          <w:numId w:val="8"/>
        </w:numPr>
        <w:pBdr>
          <w:top w:val="nil"/>
          <w:left w:val="nil"/>
          <w:bottom w:val="nil"/>
          <w:right w:val="nil"/>
          <w:between w:val="nil"/>
        </w:pBdr>
        <w:spacing w:before="120"/>
        <w:jc w:val="both"/>
      </w:pPr>
      <w:r>
        <w:rPr>
          <w:color w:val="000000"/>
        </w:rPr>
        <w:t xml:space="preserve">To encourage national administrations to a process to follow up assigned mobile number blocks </w:t>
      </w:r>
      <w:ins w:id="17" w:author="Tejpal Singh" w:date="2022-04-21T20:00:00Z">
        <w:r>
          <w:rPr>
            <w:color w:val="000000"/>
          </w:rPr>
          <w:t xml:space="preserve">for OTT based communication services(i.e call and messaging) service providers </w:t>
        </w:r>
      </w:ins>
      <w:r>
        <w:rPr>
          <w:color w:val="000000"/>
        </w:rPr>
        <w:t>in order to ensure effective utilization of numbering resources.</w:t>
      </w:r>
    </w:p>
    <w:p w14:paraId="021D582C" w14:textId="77777777" w:rsidR="004C12A1" w:rsidRDefault="00A927D4">
      <w:pPr>
        <w:pStyle w:val="Normal1"/>
        <w:numPr>
          <w:ilvl w:val="0"/>
          <w:numId w:val="8"/>
        </w:numPr>
        <w:pBdr>
          <w:top w:val="nil"/>
          <w:left w:val="nil"/>
          <w:bottom w:val="nil"/>
          <w:right w:val="nil"/>
          <w:between w:val="nil"/>
        </w:pBdr>
        <w:spacing w:before="120"/>
        <w:jc w:val="both"/>
      </w:pPr>
      <w:r>
        <w:rPr>
          <w:color w:val="000000"/>
        </w:rPr>
        <w:t>To find a way for sharing mobile numbers status with other stakeholders.</w:t>
      </w:r>
    </w:p>
    <w:p w14:paraId="3ACC481B" w14:textId="77777777" w:rsidR="004C12A1" w:rsidRDefault="00A927D4">
      <w:pPr>
        <w:pStyle w:val="Normal1"/>
        <w:numPr>
          <w:ilvl w:val="0"/>
          <w:numId w:val="8"/>
        </w:numPr>
        <w:pBdr>
          <w:top w:val="nil"/>
          <w:left w:val="nil"/>
          <w:bottom w:val="nil"/>
          <w:right w:val="nil"/>
          <w:between w:val="nil"/>
        </w:pBdr>
        <w:spacing w:before="120"/>
        <w:jc w:val="both"/>
        <w:rPr>
          <w:ins w:id="18" w:author="Tejpal Singh" w:date="2022-04-21T20:00:00Z"/>
          <w:color w:val="000000"/>
        </w:rPr>
      </w:pPr>
      <w:r>
        <w:rPr>
          <w:color w:val="000000"/>
        </w:rPr>
        <w:t xml:space="preserve">To encourage OTT players to set regular verifications in short periods. </w:t>
      </w:r>
    </w:p>
    <w:p w14:paraId="49F70F86" w14:textId="77777777" w:rsidR="004C12A1" w:rsidRDefault="00A927D4">
      <w:pPr>
        <w:pStyle w:val="Normal1"/>
        <w:numPr>
          <w:ilvl w:val="0"/>
          <w:numId w:val="8"/>
        </w:numPr>
        <w:pBdr>
          <w:top w:val="nil"/>
          <w:left w:val="nil"/>
          <w:bottom w:val="nil"/>
          <w:right w:val="nil"/>
          <w:between w:val="nil"/>
        </w:pBdr>
        <w:spacing w:before="120"/>
        <w:jc w:val="both"/>
        <w:rPr>
          <w:ins w:id="19" w:author="Tejpal Singh" w:date="2022-04-21T20:00:00Z"/>
          <w:color w:val="000000"/>
        </w:rPr>
      </w:pPr>
      <w:ins w:id="20" w:author="Tejpal Singh" w:date="2022-04-21T20:00:00Z">
        <w:r>
          <w:rPr>
            <w:color w:val="000000"/>
          </w:rPr>
          <w:t>To implement common regulatory framework for compliance of respective national numbering plan by OTT service provider of call termination in PSTN and PLMN.</w:t>
        </w:r>
      </w:ins>
    </w:p>
    <w:p w14:paraId="261B5EC0" w14:textId="77777777" w:rsidR="004C12A1" w:rsidRDefault="00A927D4">
      <w:pPr>
        <w:pStyle w:val="Normal1"/>
        <w:pBdr>
          <w:top w:val="nil"/>
          <w:left w:val="nil"/>
          <w:bottom w:val="nil"/>
          <w:right w:val="nil"/>
          <w:between w:val="nil"/>
        </w:pBdr>
        <w:spacing w:before="120"/>
        <w:rPr>
          <w:color w:val="000000"/>
        </w:rPr>
      </w:pPr>
      <w:r>
        <w:rPr>
          <w:color w:val="000000"/>
        </w:rPr>
        <w:lastRenderedPageBreak/>
        <w:t>OTT services using E.164 telephone numbering resources must comply with the rules for the management of these numbering resources, which were established to guarantee the security and confidentiality of information of electronic communication network users. Thus, OTT services must interconnect with properly established operators and have access to their databases in order to update OTT user identities regularly.</w:t>
      </w:r>
    </w:p>
    <w:p w14:paraId="030EA1C7" w14:textId="77777777" w:rsidR="004C12A1" w:rsidRDefault="00A927D4">
      <w:pPr>
        <w:pStyle w:val="Normal1"/>
        <w:pBdr>
          <w:top w:val="nil"/>
          <w:left w:val="nil"/>
          <w:bottom w:val="nil"/>
          <w:right w:val="nil"/>
          <w:between w:val="nil"/>
        </w:pBdr>
        <w:spacing w:before="120"/>
        <w:rPr>
          <w:color w:val="000000"/>
        </w:rPr>
      </w:pPr>
      <w:r>
        <w:rPr>
          <w:color w:val="000000"/>
        </w:rPr>
        <w:t>By the end of April 2018, the total number of mobile phone users in China reached 1.48 billion and the total number of 3G/4G broadband users accounted for more than half of the global users, reaching 1.22 billion. In addition, the mobile number reassignment ratio in China is very high. Specifically, almost 80% of the numbers in the market are reassigned numbers.</w:t>
      </w:r>
    </w:p>
    <w:p w14:paraId="63610158" w14:textId="77777777" w:rsidR="004C12A1" w:rsidRDefault="00A927D4">
      <w:pPr>
        <w:pStyle w:val="Normal1"/>
        <w:pBdr>
          <w:top w:val="nil"/>
          <w:left w:val="nil"/>
          <w:bottom w:val="nil"/>
          <w:right w:val="nil"/>
          <w:between w:val="nil"/>
        </w:pBdr>
        <w:tabs>
          <w:tab w:val="left" w:pos="794"/>
          <w:tab w:val="left" w:pos="1191"/>
          <w:tab w:val="left" w:pos="1588"/>
          <w:tab w:val="left" w:pos="1985"/>
          <w:tab w:val="left" w:pos="1134"/>
        </w:tabs>
        <w:spacing w:before="80"/>
        <w:rPr>
          <w:color w:val="000000"/>
          <w:sz w:val="22"/>
          <w:szCs w:val="22"/>
        </w:rPr>
      </w:pPr>
      <w:r>
        <w:rPr>
          <w:color w:val="000000"/>
        </w:rPr>
        <w:t>In order to solve the above problems, the media should continuously remind users to raise awareness of risk prevention. When the number is no longer used, the relevant services and applications should be unbound promptly. Meanwhile, the telecommunication industry has organized the Telecom Number Service Promotion Group which consists of domestic operators, banks and Internet enterprises. This promotion group sets up a platform to establish a data exchange hub between operators and number-using enterprises. By comparing the registered numbers with those in the operator's account, the number-using enterprises can discover invalid numbers and deal with them in a proper way, thus the reassigned number can be used in those applications as the normal number. At the same time, it protects the previous user’s account and ensures that it is not used by others.</w:t>
      </w:r>
    </w:p>
    <w:p w14:paraId="1B7D73B3" w14:textId="77777777" w:rsidR="004C12A1" w:rsidRDefault="00A927D4">
      <w:pPr>
        <w:pStyle w:val="Normal1"/>
        <w:pBdr>
          <w:top w:val="nil"/>
          <w:left w:val="nil"/>
          <w:bottom w:val="nil"/>
          <w:right w:val="nil"/>
          <w:between w:val="nil"/>
        </w:pBdr>
        <w:tabs>
          <w:tab w:val="left" w:pos="794"/>
          <w:tab w:val="left" w:pos="1191"/>
          <w:tab w:val="left" w:pos="1588"/>
          <w:tab w:val="left" w:pos="1985"/>
          <w:tab w:val="left" w:pos="1134"/>
        </w:tabs>
        <w:spacing w:before="80"/>
        <w:rPr>
          <w:color w:val="000000"/>
          <w:sz w:val="22"/>
          <w:szCs w:val="22"/>
        </w:rPr>
      </w:pPr>
      <w:r>
        <w:rPr>
          <w:b/>
          <w:color w:val="000000"/>
          <w:highlight w:val="yellow"/>
        </w:rPr>
        <w:t xml:space="preserve"> Co-editors’ note:</w:t>
      </w:r>
      <w:r>
        <w:rPr>
          <w:color w:val="000000"/>
          <w:highlight w:val="yellow"/>
        </w:rPr>
        <w:t xml:space="preserve"> Below text proposed in </w:t>
      </w:r>
      <w:hyperlink r:id="rId21">
        <w:r>
          <w:rPr>
            <w:rFonts w:ascii="Calibri" w:eastAsia="Calibri" w:hAnsi="Calibri" w:cs="Calibri"/>
            <w:color w:val="0000FF"/>
            <w:highlight w:val="yellow"/>
            <w:u w:val="single"/>
          </w:rPr>
          <w:t>C238</w:t>
        </w:r>
      </w:hyperlink>
      <w:r>
        <w:rPr>
          <w:color w:val="000000"/>
          <w:highlight w:val="yellow"/>
        </w:rPr>
        <w:t xml:space="preserve"> (Sudan):</w:t>
      </w:r>
    </w:p>
    <w:p w14:paraId="36CC65A2" w14:textId="77777777" w:rsidR="004C12A1" w:rsidRDefault="00A927D4">
      <w:pPr>
        <w:pStyle w:val="Normal1"/>
        <w:pBdr>
          <w:top w:val="nil"/>
          <w:left w:val="nil"/>
          <w:bottom w:val="nil"/>
          <w:right w:val="nil"/>
          <w:between w:val="nil"/>
        </w:pBdr>
        <w:spacing w:before="120"/>
        <w:rPr>
          <w:color w:val="000000"/>
        </w:rPr>
      </w:pPr>
      <w:r>
        <w:rPr>
          <w:b/>
          <w:color w:val="000000"/>
        </w:rPr>
        <w:t xml:space="preserve">Guidelines for OTT providers to use E.164 as identifiers </w:t>
      </w:r>
    </w:p>
    <w:p w14:paraId="5A63B5E4" w14:textId="77777777" w:rsidR="004C12A1" w:rsidRDefault="00A927D4">
      <w:pPr>
        <w:pStyle w:val="Normal1"/>
        <w:numPr>
          <w:ilvl w:val="0"/>
          <w:numId w:val="9"/>
        </w:numPr>
        <w:pBdr>
          <w:top w:val="nil"/>
          <w:left w:val="nil"/>
          <w:bottom w:val="nil"/>
          <w:right w:val="nil"/>
          <w:between w:val="nil"/>
        </w:pBdr>
        <w:spacing w:before="120"/>
        <w:jc w:val="both"/>
        <w:rPr>
          <w:color w:val="000000"/>
        </w:rPr>
      </w:pPr>
      <w:r>
        <w:rPr>
          <w:color w:val="000000"/>
        </w:rPr>
        <w:t>OTT providers can require national E.164 numbers for interconnection to traditional networks.</w:t>
      </w:r>
    </w:p>
    <w:p w14:paraId="3E45D4F4" w14:textId="77777777" w:rsidR="004C12A1" w:rsidRDefault="00A927D4">
      <w:pPr>
        <w:pStyle w:val="Normal1"/>
        <w:numPr>
          <w:ilvl w:val="0"/>
          <w:numId w:val="9"/>
        </w:numPr>
        <w:pBdr>
          <w:top w:val="nil"/>
          <w:left w:val="nil"/>
          <w:bottom w:val="nil"/>
          <w:right w:val="nil"/>
          <w:between w:val="nil"/>
        </w:pBdr>
        <w:spacing w:before="120"/>
        <w:jc w:val="both"/>
        <w:rPr>
          <w:color w:val="000000"/>
        </w:rPr>
      </w:pPr>
      <w:r>
        <w:rPr>
          <w:color w:val="000000"/>
        </w:rPr>
        <w:t>OTT providers should be required to comply with law enforcement requirements in accordance with relevant national and international legislation.</w:t>
      </w:r>
    </w:p>
    <w:p w14:paraId="1807686A" w14:textId="77777777" w:rsidR="004C12A1" w:rsidRDefault="00A927D4">
      <w:pPr>
        <w:pStyle w:val="Normal1"/>
        <w:numPr>
          <w:ilvl w:val="0"/>
          <w:numId w:val="9"/>
        </w:numPr>
        <w:pBdr>
          <w:top w:val="nil"/>
          <w:left w:val="nil"/>
          <w:bottom w:val="nil"/>
          <w:right w:val="nil"/>
          <w:between w:val="nil"/>
        </w:pBdr>
        <w:spacing w:before="120"/>
        <w:jc w:val="both"/>
        <w:rPr>
          <w:color w:val="000000"/>
        </w:rPr>
      </w:pPr>
      <w:r>
        <w:rPr>
          <w:color w:val="000000"/>
        </w:rPr>
        <w:t xml:space="preserve">OTT Applications which using numbers from national and/or international numbering plans should support access to emergency services numbers. </w:t>
      </w:r>
    </w:p>
    <w:p w14:paraId="6F3D60D4" w14:textId="77777777" w:rsidR="004C12A1" w:rsidRDefault="00A927D4">
      <w:pPr>
        <w:pStyle w:val="Normal1"/>
        <w:numPr>
          <w:ilvl w:val="0"/>
          <w:numId w:val="9"/>
        </w:numPr>
        <w:pBdr>
          <w:top w:val="nil"/>
          <w:left w:val="nil"/>
          <w:bottom w:val="nil"/>
          <w:right w:val="nil"/>
          <w:between w:val="nil"/>
        </w:pBdr>
        <w:spacing w:before="120"/>
        <w:jc w:val="both"/>
        <w:rPr>
          <w:color w:val="000000"/>
        </w:rPr>
      </w:pPr>
      <w:r>
        <w:rPr>
          <w:color w:val="000000"/>
        </w:rPr>
        <w:t xml:space="preserve">OTT providers should take care of end-user rights including number portability </w:t>
      </w:r>
    </w:p>
    <w:p w14:paraId="20B8994E" w14:textId="77777777" w:rsidR="004C12A1" w:rsidRDefault="00A927D4">
      <w:pPr>
        <w:pStyle w:val="Normal1"/>
        <w:numPr>
          <w:ilvl w:val="0"/>
          <w:numId w:val="9"/>
        </w:numPr>
        <w:pBdr>
          <w:top w:val="nil"/>
          <w:left w:val="nil"/>
          <w:bottom w:val="nil"/>
          <w:right w:val="nil"/>
          <w:between w:val="nil"/>
        </w:pBdr>
        <w:spacing w:before="120"/>
        <w:jc w:val="both"/>
        <w:rPr>
          <w:color w:val="000000"/>
        </w:rPr>
      </w:pPr>
      <w:r>
        <w:rPr>
          <w:color w:val="000000"/>
        </w:rPr>
        <w:t>OTT providers should implement validation techniques in order to prevent the number being used by two different end-users at the same time when the number is re-assigned to a new end user by the original provider this validation should be done periodically.</w:t>
      </w:r>
    </w:p>
    <w:p w14:paraId="64DE1B94" w14:textId="77777777" w:rsidR="004C12A1" w:rsidRDefault="00A927D4">
      <w:pPr>
        <w:pStyle w:val="Normal1"/>
        <w:pBdr>
          <w:top w:val="nil"/>
          <w:left w:val="nil"/>
          <w:bottom w:val="nil"/>
          <w:right w:val="nil"/>
          <w:between w:val="nil"/>
        </w:pBdr>
        <w:spacing w:before="120"/>
        <w:rPr>
          <w:color w:val="000000"/>
        </w:rPr>
      </w:pPr>
      <w:r>
        <w:rPr>
          <w:color w:val="000000"/>
        </w:rPr>
        <w:br/>
      </w:r>
      <w:commentRangeStart w:id="21"/>
    </w:p>
    <w:p w14:paraId="37D4D93A" w14:textId="77777777" w:rsidR="004C12A1" w:rsidRDefault="00A927D4">
      <w:pPr>
        <w:pStyle w:val="Normal1"/>
        <w:keepNext/>
        <w:keepLines/>
        <w:pBdr>
          <w:top w:val="nil"/>
          <w:left w:val="nil"/>
          <w:bottom w:val="nil"/>
          <w:right w:val="nil"/>
          <w:between w:val="nil"/>
        </w:pBdr>
        <w:tabs>
          <w:tab w:val="left" w:pos="794"/>
          <w:tab w:val="left" w:pos="1191"/>
          <w:tab w:val="left" w:pos="1588"/>
          <w:tab w:val="left" w:pos="1985"/>
        </w:tabs>
        <w:spacing w:before="480"/>
        <w:rPr>
          <w:b/>
          <w:color w:val="000000"/>
          <w:sz w:val="28"/>
          <w:szCs w:val="28"/>
        </w:rPr>
      </w:pPr>
      <w:r>
        <w:rPr>
          <w:b/>
          <w:color w:val="000000"/>
          <w:sz w:val="28"/>
          <w:szCs w:val="28"/>
        </w:rPr>
        <w:t>Extending regulation to OTTs</w:t>
      </w:r>
      <w:commentRangeEnd w:id="21"/>
      <w:r>
        <w:commentReference w:id="21"/>
      </w:r>
    </w:p>
    <w:p w14:paraId="7B9E6573" w14:textId="77777777" w:rsidR="004C12A1" w:rsidRDefault="00A927D4">
      <w:pPr>
        <w:pStyle w:val="Normal1"/>
        <w:pBdr>
          <w:top w:val="nil"/>
          <w:left w:val="nil"/>
          <w:bottom w:val="nil"/>
          <w:right w:val="nil"/>
          <w:between w:val="nil"/>
        </w:pBdr>
        <w:spacing w:before="120"/>
        <w:rPr>
          <w:color w:val="000000"/>
        </w:rPr>
      </w:pPr>
      <w:r>
        <w:rPr>
          <w:color w:val="000000"/>
        </w:rPr>
        <w:t xml:space="preserve">Traditional telecommunications regulations should not be automatically extended to online communications applications. There are fundamental differences between network-based services and online communications applications, the most important being that network operators typically own and control the underlying Internet access infrastructure. Furthermore, consumers may have limited choices in their network provider and may incur costs when switching. Traditional telecommunications regulations have been structured with those considerations in mind. By contrast, online communications applications do not control the Internet access infrastructure, and operate in a highly competitive landscape in which it is easy for consumers to switch between competing applications or use multiple applications of the same type virtually simultaneously on the same device. </w:t>
      </w:r>
    </w:p>
    <w:p w14:paraId="06A6F5C0" w14:textId="77777777" w:rsidR="004C12A1" w:rsidRDefault="00A927D4">
      <w:pPr>
        <w:pStyle w:val="Normal1"/>
        <w:pBdr>
          <w:top w:val="nil"/>
          <w:left w:val="nil"/>
          <w:bottom w:val="nil"/>
          <w:right w:val="nil"/>
          <w:between w:val="nil"/>
        </w:pBdr>
        <w:spacing w:before="120"/>
        <w:rPr>
          <w:color w:val="000000"/>
        </w:rPr>
      </w:pPr>
      <w:r>
        <w:rPr>
          <w:color w:val="000000"/>
        </w:rPr>
        <w:lastRenderedPageBreak/>
        <w:t>Globally, many policymakers are taking steps to reduce regulation on traditional services in light of changes in the marketplace. Elements of traditional telecommunications regulatory frameworks may no longer be relevant or necessary. Prudent lightening of regulation can reduce unnecessary overhead for existing operators, attract new entrants, and boost investment by all players in the market.</w:t>
      </w:r>
    </w:p>
    <w:p w14:paraId="4E2E7BB9" w14:textId="77777777" w:rsidR="004C12A1" w:rsidRDefault="004C12A1">
      <w:pPr>
        <w:pStyle w:val="Normal1"/>
        <w:pBdr>
          <w:top w:val="nil"/>
          <w:left w:val="nil"/>
          <w:bottom w:val="nil"/>
          <w:right w:val="nil"/>
          <w:between w:val="nil"/>
        </w:pBdr>
        <w:spacing w:before="120"/>
        <w:rPr>
          <w:color w:val="000000"/>
        </w:rPr>
      </w:pPr>
    </w:p>
    <w:p w14:paraId="684D5227" w14:textId="77777777" w:rsidR="004C12A1" w:rsidRDefault="00A927D4">
      <w:pPr>
        <w:pStyle w:val="Normal1"/>
        <w:pBdr>
          <w:top w:val="nil"/>
          <w:left w:val="nil"/>
          <w:bottom w:val="nil"/>
          <w:right w:val="nil"/>
          <w:between w:val="nil"/>
        </w:pBdr>
        <w:rPr>
          <w:color w:val="000000"/>
        </w:rPr>
      </w:pPr>
      <w:r>
        <w:rPr>
          <w:color w:val="000000"/>
        </w:rPr>
        <w:t>Licensing of traditional telecommunications services was predicated on a business and operational model in which providers of facilities-based communications services were also the main providers of telecommunications services to the public, and acknowledgment of the particular market power and consumer protection issues associated with those traditional offerings. Many of these analog-world linkages have disappeared from telecommunications markets with the introduction of digital technologies, reduced barriers to entry, and increased competition in the telecommunications networks and services layers, meaning that detailed license instruments may no longer be relevant or necessary.</w:t>
      </w:r>
    </w:p>
    <w:p w14:paraId="79559C39" w14:textId="77777777" w:rsidR="004C12A1" w:rsidRDefault="00A927D4">
      <w:pPr>
        <w:pStyle w:val="Normal1"/>
        <w:pBdr>
          <w:top w:val="nil"/>
          <w:left w:val="nil"/>
          <w:bottom w:val="nil"/>
          <w:right w:val="nil"/>
          <w:between w:val="nil"/>
        </w:pBdr>
        <w:rPr>
          <w:color w:val="000000"/>
        </w:rPr>
      </w:pPr>
      <w:r>
        <w:rPr>
          <w:color w:val="000000"/>
        </w:rPr>
        <w:t xml:space="preserve">However, it is equally important to protect the interest of legal users of E.164 numbers to ensure that they are not made victim of  misuse of OTT services in absence of any regulation which may be as simple as compliance of national numbering  and interconnection framework. </w:t>
      </w:r>
    </w:p>
    <w:p w14:paraId="645732C9" w14:textId="77777777" w:rsidR="004C12A1" w:rsidRDefault="004C12A1">
      <w:pPr>
        <w:pStyle w:val="Normal1"/>
        <w:keepNext/>
        <w:keepLines/>
        <w:pBdr>
          <w:top w:val="nil"/>
          <w:left w:val="nil"/>
          <w:bottom w:val="nil"/>
          <w:right w:val="nil"/>
          <w:between w:val="nil"/>
        </w:pBdr>
        <w:tabs>
          <w:tab w:val="left" w:pos="794"/>
          <w:tab w:val="left" w:pos="1191"/>
          <w:tab w:val="left" w:pos="1588"/>
          <w:tab w:val="left" w:pos="1985"/>
        </w:tabs>
        <w:spacing w:before="480"/>
        <w:jc w:val="center"/>
        <w:rPr>
          <w:b/>
          <w:color w:val="000000"/>
          <w:sz w:val="28"/>
          <w:szCs w:val="28"/>
        </w:rPr>
      </w:pPr>
    </w:p>
    <w:p w14:paraId="0044416F" w14:textId="77777777" w:rsidR="004C12A1" w:rsidRDefault="00A927D4">
      <w:pPr>
        <w:pStyle w:val="Normal1"/>
        <w:keepNext/>
        <w:keepLines/>
        <w:pBdr>
          <w:top w:val="nil"/>
          <w:left w:val="nil"/>
          <w:bottom w:val="nil"/>
          <w:right w:val="nil"/>
          <w:between w:val="nil"/>
        </w:pBdr>
        <w:tabs>
          <w:tab w:val="left" w:pos="794"/>
          <w:tab w:val="left" w:pos="1191"/>
          <w:tab w:val="left" w:pos="1588"/>
          <w:tab w:val="left" w:pos="1985"/>
        </w:tabs>
        <w:spacing w:before="480"/>
        <w:jc w:val="center"/>
        <w:rPr>
          <w:b/>
          <w:color w:val="000000"/>
          <w:sz w:val="28"/>
          <w:szCs w:val="28"/>
        </w:rPr>
      </w:pPr>
      <w:r>
        <w:rPr>
          <w:b/>
          <w:color w:val="000000"/>
          <w:sz w:val="28"/>
          <w:szCs w:val="28"/>
        </w:rPr>
        <w:t>Annex A</w:t>
      </w:r>
      <w:r>
        <w:rPr>
          <w:b/>
          <w:color w:val="000000"/>
          <w:sz w:val="28"/>
          <w:szCs w:val="28"/>
        </w:rPr>
        <w:br/>
      </w:r>
      <w:r>
        <w:rPr>
          <w:b/>
          <w:color w:val="000000"/>
          <w:sz w:val="28"/>
          <w:szCs w:val="28"/>
          <w:highlight w:val="yellow"/>
        </w:rPr>
        <w:t>Example of annex</w:t>
      </w:r>
    </w:p>
    <w:p w14:paraId="558EEED4" w14:textId="77777777" w:rsidR="004C12A1" w:rsidRDefault="00A927D4">
      <w:pPr>
        <w:pStyle w:val="Normal1"/>
        <w:pBdr>
          <w:top w:val="nil"/>
          <w:left w:val="nil"/>
          <w:bottom w:val="nil"/>
          <w:right w:val="nil"/>
          <w:between w:val="nil"/>
        </w:pBdr>
        <w:spacing w:before="120"/>
        <w:rPr>
          <w:color w:val="000000"/>
        </w:rPr>
      </w:pPr>
      <w:r>
        <w:rPr>
          <w:color w:val="000000"/>
          <w:highlight w:val="yellow"/>
        </w:rPr>
        <w:t>[ADD TEXT].</w:t>
      </w:r>
    </w:p>
    <w:p w14:paraId="676D1B00" w14:textId="77777777" w:rsidR="004C12A1" w:rsidRDefault="004C12A1">
      <w:pPr>
        <w:pStyle w:val="Normal1"/>
        <w:pBdr>
          <w:top w:val="nil"/>
          <w:left w:val="nil"/>
          <w:bottom w:val="nil"/>
          <w:right w:val="nil"/>
          <w:between w:val="nil"/>
        </w:pBdr>
        <w:spacing w:before="120"/>
        <w:rPr>
          <w:color w:val="000000"/>
        </w:rPr>
      </w:pPr>
    </w:p>
    <w:p w14:paraId="5FB1AB03" w14:textId="77777777" w:rsidR="004C12A1" w:rsidRDefault="00A927D4">
      <w:pPr>
        <w:pStyle w:val="Normal1"/>
        <w:keepNext/>
        <w:keepLines/>
        <w:pBdr>
          <w:top w:val="nil"/>
          <w:left w:val="nil"/>
          <w:bottom w:val="nil"/>
          <w:right w:val="nil"/>
          <w:between w:val="nil"/>
        </w:pBdr>
        <w:tabs>
          <w:tab w:val="left" w:pos="794"/>
          <w:tab w:val="left" w:pos="1191"/>
          <w:tab w:val="left" w:pos="1588"/>
          <w:tab w:val="left" w:pos="1985"/>
        </w:tabs>
        <w:spacing w:before="480"/>
        <w:jc w:val="center"/>
        <w:rPr>
          <w:b/>
          <w:color w:val="000000"/>
          <w:sz w:val="28"/>
          <w:szCs w:val="28"/>
        </w:rPr>
      </w:pPr>
      <w:r>
        <w:rPr>
          <w:b/>
          <w:color w:val="000000"/>
          <w:sz w:val="28"/>
          <w:szCs w:val="28"/>
        </w:rPr>
        <w:t>Appendix I</w:t>
      </w:r>
      <w:r>
        <w:rPr>
          <w:b/>
          <w:color w:val="000000"/>
          <w:sz w:val="28"/>
          <w:szCs w:val="28"/>
        </w:rPr>
        <w:br/>
      </w:r>
      <w:r>
        <w:rPr>
          <w:b/>
          <w:color w:val="000000"/>
          <w:sz w:val="28"/>
          <w:szCs w:val="28"/>
          <w:highlight w:val="yellow"/>
        </w:rPr>
        <w:t>Example of appendix</w:t>
      </w:r>
    </w:p>
    <w:p w14:paraId="3DFA6E07" w14:textId="77777777" w:rsidR="004C12A1" w:rsidRDefault="00A927D4">
      <w:pPr>
        <w:pStyle w:val="Normal1"/>
        <w:pBdr>
          <w:top w:val="nil"/>
          <w:left w:val="nil"/>
          <w:bottom w:val="nil"/>
          <w:right w:val="nil"/>
          <w:between w:val="nil"/>
        </w:pBdr>
        <w:spacing w:before="120"/>
        <w:rPr>
          <w:color w:val="000000"/>
        </w:rPr>
      </w:pPr>
      <w:r>
        <w:rPr>
          <w:color w:val="000000"/>
          <w:highlight w:val="yellow"/>
        </w:rPr>
        <w:t>[ADD TEXT, IF ANY].</w:t>
      </w:r>
    </w:p>
    <w:p w14:paraId="4B5BD783" w14:textId="77777777" w:rsidR="004C12A1" w:rsidRDefault="004C12A1">
      <w:pPr>
        <w:pStyle w:val="Normal1"/>
        <w:pBdr>
          <w:top w:val="nil"/>
          <w:left w:val="nil"/>
          <w:bottom w:val="nil"/>
          <w:right w:val="nil"/>
          <w:between w:val="nil"/>
        </w:pBdr>
        <w:spacing w:before="120"/>
        <w:rPr>
          <w:color w:val="000000"/>
        </w:rPr>
      </w:pPr>
    </w:p>
    <w:p w14:paraId="1D6795AF" w14:textId="77777777" w:rsidR="004C12A1" w:rsidRDefault="00A927D4">
      <w:pPr>
        <w:pStyle w:val="Normal1"/>
        <w:pBdr>
          <w:top w:val="nil"/>
          <w:left w:val="nil"/>
          <w:bottom w:val="nil"/>
          <w:right w:val="nil"/>
          <w:between w:val="nil"/>
        </w:pBdr>
        <w:spacing w:after="120"/>
        <w:ind w:left="86"/>
        <w:jc w:val="center"/>
        <w:rPr>
          <w:color w:val="000000"/>
        </w:rPr>
      </w:pPr>
      <w:r>
        <w:rPr>
          <w:b/>
          <w:color w:val="000000"/>
        </w:rPr>
        <w:t>____________</w:t>
      </w:r>
    </w:p>
    <w:p w14:paraId="29E60CED" w14:textId="77777777" w:rsidR="004C12A1" w:rsidRDefault="004C12A1">
      <w:pPr>
        <w:pStyle w:val="Normal1"/>
        <w:pBdr>
          <w:top w:val="nil"/>
          <w:left w:val="nil"/>
          <w:bottom w:val="nil"/>
          <w:right w:val="nil"/>
          <w:between w:val="nil"/>
        </w:pBdr>
        <w:spacing w:before="240" w:after="240"/>
        <w:rPr>
          <w:rFonts w:ascii="Carlito" w:eastAsia="Carlito" w:hAnsi="Carlito" w:cs="Carlito"/>
          <w:b/>
          <w:color w:val="000000"/>
        </w:rPr>
      </w:pPr>
    </w:p>
    <w:p w14:paraId="798ABC55" w14:textId="77777777" w:rsidR="004C12A1" w:rsidRDefault="004C12A1">
      <w:pPr>
        <w:pStyle w:val="Normal1"/>
        <w:pBdr>
          <w:top w:val="nil"/>
          <w:left w:val="nil"/>
          <w:bottom w:val="nil"/>
          <w:right w:val="nil"/>
          <w:between w:val="nil"/>
        </w:pBdr>
        <w:spacing w:before="240" w:after="240"/>
        <w:rPr>
          <w:color w:val="000000"/>
        </w:rPr>
      </w:pPr>
    </w:p>
    <w:sectPr w:rsidR="004C12A1" w:rsidSect="000007FA">
      <w:pgSz w:w="11900" w:h="16840"/>
      <w:pgMar w:top="1417" w:right="1134" w:bottom="1417" w:left="1134"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Co-Editors" w:date="2022-04-21T19:56:00Z" w:initials="">
    <w:p w14:paraId="01862386"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Comment from United States per C236: “The abstract/overview must focus on the specific topic at hand (i.e., current use of E.164 numbers as identifiers for OTTs) and not on OTTs writ large.</w:t>
      </w:r>
    </w:p>
    <w:p w14:paraId="120D6B3A" w14:textId="77777777" w:rsidR="004C12A1" w:rsidRDefault="004C12A1">
      <w:pPr>
        <w:pStyle w:val="Normal1"/>
        <w:widowControl w:val="0"/>
        <w:pBdr>
          <w:top w:val="nil"/>
          <w:left w:val="nil"/>
          <w:bottom w:val="nil"/>
          <w:right w:val="nil"/>
          <w:between w:val="nil"/>
        </w:pBdr>
        <w:rPr>
          <w:rFonts w:ascii="Arial" w:eastAsia="Arial" w:hAnsi="Arial" w:cs="Arial"/>
          <w:color w:val="000000"/>
          <w:sz w:val="22"/>
          <w:szCs w:val="22"/>
        </w:rPr>
      </w:pPr>
    </w:p>
    <w:p w14:paraId="27D7559B"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suggest focusing on the body of the Technical Report first and then rewriting the abstract accordingly based on the final content of the report.”</w:t>
      </w:r>
    </w:p>
  </w:comment>
  <w:comment w:id="11" w:author="Co-Editors" w:date="2022-04-21T19:56:00Z" w:initials="">
    <w:p w14:paraId="0AFBEFDE"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Comment from United States per C236: “This section (and especially Issue 1) seems to address the possibility of OTT licensing or registration – this is a policy/regulatory issue, not a technical issue, as well as a national matter.  Is there consensus within the Study Group that this Technical Report should include this issue? </w:t>
      </w:r>
    </w:p>
    <w:p w14:paraId="7E2DDD97" w14:textId="77777777" w:rsidR="004C12A1" w:rsidRDefault="004C12A1">
      <w:pPr>
        <w:pStyle w:val="Normal1"/>
        <w:widowControl w:val="0"/>
        <w:pBdr>
          <w:top w:val="nil"/>
          <w:left w:val="nil"/>
          <w:bottom w:val="nil"/>
          <w:right w:val="nil"/>
          <w:between w:val="nil"/>
        </w:pBdr>
        <w:rPr>
          <w:rFonts w:ascii="Arial" w:eastAsia="Arial" w:hAnsi="Arial" w:cs="Arial"/>
          <w:color w:val="000000"/>
          <w:sz w:val="22"/>
          <w:szCs w:val="22"/>
        </w:rPr>
      </w:pPr>
    </w:p>
    <w:p w14:paraId="409AEC6B"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a general matter, the United States has provided its perspective in the proposed text below (under Issue 1).”</w:t>
      </w:r>
    </w:p>
  </w:comment>
  <w:comment w:id="12" w:author="Co-Editors" w:date="2022-04-21T19:56:00Z" w:initials="">
    <w:p w14:paraId="126C9F2A"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Comment from United States per C236: “We would welcome the inclusion of any supporting data that measures or documents this problem statement.”</w:t>
      </w:r>
    </w:p>
  </w:comment>
  <w:comment w:id="13" w:author="Co-Editors" w:date="2022-04-21T19:56:00Z" w:initials="">
    <w:p w14:paraId="6C22BD03"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Comment from United States per C236: “OTTs such as WhatsApp only use E.164 numbers as identifiers.  They do not provide traditional voice service.  All communications using OTT applications are done via data services that operators provide and consumers demand.”</w:t>
      </w:r>
    </w:p>
  </w:comment>
  <w:comment w:id="15" w:author="Co-Editor" w:date="2022-04-21T19:56:00Z" w:initials="">
    <w:p w14:paraId="0BBA031F"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Comment from UAE per C264: this cases study, though interesting, solve a small part of the issue. The major issue is with accounts being used up to the point when they are activated by the next user. It is in our opinion that such issues may only be resolved by the frequent authentications as well as collaborative communications between the operators and the OTT applications and services providers</w:t>
      </w:r>
    </w:p>
  </w:comment>
  <w:comment w:id="16" w:author="Co-Editors" w:date="2022-04-21T19:56:00Z" w:initials="">
    <w:p w14:paraId="7A166671"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Comment from United States per C236: “This issue could be mitigated with better cooperation and communication between mobile operators and OTTs. </w:t>
      </w:r>
    </w:p>
    <w:p w14:paraId="4865075E"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 </w:t>
      </w:r>
    </w:p>
    <w:p w14:paraId="66D886F9"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When users register an OTT application, most OTT providers check if the phone number used to sign up is valid. One of the checks is a comparison with the current telephone numbering plan in the registering country. The challenge is the absence of a unified way for OTT providers to discover if a mobile network operator has obtained a new telephone numbering range from a local regulator. This gap can unintentionally prevent users with numbers from these new ranges from registering an account with an OTT application.”</w:t>
      </w:r>
    </w:p>
  </w:comment>
  <w:comment w:id="21" w:author="Co-Editor" w:date="2022-04-21T19:56:00Z" w:initials="">
    <w:p w14:paraId="1BBEF8E4" w14:textId="77777777" w:rsidR="004C12A1" w:rsidRDefault="00A927D4">
      <w:pPr>
        <w:pStyle w:val="Normal1"/>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Comment from UAE per C264: This document doesn’t study the regulation of OTT as much as what happens when ott uses a regulated resources and how to the National Administration may resolve their concerns regarding extraterritorial use of the e.164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D7559B" w15:done="0"/>
  <w15:commentEx w15:paraId="409AEC6B" w15:done="0"/>
  <w15:commentEx w15:paraId="126C9F2A" w15:done="0"/>
  <w15:commentEx w15:paraId="6C22BD03" w15:done="0"/>
  <w15:commentEx w15:paraId="0BBA031F" w15:done="0"/>
  <w15:commentEx w15:paraId="66D886F9" w15:done="0"/>
  <w15:commentEx w15:paraId="1BBEF8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67ACD" w16cex:dateUtc="2022-04-21T17:56:00Z"/>
  <w16cex:commentExtensible w16cex:durableId="26167ACE" w16cex:dateUtc="2022-04-21T17:56:00Z"/>
  <w16cex:commentExtensible w16cex:durableId="26167ACF" w16cex:dateUtc="2022-04-21T17:56:00Z"/>
  <w16cex:commentExtensible w16cex:durableId="26167AD0" w16cex:dateUtc="2022-04-21T17:56:00Z"/>
  <w16cex:commentExtensible w16cex:durableId="26167AD1" w16cex:dateUtc="2022-04-21T17:56:00Z"/>
  <w16cex:commentExtensible w16cex:durableId="26167AD2" w16cex:dateUtc="2022-04-21T17:56:00Z"/>
  <w16cex:commentExtensible w16cex:durableId="26167AD3" w16cex:dateUtc="2022-04-21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D7559B" w16cid:durableId="26167ACD"/>
  <w16cid:commentId w16cid:paraId="409AEC6B" w16cid:durableId="26167ACE"/>
  <w16cid:commentId w16cid:paraId="126C9F2A" w16cid:durableId="26167ACF"/>
  <w16cid:commentId w16cid:paraId="6C22BD03" w16cid:durableId="26167AD0"/>
  <w16cid:commentId w16cid:paraId="0BBA031F" w16cid:durableId="26167AD1"/>
  <w16cid:commentId w16cid:paraId="66D886F9" w16cid:durableId="26167AD2"/>
  <w16cid:commentId w16cid:paraId="1BBEF8E4" w16cid:durableId="26167A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82A9A" w14:textId="77777777" w:rsidR="00A927D4" w:rsidRDefault="00A927D4" w:rsidP="004C12A1">
      <w:r>
        <w:separator/>
      </w:r>
    </w:p>
  </w:endnote>
  <w:endnote w:type="continuationSeparator" w:id="0">
    <w:p w14:paraId="3A7006AF" w14:textId="77777777" w:rsidR="00A927D4" w:rsidRDefault="00A927D4" w:rsidP="004C1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Arimo">
    <w:altName w:val="Calibri"/>
    <w:charset w:val="00"/>
    <w:family w:val="auto"/>
    <w:pitch w:val="default"/>
  </w:font>
  <w:font w:name="Helvetica Neu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rli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706A7" w14:textId="77777777" w:rsidR="004C12A1" w:rsidRDefault="004C12A1">
    <w:pPr>
      <w:pStyle w:val="Normal1"/>
      <w:pBdr>
        <w:top w:val="nil"/>
        <w:left w:val="nil"/>
        <w:bottom w:val="nil"/>
        <w:right w:val="nil"/>
        <w:between w:val="nil"/>
      </w:pBdr>
      <w:tabs>
        <w:tab w:val="center" w:pos="4513"/>
        <w:tab w:val="right" w:pos="9026"/>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DFD2B" w14:textId="4E21B7CF" w:rsidR="004C12A1" w:rsidRDefault="004C12A1">
    <w:pPr>
      <w:pStyle w:val="Normal1"/>
      <w:pBdr>
        <w:top w:val="nil"/>
        <w:left w:val="nil"/>
        <w:bottom w:val="nil"/>
        <w:right w:val="nil"/>
        <w:between w:val="nil"/>
      </w:pBdr>
      <w:tabs>
        <w:tab w:val="center" w:pos="4513"/>
        <w:tab w:val="right" w:pos="9026"/>
        <w:tab w:val="left" w:pos="360"/>
        <w:tab w:val="right" w:pos="9600"/>
      </w:tabs>
      <w:ind w:firstLine="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66AFC" w14:textId="77777777" w:rsidR="00A927D4" w:rsidRDefault="00A927D4" w:rsidP="004C12A1">
      <w:r>
        <w:separator/>
      </w:r>
    </w:p>
  </w:footnote>
  <w:footnote w:type="continuationSeparator" w:id="0">
    <w:p w14:paraId="22F76E43" w14:textId="77777777" w:rsidR="00A927D4" w:rsidRDefault="00A927D4" w:rsidP="004C1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867CF" w14:textId="0B4AEA09" w:rsidR="004C12A1" w:rsidRPr="000007FA" w:rsidRDefault="000007FA" w:rsidP="000007FA">
    <w:pPr>
      <w:pStyle w:val="Header"/>
      <w:jc w:val="center"/>
      <w:rPr>
        <w:sz w:val="18"/>
      </w:rPr>
    </w:pPr>
    <w:r w:rsidRPr="000007FA">
      <w:rPr>
        <w:sz w:val="18"/>
      </w:rPr>
      <w:t xml:space="preserve">- </w:t>
    </w:r>
    <w:r w:rsidRPr="000007FA">
      <w:rPr>
        <w:sz w:val="18"/>
      </w:rPr>
      <w:fldChar w:fldCharType="begin"/>
    </w:r>
    <w:r w:rsidRPr="000007FA">
      <w:rPr>
        <w:sz w:val="18"/>
      </w:rPr>
      <w:instrText xml:space="preserve"> PAGE  \* MERGEFORMAT </w:instrText>
    </w:r>
    <w:r w:rsidRPr="000007FA">
      <w:rPr>
        <w:sz w:val="18"/>
      </w:rPr>
      <w:fldChar w:fldCharType="separate"/>
    </w:r>
    <w:r w:rsidRPr="000007FA">
      <w:rPr>
        <w:noProof/>
        <w:sz w:val="18"/>
      </w:rPr>
      <w:t>1</w:t>
    </w:r>
    <w:r w:rsidRPr="000007FA">
      <w:rPr>
        <w:sz w:val="18"/>
      </w:rPr>
      <w:fldChar w:fldCharType="end"/>
    </w:r>
    <w:r w:rsidRPr="000007FA">
      <w:rPr>
        <w:sz w:val="18"/>
      </w:rPr>
      <w:t xml:space="preserve"> -</w:t>
    </w:r>
  </w:p>
  <w:p w14:paraId="5401089A" w14:textId="79C215AE" w:rsidR="000007FA" w:rsidRPr="000007FA" w:rsidRDefault="000007FA" w:rsidP="000007FA">
    <w:pPr>
      <w:pStyle w:val="Header"/>
      <w:spacing w:after="240"/>
      <w:jc w:val="center"/>
      <w:rPr>
        <w:sz w:val="18"/>
      </w:rPr>
    </w:pPr>
    <w:r w:rsidRPr="000007FA">
      <w:rPr>
        <w:sz w:val="18"/>
      </w:rPr>
      <w:fldChar w:fldCharType="begin"/>
    </w:r>
    <w:r w:rsidRPr="000007FA">
      <w:rPr>
        <w:sz w:val="18"/>
      </w:rPr>
      <w:instrText xml:space="preserve"> STYLEREF  Docnumber  </w:instrText>
    </w:r>
    <w:r w:rsidRPr="000007FA">
      <w:rPr>
        <w:sz w:val="18"/>
      </w:rPr>
      <w:fldChar w:fldCharType="separate"/>
    </w:r>
    <w:r w:rsidR="0037412F">
      <w:rPr>
        <w:noProof/>
        <w:sz w:val="18"/>
      </w:rPr>
      <w:t>SG2–C052</w:t>
    </w:r>
    <w:r w:rsidRPr="000007FA">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1E48"/>
    <w:multiLevelType w:val="multilevel"/>
    <w:tmpl w:val="C9C886BC"/>
    <w:lvl w:ilvl="0">
      <w:start w:val="1"/>
      <w:numFmt w:val="decimal"/>
      <w:lvlText w:val="%1."/>
      <w:lvlJc w:val="left"/>
      <w:pPr>
        <w:ind w:left="494" w:hanging="494"/>
      </w:pPr>
      <w:rPr>
        <w:b/>
        <w:smallCaps w:val="0"/>
        <w:strike w:val="0"/>
        <w:sz w:val="24"/>
        <w:szCs w:val="24"/>
        <w:shd w:val="clear" w:color="auto" w:fill="auto"/>
        <w:vertAlign w:val="baseline"/>
      </w:rPr>
    </w:lvl>
    <w:lvl w:ilvl="1">
      <w:start w:val="1"/>
      <w:numFmt w:val="decimal"/>
      <w:lvlText w:val="%1.%2."/>
      <w:lvlJc w:val="left"/>
      <w:pPr>
        <w:ind w:left="576" w:hanging="576"/>
      </w:pPr>
      <w:rPr>
        <w:b/>
        <w:smallCaps w:val="0"/>
        <w:strike w:val="0"/>
        <w:shd w:val="clear" w:color="auto" w:fill="auto"/>
        <w:vertAlign w:val="baseline"/>
      </w:rPr>
    </w:lvl>
    <w:lvl w:ilvl="2">
      <w:start w:val="1"/>
      <w:numFmt w:val="decimal"/>
      <w:lvlText w:val="%1.%2.%3."/>
      <w:lvlJc w:val="left"/>
      <w:pPr>
        <w:ind w:left="720" w:hanging="720"/>
      </w:pPr>
      <w:rPr>
        <w:b/>
        <w:smallCaps w:val="0"/>
        <w:strike w:val="0"/>
        <w:shd w:val="clear" w:color="auto" w:fill="auto"/>
        <w:vertAlign w:val="baseline"/>
      </w:rPr>
    </w:lvl>
    <w:lvl w:ilvl="3">
      <w:start w:val="1"/>
      <w:numFmt w:val="decimal"/>
      <w:lvlText w:val="%1.%2.%3.%4."/>
      <w:lvlJc w:val="left"/>
      <w:pPr>
        <w:ind w:left="864" w:hanging="864"/>
      </w:pPr>
      <w:rPr>
        <w:b/>
        <w:smallCaps w:val="0"/>
        <w:strike w:val="0"/>
        <w:shd w:val="clear" w:color="auto" w:fill="auto"/>
        <w:vertAlign w:val="baseline"/>
      </w:rPr>
    </w:lvl>
    <w:lvl w:ilvl="4">
      <w:start w:val="1"/>
      <w:numFmt w:val="decimal"/>
      <w:lvlText w:val="%1.%2.%3.%4.%5."/>
      <w:lvlJc w:val="left"/>
      <w:pPr>
        <w:ind w:left="1008" w:hanging="1008"/>
      </w:pPr>
      <w:rPr>
        <w:b/>
        <w:smallCaps w:val="0"/>
        <w:strike w:val="0"/>
        <w:shd w:val="clear" w:color="auto" w:fill="auto"/>
        <w:vertAlign w:val="baseline"/>
      </w:rPr>
    </w:lvl>
    <w:lvl w:ilvl="5">
      <w:start w:val="1"/>
      <w:numFmt w:val="decimal"/>
      <w:lvlText w:val="%1.%2.%3.%4.%5.%6."/>
      <w:lvlJc w:val="left"/>
      <w:pPr>
        <w:ind w:left="1152" w:hanging="1152"/>
      </w:pPr>
      <w:rPr>
        <w:b/>
        <w:smallCaps w:val="0"/>
        <w:strike w:val="0"/>
        <w:shd w:val="clear" w:color="auto" w:fill="auto"/>
        <w:vertAlign w:val="baseline"/>
      </w:rPr>
    </w:lvl>
    <w:lvl w:ilvl="6">
      <w:start w:val="1"/>
      <w:numFmt w:val="decimal"/>
      <w:lvlText w:val="%1.%2.%3.%4.%5.%6.%7."/>
      <w:lvlJc w:val="left"/>
      <w:pPr>
        <w:ind w:left="1296" w:hanging="1296"/>
      </w:pPr>
      <w:rPr>
        <w:b/>
        <w:smallCaps w:val="0"/>
        <w:strike w:val="0"/>
        <w:shd w:val="clear" w:color="auto" w:fill="auto"/>
        <w:vertAlign w:val="baseline"/>
      </w:rPr>
    </w:lvl>
    <w:lvl w:ilvl="7">
      <w:start w:val="1"/>
      <w:numFmt w:val="decimal"/>
      <w:lvlText w:val="%1.%2.%3.%4.%5.%6.%7.%8."/>
      <w:lvlJc w:val="left"/>
      <w:pPr>
        <w:ind w:left="1440" w:hanging="1440"/>
      </w:pPr>
      <w:rPr>
        <w:b/>
        <w:smallCaps w:val="0"/>
        <w:strike w:val="0"/>
        <w:shd w:val="clear" w:color="auto" w:fill="auto"/>
        <w:vertAlign w:val="baseline"/>
      </w:rPr>
    </w:lvl>
    <w:lvl w:ilvl="8">
      <w:start w:val="1"/>
      <w:numFmt w:val="decimal"/>
      <w:lvlText w:val="%1.%2.%3.%4.%5.%6.%7.%8.%9."/>
      <w:lvlJc w:val="left"/>
      <w:pPr>
        <w:ind w:left="1584" w:hanging="1584"/>
      </w:pPr>
      <w:rPr>
        <w:b/>
        <w:smallCaps w:val="0"/>
        <w:strike w:val="0"/>
        <w:shd w:val="clear" w:color="auto" w:fill="auto"/>
        <w:vertAlign w:val="baseline"/>
      </w:rPr>
    </w:lvl>
  </w:abstractNum>
  <w:abstractNum w:abstractNumId="1" w15:restartNumberingAfterBreak="0">
    <w:nsid w:val="17E44B33"/>
    <w:multiLevelType w:val="multilevel"/>
    <w:tmpl w:val="3BF45D66"/>
    <w:lvl w:ilvl="0">
      <w:start w:val="1"/>
      <w:numFmt w:val="lowerLetter"/>
      <w:lvlText w:val="%1."/>
      <w:lvlJc w:val="left"/>
      <w:pPr>
        <w:ind w:left="360" w:hanging="360"/>
      </w:pPr>
      <w:rPr>
        <w:smallCaps w:val="0"/>
        <w:strike w:val="0"/>
        <w:shd w:val="clear" w:color="auto" w:fill="auto"/>
        <w:vertAlign w:val="baseline"/>
      </w:rPr>
    </w:lvl>
    <w:lvl w:ilvl="1">
      <w:start w:val="1"/>
      <w:numFmt w:val="lowerLetter"/>
      <w:lvlText w:val="%2."/>
      <w:lvlJc w:val="left"/>
      <w:pPr>
        <w:ind w:left="1080" w:hanging="360"/>
      </w:pPr>
      <w:rPr>
        <w:smallCaps w:val="0"/>
        <w:strike w:val="0"/>
        <w:shd w:val="clear" w:color="auto" w:fill="auto"/>
        <w:vertAlign w:val="baseline"/>
      </w:rPr>
    </w:lvl>
    <w:lvl w:ilvl="2">
      <w:start w:val="1"/>
      <w:numFmt w:val="lowerRoman"/>
      <w:lvlText w:val="%3."/>
      <w:lvlJc w:val="left"/>
      <w:pPr>
        <w:ind w:left="1800" w:hanging="30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lowerLetter"/>
      <w:lvlText w:val="%5."/>
      <w:lvlJc w:val="left"/>
      <w:pPr>
        <w:ind w:left="3240" w:hanging="360"/>
      </w:pPr>
      <w:rPr>
        <w:smallCaps w:val="0"/>
        <w:strike w:val="0"/>
        <w:shd w:val="clear" w:color="auto" w:fill="auto"/>
        <w:vertAlign w:val="baseline"/>
      </w:rPr>
    </w:lvl>
    <w:lvl w:ilvl="5">
      <w:start w:val="1"/>
      <w:numFmt w:val="lowerRoman"/>
      <w:lvlText w:val="%6."/>
      <w:lvlJc w:val="left"/>
      <w:pPr>
        <w:ind w:left="3960" w:hanging="30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lowerLetter"/>
      <w:lvlText w:val="%8."/>
      <w:lvlJc w:val="left"/>
      <w:pPr>
        <w:ind w:left="5400" w:hanging="360"/>
      </w:pPr>
      <w:rPr>
        <w:smallCaps w:val="0"/>
        <w:strike w:val="0"/>
        <w:shd w:val="clear" w:color="auto" w:fill="auto"/>
        <w:vertAlign w:val="baseline"/>
      </w:rPr>
    </w:lvl>
    <w:lvl w:ilvl="8">
      <w:start w:val="1"/>
      <w:numFmt w:val="lowerRoman"/>
      <w:lvlText w:val="%9."/>
      <w:lvlJc w:val="left"/>
      <w:pPr>
        <w:ind w:left="6120" w:hanging="300"/>
      </w:pPr>
      <w:rPr>
        <w:smallCaps w:val="0"/>
        <w:strike w:val="0"/>
        <w:shd w:val="clear" w:color="auto" w:fill="auto"/>
        <w:vertAlign w:val="baseline"/>
      </w:rPr>
    </w:lvl>
  </w:abstractNum>
  <w:abstractNum w:abstractNumId="2" w15:restartNumberingAfterBreak="0">
    <w:nsid w:val="30090177"/>
    <w:multiLevelType w:val="multilevel"/>
    <w:tmpl w:val="E59E596A"/>
    <w:lvl w:ilvl="0">
      <w:start w:val="1"/>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abstractNum w:abstractNumId="3" w15:restartNumberingAfterBreak="0">
    <w:nsid w:val="38FF50CA"/>
    <w:multiLevelType w:val="multilevel"/>
    <w:tmpl w:val="42948084"/>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800" w:hanging="36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decimal"/>
      <w:lvlText w:val="%5."/>
      <w:lvlJc w:val="left"/>
      <w:pPr>
        <w:ind w:left="3240" w:hanging="360"/>
      </w:pPr>
      <w:rPr>
        <w:smallCaps w:val="0"/>
        <w:strike w:val="0"/>
        <w:shd w:val="clear" w:color="auto" w:fill="auto"/>
        <w:vertAlign w:val="baseline"/>
      </w:rPr>
    </w:lvl>
    <w:lvl w:ilvl="5">
      <w:start w:val="1"/>
      <w:numFmt w:val="decimal"/>
      <w:lvlText w:val="%6."/>
      <w:lvlJc w:val="left"/>
      <w:pPr>
        <w:ind w:left="3960" w:hanging="36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decimal"/>
      <w:lvlText w:val="%8."/>
      <w:lvlJc w:val="left"/>
      <w:pPr>
        <w:ind w:left="5400" w:hanging="360"/>
      </w:pPr>
      <w:rPr>
        <w:smallCaps w:val="0"/>
        <w:strike w:val="0"/>
        <w:shd w:val="clear" w:color="auto" w:fill="auto"/>
        <w:vertAlign w:val="baseline"/>
      </w:rPr>
    </w:lvl>
    <w:lvl w:ilvl="8">
      <w:start w:val="1"/>
      <w:numFmt w:val="decimal"/>
      <w:lvlText w:val="%9."/>
      <w:lvlJc w:val="left"/>
      <w:pPr>
        <w:ind w:left="6120" w:hanging="360"/>
      </w:pPr>
      <w:rPr>
        <w:smallCaps w:val="0"/>
        <w:strike w:val="0"/>
        <w:shd w:val="clear" w:color="auto" w:fill="auto"/>
        <w:vertAlign w:val="baseline"/>
      </w:rPr>
    </w:lvl>
  </w:abstractNum>
  <w:abstractNum w:abstractNumId="4" w15:restartNumberingAfterBreak="0">
    <w:nsid w:val="3B19754D"/>
    <w:multiLevelType w:val="multilevel"/>
    <w:tmpl w:val="CB22712C"/>
    <w:lvl w:ilvl="0">
      <w:start w:val="1"/>
      <w:numFmt w:val="decimal"/>
      <w:lvlText w:val="%1."/>
      <w:lvlJc w:val="left"/>
      <w:pPr>
        <w:ind w:left="1080" w:hanging="360"/>
      </w:pPr>
      <w:rPr>
        <w:smallCaps w:val="0"/>
        <w:strike w:val="0"/>
        <w:shd w:val="clear" w:color="auto" w:fill="auto"/>
        <w:vertAlign w:val="baseline"/>
      </w:rPr>
    </w:lvl>
    <w:lvl w:ilvl="1">
      <w:start w:val="1"/>
      <w:numFmt w:val="lowerLetter"/>
      <w:lvlText w:val="%2."/>
      <w:lvlJc w:val="left"/>
      <w:pPr>
        <w:ind w:left="1800" w:hanging="360"/>
      </w:pPr>
      <w:rPr>
        <w:smallCaps w:val="0"/>
        <w:strike w:val="0"/>
        <w:shd w:val="clear" w:color="auto" w:fill="auto"/>
        <w:vertAlign w:val="baseline"/>
      </w:rPr>
    </w:lvl>
    <w:lvl w:ilvl="2">
      <w:start w:val="1"/>
      <w:numFmt w:val="lowerRoman"/>
      <w:lvlText w:val="%3."/>
      <w:lvlJc w:val="left"/>
      <w:pPr>
        <w:ind w:left="2520" w:hanging="300"/>
      </w:pPr>
      <w:rPr>
        <w:smallCaps w:val="0"/>
        <w:strike w:val="0"/>
        <w:shd w:val="clear" w:color="auto" w:fill="auto"/>
        <w:vertAlign w:val="baseline"/>
      </w:rPr>
    </w:lvl>
    <w:lvl w:ilvl="3">
      <w:start w:val="1"/>
      <w:numFmt w:val="decimal"/>
      <w:lvlText w:val="%4."/>
      <w:lvlJc w:val="left"/>
      <w:pPr>
        <w:ind w:left="3240" w:hanging="360"/>
      </w:pPr>
      <w:rPr>
        <w:smallCaps w:val="0"/>
        <w:strike w:val="0"/>
        <w:shd w:val="clear" w:color="auto" w:fill="auto"/>
        <w:vertAlign w:val="baseline"/>
      </w:rPr>
    </w:lvl>
    <w:lvl w:ilvl="4">
      <w:start w:val="1"/>
      <w:numFmt w:val="lowerLetter"/>
      <w:lvlText w:val="%5."/>
      <w:lvlJc w:val="left"/>
      <w:pPr>
        <w:ind w:left="3960" w:hanging="360"/>
      </w:pPr>
      <w:rPr>
        <w:smallCaps w:val="0"/>
        <w:strike w:val="0"/>
        <w:shd w:val="clear" w:color="auto" w:fill="auto"/>
        <w:vertAlign w:val="baseline"/>
      </w:rPr>
    </w:lvl>
    <w:lvl w:ilvl="5">
      <w:start w:val="1"/>
      <w:numFmt w:val="lowerRoman"/>
      <w:lvlText w:val="%6."/>
      <w:lvlJc w:val="left"/>
      <w:pPr>
        <w:ind w:left="4680" w:hanging="300"/>
      </w:pPr>
      <w:rPr>
        <w:smallCaps w:val="0"/>
        <w:strike w:val="0"/>
        <w:shd w:val="clear" w:color="auto" w:fill="auto"/>
        <w:vertAlign w:val="baseline"/>
      </w:rPr>
    </w:lvl>
    <w:lvl w:ilvl="6">
      <w:start w:val="1"/>
      <w:numFmt w:val="decimal"/>
      <w:lvlText w:val="%7."/>
      <w:lvlJc w:val="left"/>
      <w:pPr>
        <w:ind w:left="5400" w:hanging="360"/>
      </w:pPr>
      <w:rPr>
        <w:smallCaps w:val="0"/>
        <w:strike w:val="0"/>
        <w:shd w:val="clear" w:color="auto" w:fill="auto"/>
        <w:vertAlign w:val="baseline"/>
      </w:rPr>
    </w:lvl>
    <w:lvl w:ilvl="7">
      <w:start w:val="1"/>
      <w:numFmt w:val="lowerLetter"/>
      <w:lvlText w:val="%8."/>
      <w:lvlJc w:val="left"/>
      <w:pPr>
        <w:ind w:left="6120" w:hanging="360"/>
      </w:pPr>
      <w:rPr>
        <w:smallCaps w:val="0"/>
        <w:strike w:val="0"/>
        <w:shd w:val="clear" w:color="auto" w:fill="auto"/>
        <w:vertAlign w:val="baseline"/>
      </w:rPr>
    </w:lvl>
    <w:lvl w:ilvl="8">
      <w:start w:val="1"/>
      <w:numFmt w:val="lowerRoman"/>
      <w:lvlText w:val="%9."/>
      <w:lvlJc w:val="left"/>
      <w:pPr>
        <w:ind w:left="6840" w:hanging="300"/>
      </w:pPr>
      <w:rPr>
        <w:smallCaps w:val="0"/>
        <w:strike w:val="0"/>
        <w:shd w:val="clear" w:color="auto" w:fill="auto"/>
        <w:vertAlign w:val="baseline"/>
      </w:rPr>
    </w:lvl>
  </w:abstractNum>
  <w:abstractNum w:abstractNumId="5" w15:restartNumberingAfterBreak="0">
    <w:nsid w:val="4D6D272F"/>
    <w:multiLevelType w:val="multilevel"/>
    <w:tmpl w:val="FC24861E"/>
    <w:lvl w:ilvl="0">
      <w:start w:val="1"/>
      <w:numFmt w:val="upperRoman"/>
      <w:lvlText w:val="%1."/>
      <w:lvlJc w:val="left"/>
      <w:pPr>
        <w:ind w:left="1080" w:hanging="720"/>
      </w:pPr>
      <w:rPr>
        <w:rFonts w:ascii="Times New Roman" w:eastAsia="Times New Roman" w:hAnsi="Times New Roman" w:cs="Times New Roman"/>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3E50995"/>
    <w:multiLevelType w:val="multilevel"/>
    <w:tmpl w:val="B31248D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654E3A3D"/>
    <w:multiLevelType w:val="multilevel"/>
    <w:tmpl w:val="FCF4B5D0"/>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5F24A3"/>
    <w:multiLevelType w:val="multilevel"/>
    <w:tmpl w:val="514C33F8"/>
    <w:lvl w:ilvl="0">
      <w:start w:val="3"/>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num w:numId="1" w16cid:durableId="815292679">
    <w:abstractNumId w:val="5"/>
  </w:num>
  <w:num w:numId="2" w16cid:durableId="566261233">
    <w:abstractNumId w:val="7"/>
  </w:num>
  <w:num w:numId="3" w16cid:durableId="677847541">
    <w:abstractNumId w:val="2"/>
  </w:num>
  <w:num w:numId="4" w16cid:durableId="1372341495">
    <w:abstractNumId w:val="6"/>
  </w:num>
  <w:num w:numId="5" w16cid:durableId="348067803">
    <w:abstractNumId w:val="8"/>
  </w:num>
  <w:num w:numId="6" w16cid:durableId="348529895">
    <w:abstractNumId w:val="0"/>
  </w:num>
  <w:num w:numId="7" w16cid:durableId="787554131">
    <w:abstractNumId w:val="4"/>
  </w:num>
  <w:num w:numId="8" w16cid:durableId="1719426877">
    <w:abstractNumId w:val="1"/>
  </w:num>
  <w:num w:numId="9" w16cid:durableId="1996836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12A1"/>
    <w:rsid w:val="000007FA"/>
    <w:rsid w:val="00347052"/>
    <w:rsid w:val="0037412F"/>
    <w:rsid w:val="004C12A1"/>
    <w:rsid w:val="008112A9"/>
    <w:rsid w:val="00A927D4"/>
    <w:rsid w:val="00EA4B9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4193"/>
  <w15:docId w15:val="{86558FE9-EC90-4185-993C-A13DA93F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4C12A1"/>
    <w:pPr>
      <w:keepNext/>
      <w:keepLines/>
      <w:spacing w:before="480"/>
      <w:outlineLvl w:val="0"/>
    </w:pPr>
    <w:rPr>
      <w:rFonts w:ascii="Helvetica Neue" w:eastAsia="Helvetica Neue" w:hAnsi="Helvetica Neue" w:cs="Helvetica Neue"/>
      <w:b/>
      <w:color w:val="2E75B5"/>
      <w:sz w:val="28"/>
      <w:szCs w:val="28"/>
    </w:rPr>
  </w:style>
  <w:style w:type="paragraph" w:styleId="Heading2">
    <w:name w:val="heading 2"/>
    <w:basedOn w:val="Normal1"/>
    <w:next w:val="Normal1"/>
    <w:rsid w:val="004C12A1"/>
    <w:pPr>
      <w:keepNext/>
      <w:keepLines/>
      <w:spacing w:before="200"/>
      <w:outlineLvl w:val="1"/>
    </w:pPr>
    <w:rPr>
      <w:rFonts w:ascii="Helvetica Neue" w:eastAsia="Helvetica Neue" w:hAnsi="Helvetica Neue" w:cs="Helvetica Neue"/>
      <w:b/>
      <w:color w:val="5B9BD5"/>
      <w:sz w:val="26"/>
      <w:szCs w:val="26"/>
    </w:rPr>
  </w:style>
  <w:style w:type="paragraph" w:styleId="Heading3">
    <w:name w:val="heading 3"/>
    <w:basedOn w:val="Normal1"/>
    <w:next w:val="Normal1"/>
    <w:rsid w:val="004C12A1"/>
    <w:pPr>
      <w:keepNext/>
      <w:keepLines/>
      <w:spacing w:before="280" w:after="80"/>
      <w:outlineLvl w:val="2"/>
    </w:pPr>
    <w:rPr>
      <w:b/>
      <w:sz w:val="28"/>
      <w:szCs w:val="28"/>
    </w:rPr>
  </w:style>
  <w:style w:type="paragraph" w:styleId="Heading4">
    <w:name w:val="heading 4"/>
    <w:basedOn w:val="Normal1"/>
    <w:next w:val="Normal1"/>
    <w:rsid w:val="004C12A1"/>
    <w:pPr>
      <w:keepNext/>
      <w:keepLines/>
      <w:spacing w:before="240" w:after="40"/>
      <w:outlineLvl w:val="3"/>
    </w:pPr>
    <w:rPr>
      <w:b/>
    </w:rPr>
  </w:style>
  <w:style w:type="paragraph" w:styleId="Heading5">
    <w:name w:val="heading 5"/>
    <w:basedOn w:val="Normal1"/>
    <w:next w:val="Normal1"/>
    <w:rsid w:val="004C12A1"/>
    <w:pPr>
      <w:keepNext/>
      <w:keepLines/>
      <w:spacing w:before="220" w:after="40"/>
      <w:outlineLvl w:val="4"/>
    </w:pPr>
    <w:rPr>
      <w:b/>
      <w:sz w:val="22"/>
      <w:szCs w:val="22"/>
    </w:rPr>
  </w:style>
  <w:style w:type="paragraph" w:styleId="Heading6">
    <w:name w:val="heading 6"/>
    <w:basedOn w:val="Normal1"/>
    <w:next w:val="Normal1"/>
    <w:rsid w:val="004C12A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C12A1"/>
  </w:style>
  <w:style w:type="paragraph" w:styleId="Title">
    <w:name w:val="Title"/>
    <w:basedOn w:val="Normal1"/>
    <w:next w:val="Normal1"/>
    <w:rsid w:val="004C12A1"/>
    <w:pPr>
      <w:keepNext/>
      <w:keepLines/>
      <w:spacing w:before="480" w:after="120"/>
    </w:pPr>
    <w:rPr>
      <w:b/>
      <w:sz w:val="72"/>
      <w:szCs w:val="72"/>
    </w:rPr>
  </w:style>
  <w:style w:type="paragraph" w:styleId="Subtitle">
    <w:name w:val="Subtitle"/>
    <w:basedOn w:val="Normal1"/>
    <w:next w:val="Normal1"/>
    <w:rsid w:val="004C12A1"/>
    <w:pPr>
      <w:keepNext/>
      <w:keepLines/>
      <w:spacing w:before="360" w:after="80"/>
    </w:pPr>
    <w:rPr>
      <w:rFonts w:ascii="Georgia" w:eastAsia="Georgia" w:hAnsi="Georgia" w:cs="Georgia"/>
      <w:i/>
      <w:color w:val="666666"/>
      <w:sz w:val="48"/>
      <w:szCs w:val="48"/>
    </w:rPr>
  </w:style>
  <w:style w:type="table" w:customStyle="1" w:styleId="a">
    <w:basedOn w:val="TableNormal"/>
    <w:rsid w:val="004C12A1"/>
    <w:tblPr>
      <w:tblStyleRowBandSize w:val="1"/>
      <w:tblStyleColBandSize w:val="1"/>
      <w:tblCellMar>
        <w:left w:w="115" w:type="dxa"/>
        <w:right w:w="115" w:type="dxa"/>
      </w:tblCellMar>
    </w:tblPr>
  </w:style>
  <w:style w:type="table" w:customStyle="1" w:styleId="a0">
    <w:basedOn w:val="TableNormal"/>
    <w:rsid w:val="004C12A1"/>
    <w:tblPr>
      <w:tblStyleRowBandSize w:val="1"/>
      <w:tblStyleColBandSize w:val="1"/>
      <w:tblCellMar>
        <w:left w:w="115" w:type="dxa"/>
        <w:right w:w="115" w:type="dxa"/>
      </w:tblCellMar>
    </w:tblPr>
  </w:style>
  <w:style w:type="table" w:customStyle="1" w:styleId="a1">
    <w:basedOn w:val="TableNormal"/>
    <w:rsid w:val="004C12A1"/>
    <w:tblPr>
      <w:tblStyleRowBandSize w:val="1"/>
      <w:tblStyleColBandSize w:val="1"/>
      <w:tblCellMar>
        <w:left w:w="115" w:type="dxa"/>
        <w:right w:w="115" w:type="dxa"/>
      </w:tblCellMar>
    </w:tblPr>
  </w:style>
  <w:style w:type="table" w:customStyle="1" w:styleId="a2">
    <w:basedOn w:val="TableNormal"/>
    <w:rsid w:val="004C12A1"/>
    <w:tblPr>
      <w:tblStyleRowBandSize w:val="1"/>
      <w:tblStyleColBandSize w:val="1"/>
      <w:tblCellMar>
        <w:left w:w="115" w:type="dxa"/>
        <w:right w:w="115" w:type="dxa"/>
      </w:tblCellMar>
    </w:tblPr>
  </w:style>
  <w:style w:type="table" w:customStyle="1" w:styleId="a3">
    <w:basedOn w:val="TableNormal"/>
    <w:rsid w:val="004C12A1"/>
    <w:tblPr>
      <w:tblStyleRowBandSize w:val="1"/>
      <w:tblStyleColBandSize w:val="1"/>
      <w:tblCellMar>
        <w:left w:w="115" w:type="dxa"/>
        <w:right w:w="115" w:type="dxa"/>
      </w:tblCellMar>
    </w:tblPr>
  </w:style>
  <w:style w:type="table" w:customStyle="1" w:styleId="a4">
    <w:basedOn w:val="TableNormal"/>
    <w:rsid w:val="004C12A1"/>
    <w:tblPr>
      <w:tblStyleRowBandSize w:val="1"/>
      <w:tblStyleColBandSize w:val="1"/>
      <w:tblCellMar>
        <w:left w:w="115" w:type="dxa"/>
        <w:right w:w="115" w:type="dxa"/>
      </w:tblCellMar>
    </w:tblPr>
  </w:style>
  <w:style w:type="table" w:customStyle="1" w:styleId="a5">
    <w:basedOn w:val="TableNormal"/>
    <w:rsid w:val="004C12A1"/>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4C12A1"/>
    <w:rPr>
      <w:sz w:val="20"/>
      <w:szCs w:val="20"/>
    </w:rPr>
  </w:style>
  <w:style w:type="character" w:customStyle="1" w:styleId="CommentTextChar">
    <w:name w:val="Comment Text Char"/>
    <w:basedOn w:val="DefaultParagraphFont"/>
    <w:link w:val="CommentText"/>
    <w:uiPriority w:val="99"/>
    <w:semiHidden/>
    <w:rsid w:val="004C12A1"/>
    <w:rPr>
      <w:sz w:val="20"/>
      <w:szCs w:val="20"/>
    </w:rPr>
  </w:style>
  <w:style w:type="character" w:styleId="CommentReference">
    <w:name w:val="annotation reference"/>
    <w:basedOn w:val="DefaultParagraphFont"/>
    <w:uiPriority w:val="99"/>
    <w:semiHidden/>
    <w:unhideWhenUsed/>
    <w:rsid w:val="004C12A1"/>
    <w:rPr>
      <w:sz w:val="16"/>
      <w:szCs w:val="16"/>
    </w:rPr>
  </w:style>
  <w:style w:type="paragraph" w:styleId="BalloonText">
    <w:name w:val="Balloon Text"/>
    <w:basedOn w:val="Normal"/>
    <w:link w:val="BalloonTextChar"/>
    <w:uiPriority w:val="99"/>
    <w:semiHidden/>
    <w:unhideWhenUsed/>
    <w:rsid w:val="00347052"/>
    <w:rPr>
      <w:rFonts w:ascii="Tahoma" w:hAnsi="Tahoma" w:cs="Tahoma"/>
      <w:sz w:val="16"/>
      <w:szCs w:val="16"/>
    </w:rPr>
  </w:style>
  <w:style w:type="character" w:customStyle="1" w:styleId="BalloonTextChar">
    <w:name w:val="Balloon Text Char"/>
    <w:basedOn w:val="DefaultParagraphFont"/>
    <w:link w:val="BalloonText"/>
    <w:uiPriority w:val="99"/>
    <w:semiHidden/>
    <w:rsid w:val="00347052"/>
    <w:rPr>
      <w:rFonts w:ascii="Tahoma" w:hAnsi="Tahoma" w:cs="Tahoma"/>
      <w:sz w:val="16"/>
      <w:szCs w:val="16"/>
    </w:rPr>
  </w:style>
  <w:style w:type="paragraph" w:styleId="Header">
    <w:name w:val="header"/>
    <w:basedOn w:val="Normal"/>
    <w:link w:val="HeaderChar"/>
    <w:uiPriority w:val="99"/>
    <w:unhideWhenUsed/>
    <w:rsid w:val="00347052"/>
    <w:pPr>
      <w:tabs>
        <w:tab w:val="center" w:pos="4513"/>
        <w:tab w:val="right" w:pos="9026"/>
      </w:tabs>
    </w:pPr>
  </w:style>
  <w:style w:type="character" w:customStyle="1" w:styleId="HeaderChar">
    <w:name w:val="Header Char"/>
    <w:basedOn w:val="DefaultParagraphFont"/>
    <w:link w:val="Header"/>
    <w:uiPriority w:val="99"/>
    <w:rsid w:val="00347052"/>
  </w:style>
  <w:style w:type="paragraph" w:styleId="Footer">
    <w:name w:val="footer"/>
    <w:basedOn w:val="Normal"/>
    <w:link w:val="FooterChar"/>
    <w:uiPriority w:val="99"/>
    <w:unhideWhenUsed/>
    <w:rsid w:val="00347052"/>
    <w:pPr>
      <w:tabs>
        <w:tab w:val="center" w:pos="4513"/>
        <w:tab w:val="right" w:pos="9026"/>
      </w:tabs>
    </w:pPr>
  </w:style>
  <w:style w:type="character" w:customStyle="1" w:styleId="FooterChar">
    <w:name w:val="Footer Char"/>
    <w:basedOn w:val="DefaultParagraphFont"/>
    <w:link w:val="Footer"/>
    <w:uiPriority w:val="99"/>
    <w:rsid w:val="00347052"/>
  </w:style>
  <w:style w:type="paragraph" w:customStyle="1" w:styleId="Docnumber">
    <w:name w:val="Docnumber"/>
    <w:basedOn w:val="Normal"/>
    <w:link w:val="DocnumberChar"/>
    <w:qFormat/>
    <w:rsid w:val="000007FA"/>
    <w:pPr>
      <w:tabs>
        <w:tab w:val="left" w:pos="794"/>
        <w:tab w:val="left" w:pos="1191"/>
        <w:tab w:val="left" w:pos="1588"/>
        <w:tab w:val="left" w:pos="1985"/>
      </w:tabs>
      <w:overflowPunct w:val="0"/>
      <w:autoSpaceDE w:val="0"/>
      <w:autoSpaceDN w:val="0"/>
      <w:adjustRightInd w:val="0"/>
      <w:spacing w:before="120"/>
      <w:jc w:val="right"/>
      <w:textAlignment w:val="baseline"/>
    </w:pPr>
    <w:rPr>
      <w:b/>
      <w:bCs/>
      <w:sz w:val="40"/>
      <w:szCs w:val="20"/>
      <w:lang w:val="en-GB" w:eastAsia="en-US"/>
    </w:rPr>
  </w:style>
  <w:style w:type="character" w:customStyle="1" w:styleId="DocnumberChar">
    <w:name w:val="Docnumber Char"/>
    <w:basedOn w:val="DefaultParagraphFont"/>
    <w:link w:val="Docnumber"/>
    <w:rsid w:val="000007FA"/>
    <w:rPr>
      <w:b/>
      <w:bCs/>
      <w:sz w:val="4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tejpal.singh70@gov.in" TargetMode="External"/><Relationship Id="rId13" Type="http://schemas.openxmlformats.org/officeDocument/2006/relationships/hyperlink" Target="https://www.itu.int/md/T17-SG02-C-0264/en"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yperlink" Target="https://www.itu.int/md/T17-SG02-C-0238/en" TargetMode="External"/><Relationship Id="rId7" Type="http://schemas.openxmlformats.org/officeDocument/2006/relationships/image" Target="media/image1.png"/><Relationship Id="rId12" Type="http://schemas.openxmlformats.org/officeDocument/2006/relationships/hyperlink" Target="https://www.itu.int/md/T17-SG02-C-0236/en" TargetMode="Externa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www.itu.int/oth/T0202000021/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itu.int/pub/T-SP-OB.1143-2018"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itu.int/md/T17-SG02-C-0238/e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3164</Words>
  <Characters>21046</Characters>
  <Application>Microsoft Office Word</Application>
  <DocSecurity>0</DocSecurity>
  <Lines>489</Lines>
  <Paragraphs>291</Paragraphs>
  <ScaleCrop>false</ScaleCrop>
  <Manager>ITU-T</Manager>
  <Company>International Telecommunication Union (ITU)</Company>
  <LinksUpToDate>false</LinksUpToDate>
  <CharactersWithSpaces>23919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revised baseline text for Technical Report: Current Use of E.164 Numbers as Identifiers for OTTs</dc:title>
  <dc:creator>Ministry of Communications, India</dc:creator>
  <dc:description>SG2–C052  For: Geneva, 16-20 May 2022_x000d_Document date: _x000d_Saved by ITU51014924 at 14:55:48 on 29.04.2022</dc:description>
  <cp:lastModifiedBy>TSB (JB)</cp:lastModifiedBy>
  <cp:revision>5</cp:revision>
  <dcterms:created xsi:type="dcterms:W3CDTF">2022-04-29T12:55:00Z</dcterms:created>
  <dcterms:modified xsi:type="dcterms:W3CDTF">2022-04-29T13:04:00Z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SG2–C052</vt:lpwstr>
  </property>
  <property fmtid="{D5CDD505-2E9C-101B-9397-08002B2CF9AE}" pid="3" name="Docdate">
    <vt:lpwstr/>
  </property>
  <property fmtid="{D5CDD505-2E9C-101B-9397-08002B2CF9AE}" pid="4" name="Docorlang">
    <vt:lpwstr/>
  </property>
  <property fmtid="{D5CDD505-2E9C-101B-9397-08002B2CF9AE}" pid="5" name="Docbluepink">
    <vt:lpwstr>1/2</vt:lpwstr>
  </property>
  <property fmtid="{D5CDD505-2E9C-101B-9397-08002B2CF9AE}" pid="6" name="Docdest">
    <vt:lpwstr>Geneva, 16-20 May 2022</vt:lpwstr>
  </property>
  <property fmtid="{D5CDD505-2E9C-101B-9397-08002B2CF9AE}" pid="7" name="Docauthor">
    <vt:lpwstr>Ministry of Communications, India</vt:lpwstr>
  </property>
</Properties>
</file>