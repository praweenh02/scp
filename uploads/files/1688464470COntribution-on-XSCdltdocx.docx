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jc w:val="center"/>
        <w:tblLayout w:type="fixed"/>
        <w:tblCellMar>
          <w:left w:w="57" w:type="dxa"/>
          <w:right w:w="57" w:type="dxa"/>
        </w:tblCellMar>
        <w:tblLook w:val="04A0" w:firstRow="1" w:lastRow="0" w:firstColumn="1" w:lastColumn="0" w:noHBand="0" w:noVBand="1"/>
      </w:tblPr>
      <w:tblGrid>
        <w:gridCol w:w="1134"/>
        <w:gridCol w:w="426"/>
        <w:gridCol w:w="57"/>
        <w:gridCol w:w="3360"/>
        <w:gridCol w:w="410"/>
        <w:gridCol w:w="199"/>
        <w:gridCol w:w="3770"/>
      </w:tblGrid>
      <w:tr w:rsidR="00D93637" w:rsidRPr="00D93637" w14:paraId="7FD4A221" w14:textId="77777777" w:rsidTr="00C52F41">
        <w:trPr>
          <w:cantSplit/>
          <w:jc w:val="center"/>
        </w:trPr>
        <w:tc>
          <w:tcPr>
            <w:tcW w:w="1134" w:type="dxa"/>
            <w:vMerge w:val="restart"/>
          </w:tcPr>
          <w:p w14:paraId="4BB5AD79" w14:textId="77777777" w:rsidR="00D93637" w:rsidRPr="00D93637" w:rsidRDefault="00D93637" w:rsidP="00D93637">
            <w:pPr>
              <w:rPr>
                <w:rFonts w:eastAsia="SimSun"/>
                <w:sz w:val="20"/>
                <w:szCs w:val="20"/>
              </w:rPr>
            </w:pPr>
            <w:r w:rsidRPr="00D93637">
              <w:rPr>
                <w:rFonts w:eastAsia="SimSun"/>
                <w:noProof/>
                <w:lang w:val="en-IN" w:eastAsia="en-IN" w:bidi="hi-IN"/>
              </w:rPr>
              <w:drawing>
                <wp:inline distT="0" distB="0" distL="0" distR="0" wp14:anchorId="2E40D238" wp14:editId="07CD6BB7">
                  <wp:extent cx="647700" cy="704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47700" cy="704850"/>
                          </a:xfrm>
                          <a:prstGeom prst="rect">
                            <a:avLst/>
                          </a:prstGeom>
                          <a:noFill/>
                          <a:ln>
                            <a:noFill/>
                          </a:ln>
                        </pic:spPr>
                      </pic:pic>
                    </a:graphicData>
                  </a:graphic>
                </wp:inline>
              </w:drawing>
            </w:r>
          </w:p>
        </w:tc>
        <w:tc>
          <w:tcPr>
            <w:tcW w:w="4253" w:type="dxa"/>
            <w:gridSpan w:val="4"/>
            <w:vMerge w:val="restart"/>
          </w:tcPr>
          <w:p w14:paraId="13CCDA62" w14:textId="77777777" w:rsidR="00D93637" w:rsidRPr="00D93637" w:rsidRDefault="00D93637" w:rsidP="00D93637">
            <w:pPr>
              <w:rPr>
                <w:rFonts w:eastAsia="SimSun"/>
                <w:sz w:val="16"/>
                <w:szCs w:val="16"/>
              </w:rPr>
            </w:pPr>
            <w:r w:rsidRPr="00D93637">
              <w:rPr>
                <w:rFonts w:eastAsia="SimSun"/>
                <w:sz w:val="16"/>
                <w:szCs w:val="16"/>
              </w:rPr>
              <w:t>INTERNATIONAL TELECOMMUNICATION UNION</w:t>
            </w:r>
          </w:p>
          <w:p w14:paraId="34E28E1C" w14:textId="77777777" w:rsidR="00D93637" w:rsidRPr="00D93637" w:rsidRDefault="00D93637" w:rsidP="00D93637">
            <w:pPr>
              <w:rPr>
                <w:rFonts w:eastAsia="SimSun"/>
                <w:b/>
                <w:bCs/>
                <w:sz w:val="26"/>
                <w:szCs w:val="26"/>
              </w:rPr>
            </w:pPr>
            <w:r w:rsidRPr="00D93637">
              <w:rPr>
                <w:rFonts w:eastAsia="SimSun"/>
                <w:b/>
                <w:bCs/>
                <w:sz w:val="26"/>
                <w:szCs w:val="26"/>
              </w:rPr>
              <w:t>TELECOMMUNICATION</w:t>
            </w:r>
            <w:r w:rsidRPr="00D93637">
              <w:rPr>
                <w:rFonts w:eastAsia="SimSun"/>
                <w:b/>
                <w:bCs/>
                <w:sz w:val="26"/>
                <w:szCs w:val="26"/>
              </w:rPr>
              <w:br/>
              <w:t>STANDARDIZATION SECTOR</w:t>
            </w:r>
          </w:p>
          <w:p w14:paraId="72729DF6" w14:textId="77777777" w:rsidR="00D93637" w:rsidRPr="00D93637" w:rsidRDefault="00D93637" w:rsidP="00D93637">
            <w:pPr>
              <w:rPr>
                <w:rFonts w:eastAsia="SimSun"/>
                <w:sz w:val="20"/>
                <w:szCs w:val="20"/>
              </w:rPr>
            </w:pPr>
            <w:r w:rsidRPr="00D93637">
              <w:rPr>
                <w:rFonts w:eastAsia="SimSun"/>
                <w:sz w:val="20"/>
                <w:szCs w:val="20"/>
              </w:rPr>
              <w:t>STUDY PERIOD 2022-2024</w:t>
            </w:r>
          </w:p>
        </w:tc>
        <w:tc>
          <w:tcPr>
            <w:tcW w:w="3969" w:type="dxa"/>
            <w:gridSpan w:val="2"/>
            <w:vAlign w:val="center"/>
          </w:tcPr>
          <w:p w14:paraId="3222E5BF" w14:textId="27C999B1" w:rsidR="00D93637" w:rsidRPr="00D93637" w:rsidRDefault="00621D8B" w:rsidP="00621D8B">
            <w:pPr>
              <w:tabs>
                <w:tab w:val="left" w:pos="794"/>
                <w:tab w:val="left" w:pos="1191"/>
                <w:tab w:val="left" w:pos="1588"/>
                <w:tab w:val="left" w:pos="1985"/>
              </w:tabs>
              <w:overflowPunct w:val="0"/>
              <w:autoSpaceDE w:val="0"/>
              <w:autoSpaceDN w:val="0"/>
              <w:adjustRightInd w:val="0"/>
              <w:jc w:val="right"/>
              <w:textAlignment w:val="baseline"/>
              <w:rPr>
                <w:rFonts w:eastAsia="SimSun"/>
                <w:b/>
                <w:sz w:val="32"/>
                <w:szCs w:val="20"/>
                <w:lang w:eastAsia="en-US"/>
              </w:rPr>
            </w:pPr>
            <w:sdt>
              <w:sdtPr>
                <w:rPr>
                  <w:rFonts w:eastAsia="SimSun"/>
                  <w:b/>
                  <w:sz w:val="32"/>
                  <w:szCs w:val="20"/>
                  <w:lang w:eastAsia="ko-KR"/>
                </w:rPr>
                <w:alias w:val="ShortName"/>
                <w:tag w:val="ShortName"/>
                <w:id w:val="-1206712966"/>
                <w:placeholder>
                  <w:docPart w:val="770B3415A59845B194ACD924B2BA5C44"/>
                </w:placeholder>
                <w:text/>
              </w:sdtPr>
              <w:sdtContent>
                <w:r>
                  <w:rPr>
                    <w:rFonts w:eastAsia="SimSun"/>
                    <w:b/>
                    <w:sz w:val="32"/>
                    <w:szCs w:val="20"/>
                    <w:lang w:eastAsia="ko-KR"/>
                  </w:rPr>
                  <w:t>SG17-</w:t>
                </w:r>
                <w:r>
                  <w:rPr>
                    <w:rFonts w:eastAsia="SimSun"/>
                    <w:b/>
                    <w:sz w:val="32"/>
                    <w:szCs w:val="20"/>
                    <w:lang w:eastAsia="ko-KR"/>
                  </w:rPr>
                  <w:t>C…</w:t>
                </w:r>
                <w:r w:rsidRPr="00D93637">
                  <w:rPr>
                    <w:rFonts w:eastAsia="SimSun"/>
                    <w:b/>
                    <w:sz w:val="32"/>
                    <w:szCs w:val="20"/>
                    <w:lang w:eastAsia="ko-KR"/>
                  </w:rPr>
                  <w:t xml:space="preserve"> </w:t>
                </w:r>
              </w:sdtContent>
            </w:sdt>
          </w:p>
        </w:tc>
      </w:tr>
      <w:tr w:rsidR="00D93637" w:rsidRPr="00D93637" w14:paraId="726295FA" w14:textId="77777777" w:rsidTr="00C52F41">
        <w:trPr>
          <w:cantSplit/>
          <w:jc w:val="center"/>
        </w:trPr>
        <w:tc>
          <w:tcPr>
            <w:tcW w:w="1134" w:type="dxa"/>
            <w:vMerge/>
          </w:tcPr>
          <w:p w14:paraId="1B5CD2B6" w14:textId="77777777" w:rsidR="00D93637" w:rsidRPr="00D93637" w:rsidRDefault="00D93637" w:rsidP="00D93637">
            <w:pPr>
              <w:rPr>
                <w:rFonts w:eastAsia="SimSun"/>
                <w:smallCaps/>
                <w:sz w:val="20"/>
              </w:rPr>
            </w:pPr>
          </w:p>
        </w:tc>
        <w:tc>
          <w:tcPr>
            <w:tcW w:w="4253" w:type="dxa"/>
            <w:gridSpan w:val="4"/>
            <w:vMerge/>
          </w:tcPr>
          <w:p w14:paraId="530C5A5F" w14:textId="77777777" w:rsidR="00D93637" w:rsidRPr="00D93637" w:rsidRDefault="00D93637" w:rsidP="00D93637">
            <w:pPr>
              <w:rPr>
                <w:rFonts w:eastAsia="SimSun"/>
                <w:smallCaps/>
                <w:sz w:val="20"/>
              </w:rPr>
            </w:pPr>
            <w:bookmarkStart w:id="0" w:name="ddate" w:colFirst="2" w:colLast="2"/>
          </w:p>
        </w:tc>
        <w:sdt>
          <w:sdtPr>
            <w:rPr>
              <w:rFonts w:eastAsia="SimSun"/>
              <w:b/>
              <w:bCs/>
              <w:sz w:val="28"/>
              <w:szCs w:val="28"/>
            </w:rPr>
            <w:alias w:val="SgText"/>
            <w:tag w:val="SgText"/>
            <w:id w:val="1057051111"/>
            <w:placeholder>
              <w:docPart w:val="D599310984064F35AE95F0F3196D2FF3"/>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SgText[1]" w:storeItemID="{EF8523CC-DEB2-463D-9A27-DF0B8D2CAEC3}"/>
            <w:text/>
          </w:sdtPr>
          <w:sdtEndPr/>
          <w:sdtContent>
            <w:tc>
              <w:tcPr>
                <w:tcW w:w="3969" w:type="dxa"/>
                <w:gridSpan w:val="2"/>
              </w:tcPr>
              <w:p w14:paraId="1BF3C894" w14:textId="77777777" w:rsidR="00D93637" w:rsidRPr="00D93637" w:rsidRDefault="00D93637" w:rsidP="00D93637">
                <w:pPr>
                  <w:jc w:val="right"/>
                  <w:rPr>
                    <w:rFonts w:eastAsia="SimSun"/>
                    <w:b/>
                    <w:bCs/>
                    <w:sz w:val="28"/>
                    <w:szCs w:val="28"/>
                  </w:rPr>
                </w:pPr>
                <w:r w:rsidRPr="00D93637">
                  <w:rPr>
                    <w:rFonts w:eastAsia="SimSun"/>
                    <w:b/>
                    <w:bCs/>
                    <w:sz w:val="28"/>
                    <w:szCs w:val="28"/>
                  </w:rPr>
                  <w:t>STUDY GROUP 17</w:t>
                </w:r>
              </w:p>
            </w:tc>
          </w:sdtContent>
        </w:sdt>
      </w:tr>
      <w:tr w:rsidR="00D93637" w:rsidRPr="00D93637" w14:paraId="258D510C" w14:textId="77777777" w:rsidTr="00C52F41">
        <w:trPr>
          <w:cantSplit/>
          <w:jc w:val="center"/>
        </w:trPr>
        <w:tc>
          <w:tcPr>
            <w:tcW w:w="1134" w:type="dxa"/>
            <w:vMerge/>
            <w:tcBorders>
              <w:bottom w:val="single" w:sz="12" w:space="0" w:color="auto"/>
            </w:tcBorders>
          </w:tcPr>
          <w:p w14:paraId="4B208B36" w14:textId="77777777" w:rsidR="00D93637" w:rsidRPr="00D93637" w:rsidRDefault="00D93637" w:rsidP="00D93637">
            <w:pPr>
              <w:rPr>
                <w:rFonts w:eastAsia="SimSun"/>
                <w:b/>
                <w:bCs/>
                <w:sz w:val="26"/>
              </w:rPr>
            </w:pPr>
          </w:p>
        </w:tc>
        <w:tc>
          <w:tcPr>
            <w:tcW w:w="4253" w:type="dxa"/>
            <w:gridSpan w:val="4"/>
            <w:vMerge/>
            <w:tcBorders>
              <w:bottom w:val="single" w:sz="12" w:space="0" w:color="auto"/>
            </w:tcBorders>
          </w:tcPr>
          <w:p w14:paraId="3A8965F8" w14:textId="77777777" w:rsidR="00D93637" w:rsidRPr="00D93637" w:rsidRDefault="00D93637" w:rsidP="00D93637">
            <w:pPr>
              <w:rPr>
                <w:rFonts w:eastAsia="SimSun"/>
                <w:b/>
                <w:bCs/>
                <w:sz w:val="26"/>
              </w:rPr>
            </w:pPr>
            <w:bookmarkStart w:id="1" w:name="dorlang" w:colFirst="2" w:colLast="2"/>
            <w:bookmarkEnd w:id="0"/>
          </w:p>
        </w:tc>
        <w:tc>
          <w:tcPr>
            <w:tcW w:w="3969" w:type="dxa"/>
            <w:gridSpan w:val="2"/>
            <w:tcBorders>
              <w:bottom w:val="single" w:sz="12" w:space="0" w:color="auto"/>
            </w:tcBorders>
            <w:vAlign w:val="center"/>
          </w:tcPr>
          <w:p w14:paraId="44199C48" w14:textId="77777777" w:rsidR="00D93637" w:rsidRPr="00D93637" w:rsidRDefault="00D93637" w:rsidP="00D93637">
            <w:pPr>
              <w:jc w:val="right"/>
              <w:rPr>
                <w:rFonts w:eastAsia="SimSun"/>
                <w:b/>
                <w:bCs/>
                <w:sz w:val="28"/>
                <w:szCs w:val="28"/>
              </w:rPr>
            </w:pPr>
            <w:r w:rsidRPr="00D93637">
              <w:rPr>
                <w:rFonts w:eastAsia="SimSun"/>
                <w:b/>
                <w:bCs/>
                <w:sz w:val="28"/>
                <w:szCs w:val="28"/>
              </w:rPr>
              <w:t>Original: English</w:t>
            </w:r>
          </w:p>
        </w:tc>
      </w:tr>
      <w:tr w:rsidR="00D93637" w:rsidRPr="00D93637" w14:paraId="680DFE0C" w14:textId="77777777" w:rsidTr="00C52F41">
        <w:trPr>
          <w:cantSplit/>
          <w:trHeight w:val="429"/>
          <w:jc w:val="center"/>
        </w:trPr>
        <w:tc>
          <w:tcPr>
            <w:tcW w:w="1617" w:type="dxa"/>
            <w:gridSpan w:val="3"/>
          </w:tcPr>
          <w:p w14:paraId="396AF980" w14:textId="77777777" w:rsidR="00D93637" w:rsidRPr="00D93637" w:rsidRDefault="00D93637" w:rsidP="00D93637">
            <w:pPr>
              <w:rPr>
                <w:rFonts w:eastAsia="SimSun"/>
                <w:b/>
                <w:bCs/>
              </w:rPr>
            </w:pPr>
            <w:bookmarkStart w:id="2" w:name="dbluepink" w:colFirst="1" w:colLast="1"/>
            <w:bookmarkEnd w:id="1"/>
            <w:r w:rsidRPr="00D93637">
              <w:rPr>
                <w:rFonts w:eastAsia="SimSun"/>
                <w:b/>
                <w:bCs/>
              </w:rPr>
              <w:t>Question(s):</w:t>
            </w:r>
          </w:p>
        </w:tc>
        <w:sdt>
          <w:sdtPr>
            <w:rPr>
              <w:rFonts w:eastAsia="SimSun"/>
            </w:rPr>
            <w:alias w:val="QuestionText"/>
            <w:tag w:val="QuestionText"/>
            <w:id w:val="-58169772"/>
            <w:placeholder>
              <w:docPart w:val="71415C2532DD43FD88602E0A10916C37"/>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QuestionText[1]" w:storeItemID="{EF8523CC-DEB2-463D-9A27-DF0B8D2CAEC3}"/>
            <w:text/>
          </w:sdtPr>
          <w:sdtEndPr/>
          <w:sdtContent>
            <w:tc>
              <w:tcPr>
                <w:tcW w:w="3360" w:type="dxa"/>
              </w:tcPr>
              <w:p w14:paraId="57F2698F" w14:textId="77777777" w:rsidR="00D93637" w:rsidRPr="00D93637" w:rsidRDefault="00D93637" w:rsidP="00D93637">
                <w:pPr>
                  <w:rPr>
                    <w:rFonts w:eastAsia="SimSun"/>
                  </w:rPr>
                </w:pPr>
                <w:r w:rsidRPr="00D93637">
                  <w:rPr>
                    <w:rFonts w:eastAsia="SimSun"/>
                  </w:rPr>
                  <w:t>14/17</w:t>
                </w:r>
              </w:p>
            </w:tc>
          </w:sdtContent>
        </w:sdt>
        <w:tc>
          <w:tcPr>
            <w:tcW w:w="4379" w:type="dxa"/>
            <w:gridSpan w:val="3"/>
          </w:tcPr>
          <w:p w14:paraId="09C8666C" w14:textId="77777777" w:rsidR="00D93637" w:rsidRPr="00D93637" w:rsidRDefault="009437B4" w:rsidP="00D93637">
            <w:pPr>
              <w:jc w:val="right"/>
              <w:rPr>
                <w:rFonts w:eastAsia="SimSun"/>
              </w:rPr>
            </w:pPr>
            <w:sdt>
              <w:sdtPr>
                <w:rPr>
                  <w:rFonts w:eastAsia="SimSun"/>
                </w:rPr>
                <w:alias w:val="Place"/>
                <w:tag w:val="Place"/>
                <w:id w:val="594904712"/>
                <w:placeholder>
                  <w:docPart w:val="F7B61F0D7AA24EB2AC9C248E811898C6"/>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EF8523CC-DEB2-463D-9A27-DF0B8D2CAEC3}"/>
                <w:text/>
              </w:sdtPr>
              <w:sdtEndPr/>
              <w:sdtContent>
                <w:r w:rsidR="00D93637" w:rsidRPr="00D93637">
                  <w:rPr>
                    <w:rFonts w:eastAsia="SimSun"/>
                  </w:rPr>
                  <w:t>Geneva</w:t>
                </w:r>
              </w:sdtContent>
            </w:sdt>
            <w:r w:rsidR="00D93637" w:rsidRPr="00D93637">
              <w:rPr>
                <w:rFonts w:eastAsia="SimSun"/>
              </w:rPr>
              <w:t xml:space="preserve">, </w:t>
            </w:r>
            <w:sdt>
              <w:sdtPr>
                <w:rPr>
                  <w:rFonts w:eastAsia="SimSun"/>
                </w:rPr>
                <w:alias w:val="When"/>
                <w:tag w:val="When"/>
                <w:id w:val="30924129"/>
                <w:placeholder>
                  <w:docPart w:val="A476ED2168814896AEF3E347FCA96562"/>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EndPr/>
              <w:sdtContent>
                <w:r w:rsidR="00D93637" w:rsidRPr="00D93637">
                  <w:rPr>
                    <w:rFonts w:eastAsia="SimSun"/>
                  </w:rPr>
                  <w:t>21 February-3 March 2023</w:t>
                </w:r>
              </w:sdtContent>
            </w:sdt>
          </w:p>
        </w:tc>
      </w:tr>
      <w:bookmarkEnd w:id="2"/>
      <w:tr w:rsidR="00D93637" w:rsidRPr="00D93637" w14:paraId="263C8A50" w14:textId="77777777" w:rsidTr="00C52F41">
        <w:trPr>
          <w:cantSplit/>
          <w:jc w:val="center"/>
        </w:trPr>
        <w:tc>
          <w:tcPr>
            <w:tcW w:w="9356" w:type="dxa"/>
            <w:gridSpan w:val="7"/>
          </w:tcPr>
          <w:p w14:paraId="7BD7F0C4" w14:textId="57D90938" w:rsidR="00D93637" w:rsidRPr="00D93637" w:rsidRDefault="00621D8B" w:rsidP="00D93637">
            <w:pPr>
              <w:jc w:val="center"/>
              <w:rPr>
                <w:rFonts w:eastAsia="SimSun"/>
                <w:b/>
                <w:bCs/>
                <w:lang w:val="en-US" w:eastAsia="zh-CN"/>
              </w:rPr>
            </w:pPr>
            <w:r>
              <w:rPr>
                <w:rFonts w:eastAsia="SimSun"/>
                <w:b/>
                <w:bCs/>
                <w:lang w:val="en-US" w:eastAsia="zh-CN"/>
              </w:rPr>
              <w:t>C</w:t>
            </w:r>
          </w:p>
        </w:tc>
      </w:tr>
      <w:tr w:rsidR="00D93637" w:rsidRPr="00D93637" w14:paraId="061E64E3" w14:textId="77777777" w:rsidTr="00C52F41">
        <w:trPr>
          <w:cantSplit/>
          <w:trHeight w:val="327"/>
          <w:jc w:val="center"/>
        </w:trPr>
        <w:tc>
          <w:tcPr>
            <w:tcW w:w="1560" w:type="dxa"/>
            <w:gridSpan w:val="2"/>
          </w:tcPr>
          <w:p w14:paraId="7B92E352" w14:textId="77777777" w:rsidR="00D93637" w:rsidRPr="00D93637" w:rsidRDefault="00D93637" w:rsidP="00D93637">
            <w:pPr>
              <w:rPr>
                <w:rFonts w:eastAsia="SimSun"/>
                <w:b/>
                <w:bCs/>
              </w:rPr>
            </w:pPr>
            <w:r w:rsidRPr="00D93637">
              <w:rPr>
                <w:rFonts w:eastAsia="SimSun"/>
                <w:b/>
                <w:bCs/>
              </w:rPr>
              <w:t>Source:</w:t>
            </w:r>
          </w:p>
        </w:tc>
        <w:sdt>
          <w:sdtPr>
            <w:rPr>
              <w:rFonts w:eastAsia="SimSun"/>
            </w:rPr>
            <w:alias w:val="DocumentSource"/>
            <w:tag w:val="DocumentSource"/>
            <w:id w:val="-1547363769"/>
            <w:placeholder>
              <w:docPart w:val="CB94377B9D3840318389FDF62BB18FBE"/>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EF8523CC-DEB2-463D-9A27-DF0B8D2CAEC3}"/>
            <w:text/>
          </w:sdtPr>
          <w:sdtContent>
            <w:tc>
              <w:tcPr>
                <w:tcW w:w="7796" w:type="dxa"/>
                <w:gridSpan w:val="5"/>
              </w:tcPr>
              <w:p w14:paraId="4D27ACD6" w14:textId="54896C59" w:rsidR="00D93637" w:rsidRPr="00D93637" w:rsidRDefault="00621D8B" w:rsidP="00621D8B">
                <w:pPr>
                  <w:rPr>
                    <w:rFonts w:eastAsia="SimSun"/>
                  </w:rPr>
                </w:pPr>
                <w:r>
                  <w:rPr>
                    <w:rFonts w:eastAsia="SimSun"/>
                  </w:rPr>
                  <w:t>India</w:t>
                </w:r>
              </w:p>
            </w:tc>
          </w:sdtContent>
        </w:sdt>
      </w:tr>
      <w:tr w:rsidR="00D93637" w:rsidRPr="00D93637" w14:paraId="1AC56237" w14:textId="77777777" w:rsidTr="00C52F41">
        <w:trPr>
          <w:cantSplit/>
          <w:trHeight w:val="505"/>
          <w:jc w:val="center"/>
        </w:trPr>
        <w:tc>
          <w:tcPr>
            <w:tcW w:w="1560" w:type="dxa"/>
            <w:gridSpan w:val="2"/>
          </w:tcPr>
          <w:p w14:paraId="57111575" w14:textId="77777777" w:rsidR="00D93637" w:rsidRPr="00D93637" w:rsidRDefault="00D93637" w:rsidP="00D93637">
            <w:pPr>
              <w:rPr>
                <w:rFonts w:eastAsia="SimSun"/>
              </w:rPr>
            </w:pPr>
            <w:bookmarkStart w:id="3" w:name="dtitle1" w:colFirst="1" w:colLast="1"/>
            <w:r w:rsidRPr="00D93637">
              <w:rPr>
                <w:rFonts w:eastAsia="SimSun"/>
                <w:b/>
                <w:bCs/>
              </w:rPr>
              <w:t>Title:</w:t>
            </w:r>
          </w:p>
        </w:tc>
        <w:tc>
          <w:tcPr>
            <w:tcW w:w="7796" w:type="dxa"/>
            <w:gridSpan w:val="5"/>
          </w:tcPr>
          <w:p w14:paraId="4570FDCC" w14:textId="77777777" w:rsidR="00D93637" w:rsidRPr="00D93637" w:rsidRDefault="00D93637" w:rsidP="00D93637">
            <w:pPr>
              <w:jc w:val="both"/>
              <w:rPr>
                <w:rFonts w:eastAsia="SimSun"/>
                <w:lang w:eastAsia="zh-CN"/>
              </w:rPr>
            </w:pPr>
            <w:r w:rsidRPr="00D93637">
              <w:rPr>
                <w:rFonts w:eastAsia="SimSun"/>
                <w:color w:val="000000"/>
                <w:lang w:val="en-US" w:eastAsia="zh-CN"/>
              </w:rPr>
              <w:t>3</w:t>
            </w:r>
            <w:r w:rsidRPr="00D93637">
              <w:rPr>
                <w:rFonts w:eastAsia="SimSun"/>
                <w:color w:val="000000"/>
                <w:vertAlign w:val="superscript"/>
                <w:lang w:val="en-US" w:eastAsia="zh-CN"/>
              </w:rPr>
              <w:t>rd</w:t>
            </w:r>
            <w:r w:rsidRPr="00D93637">
              <w:rPr>
                <w:rFonts w:eastAsia="SimSun"/>
                <w:color w:val="000000"/>
                <w:lang w:val="en-US" w:eastAsia="zh-CN"/>
              </w:rPr>
              <w:t xml:space="preserve"> Revised</w:t>
            </w:r>
            <w:r w:rsidRPr="00D93637">
              <w:rPr>
                <w:rFonts w:eastAsia="SimSun"/>
                <w:color w:val="000000"/>
                <w:lang w:eastAsia="zh-CN"/>
              </w:rPr>
              <w:t xml:space="preserve"> baseline text for </w:t>
            </w:r>
            <w:r w:rsidRPr="00D93637">
              <w:rPr>
                <w:rFonts w:eastAsia="SimSun" w:hint="eastAsia"/>
                <w:color w:val="000000"/>
                <w:lang w:eastAsia="zh-CN"/>
              </w:rPr>
              <w:t>X.</w:t>
            </w:r>
            <w:r w:rsidRPr="00D93637">
              <w:rPr>
                <w:rFonts w:eastAsia="SimSun"/>
                <w:color w:val="000000"/>
                <w:lang w:eastAsia="zh-CN"/>
              </w:rPr>
              <w:t>sc-dlt: Security controls for distributed ledger technology</w:t>
            </w:r>
          </w:p>
        </w:tc>
      </w:tr>
      <w:tr w:rsidR="00D93637" w:rsidRPr="00D93637" w14:paraId="11881B8B" w14:textId="77777777" w:rsidTr="00C52F41">
        <w:trPr>
          <w:cantSplit/>
          <w:jc w:val="center"/>
        </w:trPr>
        <w:tc>
          <w:tcPr>
            <w:tcW w:w="1560" w:type="dxa"/>
            <w:gridSpan w:val="2"/>
            <w:tcBorders>
              <w:top w:val="single" w:sz="6" w:space="0" w:color="auto"/>
              <w:bottom w:val="single" w:sz="6" w:space="0" w:color="auto"/>
            </w:tcBorders>
          </w:tcPr>
          <w:p w14:paraId="0F4C506A" w14:textId="77777777" w:rsidR="00D93637" w:rsidRPr="00D93637" w:rsidRDefault="00D93637" w:rsidP="00D93637">
            <w:pPr>
              <w:rPr>
                <w:rFonts w:eastAsia="SimSun"/>
                <w:b/>
                <w:bCs/>
              </w:rPr>
            </w:pPr>
            <w:r w:rsidRPr="00D93637">
              <w:rPr>
                <w:rFonts w:eastAsia="SimSun"/>
                <w:b/>
                <w:bCs/>
              </w:rPr>
              <w:t>Contact:</w:t>
            </w:r>
          </w:p>
        </w:tc>
        <w:tc>
          <w:tcPr>
            <w:tcW w:w="4026" w:type="dxa"/>
            <w:gridSpan w:val="4"/>
            <w:tcBorders>
              <w:top w:val="single" w:sz="6" w:space="0" w:color="auto"/>
              <w:bottom w:val="single" w:sz="6" w:space="0" w:color="auto"/>
            </w:tcBorders>
          </w:tcPr>
          <w:p w14:paraId="7DB59F50" w14:textId="77777777" w:rsidR="00D93637" w:rsidRPr="00D04845" w:rsidRDefault="00D93637" w:rsidP="00D93637">
            <w:pPr>
              <w:rPr>
                <w:rFonts w:eastAsia="SimSun"/>
                <w:lang w:eastAsia="zh-CN"/>
              </w:rPr>
            </w:pPr>
            <w:r w:rsidRPr="00D93637">
              <w:rPr>
                <w:rFonts w:eastAsia="SimSun"/>
              </w:rPr>
              <w:t>Preetika Singh</w:t>
            </w:r>
            <w:r w:rsidRPr="00D93637">
              <w:rPr>
                <w:rFonts w:eastAsia="SimSun"/>
              </w:rPr>
              <w:br/>
              <w:t>Ministry of Communications,</w:t>
            </w:r>
            <w:r w:rsidRPr="00D93637">
              <w:rPr>
                <w:rFonts w:eastAsia="SimSun"/>
              </w:rPr>
              <w:br/>
              <w:t>(India )</w:t>
            </w:r>
          </w:p>
        </w:tc>
        <w:tc>
          <w:tcPr>
            <w:tcW w:w="3770" w:type="dxa"/>
            <w:tcBorders>
              <w:top w:val="single" w:sz="6" w:space="0" w:color="auto"/>
              <w:bottom w:val="single" w:sz="6" w:space="0" w:color="auto"/>
            </w:tcBorders>
          </w:tcPr>
          <w:p w14:paraId="3BADB1BB" w14:textId="77777777" w:rsidR="00D93637" w:rsidRPr="00D93637" w:rsidRDefault="009437B4" w:rsidP="00D93637">
            <w:pPr>
              <w:rPr>
                <w:rFonts w:eastAsia="SimSun"/>
                <w:color w:val="0000FF"/>
                <w:u w:val="single"/>
                <w:lang w:val="fr-CH"/>
              </w:rPr>
            </w:pPr>
            <w:sdt>
              <w:sdtPr>
                <w:rPr>
                  <w:rFonts w:eastAsia="SimSun"/>
                  <w:color w:val="000000"/>
                </w:rPr>
                <w:alias w:val="ContactTelFaxEmail"/>
                <w:tag w:val="ContactTelFaxEmail"/>
                <w:id w:val="-1600791550"/>
                <w:placeholder>
                  <w:docPart w:val="E4A642C80AD344D18D916FDD76DB7934"/>
                </w:placeholder>
              </w:sdtPr>
              <w:sdtEndPr/>
              <w:sdtContent>
                <w:sdt>
                  <w:sdtPr>
                    <w:rPr>
                      <w:rFonts w:eastAsia="SimSun"/>
                    </w:rPr>
                    <w:alias w:val="ContactTelFaxEmail"/>
                    <w:tag w:val="ContactTelFaxEmail"/>
                    <w:id w:val="-1632546569"/>
                    <w:placeholder>
                      <w:docPart w:val="88CEE06F38D94987B6DAB838CCE862A2"/>
                    </w:placeholder>
                  </w:sdtPr>
                  <w:sdtEndPr/>
                  <w:sdtContent>
                    <w:r w:rsidR="00D93637" w:rsidRPr="00D93637">
                      <w:rPr>
                        <w:rFonts w:eastAsia="SimSun"/>
                        <w:color w:val="000000"/>
                      </w:rPr>
                      <w:t xml:space="preserve">Tel: </w:t>
                    </w:r>
                    <w:r w:rsidR="00D93637" w:rsidRPr="00D93637">
                      <w:rPr>
                        <w:rFonts w:eastAsia="SimSun"/>
                        <w:color w:val="000000"/>
                      </w:rPr>
                      <w:tab/>
                      <w:t>+011-23319014</w:t>
                    </w:r>
                    <w:r w:rsidR="00D93637" w:rsidRPr="00D93637">
                      <w:rPr>
                        <w:rFonts w:eastAsia="SimSun"/>
                        <w:color w:val="000000"/>
                      </w:rPr>
                      <w:br/>
                      <w:t xml:space="preserve">Fax: </w:t>
                    </w:r>
                    <w:r w:rsidR="00D93637" w:rsidRPr="00D93637">
                      <w:rPr>
                        <w:rFonts w:eastAsia="SimSun"/>
                        <w:color w:val="000000"/>
                      </w:rPr>
                      <w:tab/>
                      <w:t xml:space="preserve">+91-9868137608                                    E-mail: </w:t>
                    </w:r>
                    <w:hyperlink r:id="rId11" w:history="1">
                      <w:r w:rsidR="00D93637" w:rsidRPr="00D93637">
                        <w:rPr>
                          <w:rFonts w:eastAsia="SimSun"/>
                          <w:color w:val="0000FF"/>
                          <w:u w:val="single"/>
                        </w:rPr>
                        <w:t>preetika.singh87@gov.in</w:t>
                      </w:r>
                    </w:hyperlink>
                  </w:sdtContent>
                </w:sdt>
              </w:sdtContent>
            </w:sdt>
          </w:p>
        </w:tc>
      </w:tr>
    </w:tbl>
    <w:p w14:paraId="698E7E08" w14:textId="77777777" w:rsidR="00D93637" w:rsidRPr="00D93637" w:rsidRDefault="00D93637" w:rsidP="00D93637">
      <w:pPr>
        <w:spacing w:before="0"/>
        <w:rPr>
          <w:rFonts w:eastAsia="SimSun"/>
          <w:lang w:val="fr-CH"/>
        </w:rPr>
      </w:pPr>
    </w:p>
    <w:tbl>
      <w:tblPr>
        <w:tblW w:w="9356" w:type="dxa"/>
        <w:jc w:val="center"/>
        <w:tblLayout w:type="fixed"/>
        <w:tblCellMar>
          <w:left w:w="57" w:type="dxa"/>
          <w:right w:w="57" w:type="dxa"/>
        </w:tblCellMar>
        <w:tblLook w:val="04A0" w:firstRow="1" w:lastRow="0" w:firstColumn="1" w:lastColumn="0" w:noHBand="0" w:noVBand="1"/>
      </w:tblPr>
      <w:tblGrid>
        <w:gridCol w:w="1617"/>
        <w:gridCol w:w="7739"/>
      </w:tblGrid>
      <w:tr w:rsidR="00D93637" w:rsidRPr="00D93637" w14:paraId="450364DA" w14:textId="77777777" w:rsidTr="00C52F41">
        <w:trPr>
          <w:cantSplit/>
          <w:trHeight w:val="794"/>
          <w:jc w:val="center"/>
        </w:trPr>
        <w:tc>
          <w:tcPr>
            <w:tcW w:w="1617" w:type="dxa"/>
          </w:tcPr>
          <w:p w14:paraId="1A85EABA" w14:textId="77777777" w:rsidR="00D93637" w:rsidRPr="00D93637" w:rsidRDefault="00D93637" w:rsidP="00D93637">
            <w:pPr>
              <w:spacing w:before="115"/>
              <w:rPr>
                <w:rFonts w:eastAsia="SimSun"/>
                <w:b/>
                <w:bCs/>
              </w:rPr>
            </w:pPr>
            <w:r w:rsidRPr="00D93637">
              <w:rPr>
                <w:rFonts w:eastAsia="SimSun"/>
                <w:b/>
                <w:bCs/>
              </w:rPr>
              <w:t>Abstract:</w:t>
            </w:r>
          </w:p>
        </w:tc>
        <w:tc>
          <w:tcPr>
            <w:tcW w:w="7739" w:type="dxa"/>
          </w:tcPr>
          <w:p w14:paraId="1E8A91AD" w14:textId="1F8F68BD" w:rsidR="00D93637" w:rsidRPr="00D93637" w:rsidRDefault="00621D8B" w:rsidP="00D56781">
            <w:pPr>
              <w:spacing w:before="115"/>
              <w:rPr>
                <w:rFonts w:eastAsia="SimSun"/>
              </w:rPr>
            </w:pPr>
            <w:sdt>
              <w:sdtPr>
                <w:rPr>
                  <w:rFonts w:eastAsia="SimSun"/>
                  <w:color w:val="000000"/>
                  <w:lang w:eastAsia="zh-CN"/>
                </w:rPr>
                <w:alias w:val="Abstract"/>
                <w:tag w:val="Abstract"/>
                <w:id w:val="-939903723"/>
                <w:placeholder>
                  <w:docPart w:val="B30ACE359FDE454E96FD39DDD84652ED"/>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Content>
                <w:r w:rsidRPr="00D56781">
                  <w:rPr>
                    <w:rFonts w:eastAsia="SimSun"/>
                    <w:color w:val="000000"/>
                    <w:lang w:eastAsia="zh-CN"/>
                  </w:rPr>
                  <w:t>The proposal includes changes in TD</w:t>
                </w:r>
                <w:r>
                  <w:rPr>
                    <w:rFonts w:eastAsia="SimSun"/>
                    <w:color w:val="000000"/>
                    <w:lang w:eastAsia="zh-CN"/>
                  </w:rPr>
                  <w:t>-940</w:t>
                </w:r>
                <w:r>
                  <w:rPr>
                    <w:rFonts w:eastAsia="SimSun"/>
                    <w:color w:val="000000"/>
                    <w:lang w:eastAsia="zh-CN"/>
                  </w:rPr>
                  <w:t>:X.sc.dlt</w:t>
                </w:r>
                <w:r w:rsidRPr="00D56781">
                  <w:rPr>
                    <w:rFonts w:eastAsia="SimSun"/>
                    <w:color w:val="000000"/>
                    <w:lang w:eastAsia="zh-CN"/>
                  </w:rPr>
                  <w:t>: Security controls for distributed ledger technology</w:t>
                </w:r>
                <w:r>
                  <w:rPr>
                    <w:rFonts w:eastAsia="SimSun"/>
                    <w:color w:val="000000"/>
                    <w:lang w:eastAsia="zh-CN"/>
                  </w:rPr>
                  <w:t>. The changes introduced in proposal are as below:</w:t>
                </w:r>
                <w:r>
                  <w:rPr>
                    <w:rFonts w:eastAsia="SimSun"/>
                    <w:color w:val="000000"/>
                    <w:lang w:eastAsia="zh-CN"/>
                  </w:rPr>
                  <w:br/>
                </w:r>
                <w:r>
                  <w:rPr>
                    <w:rFonts w:eastAsia="SimSun"/>
                    <w:color w:val="000000"/>
                    <w:lang w:eastAsia="zh-CN"/>
                  </w:rPr>
                  <w:br/>
                  <w:t xml:space="preserve">India proposes that Q14/17 approved the text for ITU-T X.sc.dlt: </w:t>
                </w:r>
                <w:r w:rsidRPr="009D5308">
                  <w:rPr>
                    <w:rFonts w:eastAsia="SimSun"/>
                    <w:color w:val="000000"/>
                    <w:lang w:eastAsia="zh-CN"/>
                  </w:rPr>
                  <w:t>Security controls for distributed ledger techn</w:t>
                </w:r>
                <w:r>
                  <w:rPr>
                    <w:rFonts w:eastAsia="SimSun"/>
                    <w:color w:val="000000"/>
                    <w:lang w:eastAsia="zh-CN"/>
                  </w:rPr>
                  <w:t>ology:</w:t>
                </w:r>
                <w:r>
                  <w:rPr>
                    <w:rFonts w:eastAsia="SimSun"/>
                    <w:color w:val="000000"/>
                    <w:lang w:eastAsia="zh-CN"/>
                  </w:rPr>
                  <w:br/>
                  <w:t>The proposed modifications are at Annexure-I</w:t>
                </w:r>
                <w:r w:rsidRPr="00D56781">
                  <w:rPr>
                    <w:rFonts w:eastAsia="SimSun"/>
                    <w:color w:val="000000"/>
                    <w:lang w:eastAsia="zh-CN"/>
                  </w:rPr>
                  <w:br/>
                </w:r>
              </w:sdtContent>
            </w:sdt>
          </w:p>
        </w:tc>
      </w:tr>
      <w:bookmarkEnd w:id="3"/>
    </w:tbl>
    <w:p w14:paraId="64AABECA" w14:textId="77777777" w:rsidR="00D93637" w:rsidRDefault="00D93637" w:rsidP="00D93637">
      <w:pPr>
        <w:keepNext/>
        <w:keepLines/>
        <w:tabs>
          <w:tab w:val="left" w:pos="794"/>
          <w:tab w:val="left" w:pos="1191"/>
          <w:tab w:val="left" w:pos="1588"/>
          <w:tab w:val="left" w:pos="1985"/>
        </w:tabs>
        <w:overflowPunct w:val="0"/>
        <w:autoSpaceDE w:val="0"/>
        <w:autoSpaceDN w:val="0"/>
        <w:adjustRightInd w:val="0"/>
        <w:spacing w:before="0"/>
        <w:jc w:val="both"/>
        <w:textAlignment w:val="baseline"/>
        <w:rPr>
          <w:b/>
          <w:sz w:val="28"/>
          <w:szCs w:val="20"/>
          <w:lang w:eastAsia="zh-CN"/>
        </w:rPr>
      </w:pPr>
    </w:p>
    <w:p w14:paraId="3D4C8F3F" w14:textId="77777777" w:rsidR="00D93637" w:rsidRDefault="00D93637">
      <w:pPr>
        <w:spacing w:before="0" w:after="160" w:line="259" w:lineRule="auto"/>
        <w:rPr>
          <w:b/>
          <w:sz w:val="28"/>
          <w:szCs w:val="20"/>
          <w:lang w:eastAsia="zh-CN"/>
        </w:rPr>
      </w:pPr>
      <w:r>
        <w:rPr>
          <w:b/>
          <w:sz w:val="28"/>
          <w:szCs w:val="20"/>
          <w:lang w:eastAsia="zh-CN"/>
        </w:rPr>
        <w:br w:type="page"/>
      </w:r>
      <w:bookmarkStart w:id="4" w:name="_GoBack"/>
      <w:bookmarkEnd w:id="4"/>
    </w:p>
    <w:p w14:paraId="0F00DBA9" w14:textId="056636AF" w:rsidR="00801C3F" w:rsidRPr="00524EE3" w:rsidRDefault="00801C3F" w:rsidP="00D93637">
      <w:pPr>
        <w:keepNext/>
        <w:keepLines/>
        <w:tabs>
          <w:tab w:val="left" w:pos="794"/>
          <w:tab w:val="left" w:pos="1191"/>
          <w:tab w:val="left" w:pos="1588"/>
          <w:tab w:val="left" w:pos="1985"/>
        </w:tabs>
        <w:overflowPunct w:val="0"/>
        <w:autoSpaceDE w:val="0"/>
        <w:autoSpaceDN w:val="0"/>
        <w:adjustRightInd w:val="0"/>
        <w:spacing w:before="0"/>
        <w:jc w:val="both"/>
        <w:textAlignment w:val="baseline"/>
        <w:rPr>
          <w:b/>
          <w:sz w:val="28"/>
          <w:szCs w:val="20"/>
          <w:lang w:val="fr-CH" w:eastAsia="zh-CN"/>
        </w:rPr>
      </w:pPr>
      <w:r w:rsidRPr="00524EE3">
        <w:rPr>
          <w:b/>
          <w:sz w:val="28"/>
          <w:szCs w:val="20"/>
          <w:lang w:val="fr-CH" w:eastAsia="zh-CN"/>
        </w:rPr>
        <w:lastRenderedPageBreak/>
        <w:t>Draft Recommendation ITU-T X.sc-dlt</w:t>
      </w:r>
    </w:p>
    <w:p w14:paraId="2EF79B7E" w14:textId="77777777" w:rsidR="00801C3F" w:rsidRPr="00524EE3" w:rsidRDefault="00801C3F" w:rsidP="00801C3F">
      <w:pPr>
        <w:keepNext/>
        <w:keepLines/>
        <w:tabs>
          <w:tab w:val="left" w:pos="794"/>
          <w:tab w:val="left" w:pos="1191"/>
          <w:tab w:val="left" w:pos="1588"/>
          <w:tab w:val="left" w:pos="1985"/>
        </w:tabs>
        <w:overflowPunct w:val="0"/>
        <w:autoSpaceDE w:val="0"/>
        <w:autoSpaceDN w:val="0"/>
        <w:adjustRightInd w:val="0"/>
        <w:spacing w:before="360"/>
        <w:jc w:val="center"/>
        <w:rPr>
          <w:b/>
          <w:sz w:val="28"/>
          <w:szCs w:val="20"/>
        </w:rPr>
      </w:pPr>
      <w:r w:rsidRPr="00524EE3">
        <w:rPr>
          <w:b/>
          <w:sz w:val="28"/>
          <w:szCs w:val="20"/>
        </w:rPr>
        <w:t xml:space="preserve">Security controls for distributed ledger technology </w:t>
      </w:r>
    </w:p>
    <w:p w14:paraId="7AE0E1C3" w14:textId="49628728" w:rsidR="00801C3F" w:rsidRDefault="00801C3F" w:rsidP="00801C3F">
      <w:pPr>
        <w:pStyle w:val="Headingb"/>
        <w:rPr>
          <w:lang w:eastAsia="zh-CN"/>
        </w:rPr>
      </w:pPr>
      <w:r>
        <w:rPr>
          <w:lang w:eastAsia="zh-CN"/>
        </w:rPr>
        <w:t>Summary</w:t>
      </w:r>
    </w:p>
    <w:p w14:paraId="12B281BC" w14:textId="77777777" w:rsidR="00E33CDA" w:rsidRPr="001C2D18" w:rsidRDefault="00E33CDA" w:rsidP="00E33CDA">
      <w:pPr>
        <w:pStyle w:val="BodyText"/>
      </w:pPr>
      <w:r w:rsidRPr="001C2D18">
        <w:t>Distributed ledger Technologies are immutable digital ledger systems implemented in a distributed fashion (i.e. without a central repository) and usually without a central authority. There are mainly two different models through which DLT is</w:t>
      </w:r>
      <w:r>
        <w:t xml:space="preserve"> being</w:t>
      </w:r>
      <w:r w:rsidRPr="001C2D18">
        <w:t xml:space="preserve"> implemented. In addition to this</w:t>
      </w:r>
      <w:r>
        <w:t>,</w:t>
      </w:r>
      <w:r w:rsidRPr="001C2D18">
        <w:t xml:space="preserve"> D</w:t>
      </w:r>
      <w:r>
        <w:t xml:space="preserve">LT has other important features </w:t>
      </w:r>
      <w:r w:rsidRPr="001C2D18">
        <w:t>which includes Smart contract</w:t>
      </w:r>
      <w:r>
        <w:t>, DLT Oracle</w:t>
      </w:r>
      <w:r w:rsidRPr="001C2D18">
        <w:t xml:space="preserve"> etc. </w:t>
      </w:r>
    </w:p>
    <w:p w14:paraId="63E7E8FD" w14:textId="304BF2AE" w:rsidR="00801C3F" w:rsidRPr="00D04845" w:rsidRDefault="00E33CDA" w:rsidP="00D04845">
      <w:pPr>
        <w:pStyle w:val="Headingb"/>
        <w:jc w:val="both"/>
        <w:rPr>
          <w:b w:val="0"/>
          <w:bCs/>
        </w:rPr>
      </w:pPr>
      <w:r w:rsidRPr="00D04845">
        <w:rPr>
          <w:b w:val="0"/>
          <w:bCs/>
        </w:rPr>
        <w:t>Security controls varies with different implementation models of DLT along with different features such as Smart Contract etc. This recommendation mainly covers the varying security controls as per different implementation models and features of Distributed Ledger Technology.</w:t>
      </w:r>
    </w:p>
    <w:p w14:paraId="6CA9BD92" w14:textId="46DA8B5D" w:rsidR="00881500" w:rsidRDefault="00881500" w:rsidP="00801C3F">
      <w:pPr>
        <w:pStyle w:val="Headingb"/>
      </w:pPr>
    </w:p>
    <w:p w14:paraId="1A417B82" w14:textId="093DA7E7" w:rsidR="00801C3F" w:rsidRDefault="00801C3F" w:rsidP="00801C3F">
      <w:pPr>
        <w:pStyle w:val="Headingb"/>
        <w:rPr>
          <w:lang w:eastAsia="zh-CN"/>
        </w:rPr>
      </w:pPr>
      <w:r>
        <w:rPr>
          <w:lang w:eastAsia="zh-CN"/>
        </w:rPr>
        <w:t>Keywords</w:t>
      </w:r>
    </w:p>
    <w:p w14:paraId="79FB907F" w14:textId="2865A3F8" w:rsidR="00801C3F" w:rsidRDefault="00E33CDA" w:rsidP="00E33CDA">
      <w:pPr>
        <w:rPr>
          <w:lang w:eastAsia="zh-CN"/>
        </w:rPr>
      </w:pPr>
      <w:r w:rsidRPr="00E33CDA">
        <w:rPr>
          <w:lang w:eastAsia="zh-CN"/>
        </w:rPr>
        <w:t>DLT Models; Consensus Mechanism; Smart Contract ; DLT Oracle; Audit;</w:t>
      </w:r>
    </w:p>
    <w:p w14:paraId="5FA98480" w14:textId="77777777" w:rsidR="00801C3F" w:rsidRDefault="00801C3F" w:rsidP="00801C3F">
      <w:pPr>
        <w:rPr>
          <w:lang w:eastAsia="zh-CN"/>
        </w:rPr>
      </w:pPr>
    </w:p>
    <w:p w14:paraId="239357E1" w14:textId="1D5EFA00" w:rsidR="00801C3F" w:rsidRDefault="00801C3F">
      <w:pPr>
        <w:spacing w:before="0" w:after="160" w:line="259" w:lineRule="auto"/>
        <w:rPr>
          <w:b/>
          <w:sz w:val="28"/>
          <w:szCs w:val="20"/>
          <w:lang w:eastAsia="zh-CN"/>
        </w:rPr>
      </w:pPr>
      <w:r>
        <w:rPr>
          <w:b/>
          <w:sz w:val="28"/>
          <w:szCs w:val="20"/>
          <w:lang w:eastAsia="zh-CN"/>
        </w:rPr>
        <w:br w:type="page"/>
      </w:r>
    </w:p>
    <w:p w14:paraId="5A4443EB" w14:textId="42E34322" w:rsidR="00524EE3" w:rsidRPr="00D04845" w:rsidRDefault="00524EE3" w:rsidP="00524EE3">
      <w:pPr>
        <w:keepNext/>
        <w:keepLines/>
        <w:tabs>
          <w:tab w:val="left" w:pos="794"/>
          <w:tab w:val="left" w:pos="1191"/>
          <w:tab w:val="left" w:pos="1588"/>
          <w:tab w:val="left" w:pos="1985"/>
        </w:tabs>
        <w:overflowPunct w:val="0"/>
        <w:autoSpaceDE w:val="0"/>
        <w:autoSpaceDN w:val="0"/>
        <w:adjustRightInd w:val="0"/>
        <w:spacing w:before="0"/>
        <w:textAlignment w:val="baseline"/>
        <w:rPr>
          <w:b/>
          <w:sz w:val="28"/>
          <w:szCs w:val="20"/>
          <w:lang w:eastAsia="zh-CN"/>
        </w:rPr>
      </w:pPr>
      <w:r w:rsidRPr="00D04845">
        <w:rPr>
          <w:b/>
          <w:sz w:val="28"/>
          <w:szCs w:val="20"/>
          <w:lang w:eastAsia="zh-CN"/>
        </w:rPr>
        <w:lastRenderedPageBreak/>
        <w:t>Draft Recommendation ITU-T X.sc-dlt</w:t>
      </w:r>
    </w:p>
    <w:p w14:paraId="07EE830A" w14:textId="77777777"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jc w:val="center"/>
        <w:rPr>
          <w:b/>
          <w:sz w:val="28"/>
          <w:szCs w:val="20"/>
        </w:rPr>
      </w:pPr>
      <w:r w:rsidRPr="00524EE3">
        <w:rPr>
          <w:b/>
          <w:sz w:val="28"/>
          <w:szCs w:val="20"/>
        </w:rPr>
        <w:t xml:space="preserve">Security controls for distributed ledger technology </w:t>
      </w:r>
    </w:p>
    <w:p w14:paraId="6425C2FD" w14:textId="77777777"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szCs w:val="20"/>
          <w:lang w:eastAsia="en-US"/>
        </w:rPr>
      </w:pPr>
      <w:bookmarkStart w:id="5" w:name="_Toc267649363"/>
      <w:bookmarkStart w:id="6" w:name="_Toc266434925"/>
      <w:bookmarkStart w:id="7" w:name="_Toc261440678"/>
      <w:bookmarkStart w:id="8" w:name="_Toc259436432"/>
      <w:r w:rsidRPr="00524EE3">
        <w:rPr>
          <w:rFonts w:eastAsia="Times New Roman"/>
          <w:b/>
          <w:szCs w:val="20"/>
          <w:lang w:eastAsia="en-US"/>
        </w:rPr>
        <w:t>1</w:t>
      </w:r>
      <w:r w:rsidRPr="00524EE3">
        <w:rPr>
          <w:rFonts w:eastAsia="Times New Roman"/>
          <w:b/>
          <w:szCs w:val="20"/>
          <w:lang w:eastAsia="en-US"/>
        </w:rPr>
        <w:tab/>
        <w:t>Scope</w:t>
      </w:r>
      <w:bookmarkEnd w:id="5"/>
      <w:bookmarkEnd w:id="6"/>
      <w:bookmarkEnd w:id="7"/>
      <w:bookmarkEnd w:id="8"/>
    </w:p>
    <w:p w14:paraId="17B65222" w14:textId="72D93E30" w:rsidR="00524EE3" w:rsidRPr="00524EE3" w:rsidRDefault="00524EE3" w:rsidP="00524EE3">
      <w:pPr>
        <w:spacing w:before="0"/>
        <w:rPr>
          <w:lang w:eastAsia="zh-CN"/>
        </w:rPr>
      </w:pPr>
      <w:r w:rsidRPr="00524EE3">
        <w:rPr>
          <w:lang w:eastAsia="zh-CN"/>
        </w:rPr>
        <w:t xml:space="preserve">This Recommendation provides guidelines for information security best practices including the selection, implementation and management of controls on distributed ledger technologies. </w:t>
      </w:r>
    </w:p>
    <w:p w14:paraId="48799D3F" w14:textId="77777777" w:rsidR="00524EE3" w:rsidRPr="00524EE3" w:rsidRDefault="00524EE3" w:rsidP="00524EE3">
      <w:pPr>
        <w:spacing w:before="0"/>
        <w:rPr>
          <w:lang w:eastAsia="zh-CN"/>
        </w:rPr>
      </w:pPr>
      <w:r w:rsidRPr="00524EE3">
        <w:rPr>
          <w:lang w:eastAsia="zh-CN"/>
        </w:rPr>
        <w:t>This Recommendation is intended to be used by organizations that would select and implement appropriate security controls for the distributed ledger technology which they run or use. Also, this recommendation can be used by organizations that would assess and evaluate security of a systems or services on distributed ledger technology.</w:t>
      </w:r>
    </w:p>
    <w:p w14:paraId="7C924AE1" w14:textId="77777777" w:rsidR="00524EE3" w:rsidRPr="00524EE3" w:rsidRDefault="00524EE3" w:rsidP="00524EE3">
      <w:pPr>
        <w:keepNext/>
        <w:keepLines/>
        <w:tabs>
          <w:tab w:val="left" w:pos="794"/>
          <w:tab w:val="left" w:pos="1191"/>
          <w:tab w:val="left" w:pos="1588"/>
          <w:tab w:val="left" w:pos="1985"/>
          <w:tab w:val="right" w:pos="9639"/>
        </w:tabs>
        <w:overflowPunct w:val="0"/>
        <w:autoSpaceDE w:val="0"/>
        <w:autoSpaceDN w:val="0"/>
        <w:adjustRightInd w:val="0"/>
        <w:spacing w:before="360"/>
        <w:ind w:left="794" w:hanging="794"/>
        <w:outlineLvl w:val="0"/>
        <w:rPr>
          <w:rFonts w:eastAsia="Times New Roman"/>
          <w:b/>
          <w:szCs w:val="20"/>
          <w:lang w:eastAsia="en-US"/>
        </w:rPr>
      </w:pPr>
      <w:bookmarkStart w:id="9" w:name="_Toc267649364"/>
      <w:bookmarkStart w:id="10" w:name="_Toc266434926"/>
      <w:bookmarkStart w:id="11" w:name="_Toc261440679"/>
      <w:bookmarkStart w:id="12" w:name="_Toc259436433"/>
      <w:r w:rsidRPr="00524EE3">
        <w:rPr>
          <w:rFonts w:eastAsia="Times New Roman"/>
          <w:b/>
          <w:szCs w:val="20"/>
          <w:lang w:eastAsia="en-US"/>
        </w:rPr>
        <w:t>2</w:t>
      </w:r>
      <w:r w:rsidRPr="00524EE3">
        <w:rPr>
          <w:rFonts w:eastAsia="Times New Roman"/>
          <w:b/>
          <w:szCs w:val="20"/>
          <w:lang w:eastAsia="en-US"/>
        </w:rPr>
        <w:tab/>
        <w:t>References</w:t>
      </w:r>
      <w:bookmarkEnd w:id="9"/>
      <w:bookmarkEnd w:id="10"/>
      <w:bookmarkEnd w:id="11"/>
      <w:bookmarkEnd w:id="12"/>
    </w:p>
    <w:p w14:paraId="134FA781" w14:textId="77777777" w:rsidR="00524EE3" w:rsidRPr="00524EE3" w:rsidRDefault="00524EE3" w:rsidP="00524EE3">
      <w:pPr>
        <w:spacing w:before="0"/>
        <w:rPr>
          <w:lang w:eastAsia="zh-CN"/>
        </w:rPr>
      </w:pPr>
      <w:bookmarkStart w:id="13" w:name="_Toc267649365"/>
      <w:bookmarkStart w:id="14" w:name="_Toc266434927"/>
      <w:bookmarkStart w:id="15" w:name="_Toc261440680"/>
      <w:bookmarkStart w:id="16" w:name="_Toc259436434"/>
      <w:r w:rsidRPr="00524EE3">
        <w:rPr>
          <w:sz w:val="23"/>
          <w:szCs w:val="23"/>
          <w:lang w:eastAsia="zh-CN"/>
        </w:rPr>
        <w:t>Th</w:t>
      </w:r>
      <w:r w:rsidRPr="00524EE3">
        <w:rPr>
          <w:lang w:eastAsia="zh-CN"/>
        </w:rPr>
        <w:t xml:space="preserve">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 </w:t>
      </w:r>
    </w:p>
    <w:p w14:paraId="71D9CCD0" w14:textId="77777777" w:rsidR="00524EE3" w:rsidRPr="00524EE3" w:rsidRDefault="00524EE3" w:rsidP="00524EE3">
      <w:pPr>
        <w:tabs>
          <w:tab w:val="left" w:pos="2127"/>
        </w:tabs>
        <w:spacing w:before="0"/>
        <w:ind w:left="2127" w:hanging="2127"/>
        <w:rPr>
          <w:lang w:eastAsia="zh-CN"/>
        </w:rPr>
      </w:pPr>
      <w:r w:rsidRPr="00524EE3">
        <w:rPr>
          <w:lang w:eastAsia="zh-CN"/>
        </w:rPr>
        <w:t xml:space="preserve">[ITU-T X.1400] </w:t>
      </w:r>
      <w:r w:rsidRPr="00524EE3">
        <w:rPr>
          <w:lang w:eastAsia="zh-CN"/>
        </w:rPr>
        <w:tab/>
        <w:t xml:space="preserve">Recommendation ITU-T X.1400 (2020), Terms and definitions for distributed </w:t>
      </w:r>
      <w:r w:rsidRPr="00524EE3">
        <w:rPr>
          <w:lang w:eastAsia="zh-CN"/>
        </w:rPr>
        <w:br/>
        <w:t>ledger technology</w:t>
      </w:r>
    </w:p>
    <w:p w14:paraId="4B93364E" w14:textId="77777777" w:rsidR="00524EE3" w:rsidRPr="00524EE3" w:rsidRDefault="00524EE3" w:rsidP="00524EE3">
      <w:pPr>
        <w:spacing w:before="0"/>
        <w:ind w:left="2127" w:hanging="2127"/>
        <w:rPr>
          <w:lang w:eastAsia="zh-CN"/>
        </w:rPr>
      </w:pPr>
      <w:r w:rsidRPr="00524EE3">
        <w:rPr>
          <w:lang w:eastAsia="zh-CN"/>
        </w:rPr>
        <w:t xml:space="preserve">[ITU-T X.1401] </w:t>
      </w:r>
      <w:r w:rsidRPr="00524EE3">
        <w:rPr>
          <w:lang w:eastAsia="zh-CN"/>
        </w:rPr>
        <w:tab/>
        <w:t>Recommendation ITU-T X.1401 (2019), Security threats to distributed ledger</w:t>
      </w:r>
      <w:r w:rsidRPr="00524EE3">
        <w:rPr>
          <w:lang w:eastAsia="zh-CN"/>
        </w:rPr>
        <w:br/>
        <w:t xml:space="preserve">technology </w:t>
      </w:r>
    </w:p>
    <w:p w14:paraId="69973A28" w14:textId="77777777" w:rsidR="00524EE3" w:rsidRPr="00524EE3" w:rsidRDefault="00524EE3" w:rsidP="00524EE3">
      <w:pPr>
        <w:spacing w:before="0"/>
        <w:ind w:left="2127" w:hanging="2127"/>
        <w:rPr>
          <w:lang w:eastAsia="zh-CN"/>
        </w:rPr>
      </w:pPr>
      <w:r w:rsidRPr="00524EE3">
        <w:rPr>
          <w:sz w:val="23"/>
          <w:szCs w:val="23"/>
          <w:lang w:eastAsia="zh-CN"/>
        </w:rPr>
        <w:t xml:space="preserve">[ITU-T X.1402] </w:t>
      </w:r>
      <w:r w:rsidRPr="00524EE3">
        <w:rPr>
          <w:sz w:val="23"/>
          <w:szCs w:val="23"/>
          <w:lang w:eastAsia="zh-CN"/>
        </w:rPr>
        <w:tab/>
        <w:t>R</w:t>
      </w:r>
      <w:r w:rsidRPr="00524EE3">
        <w:rPr>
          <w:lang w:eastAsia="zh-CN"/>
        </w:rPr>
        <w:t xml:space="preserve">ecommendation ITU-T X.1402 (2020), Security framework for distributed </w:t>
      </w:r>
      <w:r w:rsidRPr="00524EE3">
        <w:rPr>
          <w:lang w:eastAsia="zh-CN"/>
        </w:rPr>
        <w:br/>
        <w:t>ledger technology.</w:t>
      </w:r>
    </w:p>
    <w:p w14:paraId="699EF8FB" w14:textId="77777777" w:rsidR="00524EE3" w:rsidRPr="00524EE3" w:rsidRDefault="00524EE3" w:rsidP="00524EE3">
      <w:pPr>
        <w:spacing w:before="0"/>
        <w:ind w:left="2127" w:hanging="2127"/>
        <w:rPr>
          <w:rFonts w:eastAsia="Malgun Gothic"/>
          <w:lang w:eastAsia="ko-KR"/>
        </w:rPr>
      </w:pPr>
      <w:r w:rsidRPr="00524EE3">
        <w:rPr>
          <w:rFonts w:eastAsia="Malgun Gothic"/>
          <w:lang w:eastAsia="ko-KR"/>
        </w:rPr>
        <w:t>[ITU-T F.751.2]</w:t>
      </w:r>
      <w:r w:rsidRPr="00524EE3">
        <w:rPr>
          <w:rFonts w:eastAsia="Malgun Gothic"/>
          <w:lang w:eastAsia="ko-KR"/>
        </w:rPr>
        <w:tab/>
        <w:t>Reference framework for distributed ledger technologies</w:t>
      </w:r>
    </w:p>
    <w:p w14:paraId="12C296F8" w14:textId="77777777"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szCs w:val="20"/>
          <w:lang w:eastAsia="en-US"/>
        </w:rPr>
      </w:pPr>
      <w:r w:rsidRPr="00524EE3">
        <w:rPr>
          <w:rFonts w:eastAsia="Times New Roman"/>
          <w:b/>
          <w:szCs w:val="20"/>
          <w:lang w:eastAsia="en-US"/>
        </w:rPr>
        <w:t>3</w:t>
      </w:r>
      <w:r w:rsidRPr="00524EE3">
        <w:rPr>
          <w:rFonts w:eastAsia="Times New Roman"/>
          <w:b/>
          <w:szCs w:val="20"/>
          <w:lang w:eastAsia="en-US"/>
        </w:rPr>
        <w:tab/>
        <w:t>Definitions</w:t>
      </w:r>
      <w:bookmarkEnd w:id="13"/>
      <w:bookmarkEnd w:id="14"/>
      <w:bookmarkEnd w:id="15"/>
      <w:bookmarkEnd w:id="16"/>
    </w:p>
    <w:p w14:paraId="4E265D24" w14:textId="77777777" w:rsidR="00524EE3" w:rsidRPr="00524EE3" w:rsidRDefault="00524EE3" w:rsidP="00524EE3">
      <w:pPr>
        <w:spacing w:before="0"/>
        <w:rPr>
          <w:lang w:eastAsia="zh-CN"/>
        </w:rPr>
      </w:pPr>
      <w:r w:rsidRPr="00524EE3">
        <w:rPr>
          <w:b/>
          <w:bCs/>
          <w:lang w:eastAsia="zh-CN"/>
        </w:rPr>
        <w:t>3.1  control</w:t>
      </w:r>
      <w:r w:rsidRPr="00524EE3">
        <w:rPr>
          <w:lang w:eastAsia="zh-CN"/>
        </w:rPr>
        <w:t xml:space="preserve"> [b-ISO/IEC 27000]: measure that is modifying risk.</w:t>
      </w:r>
    </w:p>
    <w:p w14:paraId="30D01EFF" w14:textId="77777777" w:rsidR="00524EE3" w:rsidRPr="00524EE3" w:rsidRDefault="00524EE3" w:rsidP="00524EE3">
      <w:pPr>
        <w:spacing w:before="0"/>
        <w:rPr>
          <w:lang w:eastAsia="zh-CN"/>
        </w:rPr>
      </w:pPr>
      <w:r w:rsidRPr="00524EE3">
        <w:rPr>
          <w:lang w:eastAsia="zh-CN"/>
        </w:rPr>
        <w:t>Note 1 - Controls include any process, policy, device, practice, or other actions which modify risk.</w:t>
      </w:r>
    </w:p>
    <w:p w14:paraId="3B41EC36" w14:textId="77777777" w:rsidR="00524EE3" w:rsidRPr="00524EE3" w:rsidRDefault="00524EE3" w:rsidP="0045756E">
      <w:pPr>
        <w:spacing w:before="0" w:after="120"/>
        <w:rPr>
          <w:lang w:eastAsia="zh-CN"/>
        </w:rPr>
      </w:pPr>
      <w:r w:rsidRPr="00524EE3">
        <w:rPr>
          <w:lang w:eastAsia="zh-CN"/>
        </w:rPr>
        <w:t>Note 2 - Controls may not always exert the intended or assumed modifying effect.</w:t>
      </w:r>
    </w:p>
    <w:p w14:paraId="52EE79A4" w14:textId="77777777" w:rsidR="00524EE3" w:rsidRPr="00524EE3" w:rsidRDefault="00524EE3" w:rsidP="00524EE3">
      <w:pPr>
        <w:spacing w:before="0"/>
        <w:rPr>
          <w:lang w:eastAsia="zh-CN"/>
        </w:rPr>
      </w:pPr>
      <w:r w:rsidRPr="00524EE3">
        <w:rPr>
          <w:b/>
          <w:bCs/>
          <w:lang w:eastAsia="zh-CN"/>
        </w:rPr>
        <w:t xml:space="preserve">3.2  governing body (of a DLT system): </w:t>
      </w:r>
      <w:r w:rsidRPr="00524EE3">
        <w:rPr>
          <w:lang w:eastAsia="zh-CN"/>
        </w:rPr>
        <w:t xml:space="preserve"> a collective that makes decisions for running a DLT system</w:t>
      </w:r>
    </w:p>
    <w:p w14:paraId="21BD7035" w14:textId="77777777" w:rsidR="00524EE3" w:rsidRPr="00524EE3" w:rsidRDefault="00524EE3" w:rsidP="00524EE3">
      <w:pPr>
        <w:spacing w:before="0"/>
        <w:rPr>
          <w:rFonts w:eastAsia="Malgun Gothic"/>
          <w:lang w:eastAsia="ko-KR"/>
        </w:rPr>
      </w:pPr>
      <w:r w:rsidRPr="00524EE3">
        <w:rPr>
          <w:rFonts w:eastAsia="Malgun Gothic" w:hint="eastAsia"/>
          <w:lang w:eastAsia="ko-KR"/>
        </w:rPr>
        <w:t>N</w:t>
      </w:r>
      <w:r w:rsidRPr="00524EE3">
        <w:rPr>
          <w:rFonts w:eastAsia="Malgun Gothic"/>
          <w:lang w:eastAsia="ko-KR"/>
        </w:rPr>
        <w:t xml:space="preserve">ote 1 - </w:t>
      </w:r>
      <w:r w:rsidRPr="00524EE3">
        <w:rPr>
          <w:rFonts w:hint="eastAsia"/>
          <w:color w:val="000000"/>
          <w:lang w:eastAsia="zh-CN"/>
        </w:rPr>
        <w:t>In a public permissionless DLT system, all participants who run a node are a member of the governing body.</w:t>
      </w:r>
    </w:p>
    <w:p w14:paraId="7B865CBE" w14:textId="77777777" w:rsidR="00524EE3" w:rsidRPr="00524EE3" w:rsidRDefault="00524EE3" w:rsidP="00524EE3">
      <w:pPr>
        <w:rPr>
          <w:lang w:eastAsia="ko-KR"/>
        </w:rPr>
      </w:pPr>
      <w:r w:rsidRPr="00524EE3">
        <w:rPr>
          <w:b/>
          <w:bCs/>
          <w:lang w:eastAsia="zh-CN"/>
        </w:rPr>
        <w:t xml:space="preserve">3.3  </w:t>
      </w:r>
      <w:r w:rsidRPr="00524EE3">
        <w:rPr>
          <w:b/>
          <w:lang w:eastAsia="ko-KR"/>
        </w:rPr>
        <w:t xml:space="preserve">consensus </w:t>
      </w:r>
      <w:r w:rsidRPr="00524EE3">
        <w:rPr>
          <w:lang w:eastAsia="ko-KR"/>
        </w:rPr>
        <w:t>[</w:t>
      </w:r>
      <w:r w:rsidRPr="00524EE3">
        <w:rPr>
          <w:lang w:eastAsia="zh-CN"/>
        </w:rPr>
        <w:t>b-ISO 22739</w:t>
      </w:r>
      <w:r w:rsidRPr="00524EE3">
        <w:rPr>
          <w:lang w:eastAsia="ko-KR"/>
        </w:rPr>
        <w:t>]: agreement among DLT nodes that 1) a transaction is validated and 2) that the distributed ledger contains a consistent set and ordering of validated transactions</w:t>
      </w:r>
    </w:p>
    <w:p w14:paraId="6CA0EDC4" w14:textId="7D1EEB5B" w:rsidR="00524EE3" w:rsidRDefault="00524EE3" w:rsidP="00524EE3">
      <w:pPr>
        <w:rPr>
          <w:lang w:eastAsia="ko-KR"/>
        </w:rPr>
      </w:pPr>
      <w:r w:rsidRPr="00524EE3">
        <w:rPr>
          <w:b/>
          <w:bCs/>
          <w:lang w:eastAsia="zh-CN"/>
        </w:rPr>
        <w:t xml:space="preserve">3.4  </w:t>
      </w:r>
      <w:r w:rsidRPr="00524EE3">
        <w:rPr>
          <w:b/>
          <w:lang w:eastAsia="ko-KR"/>
        </w:rPr>
        <w:t xml:space="preserve">smart contract </w:t>
      </w:r>
      <w:r w:rsidRPr="00524EE3">
        <w:rPr>
          <w:lang w:eastAsia="ko-KR"/>
        </w:rPr>
        <w:t>[</w:t>
      </w:r>
      <w:r w:rsidRPr="00524EE3">
        <w:rPr>
          <w:lang w:eastAsia="zh-CN"/>
        </w:rPr>
        <w:t>b-ITU-T X.1400</w:t>
      </w:r>
      <w:r w:rsidRPr="00524EE3">
        <w:rPr>
          <w:lang w:eastAsia="ko-KR"/>
        </w:rPr>
        <w:t>]: A program written on a distributed ledger system which encodes the rules for specific types of distributed ledger system transactions in a way that can be validated and triggered by specific conditions.</w:t>
      </w:r>
    </w:p>
    <w:p w14:paraId="2637F167" w14:textId="7E527BFD" w:rsidR="0045756E" w:rsidRDefault="0045756E" w:rsidP="00524EE3">
      <w:pPr>
        <w:rPr>
          <w:lang w:eastAsia="ko-KR"/>
        </w:rPr>
      </w:pPr>
      <w:r w:rsidRPr="00524EE3">
        <w:rPr>
          <w:b/>
          <w:bCs/>
          <w:lang w:eastAsia="zh-CN"/>
        </w:rPr>
        <w:t>3.</w:t>
      </w:r>
      <w:r>
        <w:rPr>
          <w:b/>
          <w:bCs/>
          <w:lang w:eastAsia="zh-CN"/>
        </w:rPr>
        <w:t>5</w:t>
      </w:r>
      <w:r w:rsidRPr="00524EE3">
        <w:rPr>
          <w:b/>
          <w:bCs/>
          <w:lang w:eastAsia="zh-CN"/>
        </w:rPr>
        <w:t xml:space="preserve">  </w:t>
      </w:r>
      <w:r>
        <w:rPr>
          <w:b/>
          <w:lang w:eastAsia="ko-KR"/>
        </w:rPr>
        <w:t>DLT platform</w:t>
      </w:r>
      <w:r w:rsidRPr="00524EE3">
        <w:rPr>
          <w:b/>
          <w:lang w:eastAsia="ko-KR"/>
        </w:rPr>
        <w:t xml:space="preserve"> </w:t>
      </w:r>
      <w:r w:rsidRPr="00524EE3">
        <w:rPr>
          <w:lang w:eastAsia="ko-KR"/>
        </w:rPr>
        <w:t>[</w:t>
      </w:r>
      <w:r w:rsidRPr="00524EE3">
        <w:rPr>
          <w:lang w:eastAsia="zh-CN"/>
        </w:rPr>
        <w:t>b-</w:t>
      </w:r>
      <w:r>
        <w:rPr>
          <w:lang w:eastAsia="zh-CN"/>
        </w:rPr>
        <w:t>ISO 22739</w:t>
      </w:r>
      <w:r w:rsidRPr="00524EE3">
        <w:rPr>
          <w:lang w:eastAsia="ko-KR"/>
        </w:rPr>
        <w:t xml:space="preserve">]: </w:t>
      </w:r>
      <w:r>
        <w:rPr>
          <w:lang w:eastAsia="ko-KR"/>
        </w:rPr>
        <w:t>set of processing, storage and communication entities which together provide the capabilities of the DLT system on each DLT node</w:t>
      </w:r>
    </w:p>
    <w:p w14:paraId="6719E2FC" w14:textId="08E34AD4" w:rsidR="0045756E" w:rsidRDefault="0045756E" w:rsidP="0045756E">
      <w:pPr>
        <w:rPr>
          <w:lang w:eastAsia="ko-KR"/>
        </w:rPr>
      </w:pPr>
      <w:r w:rsidRPr="00524EE3">
        <w:rPr>
          <w:b/>
          <w:bCs/>
          <w:lang w:eastAsia="zh-CN"/>
        </w:rPr>
        <w:t>3.</w:t>
      </w:r>
      <w:r>
        <w:rPr>
          <w:b/>
          <w:bCs/>
          <w:lang w:eastAsia="zh-CN"/>
        </w:rPr>
        <w:t>6</w:t>
      </w:r>
      <w:r w:rsidRPr="00524EE3">
        <w:rPr>
          <w:b/>
          <w:bCs/>
          <w:lang w:eastAsia="zh-CN"/>
        </w:rPr>
        <w:t xml:space="preserve">  </w:t>
      </w:r>
      <w:r>
        <w:rPr>
          <w:b/>
          <w:lang w:eastAsia="ko-KR"/>
        </w:rPr>
        <w:t>node</w:t>
      </w:r>
      <w:r w:rsidRPr="00524EE3">
        <w:rPr>
          <w:b/>
          <w:lang w:eastAsia="ko-KR"/>
        </w:rPr>
        <w:t xml:space="preserve"> </w:t>
      </w:r>
      <w:r w:rsidRPr="00524EE3">
        <w:rPr>
          <w:lang w:eastAsia="ko-KR"/>
        </w:rPr>
        <w:t>[</w:t>
      </w:r>
      <w:r w:rsidRPr="00524EE3">
        <w:rPr>
          <w:lang w:eastAsia="zh-CN"/>
        </w:rPr>
        <w:t>b-</w:t>
      </w:r>
      <w:r>
        <w:rPr>
          <w:lang w:eastAsia="zh-CN"/>
        </w:rPr>
        <w:t>ITU-T X.1400</w:t>
      </w:r>
      <w:r w:rsidRPr="00524EE3">
        <w:rPr>
          <w:lang w:eastAsia="ko-KR"/>
        </w:rPr>
        <w:t xml:space="preserve">]: </w:t>
      </w:r>
      <w:r>
        <w:rPr>
          <w:lang w:eastAsia="ko-KR"/>
        </w:rPr>
        <w:t>device or process that particiaptes in a distributed ledger network</w:t>
      </w:r>
    </w:p>
    <w:p w14:paraId="4D18ECCC" w14:textId="1773E620" w:rsidR="0045756E" w:rsidRDefault="0045756E" w:rsidP="00DB3B0A">
      <w:pPr>
        <w:spacing w:before="0"/>
        <w:rPr>
          <w:lang w:eastAsia="zh-CN"/>
        </w:rPr>
      </w:pPr>
      <w:r w:rsidRPr="00DB3B0A">
        <w:rPr>
          <w:rFonts w:hint="eastAsia"/>
          <w:lang w:eastAsia="zh-CN"/>
        </w:rPr>
        <w:t>N</w:t>
      </w:r>
      <w:r w:rsidRPr="00DB3B0A">
        <w:rPr>
          <w:lang w:eastAsia="zh-CN"/>
        </w:rPr>
        <w:t>OTE – A node can store a complete or partial replica of the distributed ledger</w:t>
      </w:r>
    </w:p>
    <w:p w14:paraId="2B506376" w14:textId="7B996FC2" w:rsidR="00D93637" w:rsidRDefault="00D93637" w:rsidP="00D93637">
      <w:pPr>
        <w:rPr>
          <w:lang w:eastAsia="ko-KR"/>
        </w:rPr>
      </w:pPr>
      <w:r w:rsidRPr="00524EE3">
        <w:rPr>
          <w:b/>
          <w:bCs/>
          <w:lang w:eastAsia="zh-CN"/>
        </w:rPr>
        <w:t>3.</w:t>
      </w:r>
      <w:r>
        <w:rPr>
          <w:b/>
          <w:bCs/>
          <w:lang w:eastAsia="zh-CN"/>
        </w:rPr>
        <w:t>7</w:t>
      </w:r>
      <w:r w:rsidRPr="00524EE3">
        <w:rPr>
          <w:b/>
          <w:bCs/>
          <w:lang w:eastAsia="zh-CN"/>
        </w:rPr>
        <w:t xml:space="preserve"> </w:t>
      </w:r>
      <w:r>
        <w:rPr>
          <w:b/>
          <w:lang w:eastAsia="ko-KR"/>
        </w:rPr>
        <w:t>on-ledger</w:t>
      </w:r>
      <w:r w:rsidRPr="00524EE3">
        <w:rPr>
          <w:b/>
          <w:lang w:eastAsia="ko-KR"/>
        </w:rPr>
        <w:t xml:space="preserve"> </w:t>
      </w:r>
      <w:r w:rsidRPr="00524EE3">
        <w:rPr>
          <w:lang w:eastAsia="ko-KR"/>
        </w:rPr>
        <w:t>[</w:t>
      </w:r>
      <w:r w:rsidRPr="00524EE3">
        <w:rPr>
          <w:lang w:eastAsia="zh-CN"/>
        </w:rPr>
        <w:t>b-</w:t>
      </w:r>
      <w:r>
        <w:rPr>
          <w:lang w:eastAsia="zh-CN"/>
        </w:rPr>
        <w:t>ISO 22739</w:t>
      </w:r>
      <w:r w:rsidRPr="00524EE3">
        <w:rPr>
          <w:lang w:eastAsia="ko-KR"/>
        </w:rPr>
        <w:t xml:space="preserve">]: </w:t>
      </w:r>
      <w:r>
        <w:rPr>
          <w:lang w:eastAsia="ko-KR"/>
        </w:rPr>
        <w:t>located, performed, or run inside a DLT system.</w:t>
      </w:r>
    </w:p>
    <w:p w14:paraId="7D73EAC3" w14:textId="0EEDA872" w:rsidR="00D93637" w:rsidRDefault="00D93637" w:rsidP="00D93637">
      <w:pPr>
        <w:rPr>
          <w:lang w:eastAsia="ko-KR"/>
        </w:rPr>
      </w:pPr>
      <w:r w:rsidRPr="00524EE3">
        <w:rPr>
          <w:b/>
          <w:bCs/>
          <w:lang w:eastAsia="zh-CN"/>
        </w:rPr>
        <w:lastRenderedPageBreak/>
        <w:t>3.</w:t>
      </w:r>
      <w:r>
        <w:rPr>
          <w:b/>
          <w:bCs/>
          <w:lang w:eastAsia="zh-CN"/>
        </w:rPr>
        <w:t>8</w:t>
      </w:r>
      <w:r w:rsidRPr="00524EE3">
        <w:rPr>
          <w:b/>
          <w:bCs/>
          <w:lang w:eastAsia="zh-CN"/>
        </w:rPr>
        <w:t xml:space="preserve">  </w:t>
      </w:r>
      <w:r>
        <w:rPr>
          <w:b/>
          <w:lang w:eastAsia="ko-KR"/>
        </w:rPr>
        <w:t>off-ledger</w:t>
      </w:r>
      <w:r w:rsidRPr="00524EE3">
        <w:rPr>
          <w:lang w:eastAsia="ko-KR"/>
        </w:rPr>
        <w:t>[</w:t>
      </w:r>
      <w:r w:rsidRPr="00524EE3">
        <w:rPr>
          <w:lang w:eastAsia="zh-CN"/>
        </w:rPr>
        <w:t>b-</w:t>
      </w:r>
      <w:r>
        <w:rPr>
          <w:lang w:eastAsia="zh-CN"/>
        </w:rPr>
        <w:t>ISO 22739</w:t>
      </w:r>
      <w:r w:rsidRPr="00524EE3">
        <w:rPr>
          <w:lang w:eastAsia="ko-KR"/>
        </w:rPr>
        <w:t xml:space="preserve">]: </w:t>
      </w:r>
      <w:r>
        <w:rPr>
          <w:lang w:eastAsia="ko-KR"/>
        </w:rPr>
        <w:t>related to a DLT system, but located, performed, or run outside that  DLT system.</w:t>
      </w:r>
    </w:p>
    <w:p w14:paraId="7D6607FB" w14:textId="29D392EA" w:rsidR="00D93637" w:rsidRDefault="00D93637" w:rsidP="00D93637">
      <w:pPr>
        <w:rPr>
          <w:lang w:eastAsia="ko-KR"/>
        </w:rPr>
      </w:pPr>
      <w:r w:rsidRPr="00524EE3">
        <w:rPr>
          <w:b/>
          <w:bCs/>
          <w:lang w:eastAsia="zh-CN"/>
        </w:rPr>
        <w:t>3.</w:t>
      </w:r>
      <w:r>
        <w:rPr>
          <w:b/>
          <w:bCs/>
          <w:lang w:eastAsia="zh-CN"/>
        </w:rPr>
        <w:t>9</w:t>
      </w:r>
      <w:r w:rsidRPr="00524EE3">
        <w:rPr>
          <w:b/>
          <w:bCs/>
          <w:lang w:eastAsia="zh-CN"/>
        </w:rPr>
        <w:t xml:space="preserve">  </w:t>
      </w:r>
      <w:r>
        <w:rPr>
          <w:b/>
          <w:lang w:eastAsia="ko-KR"/>
        </w:rPr>
        <w:t>DLT system</w:t>
      </w:r>
      <w:r w:rsidRPr="00524EE3">
        <w:rPr>
          <w:lang w:eastAsia="ko-KR"/>
        </w:rPr>
        <w:t>[</w:t>
      </w:r>
      <w:r w:rsidRPr="00524EE3">
        <w:rPr>
          <w:lang w:eastAsia="zh-CN"/>
        </w:rPr>
        <w:t>b-</w:t>
      </w:r>
      <w:r>
        <w:rPr>
          <w:lang w:eastAsia="zh-CN"/>
        </w:rPr>
        <w:t>ISO 22739</w:t>
      </w:r>
      <w:r w:rsidRPr="00524EE3">
        <w:rPr>
          <w:lang w:eastAsia="ko-KR"/>
        </w:rPr>
        <w:t xml:space="preserve">]: </w:t>
      </w:r>
      <w:r>
        <w:rPr>
          <w:lang w:eastAsia="ko-KR"/>
        </w:rPr>
        <w:t>a system that implements a distributed ledger</w:t>
      </w:r>
    </w:p>
    <w:p w14:paraId="4D9FC5B5" w14:textId="00ECF5FF" w:rsidR="00D93637" w:rsidRDefault="00D93637" w:rsidP="00D93637">
      <w:pPr>
        <w:rPr>
          <w:lang w:eastAsia="ko-KR"/>
        </w:rPr>
      </w:pPr>
      <w:r w:rsidRPr="00524EE3">
        <w:rPr>
          <w:b/>
          <w:bCs/>
          <w:lang w:eastAsia="zh-CN"/>
        </w:rPr>
        <w:t>3.</w:t>
      </w:r>
      <w:r>
        <w:rPr>
          <w:b/>
          <w:bCs/>
          <w:lang w:eastAsia="zh-CN"/>
        </w:rPr>
        <w:t>10</w:t>
      </w:r>
      <w:r w:rsidRPr="00524EE3">
        <w:rPr>
          <w:b/>
          <w:bCs/>
          <w:lang w:eastAsia="zh-CN"/>
        </w:rPr>
        <w:t xml:space="preserve">  </w:t>
      </w:r>
      <w:r>
        <w:rPr>
          <w:b/>
          <w:lang w:eastAsia="ko-KR"/>
        </w:rPr>
        <w:t>distributed ledger</w:t>
      </w:r>
      <w:r w:rsidRPr="00524EE3">
        <w:rPr>
          <w:lang w:eastAsia="ko-KR"/>
        </w:rPr>
        <w:t>[</w:t>
      </w:r>
      <w:r w:rsidRPr="00524EE3">
        <w:rPr>
          <w:lang w:eastAsia="zh-CN"/>
        </w:rPr>
        <w:t>b-</w:t>
      </w:r>
      <w:r>
        <w:rPr>
          <w:lang w:eastAsia="zh-CN"/>
        </w:rPr>
        <w:t>ITU-T X.1400</w:t>
      </w:r>
      <w:r w:rsidRPr="00524EE3">
        <w:rPr>
          <w:lang w:eastAsia="ko-KR"/>
        </w:rPr>
        <w:t xml:space="preserve">]: </w:t>
      </w:r>
      <w:r w:rsidRPr="00D93637">
        <w:rPr>
          <w:lang w:eastAsia="ko-KR"/>
        </w:rPr>
        <w:t>A type of ledger</w:t>
      </w:r>
      <w:r>
        <w:rPr>
          <w:lang w:eastAsia="ko-KR"/>
        </w:rPr>
        <w:t xml:space="preserve"> </w:t>
      </w:r>
      <w:r w:rsidRPr="00D93637">
        <w:rPr>
          <w:lang w:eastAsia="ko-KR"/>
        </w:rPr>
        <w:t>that is shared, replicated, and synchronized in a distributed and decentralized manner.</w:t>
      </w:r>
    </w:p>
    <w:p w14:paraId="3D6B8CD3" w14:textId="19237F03" w:rsidR="0045756E" w:rsidRPr="00963694" w:rsidRDefault="00D93637" w:rsidP="00524EE3">
      <w:pPr>
        <w:rPr>
          <w:rFonts w:eastAsia="Malgun Gothic"/>
          <w:lang w:eastAsia="ko-KR"/>
        </w:rPr>
      </w:pPr>
      <w:r>
        <w:rPr>
          <w:rFonts w:eastAsia="Malgun Gothic" w:hint="eastAsia"/>
          <w:lang w:eastAsia="ko-KR"/>
        </w:rPr>
        <w:t>N</w:t>
      </w:r>
      <w:r>
        <w:rPr>
          <w:rFonts w:eastAsia="Malgun Gothic"/>
          <w:lang w:eastAsia="ko-KR"/>
        </w:rPr>
        <w:t>OTE</w:t>
      </w:r>
      <w:r w:rsidRPr="00DB3B0A">
        <w:rPr>
          <w:lang w:eastAsia="zh-CN"/>
        </w:rPr>
        <w:t xml:space="preserve"> –</w:t>
      </w:r>
      <w:r>
        <w:rPr>
          <w:lang w:eastAsia="zh-CN"/>
        </w:rPr>
        <w:t>blockchain is a type of distributed ledger. (See X.1400 6.8)</w:t>
      </w:r>
    </w:p>
    <w:p w14:paraId="74CE6512" w14:textId="77777777" w:rsidR="00524EE3" w:rsidRPr="00524EE3" w:rsidRDefault="00524EE3" w:rsidP="00524EE3">
      <w:pPr>
        <w:spacing w:before="0"/>
        <w:rPr>
          <w:lang w:eastAsia="zh-CN"/>
        </w:rPr>
      </w:pPr>
    </w:p>
    <w:p w14:paraId="2D0860E5" w14:textId="77777777"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szCs w:val="20"/>
          <w:lang w:eastAsia="en-US"/>
        </w:rPr>
      </w:pPr>
      <w:bookmarkStart w:id="17" w:name="_Toc267649366"/>
      <w:bookmarkStart w:id="18" w:name="_Toc266434928"/>
      <w:bookmarkStart w:id="19" w:name="_Toc261440681"/>
      <w:bookmarkStart w:id="20" w:name="_Toc259436435"/>
      <w:r w:rsidRPr="00524EE3">
        <w:rPr>
          <w:rFonts w:eastAsia="Times New Roman"/>
          <w:b/>
          <w:szCs w:val="20"/>
          <w:lang w:eastAsia="en-US"/>
        </w:rPr>
        <w:t>4</w:t>
      </w:r>
      <w:r w:rsidRPr="00524EE3">
        <w:rPr>
          <w:rFonts w:eastAsia="Times New Roman"/>
          <w:b/>
          <w:szCs w:val="20"/>
          <w:lang w:eastAsia="en-US"/>
        </w:rPr>
        <w:tab/>
        <w:t>Abbreviations and acronyms</w:t>
      </w:r>
      <w:bookmarkEnd w:id="17"/>
      <w:bookmarkEnd w:id="18"/>
      <w:bookmarkEnd w:id="19"/>
      <w:bookmarkEnd w:id="20"/>
    </w:p>
    <w:p w14:paraId="357A06B0" w14:textId="77777777" w:rsidR="00524EE3" w:rsidRPr="00524EE3" w:rsidRDefault="00524EE3" w:rsidP="00524EE3">
      <w:pPr>
        <w:keepNext/>
        <w:keepLines/>
        <w:spacing w:before="0"/>
        <w:rPr>
          <w:lang w:eastAsia="zh-CN"/>
        </w:rPr>
      </w:pPr>
      <w:r w:rsidRPr="00524EE3">
        <w:rPr>
          <w:lang w:eastAsia="zh-CN"/>
        </w:rPr>
        <w:t>This Document uses the following abbreviations:</w:t>
      </w:r>
    </w:p>
    <w:p w14:paraId="255F4B15" w14:textId="77777777" w:rsidR="00524EE3" w:rsidRPr="00524EE3" w:rsidRDefault="00524EE3" w:rsidP="00524EE3">
      <w:pPr>
        <w:keepNext/>
        <w:keepLines/>
        <w:spacing w:before="0"/>
        <w:rPr>
          <w:lang w:eastAsia="zh-CN"/>
        </w:rPr>
      </w:pPr>
      <w:r w:rsidRPr="00524EE3">
        <w:rPr>
          <w:lang w:eastAsia="zh-CN"/>
        </w:rPr>
        <w:t>DLT</w:t>
      </w:r>
      <w:r w:rsidRPr="00524EE3">
        <w:rPr>
          <w:lang w:eastAsia="zh-CN"/>
        </w:rPr>
        <w:tab/>
      </w:r>
      <w:r w:rsidRPr="00524EE3">
        <w:rPr>
          <w:lang w:eastAsia="zh-CN"/>
        </w:rPr>
        <w:tab/>
        <w:t>Distributed Ledger Technology</w:t>
      </w:r>
    </w:p>
    <w:p w14:paraId="53D0207F" w14:textId="77777777" w:rsidR="00524EE3" w:rsidRPr="00524EE3" w:rsidRDefault="00524EE3" w:rsidP="00524EE3">
      <w:pPr>
        <w:keepNext/>
        <w:keepLines/>
        <w:spacing w:before="0"/>
        <w:rPr>
          <w:lang w:eastAsia="zh-CN"/>
        </w:rPr>
      </w:pPr>
      <w:r w:rsidRPr="00524EE3">
        <w:rPr>
          <w:lang w:eastAsia="zh-CN"/>
        </w:rPr>
        <w:t>SDLC              Software Development Life Cycle</w:t>
      </w:r>
    </w:p>
    <w:p w14:paraId="727B86FE" w14:textId="77777777"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szCs w:val="20"/>
          <w:lang w:eastAsia="en-US"/>
        </w:rPr>
      </w:pPr>
      <w:bookmarkStart w:id="21" w:name="_Toc267649367"/>
      <w:bookmarkStart w:id="22" w:name="_Toc266434929"/>
      <w:bookmarkStart w:id="23" w:name="_Toc261440682"/>
      <w:bookmarkStart w:id="24" w:name="_Toc259436436"/>
      <w:r w:rsidRPr="00524EE3">
        <w:rPr>
          <w:rFonts w:eastAsia="Times New Roman"/>
          <w:b/>
          <w:szCs w:val="20"/>
          <w:lang w:eastAsia="en-US"/>
        </w:rPr>
        <w:t>5</w:t>
      </w:r>
      <w:r w:rsidRPr="00524EE3">
        <w:rPr>
          <w:rFonts w:eastAsia="Times New Roman"/>
          <w:b/>
          <w:szCs w:val="20"/>
          <w:lang w:eastAsia="en-US"/>
        </w:rPr>
        <w:tab/>
        <w:t>Conventions</w:t>
      </w:r>
      <w:bookmarkEnd w:id="21"/>
      <w:bookmarkEnd w:id="22"/>
      <w:bookmarkEnd w:id="23"/>
      <w:bookmarkEnd w:id="24"/>
    </w:p>
    <w:p w14:paraId="07F6BCD5" w14:textId="77777777" w:rsidR="00524EE3" w:rsidRPr="00524EE3" w:rsidRDefault="00524EE3" w:rsidP="00524EE3">
      <w:pPr>
        <w:spacing w:before="0"/>
        <w:rPr>
          <w:rFonts w:asciiTheme="majorBidi" w:hAnsiTheme="majorBidi" w:cstheme="majorBidi"/>
          <w:color w:val="000000" w:themeColor="text1"/>
          <w:lang w:eastAsia="zh-CN"/>
        </w:rPr>
      </w:pPr>
      <w:r w:rsidRPr="00524EE3">
        <w:rPr>
          <w:rFonts w:asciiTheme="majorBidi" w:hAnsiTheme="majorBidi" w:cstheme="majorBidi"/>
          <w:color w:val="000000" w:themeColor="text1"/>
          <w:lang w:eastAsia="zh-CN"/>
        </w:rPr>
        <w:t>This Recommendation applies the following verbal forms for the expression of provisions:</w:t>
      </w:r>
    </w:p>
    <w:p w14:paraId="1FB6E2EA" w14:textId="77777777" w:rsidR="00524EE3" w:rsidRPr="00524EE3" w:rsidRDefault="00524EE3" w:rsidP="00524EE3">
      <w:pPr>
        <w:spacing w:before="0"/>
        <w:ind w:left="720"/>
        <w:rPr>
          <w:rFonts w:asciiTheme="majorBidi" w:hAnsiTheme="majorBidi" w:cstheme="majorBidi"/>
          <w:color w:val="000000" w:themeColor="text1"/>
          <w:lang w:eastAsia="zh-CN"/>
        </w:rPr>
      </w:pPr>
      <w:r w:rsidRPr="00524EE3">
        <w:rPr>
          <w:rFonts w:asciiTheme="majorBidi" w:hAnsiTheme="majorBidi" w:cstheme="majorBidi"/>
          <w:color w:val="000000" w:themeColor="text1"/>
          <w:lang w:eastAsia="zh-CN"/>
        </w:rPr>
        <w:t>a)</w:t>
      </w:r>
      <w:r w:rsidRPr="00524EE3">
        <w:rPr>
          <w:rFonts w:asciiTheme="majorBidi" w:hAnsiTheme="majorBidi" w:cstheme="majorBidi"/>
          <w:color w:val="000000" w:themeColor="text1"/>
          <w:lang w:eastAsia="zh-CN"/>
        </w:rPr>
        <w:tab/>
        <w:t>"Shall" indicates a requirement,</w:t>
      </w:r>
    </w:p>
    <w:p w14:paraId="462BF2F0" w14:textId="77777777" w:rsidR="00524EE3" w:rsidRPr="00524EE3" w:rsidRDefault="00524EE3" w:rsidP="00524EE3">
      <w:pPr>
        <w:spacing w:before="0"/>
        <w:ind w:left="720"/>
        <w:rPr>
          <w:rFonts w:asciiTheme="majorBidi" w:hAnsiTheme="majorBidi" w:cstheme="majorBidi"/>
          <w:color w:val="000000" w:themeColor="text1"/>
          <w:lang w:eastAsia="zh-CN"/>
        </w:rPr>
      </w:pPr>
      <w:r w:rsidRPr="00524EE3">
        <w:rPr>
          <w:rFonts w:asciiTheme="majorBidi" w:hAnsiTheme="majorBidi" w:cstheme="majorBidi"/>
          <w:color w:val="000000" w:themeColor="text1"/>
          <w:lang w:eastAsia="zh-CN"/>
        </w:rPr>
        <w:t>b)</w:t>
      </w:r>
      <w:r w:rsidRPr="00524EE3">
        <w:rPr>
          <w:rFonts w:asciiTheme="majorBidi" w:hAnsiTheme="majorBidi" w:cstheme="majorBidi"/>
          <w:color w:val="000000" w:themeColor="text1"/>
          <w:lang w:eastAsia="zh-CN"/>
        </w:rPr>
        <w:tab/>
        <w:t>"Should" indicates a recommendation,</w:t>
      </w:r>
    </w:p>
    <w:p w14:paraId="1F13C96A" w14:textId="77777777" w:rsidR="00524EE3" w:rsidRPr="00524EE3" w:rsidRDefault="00524EE3" w:rsidP="00524EE3">
      <w:pPr>
        <w:spacing w:before="0"/>
        <w:ind w:left="720"/>
        <w:rPr>
          <w:rFonts w:asciiTheme="majorBidi" w:hAnsiTheme="majorBidi" w:cstheme="majorBidi"/>
          <w:color w:val="000000" w:themeColor="text1"/>
          <w:lang w:eastAsia="zh-CN"/>
        </w:rPr>
      </w:pPr>
      <w:r w:rsidRPr="00524EE3">
        <w:rPr>
          <w:rFonts w:asciiTheme="majorBidi" w:hAnsiTheme="majorBidi" w:cstheme="majorBidi"/>
          <w:color w:val="000000" w:themeColor="text1"/>
          <w:lang w:eastAsia="zh-CN"/>
        </w:rPr>
        <w:t>c)</w:t>
      </w:r>
      <w:r w:rsidRPr="00524EE3">
        <w:rPr>
          <w:rFonts w:asciiTheme="majorBidi" w:hAnsiTheme="majorBidi" w:cstheme="majorBidi"/>
          <w:color w:val="000000" w:themeColor="text1"/>
          <w:lang w:eastAsia="zh-CN"/>
        </w:rPr>
        <w:tab/>
        <w:t>"May" indicates a permission,</w:t>
      </w:r>
    </w:p>
    <w:p w14:paraId="5522B462" w14:textId="77777777" w:rsidR="00524EE3" w:rsidRPr="00524EE3" w:rsidRDefault="00524EE3" w:rsidP="00524EE3">
      <w:pPr>
        <w:spacing w:before="0"/>
        <w:ind w:left="720"/>
        <w:rPr>
          <w:rFonts w:asciiTheme="majorBidi" w:hAnsiTheme="majorBidi" w:cstheme="majorBidi"/>
          <w:color w:val="000000" w:themeColor="text1"/>
          <w:lang w:eastAsia="zh-CN"/>
        </w:rPr>
      </w:pPr>
      <w:r w:rsidRPr="00524EE3">
        <w:rPr>
          <w:rFonts w:asciiTheme="majorBidi" w:hAnsiTheme="majorBidi" w:cstheme="majorBidi"/>
          <w:color w:val="000000" w:themeColor="text1"/>
          <w:lang w:eastAsia="zh-CN"/>
        </w:rPr>
        <w:t>d)</w:t>
      </w:r>
      <w:r w:rsidRPr="00524EE3">
        <w:rPr>
          <w:rFonts w:asciiTheme="majorBidi" w:hAnsiTheme="majorBidi" w:cstheme="majorBidi"/>
          <w:color w:val="000000" w:themeColor="text1"/>
          <w:lang w:eastAsia="zh-CN"/>
        </w:rPr>
        <w:tab/>
        <w:t>"Can" indicates a possibility and a capability.</w:t>
      </w:r>
    </w:p>
    <w:p w14:paraId="2F6EFB61" w14:textId="77777777" w:rsidR="00524EE3" w:rsidRPr="00524EE3" w:rsidRDefault="00524EE3" w:rsidP="00524EE3">
      <w:pPr>
        <w:spacing w:before="0"/>
        <w:rPr>
          <w:lang w:eastAsia="zh-CN"/>
        </w:rPr>
      </w:pPr>
    </w:p>
    <w:p w14:paraId="4FAE81AB" w14:textId="77777777"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bCs/>
          <w:szCs w:val="20"/>
          <w:lang w:eastAsia="en-US"/>
        </w:rPr>
      </w:pPr>
      <w:bookmarkStart w:id="25" w:name="_Toc267649368"/>
      <w:bookmarkStart w:id="26" w:name="_Toc266434930"/>
      <w:bookmarkStart w:id="27" w:name="_Toc261440684"/>
      <w:bookmarkStart w:id="28" w:name="_Toc259436438"/>
      <w:r w:rsidRPr="00524EE3">
        <w:rPr>
          <w:rFonts w:eastAsia="Times New Roman"/>
          <w:b/>
          <w:bCs/>
          <w:szCs w:val="20"/>
          <w:lang w:eastAsia="en-US"/>
        </w:rPr>
        <w:t>6</w:t>
      </w:r>
      <w:r w:rsidRPr="00524EE3">
        <w:rPr>
          <w:rFonts w:eastAsia="Times New Roman"/>
          <w:b/>
          <w:bCs/>
          <w:szCs w:val="20"/>
          <w:lang w:eastAsia="en-US"/>
        </w:rPr>
        <w:tab/>
        <w:t xml:space="preserve">Introduction </w:t>
      </w:r>
      <w:bookmarkEnd w:id="25"/>
      <w:bookmarkEnd w:id="26"/>
      <w:bookmarkEnd w:id="27"/>
      <w:bookmarkEnd w:id="28"/>
    </w:p>
    <w:p w14:paraId="74B15742" w14:textId="77777777" w:rsidR="00524EE3" w:rsidRPr="00524EE3" w:rsidRDefault="00524EE3" w:rsidP="00524EE3">
      <w:pPr>
        <w:spacing w:before="0"/>
        <w:jc w:val="both"/>
        <w:rPr>
          <w:lang w:eastAsia="zh-CN"/>
        </w:rPr>
      </w:pPr>
      <w:r w:rsidRPr="00524EE3">
        <w:rPr>
          <w:lang w:eastAsia="zh-CN"/>
        </w:rPr>
        <w:t>A distributed ledger is a type of ledger that is shared, replicated, and synchronized in a distributed manner. While there are currently several different types of distributed ledgers in existence, they share certain functional characteristics: a capability of ledger network's nodes to communicate directly with each other; a mechanism for nodes on the network to propose the addition of transactions to the block and for computer programs to manage processes; and a consensus mechanism by which the distributed ledger network can validate what is the agreed-upon newly added block.</w:t>
      </w:r>
    </w:p>
    <w:p w14:paraId="526D6C85" w14:textId="4B72D7E0" w:rsidR="00524EE3" w:rsidRPr="00524EE3" w:rsidRDefault="00524EE3" w:rsidP="00524EE3">
      <w:pPr>
        <w:spacing w:before="0"/>
        <w:jc w:val="both"/>
        <w:rPr>
          <w:lang w:eastAsia="zh-CN"/>
        </w:rPr>
      </w:pPr>
      <w:r w:rsidRPr="00524EE3">
        <w:rPr>
          <w:lang w:eastAsia="zh-CN"/>
        </w:rPr>
        <w:t>The distributed Ledger have both permissionless and permissioned governance models with varying applications and Security policies along with security requirements. Hence security controls are also varied based on its governance models along with use cases.</w:t>
      </w:r>
      <w:ins w:id="29" w:author="ADG TS" w:date="2023-06-23T11:26:00Z">
        <w:r w:rsidR="00837DAC">
          <w:rPr>
            <w:lang w:eastAsia="zh-CN"/>
          </w:rPr>
          <w:t xml:space="preserve"> In addition to Governance Models, security control </w:t>
        </w:r>
      </w:ins>
      <w:ins w:id="30" w:author="ADG TS" w:date="2023-06-26T12:11:00Z">
        <w:r w:rsidR="00344D56">
          <w:rPr>
            <w:lang w:eastAsia="zh-CN"/>
          </w:rPr>
          <w:t xml:space="preserve">are </w:t>
        </w:r>
      </w:ins>
      <w:ins w:id="31" w:author="ADG TS" w:date="2023-06-23T11:26:00Z">
        <w:r w:rsidR="00837DAC">
          <w:rPr>
            <w:lang w:eastAsia="zh-CN"/>
          </w:rPr>
          <w:t>also</w:t>
        </w:r>
      </w:ins>
      <w:ins w:id="32" w:author="ADG TS" w:date="2023-06-26T12:11:00Z">
        <w:r w:rsidR="00344D56">
          <w:rPr>
            <w:lang w:eastAsia="zh-CN"/>
          </w:rPr>
          <w:t xml:space="preserve"> defined w.r.t different functionalities/</w:t>
        </w:r>
      </w:ins>
      <w:ins w:id="33" w:author="ADG TS" w:date="2023-06-26T12:12:00Z">
        <w:r w:rsidR="00344D56">
          <w:rPr>
            <w:lang w:eastAsia="zh-CN"/>
          </w:rPr>
          <w:t>capabilities</w:t>
        </w:r>
      </w:ins>
      <w:ins w:id="34" w:author="ADG TS" w:date="2023-06-26T12:11:00Z">
        <w:r w:rsidR="00344D56">
          <w:rPr>
            <w:lang w:eastAsia="zh-CN"/>
          </w:rPr>
          <w:t xml:space="preserve"> of DLT.</w:t>
        </w:r>
      </w:ins>
    </w:p>
    <w:p w14:paraId="4AE919BC" w14:textId="2B378D29" w:rsidR="00524EE3" w:rsidRPr="00524EE3" w:rsidDel="00344D56" w:rsidRDefault="00524EE3" w:rsidP="00524EE3">
      <w:pPr>
        <w:spacing w:before="0"/>
        <w:jc w:val="both"/>
        <w:rPr>
          <w:del w:id="35" w:author="ADG TS" w:date="2023-06-26T12:12:00Z"/>
          <w:lang w:eastAsia="zh-CN"/>
        </w:rPr>
      </w:pPr>
      <w:del w:id="36" w:author="ADG TS" w:date="2023-06-26T12:12:00Z">
        <w:r w:rsidRPr="00524EE3" w:rsidDel="00344D56">
          <w:rPr>
            <w:lang w:eastAsia="zh-CN"/>
          </w:rPr>
          <w:delText>Different security controls are also applicable to several categories and objective also varies along with the applications.</w:delText>
        </w:r>
      </w:del>
    </w:p>
    <w:p w14:paraId="6B8D1EF4" w14:textId="54E30BA8" w:rsidR="00524EE3" w:rsidRPr="00524EE3" w:rsidRDefault="00524EE3" w:rsidP="00524EE3">
      <w:pPr>
        <w:spacing w:before="240" w:after="120"/>
        <w:jc w:val="both"/>
        <w:rPr>
          <w:lang w:eastAsia="zh-CN"/>
        </w:rPr>
      </w:pPr>
      <w:r w:rsidRPr="00524EE3">
        <w:rPr>
          <w:rFonts w:hint="eastAsia"/>
          <w:lang w:eastAsia="zh-CN"/>
        </w:rPr>
        <w:t>D</w:t>
      </w:r>
      <w:r w:rsidRPr="00524EE3">
        <w:rPr>
          <w:lang w:eastAsia="zh-CN"/>
        </w:rPr>
        <w:t>LT</w:t>
      </w:r>
      <w:r w:rsidRPr="00524EE3">
        <w:rPr>
          <w:rFonts w:hint="eastAsia"/>
          <w:lang w:eastAsia="zh-CN"/>
        </w:rPr>
        <w:t xml:space="preserve"> </w:t>
      </w:r>
      <w:del w:id="37" w:author="ADG TS" w:date="2023-06-26T12:13:00Z">
        <w:r w:rsidRPr="00524EE3" w:rsidDel="00344D56">
          <w:rPr>
            <w:lang w:eastAsia="zh-CN"/>
          </w:rPr>
          <w:delText xml:space="preserve">has </w:delText>
        </w:r>
      </w:del>
      <w:ins w:id="38" w:author="ADG TS" w:date="2023-06-26T12:13:00Z">
        <w:r w:rsidR="00344D56">
          <w:rPr>
            <w:lang w:eastAsia="zh-CN"/>
          </w:rPr>
          <w:t xml:space="preserve">offers the </w:t>
        </w:r>
      </w:ins>
      <w:r w:rsidRPr="00524EE3">
        <w:rPr>
          <w:lang w:eastAsia="zh-CN"/>
        </w:rPr>
        <w:t xml:space="preserve">inherent security advantage in </w:t>
      </w:r>
      <w:ins w:id="39" w:author="ADG TS" w:date="2023-06-26T12:13:00Z">
        <w:r w:rsidR="00344D56">
          <w:rPr>
            <w:lang w:eastAsia="zh-CN"/>
          </w:rPr>
          <w:t xml:space="preserve">terms of </w:t>
        </w:r>
      </w:ins>
      <w:r w:rsidRPr="00524EE3">
        <w:rPr>
          <w:lang w:eastAsia="zh-CN"/>
        </w:rPr>
        <w:t xml:space="preserve">availability and integrity, but </w:t>
      </w:r>
      <w:del w:id="40" w:author="ADG TS" w:date="2023-06-26T12:12:00Z">
        <w:r w:rsidRPr="00524EE3" w:rsidDel="00344D56">
          <w:rPr>
            <w:lang w:eastAsia="zh-CN"/>
          </w:rPr>
          <w:delText xml:space="preserve">also </w:delText>
        </w:r>
      </w:del>
      <w:r w:rsidRPr="00524EE3">
        <w:rPr>
          <w:lang w:eastAsia="zh-CN"/>
        </w:rPr>
        <w:t xml:space="preserve">has vulnerability </w:t>
      </w:r>
      <w:del w:id="41" w:author="ADG TS" w:date="2023-06-26T12:13:00Z">
        <w:r w:rsidRPr="00524EE3" w:rsidDel="00344D56">
          <w:rPr>
            <w:lang w:eastAsia="zh-CN"/>
          </w:rPr>
          <w:delText xml:space="preserve">in </w:delText>
        </w:r>
      </w:del>
      <w:ins w:id="42" w:author="ADG TS" w:date="2023-06-26T12:13:00Z">
        <w:r w:rsidR="00344D56">
          <w:rPr>
            <w:lang w:eastAsia="zh-CN"/>
          </w:rPr>
          <w:t>w.r.t</w:t>
        </w:r>
        <w:r w:rsidR="00344D56" w:rsidRPr="00524EE3">
          <w:rPr>
            <w:lang w:eastAsia="zh-CN"/>
          </w:rPr>
          <w:t xml:space="preserve"> </w:t>
        </w:r>
      </w:ins>
      <w:r w:rsidRPr="00524EE3">
        <w:rPr>
          <w:lang w:eastAsia="zh-CN"/>
        </w:rPr>
        <w:t xml:space="preserve">confidentiality. </w:t>
      </w:r>
      <w:ins w:id="43" w:author="ADG TS" w:date="2023-06-26T12:18:00Z">
        <w:r w:rsidR="00735EE3">
          <w:rPr>
            <w:lang w:eastAsia="zh-CN"/>
          </w:rPr>
          <w:t>However t</w:t>
        </w:r>
      </w:ins>
      <w:del w:id="44" w:author="ADG TS" w:date="2023-06-26T12:18:00Z">
        <w:r w:rsidRPr="00524EE3" w:rsidDel="00735EE3">
          <w:rPr>
            <w:lang w:eastAsia="zh-CN"/>
          </w:rPr>
          <w:delText>T</w:delText>
        </w:r>
      </w:del>
      <w:r w:rsidRPr="00524EE3">
        <w:rPr>
          <w:lang w:eastAsia="zh-CN"/>
        </w:rPr>
        <w:t>hese characteristics</w:t>
      </w:r>
      <w:ins w:id="45" w:author="ADG TS" w:date="2023-06-26T12:17:00Z">
        <w:r w:rsidR="00735EE3">
          <w:rPr>
            <w:lang w:eastAsia="zh-CN"/>
          </w:rPr>
          <w:t xml:space="preserve"> also</w:t>
        </w:r>
      </w:ins>
      <w:del w:id="46" w:author="ADG TS" w:date="2023-06-26T12:17:00Z">
        <w:r w:rsidRPr="00524EE3" w:rsidDel="00735EE3">
          <w:rPr>
            <w:lang w:eastAsia="zh-CN"/>
          </w:rPr>
          <w:delText xml:space="preserve"> are not unchangeable but</w:delText>
        </w:r>
      </w:del>
      <w:r w:rsidRPr="00524EE3">
        <w:rPr>
          <w:lang w:eastAsia="zh-CN"/>
        </w:rPr>
        <w:t xml:space="preserve"> depend</w:t>
      </w:r>
      <w:ins w:id="47" w:author="ADG TS" w:date="2023-06-26T12:17:00Z">
        <w:r w:rsidR="00735EE3">
          <w:rPr>
            <w:lang w:eastAsia="zh-CN"/>
          </w:rPr>
          <w:t>s</w:t>
        </w:r>
      </w:ins>
      <w:del w:id="48" w:author="ADG TS" w:date="2023-06-26T12:17:00Z">
        <w:r w:rsidRPr="00524EE3" w:rsidDel="00735EE3">
          <w:rPr>
            <w:lang w:eastAsia="zh-CN"/>
          </w:rPr>
          <w:delText xml:space="preserve"> </w:delText>
        </w:r>
      </w:del>
      <w:ins w:id="49" w:author="ADG TS" w:date="2023-06-26T12:19:00Z">
        <w:r w:rsidR="00735EE3">
          <w:rPr>
            <w:lang w:eastAsia="zh-CN"/>
          </w:rPr>
          <w:t xml:space="preserve">as per different </w:t>
        </w:r>
      </w:ins>
      <w:ins w:id="50" w:author="ADG TS" w:date="2023-06-26T12:22:00Z">
        <w:r w:rsidR="00735EE3">
          <w:rPr>
            <w:lang w:eastAsia="zh-CN"/>
          </w:rPr>
          <w:t xml:space="preserve">DLT </w:t>
        </w:r>
      </w:ins>
      <w:ins w:id="51" w:author="ADG TS" w:date="2023-06-26T12:19:00Z">
        <w:r w:rsidR="00735EE3">
          <w:rPr>
            <w:lang w:eastAsia="zh-CN"/>
          </w:rPr>
          <w:t>implementation models or different use cases.</w:t>
        </w:r>
      </w:ins>
      <w:del w:id="52" w:author="ADG TS" w:date="2023-06-26T12:17:00Z">
        <w:r w:rsidRPr="00524EE3" w:rsidDel="00735EE3">
          <w:rPr>
            <w:lang w:eastAsia="zh-CN"/>
          </w:rPr>
          <w:delText>on its</w:delText>
        </w:r>
      </w:del>
      <w:del w:id="53" w:author="ADG TS" w:date="2023-06-26T12:18:00Z">
        <w:r w:rsidRPr="00524EE3" w:rsidDel="00735EE3">
          <w:rPr>
            <w:lang w:eastAsia="zh-CN"/>
          </w:rPr>
          <w:delText xml:space="preserve"> implementation and operation</w:delText>
        </w:r>
      </w:del>
      <w:r w:rsidRPr="00524EE3">
        <w:rPr>
          <w:lang w:eastAsia="zh-CN"/>
        </w:rPr>
        <w:t xml:space="preserve">. </w:t>
      </w:r>
      <w:ins w:id="54" w:author="ADG TS" w:date="2023-06-26T12:22:00Z">
        <w:r w:rsidR="00735EE3">
          <w:rPr>
            <w:lang w:eastAsia="zh-CN"/>
          </w:rPr>
          <w:t>Hence t</w:t>
        </w:r>
      </w:ins>
      <w:del w:id="55" w:author="ADG TS" w:date="2023-06-26T12:22:00Z">
        <w:r w:rsidRPr="00524EE3" w:rsidDel="00735EE3">
          <w:rPr>
            <w:lang w:eastAsia="zh-CN"/>
          </w:rPr>
          <w:delText>T</w:delText>
        </w:r>
      </w:del>
      <w:r w:rsidRPr="00524EE3">
        <w:rPr>
          <w:lang w:eastAsia="zh-CN"/>
        </w:rPr>
        <w:t xml:space="preserve">o secure services based on DLT, security </w:t>
      </w:r>
      <w:del w:id="56" w:author="ADG TS" w:date="2023-06-26T12:19:00Z">
        <w:r w:rsidRPr="00524EE3" w:rsidDel="00735EE3">
          <w:rPr>
            <w:lang w:eastAsia="zh-CN"/>
          </w:rPr>
          <w:delText xml:space="preserve">of DLT services </w:delText>
        </w:r>
      </w:del>
      <w:r w:rsidRPr="00524EE3">
        <w:rPr>
          <w:lang w:eastAsia="zh-CN"/>
        </w:rPr>
        <w:t>need</w:t>
      </w:r>
      <w:ins w:id="57" w:author="ADG TS" w:date="2023-06-26T12:19:00Z">
        <w:r w:rsidR="00735EE3">
          <w:rPr>
            <w:lang w:eastAsia="zh-CN"/>
          </w:rPr>
          <w:t>s</w:t>
        </w:r>
      </w:ins>
      <w:r w:rsidRPr="00524EE3">
        <w:rPr>
          <w:lang w:eastAsia="zh-CN"/>
        </w:rPr>
        <w:t xml:space="preserve"> to be managed throughout its entire life cycle covering organizational aspects and technology.</w:t>
      </w:r>
    </w:p>
    <w:p w14:paraId="1FE978CB" w14:textId="776CFAEB" w:rsidR="00524EE3" w:rsidRPr="00524EE3" w:rsidRDefault="00524EE3" w:rsidP="00524EE3">
      <w:pPr>
        <w:spacing w:before="0"/>
        <w:rPr>
          <w:lang w:eastAsia="zh-CN"/>
        </w:rPr>
      </w:pPr>
      <w:r w:rsidRPr="00524EE3">
        <w:rPr>
          <w:lang w:eastAsia="zh-CN"/>
        </w:rPr>
        <w:t xml:space="preserve">The Recommendation mainly covers the </w:t>
      </w:r>
      <w:ins w:id="58" w:author="ADG TS" w:date="2023-06-26T12:22:00Z">
        <w:r w:rsidR="00735EE3">
          <w:rPr>
            <w:lang w:eastAsia="zh-CN"/>
          </w:rPr>
          <w:t xml:space="preserve">different Security Controls as per different Governance </w:t>
        </w:r>
      </w:ins>
      <w:ins w:id="59" w:author="ADG TS" w:date="2023-06-26T12:23:00Z">
        <w:r w:rsidR="00735EE3">
          <w:rPr>
            <w:lang w:eastAsia="zh-CN"/>
          </w:rPr>
          <w:t>Models and different capabilities of DLT.</w:t>
        </w:r>
      </w:ins>
      <w:del w:id="60" w:author="ADG TS" w:date="2023-06-26T12:23:00Z">
        <w:r w:rsidRPr="00524EE3" w:rsidDel="00735EE3">
          <w:rPr>
            <w:lang w:eastAsia="zh-CN"/>
          </w:rPr>
          <w:delText>different models with different security controls required for each use cases.</w:delText>
        </w:r>
      </w:del>
    </w:p>
    <w:p w14:paraId="5ACBCADA" w14:textId="77777777" w:rsidR="00524EE3" w:rsidRPr="00524EE3" w:rsidRDefault="00524EE3" w:rsidP="00524EE3">
      <w:pPr>
        <w:spacing w:before="0"/>
        <w:rPr>
          <w:lang w:eastAsia="zh-CN"/>
        </w:rPr>
      </w:pPr>
    </w:p>
    <w:p w14:paraId="32A3DCFC" w14:textId="77777777"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color w:val="000000" w:themeColor="text1"/>
          <w:szCs w:val="20"/>
          <w:lang w:eastAsia="en-US"/>
        </w:rPr>
      </w:pPr>
      <w:r w:rsidRPr="00524EE3">
        <w:rPr>
          <w:rFonts w:eastAsia="Times New Roman"/>
          <w:b/>
          <w:bCs/>
          <w:szCs w:val="20"/>
          <w:lang w:eastAsia="en-US"/>
        </w:rPr>
        <w:t>7</w:t>
      </w:r>
      <w:r w:rsidRPr="00524EE3">
        <w:rPr>
          <w:rFonts w:eastAsia="Times New Roman"/>
          <w:b/>
          <w:bCs/>
          <w:szCs w:val="20"/>
          <w:lang w:eastAsia="en-US"/>
        </w:rPr>
        <w:tab/>
      </w:r>
      <w:r w:rsidRPr="00524EE3">
        <w:rPr>
          <w:rFonts w:eastAsia="Times New Roman"/>
          <w:b/>
          <w:color w:val="000000" w:themeColor="text1"/>
          <w:szCs w:val="20"/>
          <w:lang w:eastAsia="en-US"/>
        </w:rPr>
        <w:t>DLT governance for security</w:t>
      </w:r>
    </w:p>
    <w:p w14:paraId="53616CD6" w14:textId="77777777" w:rsidR="00524EE3" w:rsidRPr="00524EE3" w:rsidRDefault="00524EE3" w:rsidP="00524EE3">
      <w:pPr>
        <w:spacing w:before="0"/>
        <w:rPr>
          <w:rFonts w:eastAsia="Times New Roman"/>
          <w:b/>
          <w:bCs/>
          <w:szCs w:val="20"/>
          <w:lang w:eastAsia="zh-CN"/>
        </w:rPr>
      </w:pPr>
    </w:p>
    <w:p w14:paraId="5B993DE9" w14:textId="77777777" w:rsidR="00524EE3" w:rsidRPr="00524EE3" w:rsidRDefault="00524EE3" w:rsidP="00524EE3">
      <w:pPr>
        <w:spacing w:before="0"/>
        <w:rPr>
          <w:b/>
          <w:bCs/>
          <w:szCs w:val="20"/>
        </w:rPr>
      </w:pPr>
      <w:r w:rsidRPr="00524EE3">
        <w:rPr>
          <w:b/>
          <w:bCs/>
          <w:szCs w:val="20"/>
          <w:lang w:eastAsia="zh-CN"/>
        </w:rPr>
        <w:lastRenderedPageBreak/>
        <w:t xml:space="preserve">7.1 </w:t>
      </w:r>
      <w:r w:rsidRPr="00524EE3">
        <w:rPr>
          <w:b/>
          <w:bCs/>
          <w:szCs w:val="20"/>
          <w:lang w:eastAsia="zh-CN"/>
        </w:rPr>
        <w:tab/>
        <w:t xml:space="preserve">General </w:t>
      </w:r>
    </w:p>
    <w:p w14:paraId="5E8CF9E7" w14:textId="3AA7E38F" w:rsidR="000725EE" w:rsidRPr="007F1F1D" w:rsidRDefault="00524EE3" w:rsidP="000725EE">
      <w:pPr>
        <w:spacing w:before="0"/>
        <w:rPr>
          <w:rFonts w:eastAsia="Malgun Gothic"/>
          <w:szCs w:val="20"/>
          <w:lang w:eastAsia="ko-KR"/>
        </w:rPr>
      </w:pPr>
      <w:r w:rsidRPr="00524EE3">
        <w:rPr>
          <w:rFonts w:eastAsia="Malgun Gothic"/>
          <w:lang w:eastAsia="ko-KR"/>
        </w:rPr>
        <w:t xml:space="preserve">DLT governance can be defined a system of directing and controlling DLT system. </w:t>
      </w:r>
      <w:r w:rsidR="000725EE" w:rsidRPr="007F1F1D">
        <w:rPr>
          <w:rFonts w:eastAsia="Malgun Gothic"/>
          <w:szCs w:val="20"/>
          <w:lang w:eastAsia="ko-KR"/>
        </w:rPr>
        <w:t xml:space="preserve">Governing rules shall be established and be stated clearly to inform </w:t>
      </w:r>
      <w:r w:rsidR="000725EE">
        <w:rPr>
          <w:rFonts w:eastAsia="Malgun Gothic"/>
          <w:szCs w:val="20"/>
          <w:lang w:eastAsia="ko-KR"/>
        </w:rPr>
        <w:t xml:space="preserve">participants and/or </w:t>
      </w:r>
      <w:r w:rsidR="000725EE" w:rsidRPr="007F1F1D">
        <w:rPr>
          <w:rFonts w:eastAsia="Malgun Gothic"/>
          <w:szCs w:val="20"/>
          <w:lang w:eastAsia="ko-KR"/>
        </w:rPr>
        <w:t>users of their roles and responsibilities.</w:t>
      </w:r>
      <w:r w:rsidR="000725EE">
        <w:rPr>
          <w:rFonts w:eastAsia="Malgun Gothic"/>
          <w:szCs w:val="20"/>
          <w:lang w:eastAsia="ko-KR"/>
        </w:rPr>
        <w:t xml:space="preserve"> Participants and users should abide by the governing rules. For fairness, the governing rules should allow interested parties to monitor the DLT systems governance as appropriate. </w:t>
      </w:r>
      <w:r w:rsidR="000725EE" w:rsidRPr="000725EE">
        <w:rPr>
          <w:rFonts w:eastAsia="Malgun Gothic"/>
          <w:szCs w:val="20"/>
          <w:lang w:eastAsia="ko-KR"/>
        </w:rPr>
        <w:t>For example, changing the governing rules or the incompliance of the DLT system to the rules shall be communicated for their own interest.</w:t>
      </w:r>
    </w:p>
    <w:p w14:paraId="099FDB15" w14:textId="615BFD04" w:rsidR="000725EE" w:rsidRPr="000725EE" w:rsidRDefault="000725EE" w:rsidP="00524EE3">
      <w:pPr>
        <w:spacing w:before="0"/>
        <w:rPr>
          <w:rFonts w:eastAsia="Malgun Gothic"/>
          <w:lang w:eastAsia="ko-KR"/>
        </w:rPr>
      </w:pPr>
    </w:p>
    <w:p w14:paraId="7241221F" w14:textId="77777777" w:rsidR="000725EE" w:rsidRDefault="000725EE" w:rsidP="00524EE3">
      <w:pPr>
        <w:spacing w:before="0"/>
        <w:rPr>
          <w:rFonts w:eastAsia="Malgun Gothic"/>
          <w:lang w:eastAsia="ko-KR"/>
        </w:rPr>
      </w:pPr>
    </w:p>
    <w:p w14:paraId="20E8EA44" w14:textId="73FDBA0C" w:rsidR="00524EE3" w:rsidRDefault="00524EE3" w:rsidP="009A77F0">
      <w:pPr>
        <w:spacing w:before="0"/>
        <w:rPr>
          <w:rFonts w:eastAsia="Times New Roman"/>
          <w:szCs w:val="20"/>
          <w:lang w:eastAsia="zh-CN"/>
        </w:rPr>
      </w:pPr>
      <w:r w:rsidRPr="00524EE3">
        <w:rPr>
          <w:rFonts w:eastAsia="Malgun Gothic"/>
          <w:lang w:eastAsia="ko-KR"/>
        </w:rPr>
        <w:t xml:space="preserve">DLT governance can be run by codes </w:t>
      </w:r>
      <w:r w:rsidR="000725EE">
        <w:rPr>
          <w:rFonts w:eastAsia="Malgun Gothic"/>
          <w:lang w:eastAsia="ko-KR"/>
        </w:rPr>
        <w:t>(on-ledger</w:t>
      </w:r>
      <w:r w:rsidR="00A978EC">
        <w:rPr>
          <w:rFonts w:eastAsia="Malgun Gothic"/>
          <w:lang w:eastAsia="ko-KR"/>
        </w:rPr>
        <w:t>/on-chain</w:t>
      </w:r>
      <w:r w:rsidR="000725EE">
        <w:rPr>
          <w:rFonts w:eastAsia="Malgun Gothic"/>
          <w:lang w:eastAsia="ko-KR"/>
        </w:rPr>
        <w:t xml:space="preserve">) </w:t>
      </w:r>
      <w:r w:rsidRPr="00524EE3">
        <w:rPr>
          <w:rFonts w:eastAsia="Malgun Gothic"/>
          <w:lang w:eastAsia="ko-KR"/>
        </w:rPr>
        <w:t>for a permissionless DLT system</w:t>
      </w:r>
      <w:r w:rsidR="000725EE">
        <w:rPr>
          <w:rFonts w:eastAsia="Malgun Gothic"/>
          <w:lang w:eastAsia="ko-KR"/>
        </w:rPr>
        <w:t xml:space="preserve">, or partially </w:t>
      </w:r>
      <w:r w:rsidR="000725EE" w:rsidRPr="00524EE3">
        <w:rPr>
          <w:rFonts w:eastAsia="Malgun Gothic"/>
          <w:lang w:eastAsia="ko-KR"/>
        </w:rPr>
        <w:t>by a governing body</w:t>
      </w:r>
      <w:r w:rsidR="000725EE">
        <w:rPr>
          <w:rFonts w:eastAsia="Malgun Gothic"/>
          <w:lang w:eastAsia="ko-KR"/>
        </w:rPr>
        <w:t xml:space="preserve"> (off-ledger</w:t>
      </w:r>
      <w:r w:rsidR="00A978EC">
        <w:rPr>
          <w:rFonts w:eastAsia="Malgun Gothic"/>
          <w:lang w:eastAsia="ko-KR"/>
        </w:rPr>
        <w:t>/off-chain</w:t>
      </w:r>
      <w:r w:rsidR="000725EE">
        <w:rPr>
          <w:rFonts w:eastAsia="Malgun Gothic"/>
          <w:lang w:eastAsia="ko-KR"/>
        </w:rPr>
        <w:t>)</w:t>
      </w:r>
      <w:r w:rsidR="000725EE" w:rsidRPr="00524EE3">
        <w:rPr>
          <w:rFonts w:eastAsia="Malgun Gothic"/>
          <w:lang w:eastAsia="ko-KR"/>
        </w:rPr>
        <w:t xml:space="preserve"> for a permissioned DLT system</w:t>
      </w:r>
      <w:r w:rsidRPr="00524EE3">
        <w:rPr>
          <w:rFonts w:eastAsia="Malgun Gothic"/>
          <w:lang w:eastAsia="ko-KR"/>
        </w:rPr>
        <w:t xml:space="preserve">. </w:t>
      </w:r>
      <w:r w:rsidRPr="00524EE3">
        <w:rPr>
          <w:rFonts w:eastAsia="Times New Roman"/>
          <w:szCs w:val="20"/>
          <w:lang w:eastAsia="zh-CN"/>
        </w:rPr>
        <w:t>The different Governance models are being categorized as Permissionless and Permissioned Model. The Choice of Governance models impacts the different security requirements and controls.</w:t>
      </w:r>
    </w:p>
    <w:p w14:paraId="39BBC5EF" w14:textId="77777777" w:rsidR="00524EE3" w:rsidRPr="00524EE3" w:rsidRDefault="00524EE3" w:rsidP="00524EE3">
      <w:pPr>
        <w:spacing w:before="0"/>
        <w:rPr>
          <w:b/>
          <w:bCs/>
          <w:szCs w:val="20"/>
        </w:rPr>
      </w:pPr>
    </w:p>
    <w:p w14:paraId="73A5464D" w14:textId="67D765E7" w:rsidR="00524EE3" w:rsidRPr="00524EE3" w:rsidRDefault="00B06091" w:rsidP="00524EE3">
      <w:pPr>
        <w:spacing w:before="0"/>
        <w:rPr>
          <w:b/>
          <w:bCs/>
          <w:szCs w:val="20"/>
        </w:rPr>
      </w:pPr>
      <w:r w:rsidRPr="00524EE3">
        <w:rPr>
          <w:b/>
          <w:bCs/>
          <w:szCs w:val="20"/>
          <w:lang w:eastAsia="zh-CN"/>
        </w:rPr>
        <w:t>7.</w:t>
      </w:r>
      <w:r>
        <w:rPr>
          <w:b/>
          <w:bCs/>
          <w:szCs w:val="20"/>
          <w:lang w:eastAsia="zh-CN"/>
        </w:rPr>
        <w:t>2</w:t>
      </w:r>
      <w:r w:rsidRPr="00524EE3">
        <w:rPr>
          <w:b/>
          <w:bCs/>
          <w:szCs w:val="20"/>
          <w:lang w:eastAsia="zh-CN"/>
        </w:rPr>
        <w:t xml:space="preserve"> </w:t>
      </w:r>
      <w:r w:rsidRPr="00524EE3">
        <w:rPr>
          <w:b/>
          <w:bCs/>
          <w:szCs w:val="20"/>
          <w:lang w:eastAsia="zh-CN"/>
        </w:rPr>
        <w:tab/>
      </w:r>
      <w:r w:rsidR="00524EE3" w:rsidRPr="00524EE3">
        <w:rPr>
          <w:b/>
          <w:bCs/>
          <w:szCs w:val="20"/>
          <w:lang w:eastAsia="zh-CN"/>
        </w:rPr>
        <w:t>Permissionless model</w:t>
      </w:r>
    </w:p>
    <w:p w14:paraId="2686E811" w14:textId="77777777" w:rsidR="00524EE3" w:rsidRPr="009A77F0" w:rsidRDefault="00524EE3" w:rsidP="008302F5">
      <w:pPr>
        <w:spacing w:before="0"/>
        <w:jc w:val="both"/>
        <w:rPr>
          <w:b/>
          <w:bCs/>
          <w:sz w:val="28"/>
          <w:szCs w:val="22"/>
          <w:lang w:eastAsia="zh-CN"/>
          <w:rPrChange w:id="61" w:author="DIRECTOR TS" w:date="2023-06-26T12:36:00Z">
            <w:rPr>
              <w:b/>
              <w:bCs/>
              <w:szCs w:val="20"/>
              <w:lang w:eastAsia="zh-CN"/>
            </w:rPr>
          </w:rPrChange>
        </w:rPr>
      </w:pPr>
      <w:r w:rsidRPr="009A77F0">
        <w:rPr>
          <w:lang w:eastAsia="zh-CN"/>
          <w:rPrChange w:id="62" w:author="DIRECTOR TS" w:date="2023-06-26T12:36:00Z">
            <w:rPr>
              <w:sz w:val="23"/>
              <w:szCs w:val="23"/>
              <w:lang w:eastAsia="zh-CN"/>
            </w:rPr>
          </w:rPrChange>
        </w:rPr>
        <w:t>Permissionless Models are decentralized platforms with no central authority and are open to participation without users requesting access. These Models often utilize a consensus method that requires more than a trivial effort in order to prevent bad users from easily subverting the system. Such consensus methods include proof of work and proof of stake methods.</w:t>
      </w:r>
    </w:p>
    <w:p w14:paraId="2081A3D4" w14:textId="77777777" w:rsidR="00524EE3" w:rsidRPr="00524EE3" w:rsidRDefault="00524EE3" w:rsidP="00524EE3">
      <w:pPr>
        <w:spacing w:before="0"/>
        <w:jc w:val="both"/>
        <w:rPr>
          <w:szCs w:val="20"/>
          <w:lang w:eastAsia="zh-CN"/>
        </w:rPr>
      </w:pPr>
      <w:r w:rsidRPr="00524EE3">
        <w:rPr>
          <w:szCs w:val="20"/>
          <w:lang w:eastAsia="zh-CN"/>
        </w:rPr>
        <w:t>Security controls to be adopted for Permissionless Model are as follows:</w:t>
      </w:r>
    </w:p>
    <w:p w14:paraId="2876B2B7" w14:textId="4D6D3F63" w:rsidR="00524EE3" w:rsidRPr="00524EE3" w:rsidRDefault="00963694" w:rsidP="00524EE3">
      <w:pPr>
        <w:numPr>
          <w:ilvl w:val="0"/>
          <w:numId w:val="11"/>
        </w:numPr>
        <w:spacing w:before="0"/>
        <w:contextualSpacing/>
        <w:jc w:val="both"/>
        <w:rPr>
          <w:b/>
          <w:bCs/>
          <w:szCs w:val="20"/>
          <w:lang w:eastAsia="zh-CN"/>
        </w:rPr>
      </w:pPr>
      <w:r>
        <w:rPr>
          <w:b/>
          <w:bCs/>
          <w:szCs w:val="20"/>
          <w:lang w:eastAsia="zh-CN"/>
        </w:rPr>
        <w:t>Access</w:t>
      </w:r>
      <w:r w:rsidRPr="00524EE3">
        <w:rPr>
          <w:b/>
          <w:bCs/>
          <w:szCs w:val="20"/>
          <w:lang w:eastAsia="zh-CN"/>
        </w:rPr>
        <w:t xml:space="preserve"> </w:t>
      </w:r>
      <w:r w:rsidR="00524EE3" w:rsidRPr="00524EE3">
        <w:rPr>
          <w:b/>
          <w:bCs/>
          <w:szCs w:val="20"/>
          <w:lang w:eastAsia="zh-CN"/>
        </w:rPr>
        <w:t>Control:</w:t>
      </w:r>
    </w:p>
    <w:p w14:paraId="6CB2E0E2" w14:textId="3CD99464" w:rsidR="00524EE3" w:rsidRDefault="00524EE3" w:rsidP="00524EE3">
      <w:pPr>
        <w:spacing w:before="0"/>
        <w:jc w:val="both"/>
        <w:rPr>
          <w:rFonts w:eastAsia="Malgun Gothic"/>
          <w:szCs w:val="20"/>
          <w:lang w:eastAsia="ko-KR"/>
        </w:rPr>
      </w:pPr>
    </w:p>
    <w:p w14:paraId="4EAD0DC0" w14:textId="592BB20E" w:rsidR="00963694" w:rsidRPr="00524EE3" w:rsidRDefault="00963694" w:rsidP="00524EE3">
      <w:pPr>
        <w:spacing w:before="0"/>
        <w:jc w:val="both"/>
        <w:rPr>
          <w:rFonts w:eastAsia="Malgun Gothic"/>
          <w:szCs w:val="20"/>
          <w:lang w:eastAsia="ko-KR"/>
        </w:rPr>
      </w:pPr>
      <w:r w:rsidRPr="00963694">
        <w:rPr>
          <w:rFonts w:eastAsia="Malgun Gothic"/>
          <w:szCs w:val="20"/>
          <w:lang w:eastAsia="ko-KR"/>
        </w:rPr>
        <w:t xml:space="preserve">Implementation of authentication and access controls enables that only valid users may access the </w:t>
      </w:r>
      <w:r>
        <w:rPr>
          <w:rFonts w:eastAsia="Malgun Gothic"/>
          <w:szCs w:val="20"/>
          <w:lang w:eastAsia="ko-KR"/>
        </w:rPr>
        <w:t>n</w:t>
      </w:r>
      <w:r w:rsidRPr="00963694">
        <w:rPr>
          <w:rFonts w:eastAsia="Malgun Gothic"/>
          <w:szCs w:val="20"/>
          <w:lang w:eastAsia="ko-KR"/>
        </w:rPr>
        <w:t>etworks.</w:t>
      </w:r>
    </w:p>
    <w:p w14:paraId="256A261B" w14:textId="77777777" w:rsidR="00524EE3" w:rsidRPr="00524EE3" w:rsidRDefault="00524EE3" w:rsidP="00524EE3">
      <w:pPr>
        <w:spacing w:before="0"/>
        <w:jc w:val="both"/>
        <w:rPr>
          <w:rFonts w:eastAsia="Malgun Gothic"/>
          <w:szCs w:val="20"/>
          <w:lang w:eastAsia="ko-KR"/>
        </w:rPr>
      </w:pPr>
    </w:p>
    <w:p w14:paraId="744491C7" w14:textId="77777777" w:rsidR="00524EE3" w:rsidRPr="00524EE3" w:rsidRDefault="00524EE3" w:rsidP="00524EE3">
      <w:pPr>
        <w:numPr>
          <w:ilvl w:val="0"/>
          <w:numId w:val="11"/>
        </w:numPr>
        <w:spacing w:before="0"/>
        <w:contextualSpacing/>
        <w:jc w:val="both"/>
        <w:rPr>
          <w:b/>
          <w:bCs/>
          <w:szCs w:val="20"/>
          <w:lang w:eastAsia="zh-CN"/>
        </w:rPr>
      </w:pPr>
      <w:r w:rsidRPr="00524EE3">
        <w:rPr>
          <w:b/>
          <w:bCs/>
          <w:szCs w:val="20"/>
          <w:lang w:eastAsia="zh-CN"/>
        </w:rPr>
        <w:t xml:space="preserve">Cryptographic Control: </w:t>
      </w:r>
    </w:p>
    <w:p w14:paraId="05997370" w14:textId="77777777" w:rsidR="00524EE3" w:rsidRPr="00524EE3" w:rsidRDefault="00524EE3" w:rsidP="00524EE3">
      <w:pPr>
        <w:spacing w:before="0"/>
        <w:jc w:val="both"/>
        <w:rPr>
          <w:szCs w:val="20"/>
          <w:lang w:eastAsia="zh-CN"/>
        </w:rPr>
      </w:pPr>
      <w:r w:rsidRPr="00524EE3">
        <w:rPr>
          <w:szCs w:val="20"/>
          <w:lang w:eastAsia="zh-CN"/>
        </w:rPr>
        <w:t>Appropriate cryptographic controls may be implemented on use, protection and management lifecycle of keys along with controls pertaining to protection of Information.</w:t>
      </w:r>
    </w:p>
    <w:p w14:paraId="6AEE31C7" w14:textId="77777777" w:rsidR="00524EE3" w:rsidRPr="00524EE3" w:rsidRDefault="00524EE3" w:rsidP="00524EE3">
      <w:pPr>
        <w:spacing w:before="0"/>
        <w:jc w:val="both"/>
        <w:rPr>
          <w:szCs w:val="20"/>
          <w:lang w:eastAsia="zh-CN"/>
        </w:rPr>
      </w:pPr>
    </w:p>
    <w:p w14:paraId="4EF891EF" w14:textId="77777777" w:rsidR="00524EE3" w:rsidRPr="00524EE3" w:rsidRDefault="00524EE3" w:rsidP="00524EE3">
      <w:pPr>
        <w:numPr>
          <w:ilvl w:val="0"/>
          <w:numId w:val="11"/>
        </w:numPr>
        <w:spacing w:before="0"/>
        <w:contextualSpacing/>
        <w:jc w:val="both"/>
        <w:rPr>
          <w:szCs w:val="20"/>
          <w:lang w:eastAsia="zh-CN"/>
        </w:rPr>
      </w:pPr>
      <w:r w:rsidRPr="00524EE3">
        <w:rPr>
          <w:b/>
          <w:bCs/>
          <w:szCs w:val="20"/>
          <w:lang w:eastAsia="zh-CN"/>
        </w:rPr>
        <w:t>Technical Vulnerability Management:</w:t>
      </w:r>
    </w:p>
    <w:p w14:paraId="3103545E" w14:textId="77777777" w:rsidR="00524EE3" w:rsidRPr="00524EE3" w:rsidRDefault="00524EE3" w:rsidP="00524EE3">
      <w:pPr>
        <w:spacing w:before="0"/>
        <w:jc w:val="both"/>
        <w:rPr>
          <w:szCs w:val="20"/>
          <w:lang w:eastAsia="zh-CN"/>
        </w:rPr>
      </w:pPr>
      <w:r w:rsidRPr="00524EE3">
        <w:rPr>
          <w:szCs w:val="20"/>
          <w:lang w:eastAsia="zh-CN"/>
        </w:rPr>
        <w:t>The technical Vulnerabilities should be evaluated in a regular manner in the system and appropriate remedial mechanisms may be adopted to prevent the exposure of system for the evaluated Vulnerabilities.</w:t>
      </w:r>
    </w:p>
    <w:p w14:paraId="67C86C1E" w14:textId="77777777" w:rsidR="00524EE3" w:rsidRPr="00524EE3" w:rsidRDefault="00524EE3" w:rsidP="00524EE3">
      <w:pPr>
        <w:spacing w:before="0"/>
        <w:rPr>
          <w:lang w:eastAsia="zh-CN"/>
        </w:rPr>
      </w:pPr>
    </w:p>
    <w:p w14:paraId="0EE8B02A" w14:textId="021E8BBF" w:rsidR="00524EE3" w:rsidRPr="00524EE3" w:rsidRDefault="00B06091" w:rsidP="00524EE3">
      <w:pPr>
        <w:spacing w:before="0"/>
        <w:rPr>
          <w:b/>
          <w:bCs/>
          <w:szCs w:val="20"/>
          <w:lang w:eastAsia="zh-CN"/>
        </w:rPr>
      </w:pPr>
      <w:r w:rsidRPr="00524EE3">
        <w:rPr>
          <w:b/>
          <w:bCs/>
          <w:szCs w:val="20"/>
          <w:lang w:eastAsia="zh-CN"/>
        </w:rPr>
        <w:t>7.</w:t>
      </w:r>
      <w:r>
        <w:rPr>
          <w:b/>
          <w:bCs/>
          <w:szCs w:val="20"/>
          <w:lang w:eastAsia="zh-CN"/>
        </w:rPr>
        <w:t>3</w:t>
      </w:r>
      <w:r w:rsidRPr="00524EE3">
        <w:rPr>
          <w:b/>
          <w:bCs/>
          <w:szCs w:val="20"/>
          <w:lang w:eastAsia="zh-CN"/>
        </w:rPr>
        <w:t xml:space="preserve"> </w:t>
      </w:r>
      <w:r w:rsidRPr="00524EE3">
        <w:rPr>
          <w:b/>
          <w:bCs/>
          <w:szCs w:val="20"/>
          <w:lang w:eastAsia="zh-CN"/>
        </w:rPr>
        <w:tab/>
      </w:r>
      <w:r w:rsidR="00524EE3" w:rsidRPr="00524EE3">
        <w:rPr>
          <w:b/>
          <w:bCs/>
          <w:szCs w:val="20"/>
          <w:lang w:eastAsia="zh-CN"/>
        </w:rPr>
        <w:t>Permissioned model</w:t>
      </w:r>
    </w:p>
    <w:p w14:paraId="0FBAF901" w14:textId="77777777" w:rsidR="00524EE3" w:rsidRPr="00524EE3" w:rsidRDefault="00524EE3" w:rsidP="00524EE3">
      <w:pPr>
        <w:spacing w:before="0"/>
        <w:jc w:val="both"/>
        <w:rPr>
          <w:sz w:val="23"/>
          <w:szCs w:val="23"/>
          <w:lang w:eastAsia="zh-CN"/>
        </w:rPr>
      </w:pPr>
      <w:r w:rsidRPr="00524EE3">
        <w:rPr>
          <w:szCs w:val="20"/>
          <w:lang w:eastAsia="zh-CN"/>
        </w:rPr>
        <w:t xml:space="preserve">In this governance model user needs permission from the network administrator to become part of the DLT network. Organizations that wish to work together, but do not fully trust one another, use permissioned model and invite business partners to record their transactions on a shared distributed ledger. </w:t>
      </w:r>
      <w:r w:rsidRPr="00524EE3">
        <w:rPr>
          <w:sz w:val="23"/>
          <w:szCs w:val="23"/>
          <w:lang w:eastAsia="zh-CN"/>
        </w:rPr>
        <w:t>Although data is decentralised, administrator only defines the roles, verify identities and access within the network. These are usually being used by private businesses and private organizations.</w:t>
      </w:r>
    </w:p>
    <w:p w14:paraId="12EF4241" w14:textId="77777777" w:rsidR="00524EE3" w:rsidRPr="00524EE3" w:rsidRDefault="00524EE3" w:rsidP="00524EE3">
      <w:pPr>
        <w:spacing w:before="0"/>
        <w:jc w:val="both"/>
        <w:rPr>
          <w:szCs w:val="20"/>
          <w:lang w:eastAsia="zh-CN"/>
        </w:rPr>
      </w:pPr>
    </w:p>
    <w:p w14:paraId="7FCD7580" w14:textId="77777777" w:rsidR="00524EE3" w:rsidRPr="00524EE3" w:rsidRDefault="00524EE3" w:rsidP="00524EE3">
      <w:pPr>
        <w:spacing w:before="0"/>
        <w:jc w:val="both"/>
        <w:rPr>
          <w:szCs w:val="20"/>
          <w:lang w:eastAsia="zh-CN"/>
        </w:rPr>
      </w:pPr>
      <w:r w:rsidRPr="00524EE3">
        <w:rPr>
          <w:szCs w:val="20"/>
          <w:lang w:eastAsia="zh-CN"/>
        </w:rPr>
        <w:t>Security controls to be adopted for permissioned model are as follows:</w:t>
      </w:r>
    </w:p>
    <w:p w14:paraId="0821B10E" w14:textId="77777777" w:rsidR="00524EE3" w:rsidRPr="00524EE3" w:rsidRDefault="00524EE3" w:rsidP="00524EE3">
      <w:pPr>
        <w:numPr>
          <w:ilvl w:val="0"/>
          <w:numId w:val="12"/>
        </w:numPr>
        <w:spacing w:before="0"/>
        <w:ind w:left="720"/>
        <w:contextualSpacing/>
        <w:jc w:val="both"/>
        <w:rPr>
          <w:b/>
          <w:bCs/>
          <w:szCs w:val="20"/>
          <w:lang w:eastAsia="zh-CN"/>
        </w:rPr>
      </w:pPr>
      <w:r w:rsidRPr="00524EE3">
        <w:rPr>
          <w:b/>
          <w:bCs/>
          <w:szCs w:val="20"/>
          <w:lang w:eastAsia="zh-CN"/>
        </w:rPr>
        <w:t xml:space="preserve"> Access Control:</w:t>
      </w:r>
    </w:p>
    <w:p w14:paraId="0F921BD0" w14:textId="77777777" w:rsidR="00524EE3" w:rsidRPr="00524EE3" w:rsidRDefault="00524EE3" w:rsidP="00524EE3">
      <w:pPr>
        <w:spacing w:before="0"/>
        <w:jc w:val="both"/>
        <w:rPr>
          <w:szCs w:val="20"/>
          <w:lang w:eastAsia="zh-CN"/>
        </w:rPr>
      </w:pPr>
      <w:r w:rsidRPr="00524EE3">
        <w:rPr>
          <w:szCs w:val="20"/>
          <w:lang w:eastAsia="zh-CN"/>
        </w:rPr>
        <w:t>Adequate access control mechanism is required to ensure that only authorized user can access the System and applications. The access to the system may be provided and controlled by secure log-on procedure.</w:t>
      </w:r>
    </w:p>
    <w:p w14:paraId="7341B71A" w14:textId="77777777" w:rsidR="00524EE3" w:rsidRPr="00524EE3" w:rsidRDefault="00524EE3" w:rsidP="00524EE3">
      <w:pPr>
        <w:spacing w:before="0"/>
        <w:jc w:val="both"/>
        <w:rPr>
          <w:szCs w:val="20"/>
          <w:lang w:eastAsia="zh-CN"/>
        </w:rPr>
      </w:pPr>
      <w:r w:rsidRPr="00524EE3">
        <w:rPr>
          <w:szCs w:val="20"/>
          <w:lang w:eastAsia="zh-CN"/>
        </w:rPr>
        <w:t>Additionally, security roles and access processes need to defined for creating, reading, deleting, updating or deactivating the data on phone.</w:t>
      </w:r>
    </w:p>
    <w:p w14:paraId="3B1A57A8" w14:textId="77777777" w:rsidR="00524EE3" w:rsidRPr="00524EE3" w:rsidRDefault="00524EE3" w:rsidP="00524EE3">
      <w:pPr>
        <w:spacing w:before="0"/>
        <w:jc w:val="both"/>
        <w:rPr>
          <w:szCs w:val="20"/>
          <w:lang w:eastAsia="zh-CN"/>
        </w:rPr>
      </w:pPr>
    </w:p>
    <w:p w14:paraId="7CA1A191" w14:textId="77777777" w:rsidR="00524EE3" w:rsidRPr="00524EE3" w:rsidRDefault="00524EE3" w:rsidP="00524EE3">
      <w:pPr>
        <w:numPr>
          <w:ilvl w:val="0"/>
          <w:numId w:val="12"/>
        </w:numPr>
        <w:spacing w:before="0"/>
        <w:ind w:left="720"/>
        <w:contextualSpacing/>
        <w:jc w:val="both"/>
        <w:rPr>
          <w:b/>
          <w:bCs/>
          <w:szCs w:val="20"/>
          <w:lang w:eastAsia="zh-CN"/>
        </w:rPr>
      </w:pPr>
      <w:r w:rsidRPr="00524EE3">
        <w:rPr>
          <w:b/>
          <w:bCs/>
          <w:szCs w:val="20"/>
          <w:lang w:eastAsia="zh-CN"/>
        </w:rPr>
        <w:t>Information Classification</w:t>
      </w:r>
    </w:p>
    <w:p w14:paraId="5FC03A33" w14:textId="77777777" w:rsidR="00524EE3" w:rsidRPr="00524EE3" w:rsidRDefault="00524EE3" w:rsidP="00524EE3">
      <w:pPr>
        <w:spacing w:before="0"/>
        <w:jc w:val="both"/>
        <w:rPr>
          <w:szCs w:val="20"/>
          <w:lang w:eastAsia="zh-CN"/>
        </w:rPr>
      </w:pPr>
      <w:r w:rsidRPr="00524EE3">
        <w:rPr>
          <w:szCs w:val="20"/>
          <w:lang w:eastAsia="zh-CN"/>
        </w:rPr>
        <w:lastRenderedPageBreak/>
        <w:t xml:space="preserve">Although concept of DLT is based on shared ledger, however information should have adequate level of protection and appropriate set of procedures is being designed for accessing/modifying the information by the users of Blockchain </w:t>
      </w:r>
    </w:p>
    <w:p w14:paraId="6C85A08C" w14:textId="77777777" w:rsidR="00524EE3" w:rsidRPr="00524EE3" w:rsidRDefault="00524EE3" w:rsidP="00524EE3">
      <w:pPr>
        <w:spacing w:before="0"/>
        <w:jc w:val="both"/>
        <w:rPr>
          <w:szCs w:val="20"/>
          <w:lang w:eastAsia="zh-CN"/>
        </w:rPr>
      </w:pPr>
    </w:p>
    <w:p w14:paraId="5D6D1BE2" w14:textId="77777777" w:rsidR="00524EE3" w:rsidRPr="00524EE3" w:rsidRDefault="00524EE3" w:rsidP="00524EE3">
      <w:pPr>
        <w:numPr>
          <w:ilvl w:val="0"/>
          <w:numId w:val="12"/>
        </w:numPr>
        <w:spacing w:before="0"/>
        <w:ind w:left="720"/>
        <w:contextualSpacing/>
        <w:jc w:val="both"/>
        <w:rPr>
          <w:b/>
          <w:bCs/>
          <w:szCs w:val="20"/>
          <w:lang w:eastAsia="zh-CN"/>
        </w:rPr>
      </w:pPr>
      <w:r w:rsidRPr="00524EE3">
        <w:rPr>
          <w:b/>
          <w:bCs/>
          <w:szCs w:val="20"/>
          <w:lang w:eastAsia="zh-CN"/>
        </w:rPr>
        <w:t>Cryptographic Controls</w:t>
      </w:r>
    </w:p>
    <w:p w14:paraId="3DD3A536" w14:textId="77777777" w:rsidR="00524EE3" w:rsidRPr="00524EE3" w:rsidRDefault="00524EE3" w:rsidP="00524EE3">
      <w:pPr>
        <w:spacing w:before="0"/>
        <w:jc w:val="both"/>
        <w:rPr>
          <w:szCs w:val="20"/>
          <w:lang w:eastAsia="zh-CN"/>
        </w:rPr>
      </w:pPr>
      <w:r w:rsidRPr="00524EE3">
        <w:rPr>
          <w:szCs w:val="20"/>
          <w:lang w:eastAsia="zh-CN"/>
        </w:rPr>
        <w:t>The policy on use, protection and lifetime of cryptographic keys shall de clearly defined and implemented along with complete lifecycle.</w:t>
      </w:r>
    </w:p>
    <w:p w14:paraId="7B75E8F9" w14:textId="77777777" w:rsidR="00524EE3" w:rsidRPr="00524EE3" w:rsidRDefault="00524EE3" w:rsidP="00524EE3">
      <w:pPr>
        <w:spacing w:before="0"/>
        <w:jc w:val="both"/>
        <w:rPr>
          <w:szCs w:val="20"/>
          <w:lang w:eastAsia="zh-CN"/>
        </w:rPr>
      </w:pPr>
    </w:p>
    <w:p w14:paraId="757788EC" w14:textId="77777777" w:rsidR="00524EE3" w:rsidRPr="00524EE3" w:rsidRDefault="00524EE3" w:rsidP="00524EE3">
      <w:pPr>
        <w:numPr>
          <w:ilvl w:val="0"/>
          <w:numId w:val="12"/>
        </w:numPr>
        <w:spacing w:before="0"/>
        <w:ind w:left="720"/>
        <w:contextualSpacing/>
        <w:jc w:val="both"/>
        <w:rPr>
          <w:b/>
          <w:bCs/>
          <w:szCs w:val="20"/>
          <w:lang w:eastAsia="zh-CN"/>
        </w:rPr>
      </w:pPr>
      <w:r w:rsidRPr="00524EE3">
        <w:rPr>
          <w:b/>
          <w:bCs/>
          <w:szCs w:val="20"/>
          <w:lang w:eastAsia="zh-CN"/>
        </w:rPr>
        <w:t>Asset Management Controls:</w:t>
      </w:r>
    </w:p>
    <w:p w14:paraId="05CCB84E" w14:textId="77777777" w:rsidR="00524EE3" w:rsidRPr="00524EE3" w:rsidRDefault="00524EE3" w:rsidP="00524EE3">
      <w:pPr>
        <w:spacing w:before="0"/>
        <w:jc w:val="both"/>
        <w:rPr>
          <w:szCs w:val="20"/>
          <w:lang w:eastAsia="zh-CN"/>
        </w:rPr>
      </w:pPr>
      <w:r w:rsidRPr="00524EE3">
        <w:rPr>
          <w:szCs w:val="20"/>
          <w:lang w:eastAsia="zh-CN"/>
        </w:rPr>
        <w:t>Guidelines to control the ownership of Hardware Tokens (signing keys) and other systems carrying the security infrastructure may be defined.</w:t>
      </w:r>
    </w:p>
    <w:p w14:paraId="19C73179" w14:textId="77777777" w:rsidR="00524EE3" w:rsidRPr="00524EE3" w:rsidRDefault="00524EE3" w:rsidP="00524EE3">
      <w:pPr>
        <w:spacing w:before="0"/>
        <w:ind w:left="720"/>
        <w:contextualSpacing/>
        <w:jc w:val="both"/>
        <w:rPr>
          <w:szCs w:val="20"/>
          <w:lang w:eastAsia="zh-CN"/>
        </w:rPr>
      </w:pPr>
    </w:p>
    <w:p w14:paraId="09C1BE16" w14:textId="77777777" w:rsidR="00524EE3" w:rsidRPr="00524EE3" w:rsidRDefault="00524EE3" w:rsidP="00524EE3">
      <w:pPr>
        <w:numPr>
          <w:ilvl w:val="0"/>
          <w:numId w:val="12"/>
        </w:numPr>
        <w:spacing w:before="0"/>
        <w:ind w:left="720"/>
        <w:contextualSpacing/>
        <w:jc w:val="both"/>
        <w:rPr>
          <w:b/>
          <w:bCs/>
          <w:szCs w:val="20"/>
          <w:lang w:eastAsia="zh-CN"/>
        </w:rPr>
      </w:pPr>
      <w:r w:rsidRPr="00524EE3">
        <w:rPr>
          <w:szCs w:val="20"/>
          <w:lang w:eastAsia="zh-CN"/>
        </w:rPr>
        <w:t xml:space="preserve">  </w:t>
      </w:r>
      <w:r w:rsidRPr="00524EE3">
        <w:rPr>
          <w:b/>
          <w:bCs/>
          <w:szCs w:val="20"/>
          <w:lang w:eastAsia="zh-CN"/>
        </w:rPr>
        <w:t xml:space="preserve">Physical and Environmental Security Controls:  </w:t>
      </w:r>
    </w:p>
    <w:p w14:paraId="68A5FE46" w14:textId="77777777" w:rsidR="00524EE3" w:rsidRPr="00524EE3" w:rsidRDefault="00524EE3" w:rsidP="00524EE3">
      <w:pPr>
        <w:spacing w:before="0"/>
        <w:jc w:val="both"/>
        <w:rPr>
          <w:szCs w:val="20"/>
          <w:lang w:eastAsia="zh-CN"/>
        </w:rPr>
      </w:pPr>
      <w:r w:rsidRPr="00524EE3">
        <w:rPr>
          <w:szCs w:val="20"/>
          <w:lang w:eastAsia="zh-CN"/>
        </w:rPr>
        <w:t xml:space="preserve">Processes defining the key Management procedures regarding use of Hardware Security Modules along with Physical Security mechanism’s such as Installation of CCTV or other gated Security Controls. </w:t>
      </w:r>
    </w:p>
    <w:p w14:paraId="4318AAAE" w14:textId="77777777" w:rsidR="00524EE3" w:rsidRPr="00524EE3" w:rsidRDefault="00524EE3" w:rsidP="00524EE3">
      <w:pPr>
        <w:spacing w:before="0"/>
        <w:jc w:val="both"/>
        <w:rPr>
          <w:szCs w:val="20"/>
          <w:lang w:eastAsia="zh-CN"/>
        </w:rPr>
      </w:pPr>
    </w:p>
    <w:p w14:paraId="2458BA97" w14:textId="77777777" w:rsidR="00524EE3" w:rsidRPr="00524EE3" w:rsidRDefault="00524EE3" w:rsidP="00524EE3">
      <w:pPr>
        <w:numPr>
          <w:ilvl w:val="0"/>
          <w:numId w:val="12"/>
        </w:numPr>
        <w:spacing w:before="0"/>
        <w:ind w:left="720"/>
        <w:contextualSpacing/>
        <w:jc w:val="both"/>
        <w:rPr>
          <w:b/>
          <w:bCs/>
          <w:szCs w:val="20"/>
          <w:lang w:eastAsia="zh-CN"/>
        </w:rPr>
      </w:pPr>
      <w:r w:rsidRPr="00524EE3">
        <w:rPr>
          <w:b/>
          <w:bCs/>
          <w:szCs w:val="20"/>
          <w:lang w:eastAsia="zh-CN"/>
        </w:rPr>
        <w:t>Operational Security Controls</w:t>
      </w:r>
    </w:p>
    <w:p w14:paraId="7AFB037A" w14:textId="77777777" w:rsidR="00524EE3" w:rsidRPr="00524EE3" w:rsidRDefault="00524EE3" w:rsidP="00524EE3">
      <w:pPr>
        <w:spacing w:before="0"/>
        <w:jc w:val="both"/>
        <w:rPr>
          <w:szCs w:val="20"/>
          <w:lang w:eastAsia="zh-CN"/>
        </w:rPr>
      </w:pPr>
      <w:r w:rsidRPr="00524EE3">
        <w:rPr>
          <w:szCs w:val="20"/>
          <w:lang w:eastAsia="zh-CN"/>
        </w:rPr>
        <w:t>This includes the incorporation of standard Processes such as Vulnerability Assessment, Back up management, Password Management. Since Permissioned Models works on Server within the Private Network, standard processes related to security of Virtual Private Network will be applicable.</w:t>
      </w:r>
    </w:p>
    <w:p w14:paraId="344A0E28" w14:textId="632DF401"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color w:val="000000" w:themeColor="text1"/>
          <w:szCs w:val="20"/>
          <w:lang w:eastAsia="en-US"/>
        </w:rPr>
      </w:pPr>
      <w:r w:rsidRPr="00524EE3">
        <w:rPr>
          <w:rFonts w:eastAsia="Times New Roman"/>
          <w:b/>
          <w:bCs/>
          <w:szCs w:val="20"/>
          <w:lang w:eastAsia="en-US"/>
        </w:rPr>
        <w:t>8</w:t>
      </w:r>
      <w:r w:rsidRPr="00524EE3">
        <w:rPr>
          <w:rFonts w:eastAsia="Times New Roman"/>
          <w:b/>
          <w:color w:val="000000" w:themeColor="text1"/>
          <w:szCs w:val="20"/>
          <w:lang w:eastAsia="en-US"/>
        </w:rPr>
        <w:t xml:space="preserve"> </w:t>
      </w:r>
      <w:r w:rsidRPr="00524EE3">
        <w:rPr>
          <w:rFonts w:eastAsia="Times New Roman"/>
          <w:b/>
          <w:color w:val="000000" w:themeColor="text1"/>
          <w:szCs w:val="20"/>
          <w:lang w:eastAsia="en-US"/>
        </w:rPr>
        <w:tab/>
      </w:r>
      <w:r w:rsidR="0045756E">
        <w:rPr>
          <w:rFonts w:eastAsia="Times New Roman"/>
          <w:b/>
          <w:color w:val="000000" w:themeColor="text1"/>
          <w:szCs w:val="20"/>
          <w:lang w:eastAsia="en-US"/>
        </w:rPr>
        <w:t xml:space="preserve">DLT </w:t>
      </w:r>
      <w:r w:rsidRPr="00524EE3">
        <w:rPr>
          <w:rFonts w:eastAsia="Times New Roman"/>
          <w:b/>
          <w:color w:val="000000" w:themeColor="text1"/>
          <w:szCs w:val="20"/>
          <w:lang w:eastAsia="en-US"/>
        </w:rPr>
        <w:t>Security policies</w:t>
      </w:r>
    </w:p>
    <w:p w14:paraId="180DE203" w14:textId="77777777" w:rsidR="00524EE3" w:rsidRPr="00524EE3" w:rsidRDefault="00524EE3" w:rsidP="00524EE3">
      <w:pPr>
        <w:spacing w:before="0"/>
        <w:rPr>
          <w:b/>
          <w:bCs/>
          <w:szCs w:val="20"/>
          <w:lang w:eastAsia="zh-CN"/>
        </w:rPr>
      </w:pPr>
      <w:r w:rsidRPr="00524EE3">
        <w:rPr>
          <w:b/>
          <w:bCs/>
          <w:szCs w:val="20"/>
          <w:lang w:eastAsia="zh-CN"/>
        </w:rPr>
        <w:t>Control</w:t>
      </w:r>
    </w:p>
    <w:p w14:paraId="67A43985" w14:textId="77777777" w:rsidR="00524EE3" w:rsidRPr="00524EE3" w:rsidRDefault="00524EE3" w:rsidP="00524EE3">
      <w:pPr>
        <w:spacing w:before="0"/>
        <w:rPr>
          <w:szCs w:val="20"/>
          <w:lang w:eastAsia="zh-CN"/>
        </w:rPr>
      </w:pPr>
      <w:r w:rsidRPr="00524EE3">
        <w:rPr>
          <w:szCs w:val="20"/>
          <w:lang w:eastAsia="zh-CN"/>
        </w:rPr>
        <w:t>DLT security policy should be defined and approved by the governing body. It should be complemented by appropriate levels of topic-specific security policies that are approved by appropriate management roles. The security policies should be documented and communicated to relevant parties only to the extent necessary.</w:t>
      </w:r>
    </w:p>
    <w:p w14:paraId="223F9882" w14:textId="77777777" w:rsidR="00524EE3" w:rsidRPr="00524EE3" w:rsidRDefault="00524EE3" w:rsidP="00524EE3">
      <w:pPr>
        <w:spacing w:before="0"/>
        <w:rPr>
          <w:rFonts w:eastAsia="Malgun Gothic"/>
          <w:szCs w:val="20"/>
          <w:lang w:eastAsia="ko-KR"/>
        </w:rPr>
      </w:pPr>
      <w:r w:rsidRPr="00524EE3">
        <w:rPr>
          <w:rFonts w:eastAsia="Malgun Gothic"/>
          <w:b/>
          <w:bCs/>
          <w:szCs w:val="20"/>
          <w:lang w:eastAsia="ko-KR"/>
        </w:rPr>
        <w:t>Purpose</w:t>
      </w:r>
    </w:p>
    <w:p w14:paraId="7CCA69FF" w14:textId="77777777" w:rsidR="00524EE3" w:rsidRPr="00524EE3" w:rsidRDefault="00524EE3" w:rsidP="00524EE3">
      <w:pPr>
        <w:spacing w:before="0"/>
        <w:rPr>
          <w:b/>
          <w:bCs/>
          <w:szCs w:val="20"/>
        </w:rPr>
      </w:pPr>
      <w:r w:rsidRPr="00524EE3">
        <w:rPr>
          <w:rFonts w:eastAsia="Malgun Gothic"/>
          <w:szCs w:val="20"/>
          <w:lang w:eastAsia="ko-KR"/>
        </w:rPr>
        <w:t>To provide the directions and support for DLT security to relevant interested parties in accordance with business requirements and applicable contractual and regulatory requirements.</w:t>
      </w:r>
    </w:p>
    <w:p w14:paraId="7C51535E" w14:textId="77777777" w:rsidR="00524EE3" w:rsidRPr="00524EE3" w:rsidRDefault="00524EE3" w:rsidP="00524EE3">
      <w:pPr>
        <w:spacing w:before="0"/>
        <w:rPr>
          <w:b/>
          <w:bCs/>
          <w:szCs w:val="20"/>
          <w:lang w:eastAsia="zh-CN"/>
        </w:rPr>
      </w:pPr>
      <w:r w:rsidRPr="00524EE3">
        <w:rPr>
          <w:b/>
          <w:bCs/>
          <w:szCs w:val="20"/>
          <w:lang w:eastAsia="zh-CN"/>
        </w:rPr>
        <w:t>Implementation guidance</w:t>
      </w:r>
    </w:p>
    <w:p w14:paraId="56F8478A" w14:textId="08D127A0" w:rsidR="00524EE3" w:rsidRPr="00524EE3" w:rsidRDefault="00524EE3" w:rsidP="00524EE3">
      <w:pPr>
        <w:spacing w:before="0"/>
        <w:rPr>
          <w:rFonts w:eastAsia="Malgun Gothic"/>
          <w:szCs w:val="20"/>
          <w:lang w:eastAsia="ko-KR"/>
        </w:rPr>
      </w:pPr>
      <w:r w:rsidRPr="00524EE3">
        <w:rPr>
          <w:rFonts w:eastAsia="Malgun Gothic"/>
          <w:szCs w:val="20"/>
          <w:lang w:eastAsia="ko-KR"/>
        </w:rPr>
        <w:t xml:space="preserve">DLT governing body should </w:t>
      </w:r>
      <w:r w:rsidR="00963694">
        <w:rPr>
          <w:rFonts w:eastAsia="Malgun Gothic"/>
          <w:szCs w:val="20"/>
          <w:lang w:eastAsia="ko-KR"/>
        </w:rPr>
        <w:t xml:space="preserve">establish </w:t>
      </w:r>
      <w:r w:rsidRPr="00524EE3">
        <w:rPr>
          <w:rFonts w:eastAsia="Malgun Gothic"/>
          <w:szCs w:val="20"/>
          <w:lang w:eastAsia="ko-KR"/>
        </w:rPr>
        <w:t xml:space="preserve">DLT security policy that is appropriate to the purpose of the DLT service it provides. The DLT security policy should </w:t>
      </w:r>
      <w:r w:rsidR="00264554">
        <w:rPr>
          <w:rFonts w:eastAsia="Malgun Gothic"/>
          <w:szCs w:val="20"/>
          <w:lang w:eastAsia="ko-KR"/>
        </w:rPr>
        <w:t>address</w:t>
      </w:r>
      <w:r w:rsidR="00264554" w:rsidRPr="00524EE3">
        <w:rPr>
          <w:rFonts w:eastAsia="Malgun Gothic"/>
          <w:szCs w:val="20"/>
          <w:lang w:eastAsia="ko-KR"/>
        </w:rPr>
        <w:t xml:space="preserve"> </w:t>
      </w:r>
      <w:r w:rsidRPr="00524EE3">
        <w:rPr>
          <w:rFonts w:eastAsia="Malgun Gothic"/>
          <w:szCs w:val="20"/>
          <w:lang w:eastAsia="ko-KR"/>
        </w:rPr>
        <w:t xml:space="preserve">anticipated security risks and any applicable legal, regulatory, and contractual requirements. </w:t>
      </w:r>
    </w:p>
    <w:p w14:paraId="0DDD65DB" w14:textId="77777777" w:rsidR="00524EE3" w:rsidRPr="00524EE3" w:rsidRDefault="00524EE3" w:rsidP="00524EE3">
      <w:pPr>
        <w:spacing w:before="0"/>
        <w:rPr>
          <w:rFonts w:eastAsia="Malgun Gothic"/>
          <w:szCs w:val="20"/>
          <w:lang w:eastAsia="ko-KR"/>
        </w:rPr>
      </w:pPr>
      <w:r w:rsidRPr="00524EE3">
        <w:rPr>
          <w:rFonts w:eastAsia="Malgun Gothic"/>
          <w:szCs w:val="20"/>
          <w:lang w:eastAsia="ko-KR"/>
        </w:rPr>
        <w:t>It should include DLT security objectives, principles to guide DLT security activities, and responsibilities of defined roles and relevent parties</w:t>
      </w:r>
      <w:r w:rsidRPr="00524EE3">
        <w:rPr>
          <w:lang w:eastAsia="zh-CN"/>
        </w:rPr>
        <w:t xml:space="preserve"> </w:t>
      </w:r>
      <w:r w:rsidRPr="00524EE3">
        <w:rPr>
          <w:rFonts w:eastAsia="Malgun Gothic"/>
          <w:szCs w:val="20"/>
          <w:lang w:eastAsia="ko-KR"/>
        </w:rPr>
        <w:t>for DLT security.</w:t>
      </w:r>
    </w:p>
    <w:p w14:paraId="01994B8B" w14:textId="22468F4B" w:rsidR="00524EE3" w:rsidRPr="00524EE3" w:rsidRDefault="00524EE3" w:rsidP="00524EE3">
      <w:pPr>
        <w:spacing w:before="0"/>
        <w:rPr>
          <w:rFonts w:eastAsia="Malgun Gothic"/>
          <w:szCs w:val="20"/>
          <w:lang w:eastAsia="ko-KR"/>
        </w:rPr>
      </w:pPr>
      <w:r w:rsidRPr="00524EE3">
        <w:rPr>
          <w:rFonts w:eastAsia="Malgun Gothic"/>
          <w:szCs w:val="20"/>
          <w:lang w:eastAsia="ko-KR"/>
        </w:rPr>
        <w:t>The DLT security policy should be complemented by topic-specific policies as needed. The topic-specific policies should complement and be aligned with the DLT security policy and approved by appropriate management roles</w:t>
      </w:r>
      <w:r w:rsidR="00264554">
        <w:rPr>
          <w:rFonts w:eastAsia="Malgun Gothic"/>
          <w:szCs w:val="20"/>
          <w:lang w:eastAsia="ko-KR"/>
        </w:rPr>
        <w:t xml:space="preserve"> in the DLT participants</w:t>
      </w:r>
      <w:r w:rsidRPr="00524EE3">
        <w:rPr>
          <w:rFonts w:eastAsia="Malgun Gothic"/>
          <w:szCs w:val="20"/>
          <w:lang w:eastAsia="ko-KR"/>
        </w:rPr>
        <w:t>.</w:t>
      </w:r>
    </w:p>
    <w:p w14:paraId="70F3C3D2" w14:textId="6C5317DB" w:rsidR="00524EE3" w:rsidRDefault="00524EE3" w:rsidP="00524EE3">
      <w:pPr>
        <w:spacing w:before="0"/>
        <w:rPr>
          <w:rFonts w:eastAsia="Malgun Gothic"/>
          <w:szCs w:val="20"/>
          <w:lang w:eastAsia="ko-KR"/>
        </w:rPr>
      </w:pPr>
      <w:r w:rsidRPr="00524EE3">
        <w:rPr>
          <w:rFonts w:eastAsia="Malgun Gothic"/>
          <w:szCs w:val="20"/>
          <w:lang w:eastAsia="ko-KR"/>
        </w:rPr>
        <w:t>The security policies should be documented and published in an appropriate form. They should be communicated with relevant parties to the extent necessary, not to expose sensitive information. If necessary, understanding and compliance with the policies should be signed.</w:t>
      </w:r>
    </w:p>
    <w:p w14:paraId="4AC72126" w14:textId="4353C4FB" w:rsidR="00264554" w:rsidRPr="00524EE3" w:rsidRDefault="00264554" w:rsidP="00524EE3">
      <w:pPr>
        <w:spacing w:before="0"/>
        <w:rPr>
          <w:rFonts w:eastAsia="Malgun Gothic"/>
          <w:szCs w:val="20"/>
          <w:lang w:eastAsia="ko-KR"/>
        </w:rPr>
      </w:pPr>
    </w:p>
    <w:p w14:paraId="52AC5590" w14:textId="77777777" w:rsidR="00524EE3" w:rsidRPr="00524EE3" w:rsidRDefault="00524EE3" w:rsidP="00524EE3">
      <w:pPr>
        <w:spacing w:before="0"/>
        <w:rPr>
          <w:b/>
          <w:bCs/>
        </w:rPr>
      </w:pPr>
      <w:r w:rsidRPr="00524EE3">
        <w:rPr>
          <w:b/>
          <w:bCs/>
          <w:lang w:eastAsia="zh-CN"/>
        </w:rPr>
        <w:t>Other information</w:t>
      </w:r>
    </w:p>
    <w:p w14:paraId="385B4782" w14:textId="77777777" w:rsidR="00524EE3" w:rsidRPr="00524EE3" w:rsidRDefault="00524EE3" w:rsidP="00524EE3">
      <w:pPr>
        <w:spacing w:before="0"/>
        <w:rPr>
          <w:rFonts w:eastAsia="Malgun Gothic"/>
          <w:lang w:eastAsia="ko-KR"/>
        </w:rPr>
      </w:pPr>
      <w:r w:rsidRPr="00524EE3">
        <w:rPr>
          <w:rFonts w:eastAsia="Malgun Gothic"/>
          <w:lang w:eastAsia="ko-KR"/>
        </w:rPr>
        <w:t>In some permissionless DLT systems, policies can be implemented on-ledger, and any activity of participation or use can be considered an agreement on the policies of the DLT system. However, implicit coded policies are generally difficult to read and understand, thus can mislead participants and users. This practice is not recommended from a security point of view.</w:t>
      </w:r>
    </w:p>
    <w:p w14:paraId="20D32A09" w14:textId="77777777" w:rsidR="00524EE3" w:rsidRPr="00524EE3" w:rsidRDefault="00524EE3" w:rsidP="00524EE3">
      <w:pPr>
        <w:spacing w:before="0"/>
        <w:rPr>
          <w:rFonts w:eastAsia="Malgun Gothic"/>
          <w:lang w:eastAsia="ko-KR"/>
        </w:rPr>
      </w:pPr>
    </w:p>
    <w:p w14:paraId="60004CA5" w14:textId="5AE9D35B"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color w:val="000000" w:themeColor="text1"/>
          <w:szCs w:val="20"/>
          <w:lang w:eastAsia="en-US"/>
        </w:rPr>
      </w:pPr>
      <w:r w:rsidRPr="00524EE3">
        <w:rPr>
          <w:rFonts w:eastAsia="Times New Roman"/>
          <w:b/>
          <w:bCs/>
          <w:szCs w:val="20"/>
          <w:lang w:eastAsia="en-US"/>
        </w:rPr>
        <w:lastRenderedPageBreak/>
        <w:t>9</w:t>
      </w:r>
      <w:r w:rsidRPr="00524EE3">
        <w:rPr>
          <w:rFonts w:eastAsia="Times New Roman"/>
          <w:b/>
          <w:color w:val="000000" w:themeColor="text1"/>
          <w:szCs w:val="20"/>
          <w:lang w:eastAsia="en-US"/>
        </w:rPr>
        <w:t xml:space="preserve"> </w:t>
      </w:r>
      <w:r w:rsidRPr="00524EE3">
        <w:rPr>
          <w:rFonts w:eastAsia="Times New Roman"/>
          <w:b/>
          <w:color w:val="000000" w:themeColor="text1"/>
          <w:szCs w:val="20"/>
          <w:lang w:eastAsia="en-US"/>
        </w:rPr>
        <w:tab/>
        <w:t xml:space="preserve">DLT </w:t>
      </w:r>
      <w:r w:rsidR="0045756E">
        <w:rPr>
          <w:rFonts w:eastAsia="Times New Roman"/>
          <w:b/>
          <w:color w:val="000000" w:themeColor="text1"/>
          <w:szCs w:val="20"/>
          <w:lang w:eastAsia="en-US"/>
        </w:rPr>
        <w:t xml:space="preserve">node </w:t>
      </w:r>
      <w:r w:rsidR="0059778E">
        <w:rPr>
          <w:rFonts w:eastAsia="Times New Roman"/>
          <w:b/>
          <w:color w:val="000000" w:themeColor="text1"/>
          <w:szCs w:val="20"/>
          <w:lang w:eastAsia="en-US"/>
        </w:rPr>
        <w:t>management</w:t>
      </w:r>
      <w:r w:rsidRPr="00524EE3">
        <w:rPr>
          <w:rFonts w:eastAsia="Times New Roman"/>
          <w:b/>
          <w:color w:val="000000" w:themeColor="text1"/>
          <w:szCs w:val="20"/>
          <w:lang w:eastAsia="en-US"/>
        </w:rPr>
        <w:t xml:space="preserve"> security</w:t>
      </w:r>
    </w:p>
    <w:p w14:paraId="7D9E6AB6" w14:textId="1B0E6745" w:rsidR="0059778E" w:rsidRDefault="0045756E" w:rsidP="0045756E">
      <w:pPr>
        <w:rPr>
          <w:rFonts w:eastAsia="Malgun Gothic"/>
          <w:lang w:eastAsia="ko-KR"/>
        </w:rPr>
      </w:pPr>
      <w:r>
        <w:rPr>
          <w:lang w:eastAsia="ko-KR"/>
        </w:rPr>
        <w:t>DLT system implements a distributed ledger and consists of a set of nodes that interact</w:t>
      </w:r>
      <w:r w:rsidR="00A60E82">
        <w:rPr>
          <w:lang w:eastAsia="ko-KR"/>
        </w:rPr>
        <w:t>s</w:t>
      </w:r>
      <w:r>
        <w:rPr>
          <w:lang w:eastAsia="ko-KR"/>
        </w:rPr>
        <w:t xml:space="preserve"> in the DLT network. DLT platform is a set of processing, storage and communication entities which together provide the capabilities of the DLT system on each DLT node.</w:t>
      </w:r>
      <w:r w:rsidR="0059778E">
        <w:rPr>
          <w:lang w:eastAsia="ko-KR"/>
        </w:rPr>
        <w:t xml:space="preserve"> </w:t>
      </w:r>
      <w:r w:rsidR="0059778E">
        <w:rPr>
          <w:rFonts w:eastAsia="Malgun Gothic" w:hint="eastAsia"/>
          <w:lang w:eastAsia="ko-KR"/>
        </w:rPr>
        <w:t>I</w:t>
      </w:r>
      <w:r w:rsidR="0059778E">
        <w:rPr>
          <w:rFonts w:eastAsia="Malgun Gothic"/>
          <w:lang w:eastAsia="ko-KR"/>
        </w:rPr>
        <w:t>n a DLT system, nodes can be owned by different participants. Each participant is responsible for the security of the nodes they own.</w:t>
      </w:r>
    </w:p>
    <w:p w14:paraId="07C99657" w14:textId="23E404F2" w:rsidR="0045756E" w:rsidRDefault="0045756E" w:rsidP="0045756E">
      <w:pPr>
        <w:rPr>
          <w:rFonts w:eastAsia="Malgun Gothic"/>
          <w:lang w:eastAsia="ko-KR"/>
        </w:rPr>
      </w:pPr>
      <w:r>
        <w:rPr>
          <w:rFonts w:eastAsia="Malgun Gothic" w:hint="eastAsia"/>
          <w:lang w:eastAsia="ko-KR"/>
        </w:rPr>
        <w:t>D</w:t>
      </w:r>
      <w:r>
        <w:rPr>
          <w:rFonts w:eastAsia="Malgun Gothic"/>
          <w:lang w:eastAsia="ko-KR"/>
        </w:rPr>
        <w:t xml:space="preserve">LT nodes should be secured in accordance with security required for servers. X.1051 can be referred for this purpose. </w:t>
      </w:r>
    </w:p>
    <w:p w14:paraId="06894AAF" w14:textId="2DB8DAF5" w:rsidR="00524EE3" w:rsidRPr="0045756E" w:rsidRDefault="0045756E" w:rsidP="00DE0BBC">
      <w:pPr>
        <w:rPr>
          <w:rFonts w:eastAsia="Times New Roman"/>
          <w:b/>
          <w:bCs/>
          <w:szCs w:val="20"/>
          <w:lang w:eastAsia="en-US"/>
        </w:rPr>
      </w:pPr>
      <w:r>
        <w:rPr>
          <w:rFonts w:eastAsia="Malgun Gothic" w:hint="eastAsia"/>
          <w:lang w:eastAsia="ko-KR"/>
        </w:rPr>
        <w:t>E</w:t>
      </w:r>
      <w:r>
        <w:rPr>
          <w:rFonts w:eastAsia="Malgun Gothic"/>
          <w:lang w:eastAsia="ko-KR"/>
        </w:rPr>
        <w:t xml:space="preserve">specially for DLT, nodes should verify peers in communication. The routing table contains IP addresses of peer nodes should be appropriately protected. </w:t>
      </w:r>
      <w:r w:rsidRPr="0045756E">
        <w:rPr>
          <w:rFonts w:eastAsia="Malgun Gothic"/>
          <w:lang w:eastAsia="ko-KR"/>
        </w:rPr>
        <w:t>It is necessary to define rules for verifying the trustworthiness of new nodes and adding them to the routing table, review the safety of the rules, and add new nodes accordingly.</w:t>
      </w:r>
      <w:r>
        <w:rPr>
          <w:rFonts w:eastAsia="Malgun Gothic"/>
          <w:lang w:eastAsia="ko-KR"/>
        </w:rPr>
        <w:t xml:space="preserve">  </w:t>
      </w:r>
      <w:r w:rsidRPr="0045756E">
        <w:rPr>
          <w:rFonts w:eastAsia="Malgun Gothic"/>
          <w:lang w:eastAsia="ko-KR"/>
        </w:rPr>
        <w:t xml:space="preserve">In addition, the </w:t>
      </w:r>
      <w:r>
        <w:rPr>
          <w:rFonts w:eastAsia="Malgun Gothic"/>
          <w:lang w:eastAsia="ko-KR"/>
        </w:rPr>
        <w:t xml:space="preserve">related </w:t>
      </w:r>
      <w:r w:rsidRPr="0045756E">
        <w:rPr>
          <w:rFonts w:eastAsia="Malgun Gothic"/>
          <w:lang w:eastAsia="ko-KR"/>
        </w:rPr>
        <w:t xml:space="preserve">parameters </w:t>
      </w:r>
      <w:r>
        <w:rPr>
          <w:rFonts w:eastAsia="Malgun Gothic"/>
          <w:lang w:eastAsia="ko-KR"/>
        </w:rPr>
        <w:t xml:space="preserve">should </w:t>
      </w:r>
      <w:r w:rsidRPr="0045756E">
        <w:rPr>
          <w:rFonts w:eastAsia="Malgun Gothic"/>
          <w:lang w:eastAsia="ko-KR"/>
        </w:rPr>
        <w:t xml:space="preserve">be properly set to maintain </w:t>
      </w:r>
      <w:r>
        <w:rPr>
          <w:rFonts w:eastAsia="Malgun Gothic"/>
          <w:lang w:eastAsia="ko-KR"/>
        </w:rPr>
        <w:t>it securely</w:t>
      </w:r>
      <w:r w:rsidRPr="0045756E">
        <w:rPr>
          <w:rFonts w:eastAsia="Malgun Gothic"/>
          <w:lang w:eastAsia="ko-KR"/>
        </w:rPr>
        <w:t xml:space="preserve">. (Number of </w:t>
      </w:r>
      <w:r>
        <w:rPr>
          <w:rFonts w:eastAsia="Malgun Gothic"/>
          <w:lang w:eastAsia="ko-KR"/>
        </w:rPr>
        <w:t>connections</w:t>
      </w:r>
      <w:r w:rsidRPr="0045756E">
        <w:rPr>
          <w:rFonts w:eastAsia="Malgun Gothic"/>
          <w:lang w:eastAsia="ko-KR"/>
        </w:rPr>
        <w:t xml:space="preserve">, connection </w:t>
      </w:r>
      <w:r>
        <w:rPr>
          <w:rFonts w:eastAsia="Malgun Gothic"/>
          <w:lang w:eastAsia="ko-KR"/>
        </w:rPr>
        <w:t>duration</w:t>
      </w:r>
      <w:r w:rsidRPr="0045756E">
        <w:rPr>
          <w:rFonts w:eastAsia="Malgun Gothic"/>
          <w:lang w:eastAsia="ko-KR"/>
        </w:rPr>
        <w:t xml:space="preserve">, update cycle, </w:t>
      </w:r>
      <w:r>
        <w:rPr>
          <w:rFonts w:eastAsia="Malgun Gothic"/>
          <w:lang w:eastAsia="ko-KR"/>
        </w:rPr>
        <w:t>anomaly detection</w:t>
      </w:r>
      <w:r w:rsidRPr="0045756E">
        <w:rPr>
          <w:rFonts w:eastAsia="Malgun Gothic"/>
          <w:lang w:eastAsia="ko-KR"/>
        </w:rPr>
        <w:t xml:space="preserve">, limit </w:t>
      </w:r>
      <w:r>
        <w:rPr>
          <w:rFonts w:eastAsia="Malgun Gothic"/>
          <w:lang w:eastAsia="ko-KR"/>
        </w:rPr>
        <w:t xml:space="preserve">on </w:t>
      </w:r>
      <w:r w:rsidRPr="0045756E">
        <w:rPr>
          <w:rFonts w:eastAsia="Malgun Gothic"/>
          <w:lang w:eastAsia="ko-KR"/>
        </w:rPr>
        <w:t>unsolicited message</w:t>
      </w:r>
      <w:r>
        <w:rPr>
          <w:rFonts w:eastAsia="Malgun Gothic"/>
          <w:lang w:eastAsia="ko-KR"/>
        </w:rPr>
        <w:t>s</w:t>
      </w:r>
      <w:r w:rsidRPr="0045756E">
        <w:rPr>
          <w:rFonts w:eastAsia="Malgun Gothic"/>
          <w:lang w:eastAsia="ko-KR"/>
        </w:rPr>
        <w:t>, etc.)</w:t>
      </w:r>
    </w:p>
    <w:p w14:paraId="5C02CEE6" w14:textId="0AC2BC38" w:rsidR="00524EE3" w:rsidRPr="00524EE3" w:rsidDel="00735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del w:id="63" w:author="ADG TS" w:date="2023-06-26T12:23:00Z"/>
          <w:rFonts w:eastAsia="Times New Roman"/>
          <w:b/>
          <w:color w:val="000000" w:themeColor="text1"/>
          <w:szCs w:val="20"/>
          <w:lang w:eastAsia="en-US"/>
        </w:rPr>
      </w:pPr>
      <w:del w:id="64" w:author="ADG TS" w:date="2023-06-26T12:07:00Z">
        <w:r w:rsidRPr="00524EE3" w:rsidDel="00344D56">
          <w:rPr>
            <w:rFonts w:eastAsia="Times New Roman"/>
            <w:b/>
            <w:bCs/>
            <w:szCs w:val="20"/>
            <w:lang w:eastAsia="en-US"/>
          </w:rPr>
          <w:delText>1</w:delText>
        </w:r>
      </w:del>
    </w:p>
    <w:p w14:paraId="776040DC" w14:textId="3B4F2703" w:rsidR="0045756E" w:rsidRPr="00524EE3" w:rsidRDefault="0045756E" w:rsidP="0045756E">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bCs/>
          <w:szCs w:val="20"/>
          <w:lang w:eastAsia="en-US"/>
        </w:rPr>
      </w:pPr>
    </w:p>
    <w:p w14:paraId="060BE34E" w14:textId="279F1108"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color w:val="000000" w:themeColor="text1"/>
          <w:szCs w:val="20"/>
          <w:lang w:eastAsia="en-US"/>
        </w:rPr>
      </w:pPr>
      <w:r w:rsidRPr="00524EE3">
        <w:rPr>
          <w:rFonts w:eastAsia="Times New Roman"/>
          <w:b/>
          <w:bCs/>
          <w:szCs w:val="20"/>
          <w:lang w:eastAsia="en-US"/>
        </w:rPr>
        <w:t>1</w:t>
      </w:r>
      <w:ins w:id="65" w:author="ADG TS" w:date="2023-06-26T12:07:00Z">
        <w:r w:rsidR="00344D56">
          <w:rPr>
            <w:rFonts w:eastAsia="Times New Roman"/>
            <w:b/>
            <w:bCs/>
            <w:szCs w:val="20"/>
            <w:lang w:eastAsia="en-US"/>
          </w:rPr>
          <w:t>0</w:t>
        </w:r>
      </w:ins>
      <w:del w:id="66" w:author="ADG TS" w:date="2023-06-26T12:07:00Z">
        <w:r w:rsidRPr="00524EE3" w:rsidDel="00344D56">
          <w:rPr>
            <w:rFonts w:eastAsia="Times New Roman"/>
            <w:b/>
            <w:bCs/>
            <w:szCs w:val="20"/>
            <w:lang w:eastAsia="en-US"/>
          </w:rPr>
          <w:delText>1</w:delText>
        </w:r>
      </w:del>
      <w:r w:rsidRPr="00524EE3">
        <w:rPr>
          <w:rFonts w:eastAsia="Times New Roman"/>
          <w:b/>
          <w:bCs/>
          <w:szCs w:val="20"/>
          <w:lang w:eastAsia="en-US"/>
        </w:rPr>
        <w:tab/>
        <w:t>S</w:t>
      </w:r>
      <w:r w:rsidRPr="00524EE3">
        <w:rPr>
          <w:rFonts w:eastAsia="Times New Roman"/>
          <w:b/>
          <w:color w:val="000000" w:themeColor="text1"/>
          <w:szCs w:val="20"/>
          <w:lang w:eastAsia="en-US"/>
        </w:rPr>
        <w:t>mart contract security</w:t>
      </w:r>
    </w:p>
    <w:p w14:paraId="111BCE87" w14:textId="51FE5B71" w:rsidR="00524EE3" w:rsidRPr="00524EE3" w:rsidRDefault="00524EE3" w:rsidP="00524EE3">
      <w:pPr>
        <w:spacing w:before="0"/>
        <w:jc w:val="both"/>
        <w:rPr>
          <w:b/>
        </w:rPr>
      </w:pPr>
      <w:r w:rsidRPr="00524EE3">
        <w:rPr>
          <w:lang w:eastAsia="zh-CN"/>
        </w:rPr>
        <w:t xml:space="preserve">A smart contract is a computer program that is deployed using cryptographically signed transactions on the distributed ledger network (e.g., </w:t>
      </w:r>
      <w:r w:rsidRPr="00524EE3">
        <w:rPr>
          <w:rFonts w:eastAsia="Times New Roman"/>
          <w:szCs w:val="20"/>
          <w:lang w:eastAsia="en-US"/>
        </w:rPr>
        <w:t>Ethereum</w:t>
      </w:r>
      <w:r w:rsidRPr="00524EE3">
        <w:rPr>
          <w:lang w:eastAsia="zh-CN"/>
        </w:rPr>
        <w:t xml:space="preserve"> </w:t>
      </w:r>
      <w:r w:rsidRPr="00524EE3">
        <w:rPr>
          <w:rFonts w:eastAsia="Times New Roman"/>
          <w:bCs/>
          <w:szCs w:val="20"/>
          <w:lang w:eastAsia="en-US"/>
        </w:rPr>
        <w:t>smart contracts, Hyperledger Fabric's chaincode</w:t>
      </w:r>
      <w:r w:rsidRPr="00524EE3">
        <w:rPr>
          <w:lang w:eastAsia="zh-CN"/>
        </w:rPr>
        <w:t xml:space="preserve">). </w:t>
      </w:r>
      <w:r w:rsidRPr="00524EE3">
        <w:rPr>
          <w:rFonts w:eastAsia="Times New Roman"/>
          <w:bCs/>
          <w:szCs w:val="20"/>
          <w:lang w:eastAsia="en-US"/>
        </w:rPr>
        <w:t xml:space="preserve">The smart contract is executed by nodes within the distributed ledger system. The results of the execution are validated by consensus and recorded on the distributed ledger. (X.1400) </w:t>
      </w:r>
      <w:r w:rsidRPr="00524EE3">
        <w:rPr>
          <w:lang w:eastAsia="en-US"/>
        </w:rPr>
        <w:t xml:space="preserve">Although </w:t>
      </w:r>
      <w:r w:rsidR="00963694">
        <w:rPr>
          <w:lang w:eastAsia="en-US"/>
        </w:rPr>
        <w:t>s</w:t>
      </w:r>
      <w:r w:rsidRPr="00524EE3">
        <w:rPr>
          <w:lang w:eastAsia="en-US"/>
        </w:rPr>
        <w:t>mart contract are defined as legally binding contracts, controls are required that data is stored in secure environment.</w:t>
      </w:r>
    </w:p>
    <w:p w14:paraId="72CEC471" w14:textId="24FBC479" w:rsidR="00524EE3" w:rsidRPr="00524EE3" w:rsidRDefault="00524EE3" w:rsidP="00524EE3">
      <w:pPr>
        <w:spacing w:before="0"/>
        <w:jc w:val="both"/>
        <w:rPr>
          <w:lang w:eastAsia="zh-CN"/>
        </w:rPr>
      </w:pPr>
      <w:r w:rsidRPr="00524EE3">
        <w:rPr>
          <w:lang w:eastAsia="en-US"/>
        </w:rPr>
        <w:t xml:space="preserve">            The </w:t>
      </w:r>
      <w:r w:rsidR="00963694">
        <w:rPr>
          <w:lang w:eastAsia="en-US"/>
        </w:rPr>
        <w:t>s</w:t>
      </w:r>
      <w:r w:rsidRPr="00524EE3">
        <w:rPr>
          <w:lang w:eastAsia="en-US"/>
        </w:rPr>
        <w:t xml:space="preserve">ecurity controls to be adopted for ensuring </w:t>
      </w:r>
      <w:r w:rsidR="00963694">
        <w:rPr>
          <w:lang w:eastAsia="en-US"/>
        </w:rPr>
        <w:t>s</w:t>
      </w:r>
      <w:r w:rsidRPr="00524EE3">
        <w:rPr>
          <w:lang w:eastAsia="en-US"/>
        </w:rPr>
        <w:t xml:space="preserve">mart </w:t>
      </w:r>
      <w:r w:rsidR="00963694">
        <w:rPr>
          <w:lang w:eastAsia="en-US"/>
        </w:rPr>
        <w:t>c</w:t>
      </w:r>
      <w:r w:rsidRPr="00524EE3">
        <w:rPr>
          <w:lang w:eastAsia="en-US"/>
        </w:rPr>
        <w:t xml:space="preserve">ontract </w:t>
      </w:r>
      <w:r w:rsidR="00963694">
        <w:rPr>
          <w:lang w:eastAsia="en-US"/>
        </w:rPr>
        <w:t>s</w:t>
      </w:r>
      <w:r w:rsidRPr="00524EE3">
        <w:rPr>
          <w:lang w:eastAsia="en-US"/>
        </w:rPr>
        <w:t>ecurity are as below:</w:t>
      </w:r>
    </w:p>
    <w:p w14:paraId="0153141F" w14:textId="77777777" w:rsidR="00524EE3" w:rsidRPr="00524EE3" w:rsidRDefault="00524EE3" w:rsidP="00524EE3">
      <w:pPr>
        <w:numPr>
          <w:ilvl w:val="0"/>
          <w:numId w:val="13"/>
        </w:numPr>
        <w:spacing w:before="0"/>
        <w:ind w:left="660"/>
        <w:contextualSpacing/>
        <w:jc w:val="both"/>
        <w:rPr>
          <w:b/>
          <w:bCs/>
        </w:rPr>
      </w:pPr>
      <w:r w:rsidRPr="00524EE3">
        <w:rPr>
          <w:b/>
          <w:bCs/>
          <w:lang w:eastAsia="en-US"/>
        </w:rPr>
        <w:t>Secure Coding:</w:t>
      </w:r>
    </w:p>
    <w:p w14:paraId="6B37A07B" w14:textId="28EC9E98" w:rsidR="00524EE3" w:rsidRPr="00524EE3" w:rsidRDefault="00524EE3" w:rsidP="00524EE3">
      <w:pPr>
        <w:spacing w:before="0"/>
        <w:jc w:val="both"/>
        <w:rPr>
          <w:lang w:eastAsia="zh-CN"/>
        </w:rPr>
      </w:pPr>
      <w:r w:rsidRPr="00524EE3">
        <w:rPr>
          <w:lang w:eastAsia="en-US"/>
        </w:rPr>
        <w:t xml:space="preserve">Code review testing may be done on code scanning, execution along </w:t>
      </w:r>
      <w:r w:rsidR="00963694">
        <w:rPr>
          <w:lang w:eastAsia="en-US"/>
        </w:rPr>
        <w:t>m</w:t>
      </w:r>
      <w:r w:rsidRPr="00524EE3">
        <w:rPr>
          <w:lang w:eastAsia="en-US"/>
        </w:rPr>
        <w:t xml:space="preserve">alware scanning for </w:t>
      </w:r>
      <w:r w:rsidR="00963694">
        <w:rPr>
          <w:lang w:eastAsia="en-US"/>
        </w:rPr>
        <w:t>s</w:t>
      </w:r>
      <w:r w:rsidRPr="00524EE3">
        <w:rPr>
          <w:lang w:eastAsia="en-US"/>
        </w:rPr>
        <w:t xml:space="preserve">mart </w:t>
      </w:r>
      <w:r w:rsidR="00963694">
        <w:rPr>
          <w:lang w:eastAsia="en-US"/>
        </w:rPr>
        <w:t>c</w:t>
      </w:r>
      <w:r w:rsidRPr="00524EE3">
        <w:rPr>
          <w:lang w:eastAsia="en-US"/>
        </w:rPr>
        <w:t>ontract. Secure SDLC practices may be followed.</w:t>
      </w:r>
    </w:p>
    <w:p w14:paraId="501489DE" w14:textId="734F3366" w:rsidR="00524EE3" w:rsidRPr="00524EE3" w:rsidRDefault="00524EE3" w:rsidP="00524EE3">
      <w:pPr>
        <w:spacing w:before="0"/>
        <w:jc w:val="both"/>
        <w:rPr>
          <w:lang w:eastAsia="en-US"/>
        </w:rPr>
      </w:pPr>
      <w:r w:rsidRPr="00524EE3">
        <w:rPr>
          <w:lang w:eastAsia="en-US"/>
        </w:rPr>
        <w:t xml:space="preserve">If appropriate, automated review mechanism to formally validate that the code performs its desired function and is free from </w:t>
      </w:r>
      <w:r w:rsidR="00963694">
        <w:rPr>
          <w:lang w:eastAsia="en-US"/>
        </w:rPr>
        <w:t>s</w:t>
      </w:r>
      <w:r w:rsidRPr="00524EE3">
        <w:rPr>
          <w:lang w:eastAsia="en-US"/>
        </w:rPr>
        <w:t xml:space="preserve">ecurity </w:t>
      </w:r>
      <w:r w:rsidR="00963694">
        <w:rPr>
          <w:lang w:eastAsia="en-US"/>
        </w:rPr>
        <w:t>v</w:t>
      </w:r>
      <w:r w:rsidRPr="00524EE3">
        <w:rPr>
          <w:lang w:eastAsia="en-US"/>
        </w:rPr>
        <w:t>ulnerabilities.</w:t>
      </w:r>
    </w:p>
    <w:p w14:paraId="3EF9E057" w14:textId="77777777" w:rsidR="00524EE3" w:rsidRPr="00524EE3" w:rsidRDefault="00524EE3" w:rsidP="00524EE3">
      <w:pPr>
        <w:spacing w:before="0"/>
        <w:jc w:val="both"/>
        <w:rPr>
          <w:lang w:eastAsia="zh-CN"/>
        </w:rPr>
      </w:pPr>
    </w:p>
    <w:p w14:paraId="13204984" w14:textId="77777777" w:rsidR="00524EE3" w:rsidRPr="00524EE3" w:rsidRDefault="00524EE3" w:rsidP="00524EE3">
      <w:pPr>
        <w:numPr>
          <w:ilvl w:val="0"/>
          <w:numId w:val="13"/>
        </w:numPr>
        <w:spacing w:before="0"/>
        <w:ind w:left="660"/>
        <w:contextualSpacing/>
        <w:jc w:val="both"/>
        <w:rPr>
          <w:b/>
        </w:rPr>
      </w:pPr>
      <w:r w:rsidRPr="00524EE3">
        <w:rPr>
          <w:b/>
          <w:bCs/>
          <w:lang w:eastAsia="zh-CN"/>
        </w:rPr>
        <w:t>Access Control Functions:</w:t>
      </w:r>
    </w:p>
    <w:p w14:paraId="58B1139C" w14:textId="77777777" w:rsidR="00524EE3" w:rsidRPr="00524EE3" w:rsidRDefault="00524EE3" w:rsidP="00524EE3">
      <w:pPr>
        <w:spacing w:before="0"/>
        <w:jc w:val="both"/>
        <w:rPr>
          <w:lang w:eastAsia="zh-CN"/>
        </w:rPr>
      </w:pPr>
      <w:r w:rsidRPr="00524EE3">
        <w:rPr>
          <w:lang w:eastAsia="zh-CN"/>
        </w:rPr>
        <w:t>Robust access control functions may be implemented in Smart Contract Code enabling the privileges and ownership along with functionality of self-administration.</w:t>
      </w:r>
    </w:p>
    <w:p w14:paraId="1C4A2C87" w14:textId="77777777" w:rsidR="00524EE3" w:rsidRPr="00524EE3" w:rsidRDefault="00524EE3" w:rsidP="00524EE3">
      <w:pPr>
        <w:spacing w:before="0"/>
        <w:jc w:val="both"/>
        <w:rPr>
          <w:b/>
        </w:rPr>
      </w:pPr>
    </w:p>
    <w:p w14:paraId="649AFD40" w14:textId="77777777" w:rsidR="00524EE3" w:rsidRPr="00524EE3" w:rsidRDefault="00524EE3" w:rsidP="00524EE3">
      <w:pPr>
        <w:numPr>
          <w:ilvl w:val="0"/>
          <w:numId w:val="13"/>
        </w:numPr>
        <w:spacing w:before="0"/>
        <w:ind w:left="660"/>
        <w:contextualSpacing/>
        <w:jc w:val="both"/>
        <w:rPr>
          <w:b/>
        </w:rPr>
      </w:pPr>
      <w:r w:rsidRPr="00524EE3">
        <w:rPr>
          <w:b/>
          <w:bCs/>
          <w:lang w:eastAsia="zh-CN"/>
        </w:rPr>
        <w:t xml:space="preserve">Secure Oracle Networks: </w:t>
      </w:r>
    </w:p>
    <w:p w14:paraId="759948F6" w14:textId="4073B655"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bCs/>
          <w:szCs w:val="20"/>
          <w:lang w:eastAsia="en-US"/>
        </w:rPr>
      </w:pPr>
      <w:r w:rsidRPr="00524EE3">
        <w:rPr>
          <w:lang w:eastAsia="zh-CN"/>
        </w:rPr>
        <w:t>Secure Oracle Networks may be used to feed the data into the Smart Contracts. While integrating with external feeds, a robust Governance process may be followed.</w:t>
      </w:r>
    </w:p>
    <w:p w14:paraId="14910AE4" w14:textId="5A4917AD" w:rsidR="00524EE3" w:rsidRPr="00524EE3" w:rsidRDefault="00344D56"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color w:val="000000" w:themeColor="text1"/>
          <w:szCs w:val="20"/>
          <w:lang w:eastAsia="en-US"/>
        </w:rPr>
      </w:pPr>
      <w:ins w:id="67" w:author="ADG TS" w:date="2023-06-26T12:07:00Z">
        <w:r w:rsidRPr="00524EE3">
          <w:rPr>
            <w:rFonts w:eastAsia="Times New Roman"/>
            <w:b/>
            <w:bCs/>
            <w:szCs w:val="20"/>
            <w:lang w:eastAsia="en-US"/>
          </w:rPr>
          <w:t>1</w:t>
        </w:r>
        <w:r>
          <w:rPr>
            <w:rFonts w:eastAsia="Times New Roman"/>
            <w:b/>
            <w:bCs/>
            <w:szCs w:val="20"/>
            <w:lang w:eastAsia="en-US"/>
          </w:rPr>
          <w:t>1</w:t>
        </w:r>
      </w:ins>
      <w:r w:rsidR="00524EE3" w:rsidRPr="00524EE3">
        <w:rPr>
          <w:rFonts w:eastAsia="Times New Roman"/>
          <w:b/>
          <w:bCs/>
          <w:szCs w:val="20"/>
          <w:lang w:eastAsia="en-US"/>
        </w:rPr>
        <w:tab/>
        <w:t>C</w:t>
      </w:r>
      <w:r w:rsidR="00524EE3" w:rsidRPr="00524EE3">
        <w:rPr>
          <w:rFonts w:eastAsia="Times New Roman"/>
          <w:b/>
          <w:color w:val="000000" w:themeColor="text1"/>
          <w:szCs w:val="20"/>
          <w:lang w:eastAsia="en-US"/>
        </w:rPr>
        <w:t>onsensus mechanism security</w:t>
      </w:r>
    </w:p>
    <w:p w14:paraId="1B5B9AAE" w14:textId="3ED51D1C" w:rsidR="00524EE3" w:rsidRPr="00524EE3" w:rsidRDefault="00524EE3" w:rsidP="00524EE3">
      <w:pPr>
        <w:rPr>
          <w:rFonts w:eastAsia="Malgun Gothic"/>
          <w:noProof/>
          <w:lang w:eastAsia="ko-KR"/>
        </w:rPr>
      </w:pPr>
      <w:r w:rsidRPr="00524EE3">
        <w:rPr>
          <w:rFonts w:eastAsia="Malgun Gothic"/>
          <w:noProof/>
          <w:lang w:eastAsia="ko-KR"/>
        </w:rPr>
        <w:t xml:space="preserve">The consensus mechanism should be carefully selected according to the characteristics of the business solution that the underlying DLT system is trying to support. The </w:t>
      </w:r>
      <w:r w:rsidR="00963694">
        <w:rPr>
          <w:rFonts w:eastAsia="Malgun Gothic"/>
          <w:noProof/>
          <w:lang w:eastAsia="ko-KR"/>
        </w:rPr>
        <w:t>existing</w:t>
      </w:r>
      <w:r w:rsidR="00963694" w:rsidRPr="00524EE3">
        <w:rPr>
          <w:rFonts w:eastAsia="Malgun Gothic"/>
          <w:noProof/>
          <w:lang w:eastAsia="ko-KR"/>
        </w:rPr>
        <w:t xml:space="preserve"> </w:t>
      </w:r>
      <w:r w:rsidRPr="00524EE3">
        <w:rPr>
          <w:rFonts w:eastAsia="Malgun Gothic"/>
          <w:noProof/>
          <w:lang w:eastAsia="ko-KR"/>
        </w:rPr>
        <w:t>and possible threats to vulnerabilities of the selected consensus mechanism should be analyzed, and countermeasures should be implemented as possible.</w:t>
      </w:r>
      <w:r w:rsidR="00264554" w:rsidRPr="00264554">
        <w:t xml:space="preserve"> </w:t>
      </w:r>
      <w:r w:rsidR="00264554" w:rsidRPr="00264554">
        <w:rPr>
          <w:rFonts w:eastAsia="Malgun Gothic"/>
          <w:noProof/>
          <w:lang w:eastAsia="ko-KR"/>
        </w:rPr>
        <w:t xml:space="preserve">Implementation of Security Controls in </w:t>
      </w:r>
      <w:r w:rsidR="00264554" w:rsidRPr="00264554">
        <w:rPr>
          <w:rFonts w:eastAsia="Malgun Gothic"/>
          <w:noProof/>
          <w:lang w:eastAsia="ko-KR"/>
        </w:rPr>
        <w:lastRenderedPageBreak/>
        <w:t>Consensus mechanisms depends on known vulnerabilities and possible threats according to different business characteristics.</w:t>
      </w:r>
    </w:p>
    <w:p w14:paraId="2449D47D" w14:textId="77777777" w:rsidR="00524EE3" w:rsidRPr="00524EE3" w:rsidRDefault="00524EE3" w:rsidP="00524EE3">
      <w:pPr>
        <w:rPr>
          <w:rFonts w:eastAsia="Malgun Gothic"/>
          <w:noProof/>
          <w:lang w:eastAsia="ko-KR"/>
        </w:rPr>
      </w:pPr>
      <w:r w:rsidRPr="00524EE3">
        <w:rPr>
          <w:bCs/>
          <w:lang w:eastAsia="zh-CN"/>
        </w:rPr>
        <w:t xml:space="preserve">Consensus mechanisms ensure convergence towards a single, immutable version of the ledger. They allow actors on the network to agree on the information recorded on the blockchain, taking into consideration the fact that some actors can be untrustworthy or malicious. (X.1400) </w:t>
      </w:r>
    </w:p>
    <w:p w14:paraId="3F6979A1" w14:textId="77777777" w:rsidR="00524EE3" w:rsidRPr="00524EE3" w:rsidRDefault="00524EE3" w:rsidP="00524EE3">
      <w:pPr>
        <w:spacing w:before="0"/>
        <w:rPr>
          <w:lang w:eastAsia="en-US"/>
        </w:rPr>
      </w:pPr>
    </w:p>
    <w:p w14:paraId="4C6BF47F" w14:textId="77777777" w:rsidR="00524EE3" w:rsidRPr="00524EE3" w:rsidRDefault="00524EE3" w:rsidP="00524EE3">
      <w:pPr>
        <w:spacing w:before="0"/>
        <w:jc w:val="both"/>
        <w:rPr>
          <w:lang w:eastAsia="zh-CN"/>
        </w:rPr>
      </w:pPr>
      <w:r w:rsidRPr="00524EE3">
        <w:rPr>
          <w:lang w:eastAsia="en-US"/>
        </w:rPr>
        <w:t>The Security controls to be adopted for ensuring Consensus Security are as below:</w:t>
      </w:r>
    </w:p>
    <w:p w14:paraId="648F9243" w14:textId="77777777" w:rsidR="00524EE3" w:rsidRPr="00524EE3" w:rsidRDefault="00524EE3" w:rsidP="00524EE3">
      <w:pPr>
        <w:spacing w:before="0"/>
        <w:jc w:val="both"/>
        <w:rPr>
          <w:lang w:eastAsia="zh-CN"/>
        </w:rPr>
      </w:pPr>
      <w:r w:rsidRPr="00524EE3">
        <w:rPr>
          <w:lang w:eastAsia="en-US"/>
        </w:rPr>
        <w:t xml:space="preserve"> </w:t>
      </w:r>
    </w:p>
    <w:p w14:paraId="72EB0448" w14:textId="77777777" w:rsidR="00524EE3" w:rsidRPr="00524EE3" w:rsidRDefault="00524EE3" w:rsidP="00524EE3">
      <w:pPr>
        <w:numPr>
          <w:ilvl w:val="0"/>
          <w:numId w:val="14"/>
        </w:numPr>
        <w:spacing w:before="0"/>
        <w:contextualSpacing/>
        <w:jc w:val="both"/>
        <w:rPr>
          <w:bCs/>
          <w:lang w:eastAsia="zh-CN"/>
        </w:rPr>
      </w:pPr>
      <w:r w:rsidRPr="00524EE3">
        <w:rPr>
          <w:b/>
          <w:bCs/>
          <w:lang w:eastAsia="en-US"/>
        </w:rPr>
        <w:t>Authentication and Access Control:</w:t>
      </w:r>
    </w:p>
    <w:p w14:paraId="3D10263B" w14:textId="77777777" w:rsidR="00524EE3" w:rsidRPr="00524EE3" w:rsidRDefault="00524EE3" w:rsidP="00524EE3">
      <w:pPr>
        <w:spacing w:before="0"/>
        <w:ind w:left="660"/>
        <w:jc w:val="both"/>
        <w:rPr>
          <w:lang w:eastAsia="zh-CN"/>
        </w:rPr>
      </w:pPr>
      <w:r w:rsidRPr="00524EE3">
        <w:rPr>
          <w:lang w:eastAsia="zh-CN"/>
        </w:rPr>
        <w:t>Robust access control and authentication based processes must be implemented on the Systems so that only authorised nodes can access the System so as to prevent Consensus Based Attacks.</w:t>
      </w:r>
    </w:p>
    <w:p w14:paraId="2F978AD0" w14:textId="77777777" w:rsidR="00524EE3" w:rsidRPr="00524EE3" w:rsidRDefault="00524EE3" w:rsidP="00524EE3">
      <w:pPr>
        <w:spacing w:before="0"/>
        <w:ind w:left="660"/>
        <w:jc w:val="both"/>
        <w:rPr>
          <w:lang w:eastAsia="zh-CN"/>
        </w:rPr>
      </w:pPr>
    </w:p>
    <w:p w14:paraId="63B51E2F" w14:textId="77777777" w:rsidR="00524EE3" w:rsidRPr="00524EE3" w:rsidRDefault="00524EE3" w:rsidP="00524EE3">
      <w:pPr>
        <w:numPr>
          <w:ilvl w:val="0"/>
          <w:numId w:val="14"/>
        </w:numPr>
        <w:spacing w:before="0"/>
        <w:contextualSpacing/>
        <w:jc w:val="both"/>
        <w:rPr>
          <w:bCs/>
          <w:lang w:eastAsia="zh-CN"/>
        </w:rPr>
      </w:pPr>
      <w:r w:rsidRPr="00524EE3">
        <w:rPr>
          <w:b/>
          <w:bCs/>
          <w:lang w:eastAsia="en-US"/>
        </w:rPr>
        <w:t>Risk analysis and mitigation:</w:t>
      </w:r>
    </w:p>
    <w:p w14:paraId="3653DBFF" w14:textId="10CAA3DA" w:rsidR="00524EE3" w:rsidRPr="00524EE3" w:rsidRDefault="00524EE3" w:rsidP="00524EE3">
      <w:pPr>
        <w:rPr>
          <w:rFonts w:eastAsia="Malgun Gothic"/>
          <w:noProof/>
          <w:lang w:eastAsia="ko-KR"/>
        </w:rPr>
      </w:pPr>
      <w:r w:rsidRPr="00524EE3">
        <w:rPr>
          <w:rFonts w:eastAsia="Malgun Gothic" w:hint="eastAsia"/>
          <w:noProof/>
          <w:lang w:eastAsia="ko-KR"/>
        </w:rPr>
        <w:t>T</w:t>
      </w:r>
      <w:r w:rsidRPr="00524EE3">
        <w:rPr>
          <w:rFonts w:eastAsia="Malgun Gothic"/>
          <w:noProof/>
          <w:lang w:eastAsia="ko-KR"/>
        </w:rPr>
        <w:t>he business issues and requirements that could be constrained by consensus algorithms should be analyzed and documented. For example, required throu</w:t>
      </w:r>
      <w:r w:rsidR="00963694">
        <w:rPr>
          <w:rFonts w:eastAsia="Malgun Gothic"/>
          <w:noProof/>
          <w:lang w:eastAsia="ko-KR"/>
        </w:rPr>
        <w:t>ph</w:t>
      </w:r>
      <w:r w:rsidRPr="00524EE3">
        <w:rPr>
          <w:rFonts w:eastAsia="Malgun Gothic"/>
          <w:noProof/>
          <w:lang w:eastAsia="ko-KR"/>
        </w:rPr>
        <w:t xml:space="preserve">put, performance, nature and scales of informations processed by the DLT systems should be considered. Characteristics like trustworthiness of potential participants and users and verifiability of their identities also should be considered. Requirements on security, scalability and decentralization should be analyzed and specified. </w:t>
      </w:r>
    </w:p>
    <w:p w14:paraId="4A2BA731" w14:textId="77777777" w:rsidR="00524EE3" w:rsidRPr="00524EE3" w:rsidRDefault="00524EE3" w:rsidP="00524EE3">
      <w:pPr>
        <w:rPr>
          <w:rFonts w:eastAsia="Malgun Gothic"/>
          <w:noProof/>
          <w:lang w:eastAsia="ko-KR"/>
        </w:rPr>
      </w:pPr>
      <w:r w:rsidRPr="00524EE3">
        <w:rPr>
          <w:rFonts w:eastAsia="Malgun Gothic"/>
          <w:noProof/>
          <w:lang w:eastAsia="ko-KR"/>
        </w:rPr>
        <w:t xml:space="preserve">The consensus mechanism should be selected or designed to meet the anlyzed requirements. The consensus mechanism’s safety and liveness should be ensured by analysis and test. Althoug formal verification is recommended, it is not always possible. Simulation is cost-effective way of test of the correctness of the consensus mechanism. However, the effectiveness of a simulation depends on how well the model reflects reality. </w:t>
      </w:r>
    </w:p>
    <w:p w14:paraId="07B9EFAD" w14:textId="77777777" w:rsidR="00524EE3" w:rsidRPr="00524EE3" w:rsidRDefault="00524EE3" w:rsidP="00524EE3">
      <w:pPr>
        <w:rPr>
          <w:rFonts w:eastAsia="Malgun Gothic"/>
          <w:noProof/>
          <w:lang w:eastAsia="ko-KR"/>
        </w:rPr>
      </w:pPr>
      <w:r w:rsidRPr="00524EE3">
        <w:rPr>
          <w:rFonts w:eastAsia="Malgun Gothic"/>
          <w:noProof/>
          <w:lang w:eastAsia="ko-KR"/>
        </w:rPr>
        <w:t xml:space="preserve">The basic assumptions under which the selected consensus mechanism can operate securely should be clarified. The known threats of the selected consensus mechanism should be analyzed, as well as possible theoretical threats. The vulnerabilities of the consensus mechanism itself should be identified, and of the implementation including uderlying DLT system and network. </w:t>
      </w:r>
    </w:p>
    <w:p w14:paraId="032C7068" w14:textId="77777777" w:rsidR="00524EE3" w:rsidRPr="00524EE3" w:rsidRDefault="00524EE3" w:rsidP="00524EE3">
      <w:pPr>
        <w:rPr>
          <w:rFonts w:eastAsia="Malgun Gothic"/>
          <w:noProof/>
          <w:lang w:eastAsia="ko-KR"/>
        </w:rPr>
      </w:pPr>
      <w:r w:rsidRPr="00524EE3">
        <w:rPr>
          <w:rFonts w:eastAsia="Malgun Gothic"/>
          <w:noProof/>
          <w:lang w:eastAsia="ko-KR"/>
        </w:rPr>
        <w:t xml:space="preserve">Countermeasures should be identified, selected, and implemented based on the risk resulting from the threats and vulnerabilities. The countermeasuers can be technical or operational. They can include the followings but not limited to. </w:t>
      </w:r>
    </w:p>
    <w:p w14:paraId="5AE0EDDE" w14:textId="77777777" w:rsidR="00524EE3" w:rsidRPr="00524EE3" w:rsidRDefault="00524EE3" w:rsidP="00524EE3">
      <w:pPr>
        <w:numPr>
          <w:ilvl w:val="0"/>
          <w:numId w:val="16"/>
        </w:numPr>
        <w:spacing w:before="0"/>
        <w:contextualSpacing/>
        <w:rPr>
          <w:rFonts w:eastAsia="Malgun Gothic"/>
          <w:noProof/>
          <w:lang w:eastAsia="ko-KR"/>
        </w:rPr>
      </w:pPr>
      <w:r w:rsidRPr="00524EE3">
        <w:rPr>
          <w:rFonts w:eastAsia="Malgun Gothic"/>
          <w:noProof/>
          <w:lang w:eastAsia="ko-KR"/>
        </w:rPr>
        <w:t>Levels and methods of assurance of participants and users</w:t>
      </w:r>
    </w:p>
    <w:p w14:paraId="02123E50" w14:textId="77777777" w:rsidR="00524EE3" w:rsidRPr="00524EE3" w:rsidRDefault="00524EE3" w:rsidP="00524EE3">
      <w:pPr>
        <w:numPr>
          <w:ilvl w:val="0"/>
          <w:numId w:val="16"/>
        </w:numPr>
        <w:spacing w:before="0"/>
        <w:contextualSpacing/>
        <w:rPr>
          <w:rFonts w:eastAsia="Malgun Gothic"/>
          <w:noProof/>
          <w:lang w:eastAsia="ko-KR"/>
        </w:rPr>
      </w:pPr>
      <w:r w:rsidRPr="00524EE3">
        <w:rPr>
          <w:rFonts w:eastAsia="Malgun Gothic"/>
          <w:noProof/>
          <w:lang w:eastAsia="ko-KR"/>
        </w:rPr>
        <w:t>Rules for storing data on-chain and off-chain</w:t>
      </w:r>
    </w:p>
    <w:p w14:paraId="10ED3352" w14:textId="77777777" w:rsidR="00524EE3" w:rsidRPr="00524EE3" w:rsidRDefault="00524EE3" w:rsidP="00524EE3">
      <w:pPr>
        <w:numPr>
          <w:ilvl w:val="0"/>
          <w:numId w:val="16"/>
        </w:numPr>
        <w:spacing w:before="0"/>
        <w:contextualSpacing/>
        <w:rPr>
          <w:rFonts w:eastAsia="Malgun Gothic"/>
          <w:noProof/>
          <w:lang w:eastAsia="ko-KR"/>
        </w:rPr>
      </w:pPr>
      <w:r w:rsidRPr="00524EE3">
        <w:rPr>
          <w:rFonts w:eastAsia="Malgun Gothic" w:hint="eastAsia"/>
          <w:noProof/>
          <w:lang w:eastAsia="ko-KR"/>
        </w:rPr>
        <w:t>S</w:t>
      </w:r>
      <w:r w:rsidRPr="00524EE3">
        <w:rPr>
          <w:rFonts w:eastAsia="Malgun Gothic"/>
          <w:noProof/>
          <w:lang w:eastAsia="ko-KR"/>
        </w:rPr>
        <w:t>ecurity measures of off chain-data such as “world state database”</w:t>
      </w:r>
    </w:p>
    <w:p w14:paraId="76D6835D" w14:textId="77777777" w:rsidR="00524EE3" w:rsidRPr="00524EE3" w:rsidRDefault="00524EE3" w:rsidP="00524EE3">
      <w:pPr>
        <w:numPr>
          <w:ilvl w:val="0"/>
          <w:numId w:val="16"/>
        </w:numPr>
        <w:spacing w:before="0"/>
        <w:contextualSpacing/>
        <w:rPr>
          <w:rFonts w:eastAsia="Malgun Gothic"/>
          <w:noProof/>
          <w:lang w:eastAsia="ko-KR"/>
        </w:rPr>
      </w:pPr>
      <w:r w:rsidRPr="00524EE3">
        <w:rPr>
          <w:rFonts w:eastAsia="Malgun Gothic" w:hint="eastAsia"/>
          <w:noProof/>
          <w:lang w:eastAsia="ko-KR"/>
        </w:rPr>
        <w:t>M</w:t>
      </w:r>
      <w:r w:rsidRPr="00524EE3">
        <w:rPr>
          <w:rFonts w:eastAsia="Malgun Gothic"/>
          <w:noProof/>
          <w:lang w:eastAsia="ko-KR"/>
        </w:rPr>
        <w:t>onitoring on resources, health of nodes and network with a list of suspicious events, i.e. communication delays, incorrect transactions etc.</w:t>
      </w:r>
    </w:p>
    <w:p w14:paraId="1E7A8EEF" w14:textId="77777777" w:rsidR="00524EE3" w:rsidRPr="00524EE3" w:rsidRDefault="00524EE3" w:rsidP="00524EE3">
      <w:pPr>
        <w:numPr>
          <w:ilvl w:val="0"/>
          <w:numId w:val="16"/>
        </w:numPr>
        <w:spacing w:before="0"/>
        <w:contextualSpacing/>
        <w:rPr>
          <w:rFonts w:eastAsia="Malgun Gothic"/>
          <w:noProof/>
          <w:lang w:eastAsia="ko-KR"/>
        </w:rPr>
      </w:pPr>
      <w:r w:rsidRPr="00524EE3">
        <w:rPr>
          <w:rFonts w:eastAsia="Malgun Gothic" w:hint="eastAsia"/>
          <w:noProof/>
          <w:lang w:eastAsia="ko-KR"/>
        </w:rPr>
        <w:t>I</w:t>
      </w:r>
      <w:r w:rsidRPr="00524EE3">
        <w:rPr>
          <w:rFonts w:eastAsia="Malgun Gothic"/>
          <w:noProof/>
          <w:lang w:eastAsia="ko-KR"/>
        </w:rPr>
        <w:t>ncident management process (i.e. for DoS attack)</w:t>
      </w:r>
    </w:p>
    <w:p w14:paraId="5ECA1BF2" w14:textId="77777777" w:rsidR="00524EE3" w:rsidRPr="00524EE3" w:rsidRDefault="00524EE3" w:rsidP="00524EE3">
      <w:pPr>
        <w:numPr>
          <w:ilvl w:val="0"/>
          <w:numId w:val="16"/>
        </w:numPr>
        <w:spacing w:before="0"/>
        <w:contextualSpacing/>
        <w:rPr>
          <w:rFonts w:eastAsia="Malgun Gothic"/>
          <w:noProof/>
          <w:lang w:eastAsia="ko-KR"/>
        </w:rPr>
      </w:pPr>
      <w:r w:rsidRPr="00524EE3">
        <w:rPr>
          <w:rFonts w:eastAsia="Malgun Gothic"/>
          <w:noProof/>
          <w:lang w:eastAsia="ko-KR"/>
        </w:rPr>
        <w:t xml:space="preserve">Legal exeption provisions </w:t>
      </w:r>
    </w:p>
    <w:p w14:paraId="0A9F0ACE" w14:textId="77777777" w:rsidR="00524EE3" w:rsidRPr="00524EE3" w:rsidRDefault="00524EE3" w:rsidP="00524EE3">
      <w:pPr>
        <w:spacing w:before="0"/>
        <w:rPr>
          <w:lang w:eastAsia="en-US"/>
        </w:rPr>
      </w:pPr>
    </w:p>
    <w:p w14:paraId="26B1CB91" w14:textId="77777777"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color w:val="000000" w:themeColor="text1"/>
          <w:szCs w:val="20"/>
          <w:lang w:eastAsia="en-US"/>
        </w:rPr>
      </w:pPr>
      <w:r w:rsidRPr="00524EE3">
        <w:rPr>
          <w:rFonts w:eastAsia="Times New Roman"/>
          <w:b/>
          <w:bCs/>
          <w:szCs w:val="20"/>
          <w:lang w:eastAsia="en-US"/>
        </w:rPr>
        <w:lastRenderedPageBreak/>
        <w:t>13</w:t>
      </w:r>
      <w:r w:rsidRPr="00524EE3">
        <w:rPr>
          <w:rFonts w:eastAsia="Times New Roman"/>
          <w:b/>
          <w:bCs/>
          <w:szCs w:val="20"/>
          <w:lang w:eastAsia="en-US"/>
        </w:rPr>
        <w:tab/>
      </w:r>
      <w:r w:rsidRPr="00524EE3">
        <w:rPr>
          <w:rFonts w:eastAsia="Times New Roman"/>
          <w:b/>
          <w:color w:val="000000" w:themeColor="text1"/>
          <w:szCs w:val="20"/>
          <w:lang w:eastAsia="en-US"/>
        </w:rPr>
        <w:t>DLT oracle security</w:t>
      </w:r>
    </w:p>
    <w:p w14:paraId="0DDB44AF" w14:textId="77777777"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20"/>
        <w:jc w:val="both"/>
        <w:outlineLvl w:val="0"/>
        <w:rPr>
          <w:rFonts w:eastAsia="Times New Roman"/>
          <w:szCs w:val="20"/>
          <w:lang w:eastAsia="en-US"/>
        </w:rPr>
      </w:pPr>
      <w:r w:rsidRPr="00524EE3">
        <w:rPr>
          <w:rFonts w:eastAsia="Times New Roman"/>
          <w:szCs w:val="20"/>
          <w:lang w:eastAsia="en-US"/>
        </w:rPr>
        <w:t>Oracle are third party feeds that supply smart contract with related and relevant information required by Smart Contract to execute when preconditions have been met. The information includes Exchange rate, temperature or any other event data required by individual Smart contract. It also acts as middleware for facilitating communication between DLT and off chain systems such as information from Data providers, API signatures, IoT devices, Cloud Providers etc.</w:t>
      </w:r>
    </w:p>
    <w:p w14:paraId="2FE69A3C" w14:textId="77777777" w:rsidR="00524EE3" w:rsidRPr="00524EE3" w:rsidRDefault="00524EE3" w:rsidP="00524EE3">
      <w:pPr>
        <w:spacing w:before="0"/>
        <w:rPr>
          <w:lang w:eastAsia="zh-CN"/>
        </w:rPr>
      </w:pPr>
      <w:r w:rsidRPr="00524EE3">
        <w:rPr>
          <w:lang w:eastAsia="en-US"/>
        </w:rPr>
        <w:t xml:space="preserve">            The adopted Security Controls are as follows:</w:t>
      </w:r>
    </w:p>
    <w:p w14:paraId="3CB7AD2A" w14:textId="77777777" w:rsidR="00524EE3" w:rsidRPr="00524EE3" w:rsidRDefault="00524EE3" w:rsidP="00524EE3">
      <w:pPr>
        <w:numPr>
          <w:ilvl w:val="0"/>
          <w:numId w:val="15"/>
        </w:numPr>
        <w:spacing w:before="0"/>
        <w:ind w:left="1134" w:hanging="283"/>
        <w:contextualSpacing/>
        <w:rPr>
          <w:b/>
        </w:rPr>
      </w:pPr>
      <w:r w:rsidRPr="00524EE3">
        <w:rPr>
          <w:b/>
          <w:bCs/>
          <w:lang w:eastAsia="en-US"/>
        </w:rPr>
        <w:t>Protection from Malware:</w:t>
      </w:r>
    </w:p>
    <w:p w14:paraId="7F22E33E" w14:textId="0E1DD4A1" w:rsidR="0045756E" w:rsidRDefault="00524EE3" w:rsidP="00C253D4">
      <w:pPr>
        <w:spacing w:before="0"/>
        <w:ind w:left="720" w:firstLine="120"/>
        <w:rPr>
          <w:lang w:eastAsia="zh-CN"/>
        </w:rPr>
      </w:pPr>
      <w:r w:rsidRPr="00524EE3">
        <w:rPr>
          <w:lang w:eastAsia="en-US"/>
        </w:rPr>
        <w:t>Third Party feeds used to supply information such as Exchange rate, temperature or any other information should be free from Malware. It is to be ensured that Information and Information Processing facilities are free from Malware.</w:t>
      </w:r>
    </w:p>
    <w:p w14:paraId="20A8FDD0" w14:textId="77777777" w:rsidR="00C253D4" w:rsidRPr="00C253D4" w:rsidRDefault="00C253D4" w:rsidP="00C253D4">
      <w:pPr>
        <w:spacing w:before="0"/>
        <w:ind w:left="720" w:firstLine="120"/>
        <w:rPr>
          <w:lang w:eastAsia="zh-CN"/>
        </w:rPr>
      </w:pPr>
    </w:p>
    <w:p w14:paraId="1BA3B16D" w14:textId="4BBCA509"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bCs/>
          <w:szCs w:val="20"/>
          <w:lang w:eastAsia="en-US"/>
        </w:rPr>
      </w:pPr>
    </w:p>
    <w:p w14:paraId="71DA6E59" w14:textId="77777777" w:rsidR="00524EE3" w:rsidRPr="00524EE3" w:rsidRDefault="00524EE3" w:rsidP="00524EE3">
      <w:pPr>
        <w:spacing w:before="0"/>
        <w:rPr>
          <w:lang w:eastAsia="en-US"/>
        </w:rPr>
      </w:pPr>
    </w:p>
    <w:p w14:paraId="63C83EAC" w14:textId="77777777" w:rsidR="00524EE3" w:rsidRPr="00524EE3" w:rsidRDefault="00524EE3" w:rsidP="00524EE3">
      <w:pPr>
        <w:spacing w:before="0"/>
        <w:rPr>
          <w:lang w:eastAsia="en-US"/>
        </w:rPr>
      </w:pPr>
    </w:p>
    <w:p w14:paraId="14192D85" w14:textId="77777777" w:rsidR="00524EE3" w:rsidRPr="00524EE3" w:rsidRDefault="00524EE3" w:rsidP="00524EE3">
      <w:pPr>
        <w:keepNext/>
        <w:keepLines/>
        <w:tabs>
          <w:tab w:val="left" w:pos="794"/>
          <w:tab w:val="left" w:pos="1191"/>
          <w:tab w:val="left" w:pos="1588"/>
          <w:tab w:val="left" w:pos="1985"/>
        </w:tabs>
        <w:overflowPunct w:val="0"/>
        <w:autoSpaceDE w:val="0"/>
        <w:autoSpaceDN w:val="0"/>
        <w:adjustRightInd w:val="0"/>
        <w:spacing w:before="360"/>
        <w:ind w:left="794" w:hanging="794"/>
        <w:outlineLvl w:val="0"/>
        <w:rPr>
          <w:rFonts w:eastAsia="Times New Roman"/>
          <w:b/>
          <w:color w:val="000000" w:themeColor="text1"/>
          <w:szCs w:val="20"/>
          <w:lang w:eastAsia="en-US"/>
        </w:rPr>
      </w:pPr>
      <w:r w:rsidRPr="00524EE3">
        <w:rPr>
          <w:rFonts w:eastAsia="Times New Roman"/>
          <w:b/>
          <w:color w:val="000000" w:themeColor="text1"/>
          <w:szCs w:val="20"/>
          <w:lang w:eastAsia="en-US"/>
        </w:rPr>
        <w:t>15</w:t>
      </w:r>
      <w:r w:rsidRPr="00524EE3">
        <w:rPr>
          <w:rFonts w:eastAsia="Times New Roman"/>
          <w:b/>
          <w:color w:val="000000" w:themeColor="text1"/>
          <w:szCs w:val="20"/>
          <w:lang w:eastAsia="en-US"/>
        </w:rPr>
        <w:tab/>
        <w:t>DLT audit</w:t>
      </w:r>
    </w:p>
    <w:p w14:paraId="24F40369" w14:textId="0BFC859A" w:rsidR="00524EE3" w:rsidRDefault="00524EE3" w:rsidP="00524EE3">
      <w:pPr>
        <w:rPr>
          <w:noProof/>
          <w:lang w:eastAsia="zh-CN"/>
        </w:rPr>
      </w:pPr>
    </w:p>
    <w:p w14:paraId="767371C5" w14:textId="77777777" w:rsidR="00881500" w:rsidRPr="00524EE3" w:rsidRDefault="00881500" w:rsidP="00881500">
      <w:pPr>
        <w:rPr>
          <w:noProof/>
          <w:lang w:eastAsia="zh-CN"/>
        </w:rPr>
      </w:pPr>
      <w:r w:rsidRPr="00524EE3">
        <w:rPr>
          <w:noProof/>
          <w:lang w:eastAsia="zh-CN"/>
        </w:rPr>
        <w:t>The purpose of the DLT audit is to comprehensively check matters related to the development and operation of the DLT solution from a third-party perspective and minimize problems in order to secure the safety of the DLT solution. The safety of the DLT solution includes management, physical, and technical issues, not business-level issues.</w:t>
      </w:r>
    </w:p>
    <w:p w14:paraId="719E19FE" w14:textId="77777777" w:rsidR="00881500" w:rsidRPr="00524EE3" w:rsidRDefault="00881500" w:rsidP="00524EE3">
      <w:pPr>
        <w:rPr>
          <w:noProof/>
          <w:lang w:eastAsia="zh-CN"/>
        </w:rPr>
      </w:pPr>
    </w:p>
    <w:p w14:paraId="4033A08C" w14:textId="6CE47A65" w:rsidR="00524EE3" w:rsidRDefault="00524EE3" w:rsidP="00524EE3">
      <w:pPr>
        <w:rPr>
          <w:noProof/>
          <w:lang w:eastAsia="zh-CN"/>
        </w:rPr>
      </w:pPr>
      <w:r w:rsidRPr="00524EE3">
        <w:rPr>
          <w:noProof/>
          <w:lang w:eastAsia="zh-CN"/>
        </w:rPr>
        <w:t xml:space="preserve">DLT audit should have an environment in which third parties can audit from an independent perspective, and objective </w:t>
      </w:r>
      <w:r w:rsidR="00D070CE" w:rsidRPr="00D070CE">
        <w:rPr>
          <w:noProof/>
          <w:lang w:eastAsia="zh-CN"/>
        </w:rPr>
        <w:t>of audit may be defined in accordance with standardized audit guidelines</w:t>
      </w:r>
      <w:r w:rsidRPr="00524EE3">
        <w:rPr>
          <w:noProof/>
          <w:lang w:eastAsia="zh-CN"/>
        </w:rPr>
        <w:t xml:space="preserve">. </w:t>
      </w:r>
    </w:p>
    <w:p w14:paraId="697C0136" w14:textId="77777777" w:rsidR="00881500" w:rsidRPr="00524EE3" w:rsidRDefault="00881500" w:rsidP="00524EE3">
      <w:pPr>
        <w:rPr>
          <w:noProof/>
          <w:lang w:eastAsia="zh-CN"/>
        </w:rPr>
      </w:pPr>
    </w:p>
    <w:p w14:paraId="7CF89775" w14:textId="77777777" w:rsidR="008D4DFA" w:rsidRPr="00524EE3" w:rsidRDefault="008D4DFA" w:rsidP="00524EE3">
      <w:pPr>
        <w:rPr>
          <w:rFonts w:eastAsia="Malgun Gothic"/>
          <w:lang w:eastAsia="ko-KR"/>
        </w:rPr>
        <w:sectPr w:rsidR="008D4DFA" w:rsidRPr="00524EE3" w:rsidSect="00634E1D">
          <w:headerReference w:type="default" r:id="rId12"/>
          <w:pgSz w:w="11909" w:h="16834"/>
          <w:pgMar w:top="1417" w:right="1134" w:bottom="1417" w:left="1134" w:header="720" w:footer="720" w:gutter="0"/>
          <w:cols w:space="708"/>
          <w:titlePg/>
          <w:docGrid w:linePitch="360"/>
        </w:sectPr>
      </w:pPr>
    </w:p>
    <w:p w14:paraId="738323E4" w14:textId="77777777" w:rsidR="00524EE3" w:rsidRPr="00524EE3" w:rsidRDefault="00524EE3" w:rsidP="00524EE3">
      <w:pPr>
        <w:spacing w:before="0"/>
        <w:jc w:val="center"/>
        <w:rPr>
          <w:rFonts w:eastAsia="Malgun Gothic"/>
          <w:b/>
          <w:bCs/>
          <w:lang w:eastAsia="ko-KR"/>
        </w:rPr>
      </w:pPr>
      <w:r w:rsidRPr="00524EE3">
        <w:rPr>
          <w:rFonts w:eastAsia="Malgun Gothic" w:hint="eastAsia"/>
          <w:b/>
          <w:bCs/>
          <w:lang w:eastAsia="ko-KR"/>
        </w:rPr>
        <w:lastRenderedPageBreak/>
        <w:t>B</w:t>
      </w:r>
      <w:r w:rsidRPr="00524EE3">
        <w:rPr>
          <w:rFonts w:eastAsia="Malgun Gothic"/>
          <w:b/>
          <w:bCs/>
          <w:lang w:eastAsia="ko-KR"/>
        </w:rPr>
        <w:t>ibliography</w:t>
      </w:r>
    </w:p>
    <w:p w14:paraId="0904CEED" w14:textId="77777777" w:rsidR="00524EE3" w:rsidRPr="00524EE3" w:rsidRDefault="00524EE3" w:rsidP="00524EE3">
      <w:pPr>
        <w:spacing w:before="0"/>
        <w:rPr>
          <w:rFonts w:eastAsia="SimSun"/>
          <w:lang w:eastAsia="zh-CN"/>
        </w:rPr>
      </w:pPr>
    </w:p>
    <w:p w14:paraId="18831F8F" w14:textId="77777777" w:rsidR="00524EE3" w:rsidRPr="00524EE3" w:rsidRDefault="00524EE3" w:rsidP="00524EE3">
      <w:pPr>
        <w:spacing w:before="0"/>
        <w:ind w:left="2127" w:hanging="2127"/>
        <w:rPr>
          <w:rFonts w:eastAsia="Malgun Gothic"/>
          <w:lang w:eastAsia="ko-KR"/>
        </w:rPr>
      </w:pPr>
      <w:r w:rsidRPr="00524EE3">
        <w:rPr>
          <w:lang w:eastAsia="zh-CN"/>
        </w:rPr>
        <w:t>[b-ISO/IEC 27001]     ISO/IEC 27001:2022  Information Technology-Security Techniques Information Security Management Systems -Requirements</w:t>
      </w:r>
    </w:p>
    <w:p w14:paraId="1DC3FED4" w14:textId="399C6A75" w:rsidR="008D4DFA" w:rsidRPr="004B56E3" w:rsidRDefault="008D4DFA" w:rsidP="008D4DFA">
      <w:pPr>
        <w:ind w:left="2127" w:hanging="2127"/>
        <w:rPr>
          <w:rFonts w:eastAsia="Malgun Gothic"/>
          <w:lang w:eastAsia="ko-KR"/>
        </w:rPr>
      </w:pPr>
      <w:r>
        <w:t>[</w:t>
      </w:r>
      <w:r w:rsidR="00DB1796" w:rsidRPr="00524EE3">
        <w:rPr>
          <w:lang w:eastAsia="zh-CN"/>
        </w:rPr>
        <w:t>b-</w:t>
      </w:r>
      <w:r>
        <w:t xml:space="preserve">ISO 23257:2022(E)] ISO 23257:2022(E) </w:t>
      </w:r>
      <w:r w:rsidRPr="007F6D29">
        <w:t>Blockchain and distributed ledger technologies — Reference architecture</w:t>
      </w:r>
    </w:p>
    <w:p w14:paraId="0313DC3E" w14:textId="2BE3C09E" w:rsidR="008D4DFA" w:rsidRDefault="00DB1796" w:rsidP="008D4DFA">
      <w:r>
        <w:t>[b-GBCT</w:t>
      </w:r>
      <w:r w:rsidR="008D4DFA">
        <w:t xml:space="preserve">] </w:t>
      </w:r>
      <w:r w:rsidR="008D4DFA" w:rsidRPr="00B0373E">
        <w:t>Guidelines for Blockchain Cryptographic Technology for the Introduction of National and Public Institutions</w:t>
      </w:r>
      <w:r w:rsidR="008D4DFA">
        <w:t>, 2020.12:</w:t>
      </w:r>
    </w:p>
    <w:p w14:paraId="2BF4E61B" w14:textId="08D12421" w:rsidR="00A465C7" w:rsidRDefault="008D4DFA" w:rsidP="008D4DFA">
      <w:r>
        <w:t>[</w:t>
      </w:r>
      <w:r w:rsidR="00DB1796" w:rsidRPr="00524EE3">
        <w:rPr>
          <w:lang w:eastAsia="zh-CN"/>
        </w:rPr>
        <w:t>b-</w:t>
      </w:r>
      <w:r>
        <w:t>ISSN 1848-6339] ISSN 1848-6339:</w:t>
      </w:r>
      <w:r w:rsidRPr="00CD6A6B">
        <w:t xml:space="preserve"> </w:t>
      </w:r>
      <w:r>
        <w:t>2021 Technology-based Practical Blockchain Sytem Audit Maturity Model,</w:t>
      </w:r>
      <w:r w:rsidRPr="00CD6A6B">
        <w:t xml:space="preserve"> </w:t>
      </w:r>
      <w:r>
        <w:t xml:space="preserve">Youngjoo Lee, Sooyong Park  </w:t>
      </w:r>
    </w:p>
    <w:p w14:paraId="3515A790" w14:textId="796BCF36" w:rsidR="00EB63B6" w:rsidRDefault="00A465C7" w:rsidP="0054531B">
      <w:pPr>
        <w:spacing w:before="0" w:after="160" w:line="259" w:lineRule="auto"/>
        <w:jc w:val="center"/>
        <w:rPr>
          <w:b/>
          <w:bCs/>
        </w:rPr>
      </w:pPr>
      <w:r>
        <w:br w:type="page"/>
      </w:r>
      <w:r w:rsidRPr="00D04845">
        <w:rPr>
          <w:b/>
          <w:bCs/>
        </w:rPr>
        <w:lastRenderedPageBreak/>
        <w:t>Appendix-I</w:t>
      </w:r>
      <w:r w:rsidR="0054531B" w:rsidRPr="00D04845">
        <w:rPr>
          <w:rFonts w:ascii="Malgun Gothic" w:eastAsia="Malgun Gothic" w:hAnsi="Malgun Gothic"/>
          <w:b/>
          <w:bCs/>
          <w:lang w:eastAsia="ko-KR"/>
        </w:rPr>
        <w:t xml:space="preserve"> </w:t>
      </w:r>
      <w:r w:rsidR="00EB63B6" w:rsidRPr="00D04845">
        <w:rPr>
          <w:b/>
          <w:bCs/>
        </w:rPr>
        <w:t>DLT Audit</w:t>
      </w:r>
      <w:r w:rsidR="00976747">
        <w:rPr>
          <w:b/>
          <w:bCs/>
        </w:rPr>
        <w:t xml:space="preserve"> process and items </w:t>
      </w:r>
    </w:p>
    <w:p w14:paraId="2709E17B" w14:textId="08BC400E" w:rsidR="00D070CE" w:rsidRPr="00D04845" w:rsidRDefault="00D070CE" w:rsidP="0054531B">
      <w:pPr>
        <w:spacing w:before="0" w:after="160" w:line="259" w:lineRule="auto"/>
        <w:jc w:val="center"/>
        <w:rPr>
          <w:rFonts w:eastAsia="Malgun Gothic"/>
          <w:b/>
          <w:bCs/>
          <w:lang w:eastAsia="ko-KR"/>
        </w:rPr>
      </w:pPr>
      <w:r>
        <w:rPr>
          <w:rFonts w:eastAsia="Malgun Gothic"/>
          <w:b/>
          <w:bCs/>
          <w:lang w:eastAsia="ko-KR"/>
        </w:rPr>
        <w:t>(Editor’s Note – The language should be revised at the next contributions)</w:t>
      </w:r>
    </w:p>
    <w:p w14:paraId="11FF83F3" w14:textId="6D17287F" w:rsidR="00EB63B6" w:rsidRDefault="0006396F" w:rsidP="0006396F">
      <w:pPr>
        <w:spacing w:before="0" w:after="160" w:line="259" w:lineRule="auto"/>
        <w:jc w:val="both"/>
        <w:rPr>
          <w:noProof/>
          <w:lang w:eastAsia="zh-CN"/>
        </w:rPr>
      </w:pPr>
      <w:r>
        <w:rPr>
          <w:noProof/>
          <w:lang w:eastAsia="zh-CN"/>
        </w:rPr>
        <w:t xml:space="preserve">As per defined </w:t>
      </w:r>
      <w:r w:rsidR="001F35D2">
        <w:rPr>
          <w:noProof/>
          <w:lang w:eastAsia="zh-CN"/>
        </w:rPr>
        <w:t xml:space="preserve">audit </w:t>
      </w:r>
      <w:r>
        <w:rPr>
          <w:noProof/>
          <w:lang w:eastAsia="zh-CN"/>
        </w:rPr>
        <w:t>objectives</w:t>
      </w:r>
      <w:r w:rsidR="001F35D2">
        <w:rPr>
          <w:noProof/>
          <w:lang w:eastAsia="zh-CN"/>
        </w:rPr>
        <w:t xml:space="preserve">, </w:t>
      </w:r>
      <w:r>
        <w:rPr>
          <w:noProof/>
          <w:lang w:eastAsia="zh-CN"/>
        </w:rPr>
        <w:t xml:space="preserve"> the </w:t>
      </w:r>
      <w:r w:rsidRPr="00524EE3">
        <w:rPr>
          <w:noProof/>
          <w:lang w:eastAsia="zh-CN"/>
        </w:rPr>
        <w:t>governing body should develop DLT audit-related regulations and DLT solution audit guidelines. DLT audit results should be</w:t>
      </w:r>
      <w:r w:rsidR="009014E7">
        <w:rPr>
          <w:noProof/>
          <w:lang w:eastAsia="zh-CN"/>
        </w:rPr>
        <w:t xml:space="preserve"> reviewed</w:t>
      </w:r>
      <w:r w:rsidRPr="00524EE3">
        <w:rPr>
          <w:noProof/>
          <w:lang w:eastAsia="zh-CN"/>
        </w:rPr>
        <w:t xml:space="preserve"> from a management and technical perspective through corrective action activities. The scope of the DLT audit </w:t>
      </w:r>
      <w:r w:rsidR="00D42393">
        <w:rPr>
          <w:noProof/>
          <w:lang w:eastAsia="zh-CN"/>
        </w:rPr>
        <w:t>a</w:t>
      </w:r>
      <w:r w:rsidR="009014E7">
        <w:rPr>
          <w:noProof/>
          <w:lang w:eastAsia="zh-CN"/>
        </w:rPr>
        <w:t xml:space="preserve">long with </w:t>
      </w:r>
      <w:r w:rsidRPr="00524EE3">
        <w:rPr>
          <w:noProof/>
          <w:lang w:eastAsia="zh-CN"/>
        </w:rPr>
        <w:t>the audit results should be documented and shared with the relevant parties.</w:t>
      </w:r>
    </w:p>
    <w:p w14:paraId="506D580A" w14:textId="465ED64D" w:rsidR="00424E1A" w:rsidRDefault="00424E1A" w:rsidP="00D04845">
      <w:pPr>
        <w:spacing w:before="0" w:after="160" w:line="259" w:lineRule="auto"/>
        <w:jc w:val="both"/>
      </w:pPr>
      <w:r>
        <w:rPr>
          <w:noProof/>
          <w:lang w:eastAsia="zh-CN"/>
        </w:rPr>
        <w:t>The broad guidelines which can be adopted for</w:t>
      </w:r>
      <w:r w:rsidR="00AD40B8">
        <w:rPr>
          <w:noProof/>
          <w:lang w:eastAsia="zh-CN"/>
        </w:rPr>
        <w:t xml:space="preserve"> conduction of</w:t>
      </w:r>
      <w:r>
        <w:rPr>
          <w:noProof/>
          <w:lang w:eastAsia="zh-CN"/>
        </w:rPr>
        <w:t xml:space="preserve"> DLT audit are as below:</w:t>
      </w:r>
    </w:p>
    <w:p w14:paraId="28C58AEB" w14:textId="77777777" w:rsidR="00EB63B6" w:rsidRDefault="00EB63B6" w:rsidP="00D04845">
      <w:pPr>
        <w:spacing w:before="0" w:after="160" w:line="259" w:lineRule="auto"/>
        <w:jc w:val="center"/>
      </w:pPr>
    </w:p>
    <w:p w14:paraId="091AA910" w14:textId="77777777" w:rsidR="00A465C7" w:rsidRPr="00524EE3" w:rsidRDefault="00A465C7" w:rsidP="00A465C7">
      <w:pPr>
        <w:numPr>
          <w:ilvl w:val="0"/>
          <w:numId w:val="17"/>
        </w:numPr>
        <w:spacing w:before="0"/>
        <w:contextualSpacing/>
        <w:rPr>
          <w:b/>
        </w:rPr>
      </w:pPr>
      <w:r w:rsidRPr="00524EE3">
        <w:rPr>
          <w:b/>
          <w:bCs/>
          <w:lang w:eastAsia="en-US"/>
        </w:rPr>
        <w:t>Establishment of audit procedure:</w:t>
      </w:r>
    </w:p>
    <w:p w14:paraId="5ED485B4" w14:textId="25D5D7AF" w:rsidR="00A465C7" w:rsidRPr="00524EE3" w:rsidRDefault="00A465C7" w:rsidP="00A465C7">
      <w:pPr>
        <w:rPr>
          <w:noProof/>
          <w:lang w:eastAsia="zh-CN"/>
        </w:rPr>
      </w:pPr>
      <w:r w:rsidRPr="00524EE3">
        <w:rPr>
          <w:noProof/>
          <w:lang w:eastAsia="zh-CN"/>
        </w:rPr>
        <w:t>The DLT governing body shall establish the DLT audit procedure. The DLT auditor shall develop the Audit guidelines, and supervise and manage the overall DLT audit. The DLT implementation guidelines should include instructions to audit the functionality of DLT solutions such as Smart Contract, Ledger, Interface, Network, etc. in terms of output, process, and performance. At the same time, the legal, regulatory and contractual requirements required for implementation of the system should be considered. This should include DLT audit objectives, principles guiding DLT audit activities, DLT audit procedures, defined roles in DLT audit and responsibility of the parties concerned.</w:t>
      </w:r>
    </w:p>
    <w:p w14:paraId="1A1A41C1" w14:textId="77777777" w:rsidR="00A465C7" w:rsidRPr="00524EE3" w:rsidRDefault="00A465C7" w:rsidP="00A465C7">
      <w:pPr>
        <w:rPr>
          <w:noProof/>
          <w:lang w:eastAsia="zh-CN"/>
        </w:rPr>
      </w:pPr>
      <w:r w:rsidRPr="00524EE3">
        <w:rPr>
          <w:noProof/>
          <w:lang w:eastAsia="zh-CN"/>
        </w:rPr>
        <w:t>The DLT audit procedure is conducted in the order of preliminary investigation, audit performance, and corrective action, and the audit time can be performed at the end of the requirement determination stage, design stage, test completion stage, and maintenance stage depending on the system life cycle.</w:t>
      </w:r>
    </w:p>
    <w:p w14:paraId="7C594A26" w14:textId="26EC4185" w:rsidR="00A465C7" w:rsidRPr="00524EE3" w:rsidRDefault="00A465C7" w:rsidP="00A465C7">
      <w:pPr>
        <w:rPr>
          <w:noProof/>
          <w:lang w:eastAsia="zh-CN"/>
        </w:rPr>
      </w:pPr>
      <w:r w:rsidRPr="00524EE3">
        <w:rPr>
          <w:noProof/>
          <w:lang w:eastAsia="zh-CN"/>
        </w:rPr>
        <w:t xml:space="preserve">When performing a DLT audit, the auditor shall communicate with the auditee </w:t>
      </w:r>
      <w:r w:rsidR="00E34034">
        <w:rPr>
          <w:noProof/>
          <w:lang w:eastAsia="zh-CN"/>
        </w:rPr>
        <w:t>and</w:t>
      </w:r>
      <w:r w:rsidRPr="00524EE3">
        <w:rPr>
          <w:noProof/>
          <w:lang w:eastAsia="zh-CN"/>
        </w:rPr>
        <w:t xml:space="preserve"> document and prepare a report in an appropriate format. </w:t>
      </w:r>
      <w:r w:rsidR="00E34034">
        <w:rPr>
          <w:noProof/>
          <w:lang w:eastAsia="zh-CN"/>
        </w:rPr>
        <w:t xml:space="preserve">However the </w:t>
      </w:r>
      <w:r w:rsidRPr="00524EE3">
        <w:rPr>
          <w:noProof/>
          <w:lang w:eastAsia="zh-CN"/>
        </w:rPr>
        <w:t xml:space="preserve">sensitive information </w:t>
      </w:r>
      <w:r w:rsidR="00E34034">
        <w:rPr>
          <w:noProof/>
          <w:lang w:eastAsia="zh-CN"/>
        </w:rPr>
        <w:t xml:space="preserve">should not be exposed </w:t>
      </w:r>
      <w:r w:rsidRPr="00524EE3">
        <w:rPr>
          <w:noProof/>
          <w:lang w:eastAsia="zh-CN"/>
        </w:rPr>
        <w:t>and communicate</w:t>
      </w:r>
      <w:r w:rsidR="00E34034">
        <w:rPr>
          <w:noProof/>
          <w:lang w:eastAsia="zh-CN"/>
        </w:rPr>
        <w:t>d</w:t>
      </w:r>
      <w:r w:rsidRPr="00524EE3">
        <w:rPr>
          <w:noProof/>
          <w:lang w:eastAsia="zh-CN"/>
        </w:rPr>
        <w:t xml:space="preserve"> with the relevant parties to the extent necessary.</w:t>
      </w:r>
    </w:p>
    <w:p w14:paraId="087E8720" w14:textId="688BB9AA" w:rsidR="00A465C7" w:rsidRPr="00524EE3" w:rsidRDefault="00A465C7" w:rsidP="00A465C7">
      <w:pPr>
        <w:rPr>
          <w:noProof/>
          <w:lang w:eastAsia="zh-CN"/>
        </w:rPr>
      </w:pPr>
      <w:r w:rsidRPr="00524EE3">
        <w:rPr>
          <w:noProof/>
          <w:lang w:eastAsia="zh-CN"/>
        </w:rPr>
        <w:t xml:space="preserve">Audit results should be distinguished </w:t>
      </w:r>
      <w:r w:rsidR="00E34034">
        <w:rPr>
          <w:noProof/>
          <w:lang w:eastAsia="zh-CN"/>
        </w:rPr>
        <w:t xml:space="preserve">on priority basis </w:t>
      </w:r>
      <w:r w:rsidRPr="00524EE3">
        <w:rPr>
          <w:noProof/>
          <w:lang w:eastAsia="zh-CN"/>
        </w:rPr>
        <w:t>fro</w:t>
      </w:r>
      <w:r w:rsidR="00E34034">
        <w:rPr>
          <w:noProof/>
          <w:lang w:eastAsia="zh-CN"/>
        </w:rPr>
        <w:t>m results</w:t>
      </w:r>
      <w:r w:rsidRPr="00524EE3">
        <w:rPr>
          <w:noProof/>
          <w:lang w:eastAsia="zh-CN"/>
        </w:rPr>
        <w:t xml:space="preserve"> that must be taken corrective action </w:t>
      </w:r>
      <w:r w:rsidR="000F1975">
        <w:rPr>
          <w:noProof/>
          <w:lang w:eastAsia="zh-CN"/>
        </w:rPr>
        <w:t xml:space="preserve">immedialtely </w:t>
      </w:r>
      <w:r w:rsidRPr="00524EE3">
        <w:rPr>
          <w:noProof/>
          <w:lang w:eastAsia="zh-CN"/>
        </w:rPr>
        <w:t>and recommendations that do not need to be taken corrective action</w:t>
      </w:r>
      <w:r w:rsidR="00E34034">
        <w:rPr>
          <w:noProof/>
          <w:lang w:eastAsia="zh-CN"/>
        </w:rPr>
        <w:t xml:space="preserve"> immediately</w:t>
      </w:r>
      <w:r w:rsidRPr="00524EE3">
        <w:rPr>
          <w:noProof/>
          <w:lang w:eastAsia="zh-CN"/>
        </w:rPr>
        <w:t>.</w:t>
      </w:r>
    </w:p>
    <w:p w14:paraId="791278B7" w14:textId="77777777" w:rsidR="00A465C7" w:rsidRPr="00524EE3" w:rsidRDefault="00A465C7" w:rsidP="00A465C7">
      <w:pPr>
        <w:rPr>
          <w:noProof/>
          <w:lang w:eastAsia="zh-CN"/>
        </w:rPr>
      </w:pPr>
    </w:p>
    <w:p w14:paraId="54ADF71F" w14:textId="77777777" w:rsidR="00A465C7" w:rsidRPr="00524EE3" w:rsidRDefault="00A465C7" w:rsidP="00A465C7">
      <w:pPr>
        <w:numPr>
          <w:ilvl w:val="0"/>
          <w:numId w:val="17"/>
        </w:numPr>
        <w:spacing w:before="0"/>
        <w:contextualSpacing/>
        <w:rPr>
          <w:b/>
        </w:rPr>
      </w:pPr>
      <w:r w:rsidRPr="00524EE3">
        <w:rPr>
          <w:b/>
          <w:bCs/>
          <w:lang w:eastAsia="en-US"/>
        </w:rPr>
        <w:t>Handling the audit results:</w:t>
      </w:r>
    </w:p>
    <w:p w14:paraId="30EE36CE" w14:textId="77777777" w:rsidR="00A465C7" w:rsidRPr="00524EE3" w:rsidRDefault="00A465C7" w:rsidP="00A465C7">
      <w:pPr>
        <w:rPr>
          <w:noProof/>
          <w:lang w:eastAsia="zh-CN"/>
        </w:rPr>
      </w:pPr>
    </w:p>
    <w:p w14:paraId="3DB94ECF" w14:textId="77777777" w:rsidR="00A465C7" w:rsidRDefault="00A465C7" w:rsidP="00A465C7">
      <w:pPr>
        <w:rPr>
          <w:noProof/>
          <w:lang w:eastAsia="zh-CN"/>
        </w:rPr>
      </w:pPr>
      <w:r w:rsidRPr="00524EE3">
        <w:rPr>
          <w:noProof/>
          <w:lang w:eastAsia="zh-CN"/>
        </w:rPr>
        <w:t>Observations in the DLT audit report may be added or deleted. If the auditee does not have an opinion on the DLT audit report, it can be regarded as an agreement on the results of the DLT audit. Guidelines should also be prepared for cases where the auditor and the auditee disagree on the audit results. Where corrective action cannot be taken due to expenses as a result of the audit, only opinions shall be presented as recommendations.</w:t>
      </w:r>
    </w:p>
    <w:p w14:paraId="09112A1A" w14:textId="77777777" w:rsidR="00A465C7" w:rsidRDefault="00A465C7" w:rsidP="00A465C7">
      <w:pPr>
        <w:rPr>
          <w:noProof/>
          <w:lang w:eastAsia="zh-CN"/>
        </w:rPr>
      </w:pPr>
    </w:p>
    <w:p w14:paraId="7288E52F" w14:textId="77777777" w:rsidR="00A465C7" w:rsidRDefault="00A465C7" w:rsidP="00A465C7">
      <w:pPr>
        <w:rPr>
          <w:noProof/>
        </w:rPr>
      </w:pPr>
    </w:p>
    <w:p w14:paraId="08CD2FB1" w14:textId="77777777" w:rsidR="00A465C7" w:rsidRPr="00DE0BBC" w:rsidRDefault="00A465C7" w:rsidP="00A465C7">
      <w:pPr>
        <w:numPr>
          <w:ilvl w:val="0"/>
          <w:numId w:val="17"/>
        </w:numPr>
        <w:spacing w:before="0"/>
        <w:contextualSpacing/>
        <w:rPr>
          <w:b/>
          <w:bCs/>
          <w:lang w:eastAsia="en-US"/>
        </w:rPr>
      </w:pPr>
      <w:r>
        <w:rPr>
          <w:b/>
          <w:bCs/>
          <w:lang w:eastAsia="en-US"/>
        </w:rPr>
        <w:t>Conducting follow-up DLT audit:</w:t>
      </w:r>
    </w:p>
    <w:p w14:paraId="42AB5744" w14:textId="77777777" w:rsidR="00A465C7" w:rsidRDefault="00A465C7" w:rsidP="00A465C7">
      <w:pPr>
        <w:rPr>
          <w:noProof/>
        </w:rPr>
      </w:pPr>
    </w:p>
    <w:p w14:paraId="423FADDC" w14:textId="77777777" w:rsidR="00A465C7" w:rsidRDefault="00A465C7" w:rsidP="00A465C7">
      <w:pPr>
        <w:ind w:firstLineChars="100" w:firstLine="240"/>
        <w:rPr>
          <w:noProof/>
        </w:rPr>
      </w:pPr>
      <w:r>
        <w:rPr>
          <w:noProof/>
        </w:rPr>
        <w:t xml:space="preserve">After the audit report is distributed, the auditor shall inspect the results of corrective action taken by the auditee for the audit results. The auditee must take legal and cost responsibility for problems arising from the auditee taking no action. The auditee shall report the results of corrective action to </w:t>
      </w:r>
      <w:r>
        <w:rPr>
          <w:noProof/>
        </w:rPr>
        <w:lastRenderedPageBreak/>
        <w:t>the audit group, and the audit group shall establish an audit plan by agreeing on the schedule with the auditee.</w:t>
      </w:r>
    </w:p>
    <w:p w14:paraId="1FFDA8D1" w14:textId="77777777" w:rsidR="00A465C7" w:rsidRDefault="00A465C7" w:rsidP="00A465C7">
      <w:pPr>
        <w:ind w:firstLineChars="100" w:firstLine="240"/>
        <w:rPr>
          <w:noProof/>
        </w:rPr>
      </w:pPr>
      <w:r>
        <w:rPr>
          <w:noProof/>
        </w:rPr>
        <w:t>The auditor shall review the outcome of the corrective action taken by the auditee and give  opinions on whether the results are appropriate.</w:t>
      </w:r>
    </w:p>
    <w:p w14:paraId="61420FDF" w14:textId="77777777" w:rsidR="00A465C7" w:rsidRDefault="00A465C7" w:rsidP="00A465C7">
      <w:pPr>
        <w:ind w:firstLineChars="100" w:firstLine="240"/>
        <w:rPr>
          <w:noProof/>
        </w:rPr>
      </w:pPr>
      <w:r>
        <w:rPr>
          <w:noProof/>
        </w:rPr>
        <w:t>The auditor shall</w:t>
      </w:r>
      <w:r w:rsidDel="00541D6D">
        <w:rPr>
          <w:noProof/>
        </w:rPr>
        <w:t xml:space="preserve"> </w:t>
      </w:r>
      <w:r>
        <w:rPr>
          <w:noProof/>
        </w:rPr>
        <w:t xml:space="preserve">share the action result report with the auditee and the audit client. The auditor shall share the action result report with the auditee and the audit client. </w:t>
      </w:r>
    </w:p>
    <w:p w14:paraId="3E67D5D3" w14:textId="77777777" w:rsidR="00A465C7" w:rsidRPr="00541D6D" w:rsidRDefault="00A465C7" w:rsidP="00A465C7">
      <w:pPr>
        <w:ind w:firstLineChars="100" w:firstLine="240"/>
        <w:rPr>
          <w:rFonts w:eastAsia="MS Mincho"/>
          <w:noProof/>
        </w:rPr>
      </w:pPr>
      <w:r>
        <w:rPr>
          <w:noProof/>
        </w:rPr>
        <w:t>New known issues or problem during the action verification activity should be reported to the auditee and audit client without forcing additional corrective action.</w:t>
      </w:r>
    </w:p>
    <w:p w14:paraId="3082C423" w14:textId="77777777" w:rsidR="00A465C7" w:rsidRPr="00BC3BA9" w:rsidRDefault="00A465C7" w:rsidP="00A465C7">
      <w:pPr>
        <w:rPr>
          <w:noProof/>
        </w:rPr>
      </w:pPr>
    </w:p>
    <w:p w14:paraId="23AB4D4E" w14:textId="77777777" w:rsidR="00A465C7" w:rsidRDefault="00A465C7" w:rsidP="00A465C7">
      <w:pPr>
        <w:pStyle w:val="ListParagraph"/>
        <w:numPr>
          <w:ilvl w:val="0"/>
          <w:numId w:val="13"/>
        </w:numPr>
        <w:jc w:val="both"/>
        <w:rPr>
          <w:b/>
          <w:bCs/>
          <w:lang w:eastAsia="en-US"/>
        </w:rPr>
      </w:pPr>
      <w:r>
        <w:rPr>
          <w:b/>
          <w:bCs/>
          <w:lang w:eastAsia="en-US"/>
        </w:rPr>
        <w:t xml:space="preserve">Audit item on DLT </w:t>
      </w:r>
      <w:r w:rsidRPr="003641B0">
        <w:rPr>
          <w:b/>
          <w:bCs/>
          <w:lang w:eastAsia="en-US"/>
        </w:rPr>
        <w:t>solution:</w:t>
      </w:r>
      <w:r w:rsidRPr="00BE39BA">
        <w:rPr>
          <w:b/>
          <w:bCs/>
          <w:lang w:eastAsia="en-US"/>
        </w:rPr>
        <w:t xml:space="preserve"> </w:t>
      </w:r>
    </w:p>
    <w:p w14:paraId="7DC173F6" w14:textId="77777777" w:rsidR="00A465C7" w:rsidRDefault="00A465C7" w:rsidP="00A465C7">
      <w:pPr>
        <w:jc w:val="both"/>
        <w:rPr>
          <w:b/>
          <w:bCs/>
          <w:lang w:eastAsia="en-US"/>
        </w:rPr>
      </w:pPr>
    </w:p>
    <w:p w14:paraId="018AA147" w14:textId="77777777" w:rsidR="00A465C7" w:rsidRPr="00BE39BA" w:rsidRDefault="00A465C7" w:rsidP="00A465C7">
      <w:pPr>
        <w:jc w:val="both"/>
        <w:rPr>
          <w:noProof/>
        </w:rPr>
      </w:pPr>
      <w:r w:rsidRPr="00BE39BA">
        <w:rPr>
          <w:noProof/>
        </w:rPr>
        <w:t>DLT solution is the term applied to a complete end-to-end solution that is built using a DLT system to accomplish some objectives relating to a group of organizations</w:t>
      </w:r>
      <w:r w:rsidRPr="00ED04C7">
        <w:rPr>
          <w:noProof/>
        </w:rPr>
        <w:t>[b-ISO 23257:2022(E)]</w:t>
      </w:r>
      <w:r>
        <w:rPr>
          <w:noProof/>
        </w:rPr>
        <w:t>.</w:t>
      </w:r>
      <w:r w:rsidRPr="00BE39BA">
        <w:rPr>
          <w:noProof/>
        </w:rPr>
        <w:t xml:space="preserve"> </w:t>
      </w:r>
    </w:p>
    <w:p w14:paraId="3E59CC7A" w14:textId="77777777" w:rsidR="00A465C7" w:rsidRPr="00BE39BA" w:rsidRDefault="00A465C7" w:rsidP="00A465C7">
      <w:pPr>
        <w:jc w:val="both"/>
        <w:rPr>
          <w:noProof/>
        </w:rPr>
      </w:pPr>
      <w:r w:rsidRPr="00BE39BA">
        <w:rPr>
          <w:noProof/>
        </w:rPr>
        <w:t>The DLT solution consists of the DLT system with its DLT nodes and communication networks plus all the DLT applications connected to each of the DLT nodes, along with any associated non-DLT systems connected to the DLT system</w:t>
      </w:r>
      <w:r w:rsidRPr="00ED04C7">
        <w:rPr>
          <w:noProof/>
        </w:rPr>
        <w:t>[b-ISO 23257:2022(E)]</w:t>
      </w:r>
      <w:r>
        <w:rPr>
          <w:noProof/>
        </w:rPr>
        <w:t>.</w:t>
      </w:r>
    </w:p>
    <w:p w14:paraId="16063A31" w14:textId="77777777" w:rsidR="00A465C7" w:rsidRPr="00BE39BA" w:rsidRDefault="00A465C7" w:rsidP="00A465C7">
      <w:pPr>
        <w:jc w:val="both"/>
        <w:rPr>
          <w:noProof/>
        </w:rPr>
      </w:pPr>
    </w:p>
    <w:p w14:paraId="07F32EE3" w14:textId="77777777" w:rsidR="00A465C7" w:rsidRPr="00BE39BA" w:rsidRDefault="00A465C7" w:rsidP="00A465C7">
      <w:pPr>
        <w:jc w:val="both"/>
        <w:rPr>
          <w:noProof/>
        </w:rPr>
      </w:pPr>
      <w:r w:rsidRPr="00BE39BA">
        <w:rPr>
          <w:noProof/>
        </w:rPr>
        <w:t>DLT systems are classified into public DLT systems and private DLT systems depending on who can read the ledger's transaction records, and into permissionless DLT systems and permissioned DLT systems depending on whether permission is required to use the system.</w:t>
      </w:r>
    </w:p>
    <w:p w14:paraId="175A8013" w14:textId="77777777" w:rsidR="00A465C7" w:rsidRPr="00BE39BA" w:rsidRDefault="00A465C7" w:rsidP="00A465C7">
      <w:pPr>
        <w:jc w:val="both"/>
        <w:rPr>
          <w:noProof/>
        </w:rPr>
      </w:pPr>
    </w:p>
    <w:p w14:paraId="05F028EE" w14:textId="77777777" w:rsidR="00A465C7" w:rsidRPr="00BE39BA" w:rsidRDefault="00A465C7" w:rsidP="00A465C7">
      <w:pPr>
        <w:jc w:val="both"/>
        <w:rPr>
          <w:noProof/>
        </w:rPr>
      </w:pPr>
      <w:r w:rsidRPr="00BE39BA">
        <w:rPr>
          <w:noProof/>
        </w:rPr>
        <w:t>The minimum basic audit items should be included to ensure that a safe system has been established, and the table below is the minimum basic audit items when building a information system on permissioned DLT type</w:t>
      </w:r>
      <w:r>
        <w:rPr>
          <w:noProof/>
        </w:rPr>
        <w:t>[b-GBCT] [b-ISSN 1848-6339].</w:t>
      </w:r>
    </w:p>
    <w:p w14:paraId="695EE5A3" w14:textId="77777777" w:rsidR="00A465C7" w:rsidRDefault="00A465C7" w:rsidP="00A465C7">
      <w:pPr>
        <w:spacing w:before="0" w:after="160" w:line="259" w:lineRule="auto"/>
        <w:rPr>
          <w:rFonts w:ascii="BatangChe" w:eastAsia="Malgun Gothic" w:hAnsi="BatangChe" w:cs="BatangChe"/>
          <w:b/>
          <w:bCs/>
          <w:lang w:eastAsia="ko-KR"/>
        </w:rPr>
      </w:pPr>
      <w:r>
        <w:rPr>
          <w:rFonts w:ascii="BatangChe" w:eastAsia="Malgun Gothic" w:hAnsi="BatangChe" w:cs="BatangChe"/>
          <w:b/>
          <w:bCs/>
          <w:lang w:eastAsia="ko-KR"/>
        </w:rPr>
        <w:br w:type="page"/>
      </w:r>
    </w:p>
    <w:p w14:paraId="789C7A60" w14:textId="77777777" w:rsidR="00A465C7" w:rsidRPr="00BE39BA" w:rsidRDefault="00A465C7" w:rsidP="00A465C7">
      <w:pPr>
        <w:jc w:val="both"/>
        <w:rPr>
          <w:rFonts w:ascii="BatangChe" w:eastAsia="Malgun Gothic" w:hAnsi="BatangChe" w:cs="BatangChe"/>
          <w:b/>
          <w:bCs/>
          <w:lang w:eastAsia="ko-KR"/>
        </w:rPr>
      </w:pPr>
    </w:p>
    <w:p w14:paraId="260F9EC0" w14:textId="77777777" w:rsidR="00A465C7" w:rsidRDefault="00A465C7" w:rsidP="00A465C7">
      <w:pPr>
        <w:jc w:val="center"/>
        <w:rPr>
          <w:rFonts w:ascii="BatangChe" w:eastAsia="BatangChe" w:hAnsi="BatangChe" w:cs="BatangChe"/>
          <w:b/>
          <w:bCs/>
          <w:lang w:eastAsia="ko-KR"/>
        </w:rPr>
      </w:pPr>
      <w:r>
        <w:rPr>
          <w:rFonts w:ascii="BatangChe" w:eastAsia="BatangChe" w:hAnsi="BatangChe" w:cs="BatangChe" w:hint="eastAsia"/>
          <w:b/>
          <w:bCs/>
          <w:lang w:eastAsia="ko-KR"/>
        </w:rPr>
        <w:t xml:space="preserve">Table </w:t>
      </w:r>
      <w:r>
        <w:rPr>
          <w:rFonts w:ascii="BatangChe" w:eastAsia="BatangChe" w:hAnsi="BatangChe" w:cs="BatangChe"/>
          <w:b/>
          <w:bCs/>
          <w:lang w:eastAsia="ko-KR"/>
        </w:rPr>
        <w:t>1 – Audit item for Permissioned DLT solutions</w:t>
      </w:r>
    </w:p>
    <w:tbl>
      <w:tblPr>
        <w:tblW w:w="5000" w:type="pct"/>
        <w:tblCellMar>
          <w:left w:w="99" w:type="dxa"/>
          <w:right w:w="99" w:type="dxa"/>
        </w:tblCellMar>
        <w:tblLook w:val="04A0" w:firstRow="1" w:lastRow="0" w:firstColumn="1" w:lastColumn="0" w:noHBand="0" w:noVBand="1"/>
      </w:tblPr>
      <w:tblGrid>
        <w:gridCol w:w="1492"/>
        <w:gridCol w:w="8137"/>
      </w:tblGrid>
      <w:tr w:rsidR="00A465C7" w:rsidRPr="003B1469" w14:paraId="20E07276" w14:textId="77777777" w:rsidTr="00E25B91">
        <w:trPr>
          <w:tblHeader/>
        </w:trPr>
        <w:tc>
          <w:tcPr>
            <w:tcW w:w="775" w:type="pct"/>
            <w:tcBorders>
              <w:top w:val="single" w:sz="4" w:space="0" w:color="auto"/>
              <w:left w:val="single" w:sz="4" w:space="0" w:color="auto"/>
              <w:bottom w:val="single" w:sz="4" w:space="0" w:color="auto"/>
              <w:right w:val="single" w:sz="4" w:space="0" w:color="auto"/>
            </w:tcBorders>
            <w:shd w:val="clear" w:color="000000" w:fill="AEAAAA"/>
            <w:vAlign w:val="center"/>
            <w:hideMark/>
          </w:tcPr>
          <w:p w14:paraId="4049F88D" w14:textId="77777777" w:rsidR="00A465C7" w:rsidRPr="003B1469" w:rsidRDefault="00A465C7" w:rsidP="00E25B91">
            <w:pPr>
              <w:spacing w:line="0" w:lineRule="atLeast"/>
              <w:jc w:val="center"/>
              <w:rPr>
                <w:rFonts w:ascii="Malgun Gothic" w:eastAsia="Malgun Gothic" w:hAnsi="Malgun Gothic" w:cs="Gulim"/>
                <w:b/>
                <w:bCs/>
                <w:color w:val="000000"/>
                <w:sz w:val="18"/>
              </w:rPr>
            </w:pPr>
            <w:r w:rsidRPr="003B1469">
              <w:rPr>
                <w:rFonts w:ascii="Malgun Gothic" w:eastAsia="Malgun Gothic" w:hAnsi="Malgun Gothic" w:cs="Gulim" w:hint="eastAsia"/>
                <w:b/>
                <w:bCs/>
                <w:color w:val="000000"/>
                <w:sz w:val="18"/>
              </w:rPr>
              <w:t>Classification</w:t>
            </w:r>
          </w:p>
        </w:tc>
        <w:tc>
          <w:tcPr>
            <w:tcW w:w="4225" w:type="pct"/>
            <w:tcBorders>
              <w:top w:val="single" w:sz="4" w:space="0" w:color="auto"/>
              <w:left w:val="nil"/>
              <w:bottom w:val="single" w:sz="4" w:space="0" w:color="auto"/>
              <w:right w:val="single" w:sz="4" w:space="0" w:color="auto"/>
            </w:tcBorders>
            <w:shd w:val="clear" w:color="000000" w:fill="AEAAAA"/>
            <w:vAlign w:val="center"/>
            <w:hideMark/>
          </w:tcPr>
          <w:p w14:paraId="70D11A07" w14:textId="77777777" w:rsidR="00A465C7" w:rsidRPr="003B1469" w:rsidRDefault="00A465C7" w:rsidP="00E25B91">
            <w:pPr>
              <w:ind w:rightChars="446" w:right="1070"/>
              <w:jc w:val="center"/>
              <w:rPr>
                <w:rFonts w:ascii="Malgun Gothic" w:eastAsia="Malgun Gothic" w:hAnsi="Malgun Gothic" w:cs="Gulim"/>
                <w:b/>
                <w:bCs/>
                <w:color w:val="000000"/>
                <w:sz w:val="18"/>
              </w:rPr>
            </w:pPr>
            <w:r w:rsidRPr="003B1469">
              <w:rPr>
                <w:rFonts w:ascii="Malgun Gothic" w:eastAsia="Malgun Gothic" w:hAnsi="Malgun Gothic" w:cs="Gulim" w:hint="eastAsia"/>
                <w:b/>
                <w:bCs/>
                <w:color w:val="000000"/>
                <w:sz w:val="18"/>
              </w:rPr>
              <w:t>Audit item</w:t>
            </w:r>
          </w:p>
        </w:tc>
      </w:tr>
      <w:tr w:rsidR="00A465C7" w:rsidRPr="003B1469" w14:paraId="1A64F5F8" w14:textId="77777777" w:rsidTr="00E25B91">
        <w:tc>
          <w:tcPr>
            <w:tcW w:w="775" w:type="pct"/>
            <w:tcBorders>
              <w:top w:val="nil"/>
              <w:left w:val="single" w:sz="4" w:space="0" w:color="auto"/>
              <w:bottom w:val="single" w:sz="4" w:space="0" w:color="auto"/>
              <w:right w:val="single" w:sz="4" w:space="0" w:color="auto"/>
            </w:tcBorders>
            <w:shd w:val="clear" w:color="auto" w:fill="auto"/>
            <w:vAlign w:val="center"/>
            <w:hideMark/>
          </w:tcPr>
          <w:p w14:paraId="5D93CC57" w14:textId="77777777" w:rsidR="00A465C7" w:rsidRPr="003B1469" w:rsidRDefault="00A465C7" w:rsidP="00E25B91">
            <w:pPr>
              <w:spacing w:line="0" w:lineRule="atLeast"/>
              <w:jc w:val="center"/>
              <w:rPr>
                <w:rFonts w:ascii="Malgun Gothic" w:eastAsia="Malgun Gothic" w:hAnsi="Malgun Gothic" w:cs="Gulim"/>
                <w:color w:val="000000"/>
                <w:sz w:val="18"/>
              </w:rPr>
            </w:pPr>
            <w:r w:rsidRPr="003B1469">
              <w:rPr>
                <w:rFonts w:ascii="Malgun Gothic" w:eastAsia="Malgun Gothic" w:hAnsi="Malgun Gothic" w:cs="Gulim" w:hint="eastAsia"/>
                <w:color w:val="000000"/>
                <w:sz w:val="18"/>
              </w:rPr>
              <w:t>Password application technology</w:t>
            </w:r>
          </w:p>
        </w:tc>
        <w:tc>
          <w:tcPr>
            <w:tcW w:w="4225" w:type="pct"/>
            <w:tcBorders>
              <w:top w:val="nil"/>
              <w:left w:val="nil"/>
              <w:bottom w:val="single" w:sz="4" w:space="0" w:color="auto"/>
              <w:right w:val="single" w:sz="4" w:space="0" w:color="auto"/>
            </w:tcBorders>
            <w:shd w:val="clear" w:color="auto" w:fill="auto"/>
            <w:vAlign w:val="center"/>
            <w:hideMark/>
          </w:tcPr>
          <w:p w14:paraId="0A131DA5"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When using cryptographic algorithms, it is recommended to use cryptographic algorithms verified by trust agencies.</w:t>
            </w:r>
          </w:p>
        </w:tc>
      </w:tr>
      <w:tr w:rsidR="00A465C7" w:rsidRPr="003B1469" w14:paraId="4510C279" w14:textId="77777777" w:rsidTr="00E25B91">
        <w:tc>
          <w:tcPr>
            <w:tcW w:w="77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E3CF952" w14:textId="77777777" w:rsidR="00A465C7" w:rsidRPr="003B1469" w:rsidRDefault="00A465C7" w:rsidP="00E25B91">
            <w:pPr>
              <w:spacing w:line="0" w:lineRule="atLeast"/>
              <w:jc w:val="center"/>
              <w:rPr>
                <w:rFonts w:ascii="Malgun Gothic" w:eastAsia="Malgun Gothic" w:hAnsi="Malgun Gothic" w:cs="Gulim"/>
                <w:color w:val="000000"/>
                <w:sz w:val="18"/>
              </w:rPr>
            </w:pPr>
            <w:r w:rsidRPr="003B1469">
              <w:rPr>
                <w:rFonts w:ascii="Malgun Gothic" w:eastAsia="Malgun Gothic" w:hAnsi="Malgun Gothic" w:cs="Gulim" w:hint="eastAsia"/>
                <w:color w:val="000000"/>
                <w:sz w:val="18"/>
              </w:rPr>
              <w:t>Account Management</w:t>
            </w:r>
          </w:p>
        </w:tc>
        <w:tc>
          <w:tcPr>
            <w:tcW w:w="4225" w:type="pct"/>
            <w:tcBorders>
              <w:top w:val="nil"/>
              <w:left w:val="nil"/>
              <w:bottom w:val="single" w:sz="4" w:space="0" w:color="auto"/>
              <w:right w:val="single" w:sz="4" w:space="0" w:color="auto"/>
            </w:tcBorders>
            <w:shd w:val="clear" w:color="auto" w:fill="auto"/>
            <w:vAlign w:val="center"/>
            <w:hideMark/>
          </w:tcPr>
          <w:p w14:paraId="74358A8A"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A system should be provided to manage accounts.</w:t>
            </w:r>
          </w:p>
        </w:tc>
      </w:tr>
      <w:tr w:rsidR="00A465C7" w:rsidRPr="003B1469" w14:paraId="0B8D5B8E" w14:textId="77777777" w:rsidTr="00E25B91">
        <w:tc>
          <w:tcPr>
            <w:tcW w:w="775" w:type="pct"/>
            <w:vMerge/>
            <w:tcBorders>
              <w:top w:val="nil"/>
              <w:left w:val="single" w:sz="4" w:space="0" w:color="auto"/>
              <w:bottom w:val="single" w:sz="4" w:space="0" w:color="000000"/>
              <w:right w:val="single" w:sz="4" w:space="0" w:color="auto"/>
            </w:tcBorders>
            <w:vAlign w:val="center"/>
            <w:hideMark/>
          </w:tcPr>
          <w:p w14:paraId="2F017CFE" w14:textId="77777777" w:rsidR="00A465C7" w:rsidRPr="003B1469" w:rsidRDefault="00A465C7" w:rsidP="00E25B91">
            <w:pPr>
              <w:spacing w:line="0" w:lineRule="atLeast"/>
              <w:rPr>
                <w:rFonts w:ascii="Malgun Gothic" w:eastAsia="Malgun Gothic" w:hAnsi="Malgun Gothic" w:cs="Gulim"/>
                <w:color w:val="000000"/>
                <w:sz w:val="18"/>
              </w:rPr>
            </w:pPr>
          </w:p>
        </w:tc>
        <w:tc>
          <w:tcPr>
            <w:tcW w:w="4225" w:type="pct"/>
            <w:tcBorders>
              <w:top w:val="nil"/>
              <w:left w:val="nil"/>
              <w:bottom w:val="single" w:sz="4" w:space="0" w:color="auto"/>
              <w:right w:val="single" w:sz="4" w:space="0" w:color="auto"/>
            </w:tcBorders>
            <w:shd w:val="clear" w:color="auto" w:fill="auto"/>
            <w:vAlign w:val="center"/>
            <w:hideMark/>
          </w:tcPr>
          <w:p w14:paraId="6724D85D"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The object that you want to create an account with and the system that manages the account must perform mutual authentication.</w:t>
            </w:r>
          </w:p>
        </w:tc>
      </w:tr>
      <w:tr w:rsidR="00A465C7" w:rsidRPr="003B1469" w14:paraId="7738E9E1" w14:textId="77777777" w:rsidTr="00E25B91">
        <w:tc>
          <w:tcPr>
            <w:tcW w:w="775" w:type="pct"/>
            <w:vMerge/>
            <w:tcBorders>
              <w:top w:val="nil"/>
              <w:left w:val="single" w:sz="4" w:space="0" w:color="auto"/>
              <w:bottom w:val="single" w:sz="4" w:space="0" w:color="000000"/>
              <w:right w:val="single" w:sz="4" w:space="0" w:color="auto"/>
            </w:tcBorders>
            <w:vAlign w:val="center"/>
            <w:hideMark/>
          </w:tcPr>
          <w:p w14:paraId="48FDFC0D" w14:textId="77777777" w:rsidR="00A465C7" w:rsidRPr="003B1469" w:rsidRDefault="00A465C7" w:rsidP="00E25B91">
            <w:pPr>
              <w:spacing w:line="0" w:lineRule="atLeast"/>
              <w:rPr>
                <w:rFonts w:ascii="Malgun Gothic" w:eastAsia="Malgun Gothic" w:hAnsi="Malgun Gothic" w:cs="Gulim"/>
                <w:color w:val="000000"/>
                <w:sz w:val="18"/>
              </w:rPr>
            </w:pPr>
          </w:p>
        </w:tc>
        <w:tc>
          <w:tcPr>
            <w:tcW w:w="4225" w:type="pct"/>
            <w:tcBorders>
              <w:top w:val="nil"/>
              <w:left w:val="nil"/>
              <w:bottom w:val="single" w:sz="4" w:space="0" w:color="auto"/>
              <w:right w:val="single" w:sz="4" w:space="0" w:color="auto"/>
            </w:tcBorders>
            <w:shd w:val="clear" w:color="auto" w:fill="auto"/>
            <w:vAlign w:val="center"/>
            <w:hideMark/>
          </w:tcPr>
          <w:p w14:paraId="52BB51AB"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An object that wants to create an account must securely generate a private key and a public key pair, register the public key with the system that manages the account, and store the private key securely.</w:t>
            </w:r>
          </w:p>
        </w:tc>
      </w:tr>
      <w:tr w:rsidR="00A465C7" w:rsidRPr="003B1469" w14:paraId="041F0630" w14:textId="77777777" w:rsidTr="00E25B91">
        <w:tc>
          <w:tcPr>
            <w:tcW w:w="775" w:type="pct"/>
            <w:vMerge/>
            <w:tcBorders>
              <w:top w:val="nil"/>
              <w:left w:val="single" w:sz="4" w:space="0" w:color="auto"/>
              <w:bottom w:val="single" w:sz="4" w:space="0" w:color="000000"/>
              <w:right w:val="single" w:sz="4" w:space="0" w:color="auto"/>
            </w:tcBorders>
            <w:vAlign w:val="center"/>
            <w:hideMark/>
          </w:tcPr>
          <w:p w14:paraId="5D7157FE" w14:textId="77777777" w:rsidR="00A465C7" w:rsidRPr="003B1469" w:rsidRDefault="00A465C7" w:rsidP="00E25B91">
            <w:pPr>
              <w:spacing w:line="0" w:lineRule="atLeast"/>
              <w:rPr>
                <w:rFonts w:ascii="Malgun Gothic" w:eastAsia="Malgun Gothic" w:hAnsi="Malgun Gothic" w:cs="Gulim"/>
                <w:color w:val="000000"/>
                <w:sz w:val="18"/>
              </w:rPr>
            </w:pPr>
          </w:p>
        </w:tc>
        <w:tc>
          <w:tcPr>
            <w:tcW w:w="4225" w:type="pct"/>
            <w:tcBorders>
              <w:top w:val="nil"/>
              <w:left w:val="nil"/>
              <w:bottom w:val="single" w:sz="4" w:space="0" w:color="auto"/>
              <w:right w:val="single" w:sz="4" w:space="0" w:color="auto"/>
            </w:tcBorders>
            <w:shd w:val="clear" w:color="auto" w:fill="auto"/>
            <w:vAlign w:val="center"/>
            <w:hideMark/>
          </w:tcPr>
          <w:p w14:paraId="6049A3D5"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The private and public key pairs in the account must be replaceable.</w:t>
            </w:r>
          </w:p>
        </w:tc>
      </w:tr>
      <w:tr w:rsidR="00A465C7" w:rsidRPr="003B1469" w14:paraId="58A193A9" w14:textId="77777777" w:rsidTr="00E25B91">
        <w:tc>
          <w:tcPr>
            <w:tcW w:w="775" w:type="pct"/>
            <w:vMerge/>
            <w:tcBorders>
              <w:top w:val="nil"/>
              <w:left w:val="single" w:sz="4" w:space="0" w:color="auto"/>
              <w:bottom w:val="single" w:sz="4" w:space="0" w:color="000000"/>
              <w:right w:val="single" w:sz="4" w:space="0" w:color="auto"/>
            </w:tcBorders>
            <w:vAlign w:val="center"/>
            <w:hideMark/>
          </w:tcPr>
          <w:p w14:paraId="353D10D1" w14:textId="77777777" w:rsidR="00A465C7" w:rsidRPr="003B1469" w:rsidRDefault="00A465C7" w:rsidP="00E25B91">
            <w:pPr>
              <w:spacing w:line="0" w:lineRule="atLeast"/>
              <w:rPr>
                <w:rFonts w:ascii="Malgun Gothic" w:eastAsia="Malgun Gothic" w:hAnsi="Malgun Gothic" w:cs="Gulim"/>
                <w:color w:val="000000"/>
                <w:sz w:val="18"/>
              </w:rPr>
            </w:pPr>
          </w:p>
        </w:tc>
        <w:tc>
          <w:tcPr>
            <w:tcW w:w="4225" w:type="pct"/>
            <w:tcBorders>
              <w:top w:val="nil"/>
              <w:left w:val="nil"/>
              <w:bottom w:val="single" w:sz="4" w:space="0" w:color="auto"/>
              <w:right w:val="single" w:sz="4" w:space="0" w:color="auto"/>
            </w:tcBorders>
            <w:shd w:val="clear" w:color="auto" w:fill="auto"/>
            <w:vAlign w:val="center"/>
            <w:hideMark/>
          </w:tcPr>
          <w:p w14:paraId="02BAF04E"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Accounts should be retireable, and retired accounts should not be available immediately upon disposal.</w:t>
            </w:r>
          </w:p>
        </w:tc>
      </w:tr>
      <w:tr w:rsidR="00A465C7" w:rsidRPr="003B1469" w14:paraId="5E19768D" w14:textId="77777777" w:rsidTr="00E25B91">
        <w:tc>
          <w:tcPr>
            <w:tcW w:w="775" w:type="pct"/>
            <w:vMerge w:val="restart"/>
            <w:tcBorders>
              <w:top w:val="nil"/>
              <w:left w:val="single" w:sz="4" w:space="0" w:color="auto"/>
              <w:bottom w:val="single" w:sz="4" w:space="0" w:color="000000"/>
              <w:right w:val="single" w:sz="4" w:space="0" w:color="auto"/>
            </w:tcBorders>
            <w:shd w:val="clear" w:color="auto" w:fill="auto"/>
            <w:vAlign w:val="center"/>
            <w:hideMark/>
          </w:tcPr>
          <w:p w14:paraId="49AAA47F" w14:textId="77777777" w:rsidR="00A465C7" w:rsidRPr="003B1469" w:rsidRDefault="00A465C7" w:rsidP="00E25B91">
            <w:pPr>
              <w:spacing w:line="0" w:lineRule="atLeast"/>
              <w:jc w:val="center"/>
              <w:rPr>
                <w:rFonts w:ascii="Malgun Gothic" w:eastAsia="Malgun Gothic" w:hAnsi="Malgun Gothic" w:cs="Gulim"/>
                <w:color w:val="000000"/>
                <w:sz w:val="18"/>
              </w:rPr>
            </w:pPr>
            <w:r w:rsidRPr="003B1469">
              <w:rPr>
                <w:rFonts w:ascii="Malgun Gothic" w:eastAsia="Malgun Gothic" w:hAnsi="Malgun Gothic" w:cs="Gulim" w:hint="eastAsia"/>
                <w:color w:val="000000"/>
                <w:sz w:val="18"/>
              </w:rPr>
              <w:t xml:space="preserve"> data transmission Security</w:t>
            </w:r>
          </w:p>
        </w:tc>
        <w:tc>
          <w:tcPr>
            <w:tcW w:w="4225" w:type="pct"/>
            <w:tcBorders>
              <w:top w:val="nil"/>
              <w:left w:val="nil"/>
              <w:bottom w:val="single" w:sz="4" w:space="0" w:color="auto"/>
              <w:right w:val="single" w:sz="4" w:space="0" w:color="auto"/>
            </w:tcBorders>
            <w:shd w:val="clear" w:color="auto" w:fill="auto"/>
            <w:vAlign w:val="center"/>
            <w:hideMark/>
          </w:tcPr>
          <w:p w14:paraId="32756E69"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Objects that want to exchange data with objects in the blockchain system must perform mutual authentication.</w:t>
            </w:r>
          </w:p>
        </w:tc>
      </w:tr>
      <w:tr w:rsidR="00A465C7" w:rsidRPr="003B1469" w14:paraId="237C3D88" w14:textId="77777777" w:rsidTr="00E25B91">
        <w:tc>
          <w:tcPr>
            <w:tcW w:w="775" w:type="pct"/>
            <w:vMerge/>
            <w:tcBorders>
              <w:top w:val="nil"/>
              <w:left w:val="single" w:sz="4" w:space="0" w:color="auto"/>
              <w:bottom w:val="single" w:sz="4" w:space="0" w:color="auto"/>
              <w:right w:val="single" w:sz="4" w:space="0" w:color="auto"/>
            </w:tcBorders>
            <w:vAlign w:val="center"/>
            <w:hideMark/>
          </w:tcPr>
          <w:p w14:paraId="11E5F936" w14:textId="77777777" w:rsidR="00A465C7" w:rsidRPr="003B1469" w:rsidRDefault="00A465C7" w:rsidP="00E25B91">
            <w:pPr>
              <w:spacing w:line="0" w:lineRule="atLeast"/>
              <w:rPr>
                <w:rFonts w:ascii="Malgun Gothic" w:eastAsia="Malgun Gothic" w:hAnsi="Malgun Gothic" w:cs="Gulim"/>
                <w:color w:val="000000"/>
                <w:sz w:val="18"/>
              </w:rPr>
            </w:pPr>
          </w:p>
        </w:tc>
        <w:tc>
          <w:tcPr>
            <w:tcW w:w="4225" w:type="pct"/>
            <w:tcBorders>
              <w:top w:val="nil"/>
              <w:left w:val="nil"/>
              <w:bottom w:val="single" w:sz="4" w:space="0" w:color="auto"/>
              <w:right w:val="single" w:sz="4" w:space="0" w:color="auto"/>
            </w:tcBorders>
            <w:shd w:val="clear" w:color="auto" w:fill="auto"/>
            <w:vAlign w:val="center"/>
            <w:hideMark/>
          </w:tcPr>
          <w:p w14:paraId="3E963501"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All data transmitted from the blockchain solution must be secured.</w:t>
            </w:r>
          </w:p>
        </w:tc>
      </w:tr>
      <w:tr w:rsidR="00A465C7" w:rsidRPr="003B1469" w14:paraId="26CBC7AF" w14:textId="77777777" w:rsidTr="00E25B91">
        <w:trPr>
          <w:trHeight w:val="865"/>
        </w:trPr>
        <w:tc>
          <w:tcPr>
            <w:tcW w:w="77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0515FE6" w14:textId="77777777" w:rsidR="00A465C7" w:rsidRPr="003B1469" w:rsidRDefault="00A465C7" w:rsidP="00E25B91">
            <w:pPr>
              <w:spacing w:line="0" w:lineRule="atLeast"/>
              <w:jc w:val="center"/>
              <w:rPr>
                <w:rFonts w:ascii="Malgun Gothic" w:eastAsia="Malgun Gothic" w:hAnsi="Malgun Gothic" w:cs="Gulim"/>
                <w:color w:val="000000"/>
                <w:sz w:val="18"/>
              </w:rPr>
            </w:pPr>
            <w:r w:rsidRPr="003B1469">
              <w:rPr>
                <w:rFonts w:ascii="Malgun Gothic" w:eastAsia="Malgun Gothic" w:hAnsi="Malgun Gothic" w:cs="Gulim" w:hint="eastAsia"/>
                <w:color w:val="000000"/>
                <w:sz w:val="18"/>
              </w:rPr>
              <w:t>Consensus Protocol</w:t>
            </w:r>
          </w:p>
        </w:tc>
        <w:tc>
          <w:tcPr>
            <w:tcW w:w="4225" w:type="pct"/>
            <w:tcBorders>
              <w:top w:val="single" w:sz="4" w:space="0" w:color="auto"/>
              <w:left w:val="nil"/>
              <w:bottom w:val="single" w:sz="4" w:space="0" w:color="auto"/>
              <w:right w:val="single" w:sz="4" w:space="0" w:color="auto"/>
            </w:tcBorders>
            <w:shd w:val="clear" w:color="auto" w:fill="auto"/>
            <w:vAlign w:val="center"/>
            <w:hideMark/>
          </w:tcPr>
          <w:p w14:paraId="7CD8DE0E"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 xml:space="preserve">Consensus protocols that meet the safety and </w:t>
            </w:r>
            <w:r>
              <w:rPr>
                <w:rFonts w:ascii="Malgun Gothic" w:eastAsia="Malgun Gothic" w:hAnsi="Malgun Gothic" w:cs="Gulim"/>
                <w:color w:val="000000"/>
                <w:sz w:val="16"/>
              </w:rPr>
              <w:t>liveness</w:t>
            </w:r>
            <w:r w:rsidRPr="003B1469">
              <w:rPr>
                <w:rFonts w:ascii="Malgun Gothic" w:eastAsia="Malgun Gothic" w:hAnsi="Malgun Gothic" w:cs="Gulim" w:hint="eastAsia"/>
                <w:color w:val="000000"/>
                <w:sz w:val="16"/>
              </w:rPr>
              <w:t xml:space="preserve"> characteristics (failure acceptance, processing speed, etc.) required for the service environment to be provided should be used.</w:t>
            </w:r>
          </w:p>
        </w:tc>
      </w:tr>
      <w:tr w:rsidR="00A465C7" w:rsidRPr="003B1469" w14:paraId="2E928963" w14:textId="77777777" w:rsidTr="00E25B91">
        <w:tc>
          <w:tcPr>
            <w:tcW w:w="77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B83D24" w14:textId="77777777" w:rsidR="00A465C7" w:rsidRPr="003B1469" w:rsidRDefault="00A465C7" w:rsidP="00E25B91">
            <w:pPr>
              <w:spacing w:line="0" w:lineRule="atLeast"/>
              <w:jc w:val="center"/>
              <w:rPr>
                <w:rFonts w:ascii="Malgun Gothic" w:eastAsia="Malgun Gothic" w:hAnsi="Malgun Gothic" w:cs="Gulim"/>
                <w:color w:val="000000"/>
                <w:sz w:val="18"/>
              </w:rPr>
            </w:pPr>
            <w:r w:rsidRPr="003B1469">
              <w:rPr>
                <w:rFonts w:ascii="Malgun Gothic" w:eastAsia="Malgun Gothic" w:hAnsi="Malgun Gothic" w:cs="Gulim" w:hint="eastAsia"/>
                <w:color w:val="000000"/>
                <w:sz w:val="18"/>
              </w:rPr>
              <w:t>Ledger</w:t>
            </w:r>
          </w:p>
          <w:p w14:paraId="210E939A" w14:textId="77777777" w:rsidR="00A465C7" w:rsidRPr="003B1469" w:rsidRDefault="00A465C7" w:rsidP="00E25B91">
            <w:pPr>
              <w:widowControl w:val="0"/>
              <w:autoSpaceDE w:val="0"/>
              <w:autoSpaceDN w:val="0"/>
              <w:spacing w:line="0" w:lineRule="atLeast"/>
              <w:jc w:val="center"/>
              <w:rPr>
                <w:rFonts w:ascii="Malgun Gothic" w:eastAsia="Malgun Gothic" w:hAnsi="Malgun Gothic" w:cs="Gulim"/>
                <w:color w:val="000000"/>
                <w:sz w:val="18"/>
              </w:rPr>
            </w:pPr>
            <w:r w:rsidRPr="003B1469">
              <w:rPr>
                <w:rFonts w:ascii="Malgun Gothic" w:eastAsia="Malgun Gothic" w:hAnsi="Malgun Gothic" w:cs="Gulim" w:hint="eastAsia"/>
                <w:color w:val="000000"/>
                <w:sz w:val="18"/>
              </w:rPr>
              <w:t xml:space="preserve">　</w:t>
            </w:r>
          </w:p>
        </w:tc>
        <w:tc>
          <w:tcPr>
            <w:tcW w:w="4225" w:type="pct"/>
            <w:tcBorders>
              <w:top w:val="single" w:sz="4" w:space="0" w:color="auto"/>
              <w:left w:val="nil"/>
              <w:bottom w:val="single" w:sz="4" w:space="0" w:color="auto"/>
              <w:right w:val="single" w:sz="4" w:space="0" w:color="auto"/>
            </w:tcBorders>
            <w:shd w:val="clear" w:color="auto" w:fill="auto"/>
            <w:vAlign w:val="center"/>
            <w:hideMark/>
          </w:tcPr>
          <w:p w14:paraId="474148CC"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Transactions should include  identifiers and electronic signatures of all objects involved in the transaction's creation process, and data to prevent retransmission attacks.</w:t>
            </w:r>
          </w:p>
        </w:tc>
      </w:tr>
      <w:tr w:rsidR="00A465C7" w:rsidRPr="003B1469" w14:paraId="46E0CAC2" w14:textId="77777777" w:rsidTr="00E25B91">
        <w:tc>
          <w:tcPr>
            <w:tcW w:w="775" w:type="pct"/>
            <w:vMerge/>
            <w:tcBorders>
              <w:top w:val="single" w:sz="4" w:space="0" w:color="auto"/>
              <w:left w:val="single" w:sz="4" w:space="0" w:color="auto"/>
              <w:bottom w:val="single" w:sz="4" w:space="0" w:color="auto"/>
              <w:right w:val="single" w:sz="4" w:space="0" w:color="auto"/>
            </w:tcBorders>
            <w:vAlign w:val="center"/>
            <w:hideMark/>
          </w:tcPr>
          <w:p w14:paraId="46AD552F" w14:textId="77777777" w:rsidR="00A465C7" w:rsidRPr="003B1469" w:rsidRDefault="00A465C7" w:rsidP="00E25B91">
            <w:pPr>
              <w:widowControl w:val="0"/>
              <w:autoSpaceDE w:val="0"/>
              <w:autoSpaceDN w:val="0"/>
              <w:spacing w:line="0" w:lineRule="atLeast"/>
              <w:jc w:val="center"/>
              <w:rPr>
                <w:rFonts w:ascii="Malgun Gothic" w:eastAsia="Malgun Gothic" w:hAnsi="Malgun Gothic" w:cs="Gulim"/>
                <w:color w:val="000000"/>
                <w:sz w:val="18"/>
              </w:rPr>
            </w:pPr>
          </w:p>
        </w:tc>
        <w:tc>
          <w:tcPr>
            <w:tcW w:w="4225" w:type="pct"/>
            <w:tcBorders>
              <w:top w:val="single" w:sz="4" w:space="0" w:color="auto"/>
              <w:left w:val="nil"/>
              <w:bottom w:val="single" w:sz="4" w:space="0" w:color="auto"/>
              <w:right w:val="single" w:sz="4" w:space="0" w:color="auto"/>
            </w:tcBorders>
            <w:shd w:val="clear" w:color="auto" w:fill="auto"/>
            <w:vAlign w:val="center"/>
            <w:hideMark/>
          </w:tcPr>
          <w:p w14:paraId="02A9CB16"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The object that creates the block must verify the permissions and electronic signatures of the object that participated in creating the transaction to be included in the block.</w:t>
            </w:r>
          </w:p>
        </w:tc>
      </w:tr>
      <w:tr w:rsidR="00A465C7" w:rsidRPr="003B1469" w14:paraId="0A9C8D80" w14:textId="77777777" w:rsidTr="00E25B91">
        <w:tc>
          <w:tcPr>
            <w:tcW w:w="775" w:type="pct"/>
            <w:vMerge/>
            <w:tcBorders>
              <w:top w:val="single" w:sz="4" w:space="0" w:color="auto"/>
              <w:left w:val="single" w:sz="4" w:space="0" w:color="auto"/>
              <w:right w:val="single" w:sz="4" w:space="0" w:color="auto"/>
            </w:tcBorders>
            <w:vAlign w:val="center"/>
            <w:hideMark/>
          </w:tcPr>
          <w:p w14:paraId="38CF3E0F" w14:textId="77777777" w:rsidR="00A465C7" w:rsidRPr="003B1469" w:rsidRDefault="00A465C7" w:rsidP="00E25B91">
            <w:pPr>
              <w:widowControl w:val="0"/>
              <w:autoSpaceDE w:val="0"/>
              <w:autoSpaceDN w:val="0"/>
              <w:spacing w:line="0" w:lineRule="atLeast"/>
              <w:jc w:val="center"/>
              <w:rPr>
                <w:rFonts w:ascii="Malgun Gothic" w:eastAsia="Malgun Gothic" w:hAnsi="Malgun Gothic" w:cs="Gulim"/>
                <w:color w:val="000000"/>
                <w:sz w:val="18"/>
              </w:rPr>
            </w:pPr>
          </w:p>
        </w:tc>
        <w:tc>
          <w:tcPr>
            <w:tcW w:w="4225" w:type="pct"/>
            <w:tcBorders>
              <w:top w:val="single" w:sz="4" w:space="0" w:color="auto"/>
              <w:left w:val="nil"/>
              <w:bottom w:val="single" w:sz="4" w:space="0" w:color="auto"/>
              <w:right w:val="single" w:sz="4" w:space="0" w:color="auto"/>
            </w:tcBorders>
            <w:shd w:val="clear" w:color="auto" w:fill="auto"/>
            <w:vAlign w:val="center"/>
            <w:hideMark/>
          </w:tcPr>
          <w:p w14:paraId="018C9E2B"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The block header should contain the hash value of the previous block.</w:t>
            </w:r>
          </w:p>
        </w:tc>
      </w:tr>
      <w:tr w:rsidR="00A465C7" w:rsidRPr="003B1469" w14:paraId="14C5BDBA" w14:textId="77777777" w:rsidTr="00E25B91">
        <w:tc>
          <w:tcPr>
            <w:tcW w:w="775" w:type="pct"/>
            <w:vMerge/>
            <w:tcBorders>
              <w:left w:val="single" w:sz="4" w:space="0" w:color="auto"/>
              <w:right w:val="single" w:sz="4" w:space="0" w:color="auto"/>
            </w:tcBorders>
            <w:vAlign w:val="center"/>
            <w:hideMark/>
          </w:tcPr>
          <w:p w14:paraId="32ED0B9E" w14:textId="77777777" w:rsidR="00A465C7" w:rsidRPr="003B1469" w:rsidRDefault="00A465C7" w:rsidP="00E25B91">
            <w:pPr>
              <w:spacing w:line="0" w:lineRule="atLeast"/>
              <w:jc w:val="center"/>
              <w:rPr>
                <w:rFonts w:ascii="Malgun Gothic" w:eastAsia="Malgun Gothic" w:hAnsi="Malgun Gothic" w:cs="Gulim"/>
                <w:color w:val="000000"/>
                <w:sz w:val="18"/>
              </w:rPr>
            </w:pPr>
          </w:p>
        </w:tc>
        <w:tc>
          <w:tcPr>
            <w:tcW w:w="4225" w:type="pct"/>
            <w:tcBorders>
              <w:top w:val="nil"/>
              <w:left w:val="nil"/>
              <w:bottom w:val="single" w:sz="4" w:space="0" w:color="auto"/>
              <w:right w:val="single" w:sz="4" w:space="0" w:color="auto"/>
            </w:tcBorders>
            <w:shd w:val="clear" w:color="auto" w:fill="auto"/>
            <w:vAlign w:val="center"/>
            <w:hideMark/>
          </w:tcPr>
          <w:p w14:paraId="4AE38081"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The block should include the identifier, electronic signature, and generation time of the object that created the block.</w:t>
            </w:r>
          </w:p>
        </w:tc>
      </w:tr>
      <w:tr w:rsidR="00A465C7" w:rsidRPr="003B1469" w14:paraId="3B03E0D4" w14:textId="77777777" w:rsidTr="00E25B91">
        <w:tc>
          <w:tcPr>
            <w:tcW w:w="775" w:type="pct"/>
            <w:vMerge/>
            <w:tcBorders>
              <w:left w:val="single" w:sz="4" w:space="0" w:color="auto"/>
              <w:bottom w:val="nil"/>
              <w:right w:val="single" w:sz="4" w:space="0" w:color="auto"/>
            </w:tcBorders>
            <w:shd w:val="clear" w:color="auto" w:fill="auto"/>
            <w:vAlign w:val="center"/>
            <w:hideMark/>
          </w:tcPr>
          <w:p w14:paraId="010C5719" w14:textId="77777777" w:rsidR="00A465C7" w:rsidRPr="003B1469" w:rsidRDefault="00A465C7" w:rsidP="00E25B91">
            <w:pPr>
              <w:spacing w:line="0" w:lineRule="atLeast"/>
              <w:jc w:val="center"/>
              <w:rPr>
                <w:rFonts w:ascii="Malgun Gothic" w:eastAsia="Malgun Gothic" w:hAnsi="Malgun Gothic" w:cs="Gulim"/>
                <w:color w:val="000000"/>
                <w:sz w:val="18"/>
              </w:rPr>
            </w:pPr>
          </w:p>
        </w:tc>
        <w:tc>
          <w:tcPr>
            <w:tcW w:w="4225" w:type="pct"/>
            <w:tcBorders>
              <w:top w:val="nil"/>
              <w:left w:val="nil"/>
              <w:bottom w:val="nil"/>
              <w:right w:val="nil"/>
            </w:tcBorders>
            <w:shd w:val="clear" w:color="auto" w:fill="auto"/>
            <w:noWrap/>
            <w:vAlign w:val="center"/>
            <w:hideMark/>
          </w:tcPr>
          <w:p w14:paraId="51761B58"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Personal information should not be stored or Pseudonymised information. Pseudonymised information is also included in personal information.</w:t>
            </w:r>
          </w:p>
        </w:tc>
      </w:tr>
      <w:tr w:rsidR="00A465C7" w:rsidRPr="003B1469" w14:paraId="01E98C34" w14:textId="77777777" w:rsidTr="00E25B91">
        <w:tc>
          <w:tcPr>
            <w:tcW w:w="775" w:type="pct"/>
            <w:vMerge w:val="restart"/>
            <w:tcBorders>
              <w:top w:val="single" w:sz="4" w:space="0" w:color="auto"/>
              <w:left w:val="single" w:sz="4" w:space="0" w:color="auto"/>
              <w:right w:val="single" w:sz="4" w:space="0" w:color="auto"/>
            </w:tcBorders>
            <w:shd w:val="clear" w:color="auto" w:fill="auto"/>
            <w:vAlign w:val="center"/>
            <w:hideMark/>
          </w:tcPr>
          <w:p w14:paraId="1ED4EC80" w14:textId="77777777" w:rsidR="00A465C7" w:rsidRPr="003B1469" w:rsidRDefault="00A465C7" w:rsidP="00E25B91">
            <w:pPr>
              <w:spacing w:line="0" w:lineRule="atLeast"/>
              <w:jc w:val="center"/>
              <w:rPr>
                <w:rFonts w:ascii="Malgun Gothic" w:eastAsia="Malgun Gothic" w:hAnsi="Malgun Gothic" w:cs="Gulim"/>
                <w:color w:val="000000"/>
                <w:sz w:val="18"/>
              </w:rPr>
            </w:pPr>
            <w:r w:rsidRPr="003B1469">
              <w:rPr>
                <w:rFonts w:ascii="Malgun Gothic" w:eastAsia="Malgun Gothic" w:hAnsi="Malgun Gothic" w:cs="Gulim" w:hint="eastAsia"/>
                <w:color w:val="000000"/>
                <w:sz w:val="18"/>
              </w:rPr>
              <w:t>Smart Contract</w:t>
            </w:r>
          </w:p>
          <w:p w14:paraId="6981A8EA" w14:textId="77777777" w:rsidR="00A465C7" w:rsidRPr="003B1469" w:rsidRDefault="00A465C7" w:rsidP="00E25B91">
            <w:pPr>
              <w:spacing w:line="0" w:lineRule="atLeast"/>
              <w:jc w:val="center"/>
              <w:rPr>
                <w:rFonts w:ascii="Malgun Gothic" w:eastAsia="Malgun Gothic" w:hAnsi="Malgun Gothic" w:cs="Gulim"/>
                <w:color w:val="000000"/>
                <w:sz w:val="18"/>
              </w:rPr>
            </w:pPr>
            <w:r w:rsidRPr="003B1469">
              <w:rPr>
                <w:rFonts w:ascii="Malgun Gothic" w:eastAsia="Malgun Gothic" w:hAnsi="Malgun Gothic" w:cs="Gulim" w:hint="eastAsia"/>
                <w:color w:val="000000"/>
                <w:sz w:val="18"/>
              </w:rPr>
              <w:t xml:space="preserve">　</w:t>
            </w:r>
          </w:p>
        </w:tc>
        <w:tc>
          <w:tcPr>
            <w:tcW w:w="4225" w:type="pct"/>
            <w:tcBorders>
              <w:top w:val="single" w:sz="4" w:space="0" w:color="auto"/>
              <w:left w:val="nil"/>
              <w:bottom w:val="single" w:sz="4" w:space="0" w:color="auto"/>
              <w:right w:val="single" w:sz="4" w:space="0" w:color="auto"/>
            </w:tcBorders>
            <w:shd w:val="clear" w:color="auto" w:fill="auto"/>
            <w:vAlign w:val="center"/>
            <w:hideMark/>
          </w:tcPr>
          <w:p w14:paraId="2E39FE9D"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The execution results of smart contracts should be verifiable.</w:t>
            </w:r>
          </w:p>
        </w:tc>
      </w:tr>
      <w:tr w:rsidR="00A465C7" w:rsidRPr="003B1469" w14:paraId="5E9D0CCB" w14:textId="77777777" w:rsidTr="00E25B91">
        <w:tc>
          <w:tcPr>
            <w:tcW w:w="775" w:type="pct"/>
            <w:vMerge/>
            <w:tcBorders>
              <w:left w:val="single" w:sz="4" w:space="0" w:color="auto"/>
              <w:right w:val="single" w:sz="4" w:space="0" w:color="auto"/>
            </w:tcBorders>
            <w:shd w:val="clear" w:color="auto" w:fill="auto"/>
            <w:vAlign w:val="center"/>
            <w:hideMark/>
          </w:tcPr>
          <w:p w14:paraId="77B45F15" w14:textId="77777777" w:rsidR="00A465C7" w:rsidRPr="003B1469" w:rsidRDefault="00A465C7" w:rsidP="00E25B91">
            <w:pPr>
              <w:spacing w:line="0" w:lineRule="atLeast"/>
              <w:jc w:val="center"/>
              <w:rPr>
                <w:rFonts w:ascii="Malgun Gothic" w:eastAsia="Malgun Gothic" w:hAnsi="Malgun Gothic" w:cs="Gulim"/>
                <w:color w:val="000000"/>
                <w:sz w:val="18"/>
              </w:rPr>
            </w:pPr>
          </w:p>
        </w:tc>
        <w:tc>
          <w:tcPr>
            <w:tcW w:w="4225" w:type="pct"/>
            <w:tcBorders>
              <w:top w:val="single" w:sz="4" w:space="0" w:color="auto"/>
              <w:left w:val="nil"/>
              <w:bottom w:val="single" w:sz="4" w:space="0" w:color="auto"/>
              <w:right w:val="single" w:sz="4" w:space="0" w:color="auto"/>
            </w:tcBorders>
            <w:shd w:val="clear" w:color="auto" w:fill="auto"/>
            <w:vAlign w:val="center"/>
            <w:hideMark/>
          </w:tcPr>
          <w:p w14:paraId="5DB0B1AC"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Smart contracts should not have known source code security vulnerabilities.</w:t>
            </w:r>
          </w:p>
        </w:tc>
      </w:tr>
      <w:tr w:rsidR="00A465C7" w:rsidRPr="003B1469" w14:paraId="31434B62" w14:textId="77777777" w:rsidTr="00E25B91">
        <w:tc>
          <w:tcPr>
            <w:tcW w:w="775" w:type="pct"/>
            <w:vMerge/>
            <w:tcBorders>
              <w:left w:val="single" w:sz="4" w:space="0" w:color="auto"/>
              <w:bottom w:val="single" w:sz="4" w:space="0" w:color="auto"/>
              <w:right w:val="single" w:sz="4" w:space="0" w:color="auto"/>
            </w:tcBorders>
            <w:shd w:val="clear" w:color="auto" w:fill="auto"/>
            <w:vAlign w:val="center"/>
            <w:hideMark/>
          </w:tcPr>
          <w:p w14:paraId="4A00A482" w14:textId="77777777" w:rsidR="00A465C7" w:rsidRPr="003B1469" w:rsidRDefault="00A465C7" w:rsidP="00E25B91">
            <w:pPr>
              <w:spacing w:line="0" w:lineRule="atLeast"/>
              <w:jc w:val="center"/>
              <w:rPr>
                <w:rFonts w:ascii="Malgun Gothic" w:eastAsia="Malgun Gothic" w:hAnsi="Malgun Gothic" w:cs="Gulim"/>
                <w:color w:val="000000"/>
                <w:sz w:val="18"/>
              </w:rPr>
            </w:pPr>
          </w:p>
        </w:tc>
        <w:tc>
          <w:tcPr>
            <w:tcW w:w="4225" w:type="pct"/>
            <w:tcBorders>
              <w:top w:val="single" w:sz="4" w:space="0" w:color="auto"/>
              <w:left w:val="nil"/>
              <w:bottom w:val="single" w:sz="4" w:space="0" w:color="auto"/>
              <w:right w:val="single" w:sz="4" w:space="0" w:color="auto"/>
            </w:tcBorders>
            <w:shd w:val="clear" w:color="auto" w:fill="auto"/>
            <w:noWrap/>
            <w:vAlign w:val="center"/>
            <w:hideMark/>
          </w:tcPr>
          <w:p w14:paraId="15B3E420" w14:textId="77777777" w:rsidR="00A465C7" w:rsidRPr="003B1469" w:rsidRDefault="00A465C7" w:rsidP="00E25B91">
            <w:pPr>
              <w:rPr>
                <w:rFonts w:ascii="Malgun Gothic" w:eastAsia="Malgun Gothic" w:hAnsi="Malgun Gothic" w:cs="Gulim"/>
                <w:color w:val="000000"/>
                <w:sz w:val="16"/>
              </w:rPr>
            </w:pPr>
            <w:r w:rsidRPr="003B1469">
              <w:rPr>
                <w:rFonts w:ascii="Malgun Gothic" w:eastAsia="Malgun Gothic" w:hAnsi="Malgun Gothic" w:cs="Gulim" w:hint="eastAsia"/>
                <w:color w:val="000000"/>
                <w:sz w:val="16"/>
              </w:rPr>
              <w:t>When a smart contract error is detected, a replaceable plan should be established and version management of the smart contract should be performed</w:t>
            </w:r>
          </w:p>
        </w:tc>
      </w:tr>
    </w:tbl>
    <w:p w14:paraId="4328A1BA" w14:textId="77777777" w:rsidR="008D4DFA" w:rsidRDefault="008D4DFA" w:rsidP="008D4DFA"/>
    <w:p w14:paraId="795E7308" w14:textId="77777777" w:rsidR="00524EE3" w:rsidRPr="00524EE3" w:rsidRDefault="00524EE3" w:rsidP="00524EE3">
      <w:pPr>
        <w:spacing w:before="0"/>
        <w:rPr>
          <w:rFonts w:eastAsia="SimSun"/>
          <w:lang w:eastAsia="zh-CN"/>
        </w:rPr>
      </w:pPr>
    </w:p>
    <w:p w14:paraId="707F6573" w14:textId="77777777" w:rsidR="005F1421" w:rsidRPr="005F1421" w:rsidRDefault="005F1421" w:rsidP="00D04845">
      <w:pPr>
        <w:spacing w:before="0"/>
        <w:jc w:val="center"/>
        <w:rPr>
          <w:rFonts w:eastAsia="SimSun"/>
          <w:lang w:eastAsia="zh-CN"/>
        </w:rPr>
      </w:pPr>
      <w:r w:rsidRPr="005F1421">
        <w:rPr>
          <w:rFonts w:eastAsia="SimSun"/>
          <w:lang w:eastAsia="zh-CN"/>
        </w:rPr>
        <w:t>________________</w:t>
      </w:r>
    </w:p>
    <w:p w14:paraId="6263CF4E" w14:textId="77777777" w:rsidR="005F1421" w:rsidRPr="005F1421" w:rsidRDefault="005F1421" w:rsidP="005F1421">
      <w:pPr>
        <w:spacing w:before="0"/>
        <w:rPr>
          <w:rFonts w:eastAsia="SimSun"/>
          <w:lang w:eastAsia="zh-CN"/>
        </w:rPr>
      </w:pPr>
    </w:p>
    <w:p w14:paraId="6DB42AFF" w14:textId="34A4A9B0" w:rsidR="00A465C7" w:rsidRDefault="00A465C7" w:rsidP="00E33CDA">
      <w:pPr>
        <w:jc w:val="center"/>
        <w:rPr>
          <w:b/>
          <w:szCs w:val="20"/>
          <w:lang w:eastAsia="zh-CN"/>
        </w:rPr>
      </w:pPr>
    </w:p>
    <w:p w14:paraId="50A84DF5" w14:textId="2C0E951D" w:rsidR="00A66FB6" w:rsidRDefault="00A66FB6" w:rsidP="00A465C7">
      <w:pPr>
        <w:jc w:val="center"/>
      </w:pPr>
    </w:p>
    <w:sectPr w:rsidR="00A66FB6" w:rsidSect="003D5C26">
      <w:headerReference w:type="default" r:id="rId13"/>
      <w:pgSz w:w="11907" w:h="16840" w:code="9"/>
      <w:pgMar w:top="1134" w:right="1134" w:bottom="1134" w:left="1134" w:header="425" w:footer="709"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5D764" w16cex:dateUtc="2023-02-26T12:04:00Z"/>
  <w16cex:commentExtensible w16cex:durableId="27A5D78B" w16cex:dateUtc="2023-02-26T1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1D7100" w16cid:durableId="27A5D764"/>
  <w16cid:commentId w16cid:paraId="40025F8C" w16cid:durableId="27A5D78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4BB3CA" w14:textId="77777777" w:rsidR="009437B4" w:rsidRDefault="009437B4" w:rsidP="00C42125">
      <w:pPr>
        <w:spacing w:before="0"/>
      </w:pPr>
      <w:r>
        <w:separator/>
      </w:r>
    </w:p>
  </w:endnote>
  <w:endnote w:type="continuationSeparator" w:id="0">
    <w:p w14:paraId="27B98CD6" w14:textId="77777777" w:rsidR="009437B4" w:rsidRDefault="009437B4"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
    <w:altName w:val="MS Mincho"/>
    <w:panose1 w:val="00000000000000000000"/>
    <w:charset w:val="80"/>
    <w:family w:val="auto"/>
    <w:notTrueType/>
    <w:pitch w:val="variable"/>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Che">
    <w:altName w:val="Arial Unicode MS"/>
    <w:panose1 w:val="0203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0192D7" w14:textId="77777777" w:rsidR="009437B4" w:rsidRDefault="009437B4" w:rsidP="00C42125">
      <w:pPr>
        <w:spacing w:before="0"/>
      </w:pPr>
      <w:r>
        <w:separator/>
      </w:r>
    </w:p>
  </w:footnote>
  <w:footnote w:type="continuationSeparator" w:id="0">
    <w:p w14:paraId="71AE527A" w14:textId="77777777" w:rsidR="009437B4" w:rsidRDefault="009437B4"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B69D88" w14:textId="2E7642C9" w:rsidR="00524EE3" w:rsidRPr="00634E1D" w:rsidRDefault="00524EE3" w:rsidP="00634E1D">
    <w:pPr>
      <w:pStyle w:val="Header"/>
    </w:pPr>
    <w:r w:rsidRPr="00634E1D">
      <w:t xml:space="preserve">- </w:t>
    </w:r>
    <w:r w:rsidRPr="00634E1D">
      <w:fldChar w:fldCharType="begin"/>
    </w:r>
    <w:r w:rsidRPr="00634E1D">
      <w:instrText xml:space="preserve"> PAGE  \* MERGEFORMAT </w:instrText>
    </w:r>
    <w:r w:rsidRPr="00634E1D">
      <w:fldChar w:fldCharType="separate"/>
    </w:r>
    <w:r w:rsidR="00621D8B">
      <w:rPr>
        <w:noProof/>
      </w:rPr>
      <w:t>9</w:t>
    </w:r>
    <w:r w:rsidRPr="00634E1D">
      <w:fldChar w:fldCharType="end"/>
    </w:r>
    <w:r w:rsidRPr="00634E1D">
      <w:t xml:space="preserve"> -</w:t>
    </w:r>
    <w:r>
      <w:br/>
      <w:t>SG17-</w:t>
    </w:r>
    <w:r w:rsidR="00E33CDA">
      <w:t>TD940</w:t>
    </w:r>
    <w:r w:rsidR="00E93EB1">
      <w:t>R1</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AED481" w14:textId="4DD0C081" w:rsidR="00C42125" w:rsidRPr="00C42125" w:rsidRDefault="00C42125"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621D8B">
      <w:rPr>
        <w:noProof/>
      </w:rPr>
      <w:t>13</w:t>
    </w:r>
    <w:r w:rsidRPr="00C42125">
      <w:fldChar w:fldCharType="end"/>
    </w:r>
    <w:r w:rsidRPr="00C42125">
      <w:t xml:space="preserve"> -</w:t>
    </w:r>
  </w:p>
  <w:p w14:paraId="331B31A8" w14:textId="7A2959D5" w:rsidR="00C42125" w:rsidRPr="00C42125" w:rsidRDefault="00253DBE" w:rsidP="007E53E4">
    <w:pPr>
      <w:pStyle w:val="Header"/>
    </w:pPr>
    <w:r>
      <w:fldChar w:fldCharType="begin"/>
    </w:r>
    <w:r>
      <w:instrText xml:space="preserve"> STYLEREF  Docnumber  </w:instrText>
    </w:r>
    <w:r>
      <w:fldChar w:fldCharType="separate"/>
    </w:r>
    <w:r w:rsidR="00621D8B">
      <w:rPr>
        <w:b/>
        <w:bCs/>
        <w:noProof/>
        <w:lang w:val="en-US"/>
      </w:rPr>
      <w:t>Error! No text of specified style in document.</w:t>
    </w:r>
    <w:r>
      <w:rPr>
        <w:noProof/>
      </w:rPr>
      <w:fldChar w:fldCharType="end"/>
    </w:r>
  </w:p>
  <w:p w14:paraId="42DA091D" w14:textId="77777777" w:rsidR="009D6040" w:rsidRDefault="009D6040"/>
  <w:p w14:paraId="31B6E154" w14:textId="77777777" w:rsidR="009D6040" w:rsidRDefault="009D604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87015B4"/>
    <w:multiLevelType w:val="hybridMultilevel"/>
    <w:tmpl w:val="64021578"/>
    <w:lvl w:ilvl="0" w:tplc="B58427B2">
      <w:numFmt w:val="bullet"/>
      <w:lvlText w:val="-"/>
      <w:lvlJc w:val="left"/>
      <w:pPr>
        <w:ind w:left="760" w:hanging="360"/>
      </w:pPr>
      <w:rPr>
        <w:rFonts w:ascii="Times New Roman" w:eastAsia="Malgun Gothic"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B4D62DF"/>
    <w:multiLevelType w:val="hybridMultilevel"/>
    <w:tmpl w:val="AC7C9DAC"/>
    <w:lvl w:ilvl="0" w:tplc="4F0C09C2">
      <w:start w:val="1"/>
      <w:numFmt w:val="lowerRoman"/>
      <w:lvlText w:val="%1."/>
      <w:lvlJc w:val="left"/>
      <w:pPr>
        <w:ind w:left="1380" w:hanging="720"/>
      </w:pPr>
      <w:rPr>
        <w:rFonts w:hint="default"/>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12" w15:restartNumberingAfterBreak="0">
    <w:nsid w:val="2F127EAE"/>
    <w:multiLevelType w:val="hybridMultilevel"/>
    <w:tmpl w:val="3C04E1CA"/>
    <w:lvl w:ilvl="0" w:tplc="BB7ADE0C">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CE793A"/>
    <w:multiLevelType w:val="hybridMultilevel"/>
    <w:tmpl w:val="CADE34FE"/>
    <w:lvl w:ilvl="0" w:tplc="72443A8E">
      <w:start w:val="1"/>
      <w:numFmt w:val="lowerRoman"/>
      <w:lvlText w:val="%1."/>
      <w:lvlJc w:val="left"/>
      <w:pPr>
        <w:ind w:left="1380" w:hanging="720"/>
      </w:pPr>
      <w:rPr>
        <w:rFonts w:hint="default"/>
        <w:b/>
        <w:bCs/>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14" w15:restartNumberingAfterBreak="0">
    <w:nsid w:val="3AD12A81"/>
    <w:multiLevelType w:val="hybridMultilevel"/>
    <w:tmpl w:val="240E8436"/>
    <w:lvl w:ilvl="0" w:tplc="7174FC10">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4F45FA2"/>
    <w:multiLevelType w:val="hybridMultilevel"/>
    <w:tmpl w:val="C13EF3F8"/>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6B8E7966"/>
    <w:multiLevelType w:val="hybridMultilevel"/>
    <w:tmpl w:val="287800D4"/>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7142503E"/>
    <w:multiLevelType w:val="hybridMultilevel"/>
    <w:tmpl w:val="BC189D62"/>
    <w:lvl w:ilvl="0" w:tplc="4F0C09C2">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77C47175"/>
    <w:multiLevelType w:val="hybridMultilevel"/>
    <w:tmpl w:val="C13EF3F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1"/>
  </w:num>
  <w:num w:numId="14">
    <w:abstractNumId w:val="13"/>
  </w:num>
  <w:num w:numId="15">
    <w:abstractNumId w:val="18"/>
  </w:num>
  <w:num w:numId="16">
    <w:abstractNumId w:val="10"/>
  </w:num>
  <w:num w:numId="17">
    <w:abstractNumId w:val="16"/>
  </w:num>
  <w:num w:numId="18">
    <w:abstractNumId w:val="15"/>
  </w:num>
  <w:num w:numId="19">
    <w:abstractNumId w:val="17"/>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G TS">
    <w15:presenceInfo w15:providerId="Windows Live" w15:userId="01ffe92bae237a89"/>
  </w15:person>
  <w15:person w15:author="DIRECTOR TS">
    <w15:presenceInfo w15:providerId="None" w15:userId="DIRECTOR 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300"/>
    <w:rsid w:val="000171DB"/>
    <w:rsid w:val="00023D9A"/>
    <w:rsid w:val="0002490E"/>
    <w:rsid w:val="00037538"/>
    <w:rsid w:val="00043D75"/>
    <w:rsid w:val="00045732"/>
    <w:rsid w:val="00054813"/>
    <w:rsid w:val="00057000"/>
    <w:rsid w:val="0006396F"/>
    <w:rsid w:val="000640E0"/>
    <w:rsid w:val="00064226"/>
    <w:rsid w:val="000725EE"/>
    <w:rsid w:val="0007764E"/>
    <w:rsid w:val="0008429A"/>
    <w:rsid w:val="000A5CA2"/>
    <w:rsid w:val="000B25B1"/>
    <w:rsid w:val="000B4523"/>
    <w:rsid w:val="000C3DDD"/>
    <w:rsid w:val="000C73EB"/>
    <w:rsid w:val="000E20D3"/>
    <w:rsid w:val="000E73E8"/>
    <w:rsid w:val="000F1975"/>
    <w:rsid w:val="001251DA"/>
    <w:rsid w:val="00125432"/>
    <w:rsid w:val="00137F40"/>
    <w:rsid w:val="00150813"/>
    <w:rsid w:val="00165942"/>
    <w:rsid w:val="0017240B"/>
    <w:rsid w:val="00185C11"/>
    <w:rsid w:val="001871EC"/>
    <w:rsid w:val="001A670F"/>
    <w:rsid w:val="001B0170"/>
    <w:rsid w:val="001B69E4"/>
    <w:rsid w:val="001C30EB"/>
    <w:rsid w:val="001C3FE2"/>
    <w:rsid w:val="001C62B8"/>
    <w:rsid w:val="001E7B0E"/>
    <w:rsid w:val="001F141D"/>
    <w:rsid w:val="001F35D2"/>
    <w:rsid w:val="00200A06"/>
    <w:rsid w:val="00225175"/>
    <w:rsid w:val="00231DC5"/>
    <w:rsid w:val="00241832"/>
    <w:rsid w:val="002534C9"/>
    <w:rsid w:val="00253DBE"/>
    <w:rsid w:val="002622FA"/>
    <w:rsid w:val="00263518"/>
    <w:rsid w:val="00264554"/>
    <w:rsid w:val="002759E7"/>
    <w:rsid w:val="00275ED1"/>
    <w:rsid w:val="00277326"/>
    <w:rsid w:val="0029432F"/>
    <w:rsid w:val="002A49E0"/>
    <w:rsid w:val="002C015C"/>
    <w:rsid w:val="002C26C0"/>
    <w:rsid w:val="002C2BC5"/>
    <w:rsid w:val="002D5AFF"/>
    <w:rsid w:val="002E2053"/>
    <w:rsid w:val="002E79CB"/>
    <w:rsid w:val="002F1CFE"/>
    <w:rsid w:val="002F7F55"/>
    <w:rsid w:val="00301A4E"/>
    <w:rsid w:val="0030374A"/>
    <w:rsid w:val="00305DFF"/>
    <w:rsid w:val="0030745F"/>
    <w:rsid w:val="00314630"/>
    <w:rsid w:val="0032090A"/>
    <w:rsid w:val="00321CDE"/>
    <w:rsid w:val="00333E15"/>
    <w:rsid w:val="00336046"/>
    <w:rsid w:val="00344D56"/>
    <w:rsid w:val="00345FDC"/>
    <w:rsid w:val="00350492"/>
    <w:rsid w:val="0035343D"/>
    <w:rsid w:val="00361800"/>
    <w:rsid w:val="003641B0"/>
    <w:rsid w:val="0037422B"/>
    <w:rsid w:val="0038715D"/>
    <w:rsid w:val="00394DBF"/>
    <w:rsid w:val="003957A6"/>
    <w:rsid w:val="00395C05"/>
    <w:rsid w:val="003A43EF"/>
    <w:rsid w:val="003A5982"/>
    <w:rsid w:val="003C7445"/>
    <w:rsid w:val="003D2CC8"/>
    <w:rsid w:val="003D5C26"/>
    <w:rsid w:val="003F2BED"/>
    <w:rsid w:val="003F4411"/>
    <w:rsid w:val="00404998"/>
    <w:rsid w:val="00424E1A"/>
    <w:rsid w:val="00443878"/>
    <w:rsid w:val="0044609F"/>
    <w:rsid w:val="004539A8"/>
    <w:rsid w:val="0045756E"/>
    <w:rsid w:val="004712CA"/>
    <w:rsid w:val="0047422E"/>
    <w:rsid w:val="0049674B"/>
    <w:rsid w:val="004C0673"/>
    <w:rsid w:val="004C4E4E"/>
    <w:rsid w:val="004D78CE"/>
    <w:rsid w:val="004E5154"/>
    <w:rsid w:val="004E5312"/>
    <w:rsid w:val="004F3816"/>
    <w:rsid w:val="004F6151"/>
    <w:rsid w:val="005155ED"/>
    <w:rsid w:val="00524EE3"/>
    <w:rsid w:val="00541D6D"/>
    <w:rsid w:val="00543184"/>
    <w:rsid w:val="00543D41"/>
    <w:rsid w:val="0054531B"/>
    <w:rsid w:val="00552142"/>
    <w:rsid w:val="0055782F"/>
    <w:rsid w:val="00566EDA"/>
    <w:rsid w:val="00567F52"/>
    <w:rsid w:val="00572654"/>
    <w:rsid w:val="00577559"/>
    <w:rsid w:val="00583CED"/>
    <w:rsid w:val="00584F4D"/>
    <w:rsid w:val="00597108"/>
    <w:rsid w:val="0059778E"/>
    <w:rsid w:val="005B3023"/>
    <w:rsid w:val="005B5629"/>
    <w:rsid w:val="005C0300"/>
    <w:rsid w:val="005C4F27"/>
    <w:rsid w:val="005F1421"/>
    <w:rsid w:val="005F4B6A"/>
    <w:rsid w:val="006010F3"/>
    <w:rsid w:val="00604127"/>
    <w:rsid w:val="00615A0A"/>
    <w:rsid w:val="00621D8B"/>
    <w:rsid w:val="006243D6"/>
    <w:rsid w:val="006333D4"/>
    <w:rsid w:val="006369B2"/>
    <w:rsid w:val="00637E84"/>
    <w:rsid w:val="00642D16"/>
    <w:rsid w:val="00647525"/>
    <w:rsid w:val="006570B0"/>
    <w:rsid w:val="0069180E"/>
    <w:rsid w:val="00691C94"/>
    <w:rsid w:val="0069210B"/>
    <w:rsid w:val="006A4055"/>
    <w:rsid w:val="006A411B"/>
    <w:rsid w:val="006A7457"/>
    <w:rsid w:val="006C34D2"/>
    <w:rsid w:val="006C5641"/>
    <w:rsid w:val="006D1089"/>
    <w:rsid w:val="006D1B86"/>
    <w:rsid w:val="006D7355"/>
    <w:rsid w:val="006F2ACE"/>
    <w:rsid w:val="006F4361"/>
    <w:rsid w:val="00715B22"/>
    <w:rsid w:val="00715CA6"/>
    <w:rsid w:val="00731135"/>
    <w:rsid w:val="007324AF"/>
    <w:rsid w:val="00734E32"/>
    <w:rsid w:val="00735EE3"/>
    <w:rsid w:val="007409B4"/>
    <w:rsid w:val="00741974"/>
    <w:rsid w:val="0075525E"/>
    <w:rsid w:val="00756D3D"/>
    <w:rsid w:val="00770B6C"/>
    <w:rsid w:val="007745D0"/>
    <w:rsid w:val="007806C2"/>
    <w:rsid w:val="007903F8"/>
    <w:rsid w:val="00794F4F"/>
    <w:rsid w:val="00795A9C"/>
    <w:rsid w:val="007974BE"/>
    <w:rsid w:val="007A0916"/>
    <w:rsid w:val="007A0DFD"/>
    <w:rsid w:val="007A59C4"/>
    <w:rsid w:val="007A6474"/>
    <w:rsid w:val="007C7122"/>
    <w:rsid w:val="007D3F11"/>
    <w:rsid w:val="007D6BA3"/>
    <w:rsid w:val="007E53E4"/>
    <w:rsid w:val="007E656A"/>
    <w:rsid w:val="007F3979"/>
    <w:rsid w:val="007F664D"/>
    <w:rsid w:val="00801C3F"/>
    <w:rsid w:val="0081064E"/>
    <w:rsid w:val="008128CE"/>
    <w:rsid w:val="00816CAD"/>
    <w:rsid w:val="008302F5"/>
    <w:rsid w:val="00837DAC"/>
    <w:rsid w:val="00841217"/>
    <w:rsid w:val="00842137"/>
    <w:rsid w:val="00855D14"/>
    <w:rsid w:val="00863E59"/>
    <w:rsid w:val="00875951"/>
    <w:rsid w:val="00877520"/>
    <w:rsid w:val="00881500"/>
    <w:rsid w:val="00887ED8"/>
    <w:rsid w:val="0089088E"/>
    <w:rsid w:val="00892297"/>
    <w:rsid w:val="00893996"/>
    <w:rsid w:val="008B6F4A"/>
    <w:rsid w:val="008D0C7E"/>
    <w:rsid w:val="008D4DFA"/>
    <w:rsid w:val="008D7E7E"/>
    <w:rsid w:val="008E0172"/>
    <w:rsid w:val="008E370F"/>
    <w:rsid w:val="009014E7"/>
    <w:rsid w:val="00910ECE"/>
    <w:rsid w:val="00914912"/>
    <w:rsid w:val="00932AB7"/>
    <w:rsid w:val="00934405"/>
    <w:rsid w:val="00934C5D"/>
    <w:rsid w:val="009406B5"/>
    <w:rsid w:val="009437B4"/>
    <w:rsid w:val="00943FFC"/>
    <w:rsid w:val="00946166"/>
    <w:rsid w:val="00947A28"/>
    <w:rsid w:val="0095099F"/>
    <w:rsid w:val="00963694"/>
    <w:rsid w:val="00976747"/>
    <w:rsid w:val="00983164"/>
    <w:rsid w:val="009972EF"/>
    <w:rsid w:val="009A77F0"/>
    <w:rsid w:val="009B75B3"/>
    <w:rsid w:val="009C3160"/>
    <w:rsid w:val="009D6040"/>
    <w:rsid w:val="009E2E80"/>
    <w:rsid w:val="009E766E"/>
    <w:rsid w:val="009F1960"/>
    <w:rsid w:val="009F42B3"/>
    <w:rsid w:val="009F715E"/>
    <w:rsid w:val="00A010AC"/>
    <w:rsid w:val="00A10DBB"/>
    <w:rsid w:val="00A16253"/>
    <w:rsid w:val="00A304DD"/>
    <w:rsid w:val="00A31B02"/>
    <w:rsid w:val="00A31D47"/>
    <w:rsid w:val="00A4013E"/>
    <w:rsid w:val="00A4032F"/>
    <w:rsid w:val="00A4045F"/>
    <w:rsid w:val="00A427CD"/>
    <w:rsid w:val="00A4600B"/>
    <w:rsid w:val="00A465C7"/>
    <w:rsid w:val="00A47A78"/>
    <w:rsid w:val="00A50506"/>
    <w:rsid w:val="00A51EF0"/>
    <w:rsid w:val="00A562FE"/>
    <w:rsid w:val="00A60E82"/>
    <w:rsid w:val="00A60FB0"/>
    <w:rsid w:val="00A66FB6"/>
    <w:rsid w:val="00A67A81"/>
    <w:rsid w:val="00A730A6"/>
    <w:rsid w:val="00A971A0"/>
    <w:rsid w:val="00A978EC"/>
    <w:rsid w:val="00AA08CA"/>
    <w:rsid w:val="00AA1F22"/>
    <w:rsid w:val="00AA203F"/>
    <w:rsid w:val="00AB0B51"/>
    <w:rsid w:val="00AB47B9"/>
    <w:rsid w:val="00AB7504"/>
    <w:rsid w:val="00AB7B0F"/>
    <w:rsid w:val="00AC6FE4"/>
    <w:rsid w:val="00AD40B8"/>
    <w:rsid w:val="00AE38E1"/>
    <w:rsid w:val="00B05821"/>
    <w:rsid w:val="00B06091"/>
    <w:rsid w:val="00B26C28"/>
    <w:rsid w:val="00B40607"/>
    <w:rsid w:val="00B4174C"/>
    <w:rsid w:val="00B453F5"/>
    <w:rsid w:val="00B52517"/>
    <w:rsid w:val="00B56FD7"/>
    <w:rsid w:val="00B57342"/>
    <w:rsid w:val="00B61624"/>
    <w:rsid w:val="00B718A5"/>
    <w:rsid w:val="00B8261A"/>
    <w:rsid w:val="00BA0739"/>
    <w:rsid w:val="00BC1FAE"/>
    <w:rsid w:val="00BC3BA9"/>
    <w:rsid w:val="00BC604E"/>
    <w:rsid w:val="00BC62E2"/>
    <w:rsid w:val="00BE36F8"/>
    <w:rsid w:val="00BF0E60"/>
    <w:rsid w:val="00C22C5F"/>
    <w:rsid w:val="00C253D4"/>
    <w:rsid w:val="00C35D08"/>
    <w:rsid w:val="00C37FDD"/>
    <w:rsid w:val="00C42125"/>
    <w:rsid w:val="00C57548"/>
    <w:rsid w:val="00C62814"/>
    <w:rsid w:val="00C74937"/>
    <w:rsid w:val="00CB381C"/>
    <w:rsid w:val="00CF34A7"/>
    <w:rsid w:val="00D04845"/>
    <w:rsid w:val="00D0685D"/>
    <w:rsid w:val="00D070CE"/>
    <w:rsid w:val="00D42393"/>
    <w:rsid w:val="00D44EEB"/>
    <w:rsid w:val="00D5225B"/>
    <w:rsid w:val="00D56781"/>
    <w:rsid w:val="00D57D7F"/>
    <w:rsid w:val="00D66C3C"/>
    <w:rsid w:val="00D73137"/>
    <w:rsid w:val="00D838A1"/>
    <w:rsid w:val="00D93637"/>
    <w:rsid w:val="00DA11FE"/>
    <w:rsid w:val="00DA313C"/>
    <w:rsid w:val="00DB1307"/>
    <w:rsid w:val="00DB1796"/>
    <w:rsid w:val="00DB3B0A"/>
    <w:rsid w:val="00DC0323"/>
    <w:rsid w:val="00DC0356"/>
    <w:rsid w:val="00DC48DC"/>
    <w:rsid w:val="00DC58A3"/>
    <w:rsid w:val="00DD50DE"/>
    <w:rsid w:val="00DE0BBC"/>
    <w:rsid w:val="00DE3062"/>
    <w:rsid w:val="00DF5285"/>
    <w:rsid w:val="00E015D6"/>
    <w:rsid w:val="00E01E12"/>
    <w:rsid w:val="00E07600"/>
    <w:rsid w:val="00E204DD"/>
    <w:rsid w:val="00E2145E"/>
    <w:rsid w:val="00E24D43"/>
    <w:rsid w:val="00E33CDA"/>
    <w:rsid w:val="00E34034"/>
    <w:rsid w:val="00E353EC"/>
    <w:rsid w:val="00E53C24"/>
    <w:rsid w:val="00E625BC"/>
    <w:rsid w:val="00E93EB1"/>
    <w:rsid w:val="00EA4D5F"/>
    <w:rsid w:val="00EB444A"/>
    <w:rsid w:val="00EB444D"/>
    <w:rsid w:val="00EB63B6"/>
    <w:rsid w:val="00ED04C7"/>
    <w:rsid w:val="00F02294"/>
    <w:rsid w:val="00F25254"/>
    <w:rsid w:val="00F35F57"/>
    <w:rsid w:val="00F403F5"/>
    <w:rsid w:val="00F50467"/>
    <w:rsid w:val="00F562A0"/>
    <w:rsid w:val="00F67B51"/>
    <w:rsid w:val="00F8791A"/>
    <w:rsid w:val="00F87BBF"/>
    <w:rsid w:val="00FA2177"/>
    <w:rsid w:val="00FA2E6D"/>
    <w:rsid w:val="00FA5980"/>
    <w:rsid w:val="00FB0A28"/>
    <w:rsid w:val="00FC139F"/>
    <w:rsid w:val="00FD01DA"/>
    <w:rsid w:val="00FD35D4"/>
    <w:rsid w:val="00FD439E"/>
    <w:rsid w:val="00FD76CB"/>
    <w:rsid w:val="00FE191C"/>
    <w:rsid w:val="00FE29C6"/>
    <w:rsid w:val="00FE4A72"/>
    <w:rsid w:val="00FE6E92"/>
    <w:rsid w:val="00FE7F33"/>
    <w:rsid w:val="00FF2071"/>
    <w:rsid w:val="00FF4546"/>
    <w:rsid w:val="00FF538F"/>
    <w:rsid w:val="00FF7D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A3587B"/>
  <w15:chartTrackingRefBased/>
  <w15:docId w15:val="{7A4AD9A9-1993-49D1-AC8D-7489349E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B3B0A"/>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qFormat/>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3D5C26"/>
  </w:style>
  <w:style w:type="paragraph" w:customStyle="1" w:styleId="CorrectionSeparatorBegin">
    <w:name w:val="Correction Separator Begin"/>
    <w:basedOn w:val="Normal"/>
    <w:rsid w:val="003D5C2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3D5C2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3D5C2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3D5C2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3D5C2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3D5C2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3D5C26"/>
    <w:rPr>
      <w:b/>
      <w:bCs/>
    </w:rPr>
  </w:style>
  <w:style w:type="paragraph" w:customStyle="1" w:styleId="Normalbeforetable">
    <w:name w:val="Normal before table"/>
    <w:basedOn w:val="Normal"/>
    <w:rsid w:val="003D5C26"/>
    <w:pPr>
      <w:keepNext/>
      <w:spacing w:after="120"/>
    </w:pPr>
    <w:rPr>
      <w:rFonts w:eastAsia="????"/>
      <w:lang w:eastAsia="en-US"/>
    </w:rPr>
  </w:style>
  <w:style w:type="paragraph" w:customStyle="1" w:styleId="RecNo">
    <w:name w:val="Rec_No"/>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3D5C2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3D5C2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3D5C2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3D5C2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3D5C2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3D5C26"/>
    <w:pPr>
      <w:tabs>
        <w:tab w:val="right" w:leader="dot" w:pos="9639"/>
      </w:tabs>
    </w:pPr>
    <w:rPr>
      <w:rFonts w:eastAsia="MS Mincho"/>
    </w:rPr>
  </w:style>
  <w:style w:type="paragraph" w:styleId="TOC1">
    <w:name w:val="toc 1"/>
    <w:basedOn w:val="Normal"/>
    <w:uiPriority w:val="39"/>
    <w:rsid w:val="003D5C2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3D5C26"/>
    <w:pPr>
      <w:tabs>
        <w:tab w:val="clear" w:pos="964"/>
      </w:tabs>
      <w:spacing w:before="80"/>
      <w:ind w:left="1531" w:hanging="851"/>
    </w:pPr>
  </w:style>
  <w:style w:type="paragraph" w:styleId="TOC3">
    <w:name w:val="toc 3"/>
    <w:basedOn w:val="TOC2"/>
    <w:rsid w:val="003D5C26"/>
    <w:pPr>
      <w:ind w:left="2269"/>
    </w:pPr>
  </w:style>
  <w:style w:type="character" w:styleId="Hyperlink">
    <w:name w:val="Hyperlink"/>
    <w:aliases w:val="超级链接,Style 58,超????,하이퍼링크2,超?级链,하이퍼링크21,超??级链,超??级链Ú,fL????,fL?级,CEO_Hyperlink,超?级链Ú,’´?级链,’´????,’´??级链Ú,’´??级,超链接1"/>
    <w:basedOn w:val="DefaultParagraphFont"/>
    <w:qFormat/>
    <w:rsid w:val="003D5C2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3D5C2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3D5C26"/>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3D5C26"/>
    <w:rPr>
      <w:rFonts w:ascii="Arial" w:hAnsi="Arial" w:cs="Arial"/>
      <w:sz w:val="18"/>
      <w:szCs w:val="18"/>
    </w:rPr>
  </w:style>
  <w:style w:type="paragraph" w:customStyle="1" w:styleId="Title4">
    <w:name w:val="Title 4"/>
    <w:basedOn w:val="Normal"/>
    <w:next w:val="Heading1"/>
    <w:rsid w:val="003D5C2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3D5C2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1">
    <w:name w:val="해시태그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link w:val="ListParagraphChar"/>
    <w:uiPriority w:val="34"/>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10">
    <w:name w:val="멘션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11">
    <w:name w:val="스마트 하이퍼링크1"/>
    <w:basedOn w:val="DefaultParagraphFont"/>
    <w:uiPriority w:val="99"/>
    <w:semiHidden/>
    <w:unhideWhenUsed/>
    <w:rsid w:val="008D0C7E"/>
    <w:rPr>
      <w:u w:val="dotted"/>
    </w:rPr>
  </w:style>
  <w:style w:type="character" w:customStyle="1" w:styleId="12">
    <w:name w:val="스마트 링크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13">
    <w:name w:val="확인되지 않은 멘션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Default">
    <w:name w:val="Default"/>
    <w:rsid w:val="0045756E"/>
    <w:pPr>
      <w:widowControl w:val="0"/>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link w:val="ListParagraph"/>
    <w:uiPriority w:val="34"/>
    <w:rsid w:val="008D4DFA"/>
    <w:rPr>
      <w:rFonts w:ascii="Times New Roman" w:hAnsi="Times New Roman" w:cs="Times New Roman"/>
      <w:sz w:val="24"/>
      <w:szCs w:val="24"/>
      <w:lang w:val="en-GB" w:eastAsia="ja-JP"/>
    </w:rPr>
  </w:style>
  <w:style w:type="character" w:customStyle="1" w:styleId="2">
    <w:name w:val="확인되지 않은 멘션2"/>
    <w:basedOn w:val="DefaultParagraphFont"/>
    <w:uiPriority w:val="99"/>
    <w:semiHidden/>
    <w:unhideWhenUsed/>
    <w:rsid w:val="00DE0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0999351">
      <w:bodyDiv w:val="1"/>
      <w:marLeft w:val="0"/>
      <w:marRight w:val="0"/>
      <w:marTop w:val="0"/>
      <w:marBottom w:val="0"/>
      <w:divBdr>
        <w:top w:val="none" w:sz="0" w:space="0" w:color="auto"/>
        <w:left w:val="none" w:sz="0" w:space="0" w:color="auto"/>
        <w:bottom w:val="none" w:sz="0" w:space="0" w:color="auto"/>
        <w:right w:val="none" w:sz="0" w:space="0" w:color="auto"/>
      </w:divBdr>
    </w:div>
    <w:div w:id="209192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hoh@tcaservices.kr" TargetMode="External"/><Relationship Id="rId24" Type="http://schemas.microsoft.com/office/2016/09/relationships/commentsIds" Target="commentsIds.xml"/><Relationship Id="rId5" Type="http://schemas.openxmlformats.org/officeDocument/2006/relationships/styles" Target="styles.xml"/><Relationship Id="rId15" Type="http://schemas.microsoft.com/office/2011/relationships/people" Target="people.xml"/><Relationship Id="rId23" Type="http://schemas.microsoft.com/office/2018/08/relationships/commentsExtensible" Target="commentsExtensi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70B3415A59845B194ACD924B2BA5C44"/>
        <w:category>
          <w:name w:val="일반"/>
          <w:gallery w:val="placeholder"/>
        </w:category>
        <w:types>
          <w:type w:val="bbPlcHdr"/>
        </w:types>
        <w:behaviors>
          <w:behavior w:val="content"/>
        </w:behaviors>
        <w:guid w:val="{7A27FC13-A107-4547-B931-3DAF249D01F0}"/>
      </w:docPartPr>
      <w:docPartBody>
        <w:p w:rsidR="00487C46" w:rsidRDefault="003C2E9A" w:rsidP="003C2E9A">
          <w:pPr>
            <w:pStyle w:val="770B3415A59845B194ACD924B2BA5C44"/>
          </w:pPr>
          <w:r>
            <w:rPr>
              <w:rStyle w:val="PlaceholderText"/>
              <w:bCs/>
              <w:szCs w:val="32"/>
              <w:highlight w:val="yellow"/>
            </w:rPr>
            <w:t>SGgg-C.n OR TD n (PLEN|GEN|WPx/gg)</w:t>
          </w:r>
        </w:p>
      </w:docPartBody>
    </w:docPart>
    <w:docPart>
      <w:docPartPr>
        <w:name w:val="D599310984064F35AE95F0F3196D2FF3"/>
        <w:category>
          <w:name w:val="일반"/>
          <w:gallery w:val="placeholder"/>
        </w:category>
        <w:types>
          <w:type w:val="bbPlcHdr"/>
        </w:types>
        <w:behaviors>
          <w:behavior w:val="content"/>
        </w:behaviors>
        <w:guid w:val="{B141B179-BA17-4893-B59E-CC9C419E0E3C}"/>
      </w:docPartPr>
      <w:docPartBody>
        <w:p w:rsidR="00487C46" w:rsidRDefault="003C2E9A" w:rsidP="003C2E9A">
          <w:pPr>
            <w:pStyle w:val="D599310984064F35AE95F0F3196D2FF3"/>
          </w:pPr>
          <w:r>
            <w:rPr>
              <w:rStyle w:val="PlaceholderText"/>
              <w:rFonts w:ascii="Times New Roman Bold" w:hAnsi="Times New Roman Bold" w:cs="Times New Roman Bold"/>
              <w:b/>
              <w:bCs/>
              <w:caps/>
              <w:sz w:val="32"/>
              <w:szCs w:val="32"/>
              <w:highlight w:val="yellow"/>
            </w:rPr>
            <w:t>Study Group gg</w:t>
          </w:r>
        </w:p>
      </w:docPartBody>
    </w:docPart>
    <w:docPart>
      <w:docPartPr>
        <w:name w:val="71415C2532DD43FD88602E0A10916C37"/>
        <w:category>
          <w:name w:val="일반"/>
          <w:gallery w:val="placeholder"/>
        </w:category>
        <w:types>
          <w:type w:val="bbPlcHdr"/>
        </w:types>
        <w:behaviors>
          <w:behavior w:val="content"/>
        </w:behaviors>
        <w:guid w:val="{7AC9EC3C-72FF-4D6C-81A2-BA835E745616}"/>
      </w:docPartPr>
      <w:docPartBody>
        <w:p w:rsidR="00487C46" w:rsidRDefault="003C2E9A" w:rsidP="003C2E9A">
          <w:pPr>
            <w:pStyle w:val="71415C2532DD43FD88602E0A10916C37"/>
          </w:pPr>
          <w:r>
            <w:rPr>
              <w:rStyle w:val="PlaceholderText"/>
              <w:highlight w:val="yellow"/>
            </w:rPr>
            <w:t>Q nos separated by commas (e.g 3/13, 5/16) or N/A (TSAG)</w:t>
          </w:r>
        </w:p>
      </w:docPartBody>
    </w:docPart>
    <w:docPart>
      <w:docPartPr>
        <w:name w:val="F7B61F0D7AA24EB2AC9C248E811898C6"/>
        <w:category>
          <w:name w:val="일반"/>
          <w:gallery w:val="placeholder"/>
        </w:category>
        <w:types>
          <w:type w:val="bbPlcHdr"/>
        </w:types>
        <w:behaviors>
          <w:behavior w:val="content"/>
        </w:behaviors>
        <w:guid w:val="{FEF0AECA-1B51-4AA0-B26A-12AAFB36877E}"/>
      </w:docPartPr>
      <w:docPartBody>
        <w:p w:rsidR="00487C46" w:rsidRDefault="003C2E9A" w:rsidP="003C2E9A">
          <w:pPr>
            <w:pStyle w:val="F7B61F0D7AA24EB2AC9C248E811898C6"/>
          </w:pPr>
          <w:r>
            <w:rPr>
              <w:rStyle w:val="PlaceholderText"/>
              <w:highlight w:val="yellow"/>
            </w:rPr>
            <w:t>Place</w:t>
          </w:r>
        </w:p>
      </w:docPartBody>
    </w:docPart>
    <w:docPart>
      <w:docPartPr>
        <w:name w:val="A476ED2168814896AEF3E347FCA96562"/>
        <w:category>
          <w:name w:val="일반"/>
          <w:gallery w:val="placeholder"/>
        </w:category>
        <w:types>
          <w:type w:val="bbPlcHdr"/>
        </w:types>
        <w:behaviors>
          <w:behavior w:val="content"/>
        </w:behaviors>
        <w:guid w:val="{160855C7-D06E-4003-AA14-415575B27D31}"/>
      </w:docPartPr>
      <w:docPartBody>
        <w:p w:rsidR="00487C46" w:rsidRDefault="003C2E9A" w:rsidP="003C2E9A">
          <w:pPr>
            <w:pStyle w:val="A476ED2168814896AEF3E347FCA96562"/>
          </w:pPr>
          <w:r>
            <w:rPr>
              <w:rStyle w:val="PlaceholderText"/>
              <w:highlight w:val="yellow"/>
            </w:rPr>
            <w:t>dd-dd mmm yyyy</w:t>
          </w:r>
        </w:p>
      </w:docPartBody>
    </w:docPart>
    <w:docPart>
      <w:docPartPr>
        <w:name w:val="CB94377B9D3840318389FDF62BB18FBE"/>
        <w:category>
          <w:name w:val="일반"/>
          <w:gallery w:val="placeholder"/>
        </w:category>
        <w:types>
          <w:type w:val="bbPlcHdr"/>
        </w:types>
        <w:behaviors>
          <w:behavior w:val="content"/>
        </w:behaviors>
        <w:guid w:val="{443B7F40-F20E-4F32-AE2B-48C0F06FE967}"/>
      </w:docPartPr>
      <w:docPartBody>
        <w:p w:rsidR="00487C46" w:rsidRDefault="003C2E9A" w:rsidP="003C2E9A">
          <w:pPr>
            <w:pStyle w:val="CB94377B9D3840318389FDF62BB18FBE"/>
          </w:pPr>
          <w:r>
            <w:rPr>
              <w:rStyle w:val="PlaceholderText"/>
              <w:highlight w:val="yellow"/>
            </w:rPr>
            <w:t>Insert source(s)</w:t>
          </w:r>
        </w:p>
      </w:docPartBody>
    </w:docPart>
    <w:docPart>
      <w:docPartPr>
        <w:name w:val="E4A642C80AD344D18D916FDD76DB7934"/>
        <w:category>
          <w:name w:val="일반"/>
          <w:gallery w:val="placeholder"/>
        </w:category>
        <w:types>
          <w:type w:val="bbPlcHdr"/>
        </w:types>
        <w:behaviors>
          <w:behavior w:val="content"/>
        </w:behaviors>
        <w:guid w:val="{DD564D98-473D-4C21-B2F1-AB3BD2D23094}"/>
      </w:docPartPr>
      <w:docPartBody>
        <w:p w:rsidR="00487C46" w:rsidRDefault="003C2E9A" w:rsidP="003C2E9A">
          <w:pPr>
            <w:pStyle w:val="E4A642C80AD344D18D916FDD76DB7934"/>
          </w:pPr>
          <w:r>
            <w:rPr>
              <w:rStyle w:val="PlaceholderText"/>
              <w:rFonts w:hint="eastAsia"/>
            </w:rPr>
            <w:t>Click here to enter text.</w:t>
          </w:r>
        </w:p>
      </w:docPartBody>
    </w:docPart>
    <w:docPart>
      <w:docPartPr>
        <w:name w:val="88CEE06F38D94987B6DAB838CCE862A2"/>
        <w:category>
          <w:name w:val="일반"/>
          <w:gallery w:val="placeholder"/>
        </w:category>
        <w:types>
          <w:type w:val="bbPlcHdr"/>
        </w:types>
        <w:behaviors>
          <w:behavior w:val="content"/>
        </w:behaviors>
        <w:guid w:val="{0585261A-6B8E-49AA-9080-0B558000D237}"/>
      </w:docPartPr>
      <w:docPartBody>
        <w:p w:rsidR="00487C46" w:rsidRDefault="003C2E9A" w:rsidP="003C2E9A">
          <w:pPr>
            <w:pStyle w:val="88CEE06F38D94987B6DAB838CCE862A2"/>
          </w:pPr>
          <w:r>
            <w:rPr>
              <w:rStyle w:val="PlaceholderText"/>
              <w:rFonts w:hint="eastAsia"/>
            </w:rPr>
            <w:t>Click here to enter text.</w:t>
          </w:r>
        </w:p>
      </w:docPartBody>
    </w:docPart>
    <w:docPart>
      <w:docPartPr>
        <w:name w:val="B30ACE359FDE454E96FD39DDD84652ED"/>
        <w:category>
          <w:name w:val="일반"/>
          <w:gallery w:val="placeholder"/>
        </w:category>
        <w:types>
          <w:type w:val="bbPlcHdr"/>
        </w:types>
        <w:behaviors>
          <w:behavior w:val="content"/>
        </w:behaviors>
        <w:guid w:val="{C7703403-3703-46C8-B590-B774813DFFC8}"/>
      </w:docPartPr>
      <w:docPartBody>
        <w:p w:rsidR="00487C46" w:rsidRDefault="003C2E9A" w:rsidP="003C2E9A">
          <w:pPr>
            <w:pStyle w:val="B30ACE359FDE454E96FD39DDD84652ED"/>
          </w:pPr>
          <w:r>
            <w:rPr>
              <w:rStyle w:val="PlaceholderText"/>
              <w:highlight w:val="yellow"/>
            </w:rPr>
            <w:t>Insert abstract under 200 words. See Rec.A.2, clause I.1.12 for guidance.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
    <w:altName w:val="MS Mincho"/>
    <w:panose1 w:val="00000000000000000000"/>
    <w:charset w:val="80"/>
    <w:family w:val="auto"/>
    <w:notTrueType/>
    <w:pitch w:val="variable"/>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Che">
    <w:altName w:val="Arial Unicode MS"/>
    <w:panose1 w:val="0203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Times New Roman Bold">
    <w:altName w:val="Times New Roman"/>
    <w:panose1 w:val="02020803070505020304"/>
    <w:charset w:val="00"/>
    <w:family w:val="roman"/>
    <w:pitch w:val="default"/>
    <w:sig w:usb0="00000000" w:usb1="00000000" w:usb2="00000000" w:usb3="00000000" w:csb0="000000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revisionView w:formatting="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F74"/>
    <w:rsid w:val="000A6DBE"/>
    <w:rsid w:val="000C5CEC"/>
    <w:rsid w:val="0011796F"/>
    <w:rsid w:val="00167145"/>
    <w:rsid w:val="00181F74"/>
    <w:rsid w:val="00184F0A"/>
    <w:rsid w:val="001D57D1"/>
    <w:rsid w:val="002A7EC3"/>
    <w:rsid w:val="003B78EA"/>
    <w:rsid w:val="003C2E9A"/>
    <w:rsid w:val="004601F9"/>
    <w:rsid w:val="00487C46"/>
    <w:rsid w:val="004D64CF"/>
    <w:rsid w:val="005C468C"/>
    <w:rsid w:val="006209DB"/>
    <w:rsid w:val="00817768"/>
    <w:rsid w:val="008A2F7F"/>
    <w:rsid w:val="009958C4"/>
    <w:rsid w:val="009B2423"/>
    <w:rsid w:val="00A24D5C"/>
    <w:rsid w:val="00AD0CF4"/>
    <w:rsid w:val="00BC62B4"/>
    <w:rsid w:val="00BE1B22"/>
    <w:rsid w:val="00F9649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C2E9A"/>
  </w:style>
  <w:style w:type="paragraph" w:customStyle="1" w:styleId="770B3415A59845B194ACD924B2BA5C44">
    <w:name w:val="770B3415A59845B194ACD924B2BA5C44"/>
    <w:rsid w:val="003C2E9A"/>
    <w:pPr>
      <w:widowControl w:val="0"/>
      <w:wordWrap w:val="0"/>
      <w:autoSpaceDE w:val="0"/>
      <w:autoSpaceDN w:val="0"/>
    </w:pPr>
  </w:style>
  <w:style w:type="paragraph" w:customStyle="1" w:styleId="D599310984064F35AE95F0F3196D2FF3">
    <w:name w:val="D599310984064F35AE95F0F3196D2FF3"/>
    <w:rsid w:val="003C2E9A"/>
    <w:pPr>
      <w:widowControl w:val="0"/>
      <w:wordWrap w:val="0"/>
      <w:autoSpaceDE w:val="0"/>
      <w:autoSpaceDN w:val="0"/>
    </w:pPr>
  </w:style>
  <w:style w:type="paragraph" w:customStyle="1" w:styleId="71415C2532DD43FD88602E0A10916C37">
    <w:name w:val="71415C2532DD43FD88602E0A10916C37"/>
    <w:rsid w:val="003C2E9A"/>
    <w:pPr>
      <w:widowControl w:val="0"/>
      <w:wordWrap w:val="0"/>
      <w:autoSpaceDE w:val="0"/>
      <w:autoSpaceDN w:val="0"/>
    </w:pPr>
  </w:style>
  <w:style w:type="paragraph" w:customStyle="1" w:styleId="F7B61F0D7AA24EB2AC9C248E811898C6">
    <w:name w:val="F7B61F0D7AA24EB2AC9C248E811898C6"/>
    <w:rsid w:val="003C2E9A"/>
    <w:pPr>
      <w:widowControl w:val="0"/>
      <w:wordWrap w:val="0"/>
      <w:autoSpaceDE w:val="0"/>
      <w:autoSpaceDN w:val="0"/>
    </w:pPr>
  </w:style>
  <w:style w:type="paragraph" w:customStyle="1" w:styleId="A476ED2168814896AEF3E347FCA96562">
    <w:name w:val="A476ED2168814896AEF3E347FCA96562"/>
    <w:rsid w:val="003C2E9A"/>
    <w:pPr>
      <w:widowControl w:val="0"/>
      <w:wordWrap w:val="0"/>
      <w:autoSpaceDE w:val="0"/>
      <w:autoSpaceDN w:val="0"/>
    </w:pPr>
  </w:style>
  <w:style w:type="paragraph" w:customStyle="1" w:styleId="CB94377B9D3840318389FDF62BB18FBE">
    <w:name w:val="CB94377B9D3840318389FDF62BB18FBE"/>
    <w:rsid w:val="003C2E9A"/>
    <w:pPr>
      <w:widowControl w:val="0"/>
      <w:wordWrap w:val="0"/>
      <w:autoSpaceDE w:val="0"/>
      <w:autoSpaceDN w:val="0"/>
    </w:pPr>
  </w:style>
  <w:style w:type="paragraph" w:customStyle="1" w:styleId="C8651F89A5A4443A870CD5F42BA1E25F">
    <w:name w:val="C8651F89A5A4443A870CD5F42BA1E25F"/>
    <w:rsid w:val="003C2E9A"/>
    <w:pPr>
      <w:widowControl w:val="0"/>
      <w:wordWrap w:val="0"/>
      <w:autoSpaceDE w:val="0"/>
      <w:autoSpaceDN w:val="0"/>
    </w:pPr>
  </w:style>
  <w:style w:type="paragraph" w:customStyle="1" w:styleId="E4A642C80AD344D18D916FDD76DB7934">
    <w:name w:val="E4A642C80AD344D18D916FDD76DB7934"/>
    <w:rsid w:val="003C2E9A"/>
    <w:pPr>
      <w:widowControl w:val="0"/>
      <w:wordWrap w:val="0"/>
      <w:autoSpaceDE w:val="0"/>
      <w:autoSpaceDN w:val="0"/>
    </w:pPr>
  </w:style>
  <w:style w:type="paragraph" w:customStyle="1" w:styleId="88CEE06F38D94987B6DAB838CCE862A2">
    <w:name w:val="88CEE06F38D94987B6DAB838CCE862A2"/>
    <w:rsid w:val="003C2E9A"/>
    <w:pPr>
      <w:widowControl w:val="0"/>
      <w:wordWrap w:val="0"/>
      <w:autoSpaceDE w:val="0"/>
      <w:autoSpaceDN w:val="0"/>
    </w:pPr>
  </w:style>
  <w:style w:type="paragraph" w:customStyle="1" w:styleId="B30ACE359FDE454E96FD39DDD84652ED">
    <w:name w:val="B30ACE359FDE454E96FD39DDD84652ED"/>
    <w:rsid w:val="003C2E9A"/>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91E6DA-9C7A-497A-B30D-377F2A02B5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13</Pages>
  <Words>4081</Words>
  <Characters>23267</Characters>
  <Application>Microsoft Office Word</Application>
  <DocSecurity>0</DocSecurity>
  <Lines>193</Lines>
  <Paragraphs>54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DDP template for SG17 (2022-2024 study period)</vt:lpstr>
      <vt:lpstr>DDP template for SG17 (2022-2024 study period)</vt:lpstr>
    </vt:vector>
  </TitlesOfParts>
  <Manager>ITU-T</Manager>
  <Company>International Telecommunication Union (ITU)</Company>
  <LinksUpToDate>false</LinksUpToDate>
  <CharactersWithSpaces>27294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SG17 (2022-2024 study period)</dc:title>
  <dc:subject/>
  <dc:creator>TSB (2022-03-15)</dc:creator>
  <cp:keywords/>
  <dc:description>DDP-SG17.docx  For: _x000d_Document date: _x000d_Saved by ITU51014895 at 16:16:03 on 15/03/2022</dc:description>
  <cp:lastModifiedBy>DIRECTOR TS</cp:lastModifiedBy>
  <cp:revision>12</cp:revision>
  <cp:lastPrinted>2017-02-22T09:55:00Z</cp:lastPrinted>
  <dcterms:created xsi:type="dcterms:W3CDTF">2023-06-23T05:58:00Z</dcterms:created>
  <dcterms:modified xsi:type="dcterms:W3CDTF">2023-07-03T04:40:00Z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DDP-SG17.docx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