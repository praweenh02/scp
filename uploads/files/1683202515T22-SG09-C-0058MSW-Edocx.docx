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6006E8" w:rsidRPr="0037415F" w14:paraId="70DC7D80" w14:textId="77777777">
        <w:trPr>
          <w:cantSplit/>
          <w:jc w:val="center"/>
        </w:trPr>
        <w:tc>
          <w:tcPr>
            <w:tcW w:w="1134" w:type="dxa"/>
            <w:vMerge w:val="restart"/>
            <w:vAlign w:val="center"/>
          </w:tcPr>
          <w:p w14:paraId="6AC98444" w14:textId="77777777" w:rsidR="006006E8" w:rsidRPr="007F664D" w:rsidRDefault="0026050F">
            <w:pPr>
              <w:spacing w:before="0"/>
              <w:jc w:val="center"/>
              <w:rPr>
                <w:sz w:val="20"/>
              </w:rPr>
            </w:pPr>
            <w:bookmarkStart w:id="0" w:name="dtitle1" w:colFirst="1" w:colLast="1"/>
            <w:bookmarkStart w:id="1" w:name="_Toc44995568"/>
            <w:r w:rsidRPr="00351095">
              <w:rPr>
                <w:noProof/>
                <w:lang w:eastAsia="en-US" w:bidi="hi-IN"/>
              </w:rPr>
              <w:drawing>
                <wp:inline distT="0" distB="0" distL="0" distR="0" wp14:anchorId="61C27B30" wp14:editId="7CFCC8F6">
                  <wp:extent cx="651510" cy="70040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510" cy="700405"/>
                          </a:xfrm>
                          <a:prstGeom prst="rect">
                            <a:avLst/>
                          </a:prstGeom>
                          <a:noFill/>
                          <a:ln>
                            <a:noFill/>
                          </a:ln>
                        </pic:spPr>
                      </pic:pic>
                    </a:graphicData>
                  </a:graphic>
                </wp:inline>
              </w:drawing>
            </w:r>
          </w:p>
        </w:tc>
        <w:tc>
          <w:tcPr>
            <w:tcW w:w="3969" w:type="dxa"/>
            <w:gridSpan w:val="2"/>
            <w:vMerge w:val="restart"/>
          </w:tcPr>
          <w:p w14:paraId="4FE42355" w14:textId="77777777" w:rsidR="006006E8" w:rsidRPr="00F70513" w:rsidRDefault="006006E8">
            <w:pPr>
              <w:rPr>
                <w:sz w:val="16"/>
                <w:szCs w:val="16"/>
              </w:rPr>
            </w:pPr>
            <w:r w:rsidRPr="00F70513">
              <w:rPr>
                <w:sz w:val="16"/>
                <w:szCs w:val="16"/>
              </w:rPr>
              <w:t>INTERNATIONAL TELECOMMUNICATION UNION</w:t>
            </w:r>
          </w:p>
          <w:p w14:paraId="7E2C4CD1" w14:textId="77777777" w:rsidR="006006E8" w:rsidRPr="006264C9" w:rsidRDefault="006006E8">
            <w:pPr>
              <w:rPr>
                <w:b/>
                <w:bCs/>
                <w:sz w:val="26"/>
                <w:szCs w:val="26"/>
              </w:rPr>
            </w:pPr>
            <w:r w:rsidRPr="006264C9">
              <w:rPr>
                <w:b/>
                <w:bCs/>
                <w:sz w:val="26"/>
                <w:szCs w:val="26"/>
              </w:rPr>
              <w:t>TELECOMMUNICATION</w:t>
            </w:r>
            <w:r w:rsidRPr="006264C9">
              <w:rPr>
                <w:b/>
                <w:bCs/>
                <w:sz w:val="26"/>
                <w:szCs w:val="26"/>
              </w:rPr>
              <w:br/>
              <w:t>STANDARDIZATION SECTOR</w:t>
            </w:r>
          </w:p>
          <w:p w14:paraId="048BDF12" w14:textId="77777777" w:rsidR="006006E8" w:rsidRPr="007F664D" w:rsidRDefault="006006E8">
            <w:pPr>
              <w:rPr>
                <w:sz w:val="20"/>
              </w:rPr>
            </w:pPr>
            <w:r w:rsidRPr="006264C9">
              <w:rPr>
                <w:sz w:val="20"/>
              </w:rPr>
              <w:t xml:space="preserve">STUDY PERIOD </w:t>
            </w:r>
            <w:r>
              <w:rPr>
                <w:sz w:val="20"/>
              </w:rPr>
              <w:t>2022-2024</w:t>
            </w:r>
          </w:p>
        </w:tc>
        <w:tc>
          <w:tcPr>
            <w:tcW w:w="4537" w:type="dxa"/>
            <w:gridSpan w:val="3"/>
            <w:vAlign w:val="center"/>
          </w:tcPr>
          <w:p w14:paraId="04F973CF" w14:textId="0BEAAA92" w:rsidR="006006E8" w:rsidRPr="00314630" w:rsidRDefault="000A4BC3">
            <w:pPr>
              <w:pStyle w:val="Docnumber"/>
            </w:pPr>
            <w:r w:rsidRPr="000A4BC3">
              <w:t>T22-SG09-C-0058</w:t>
            </w:r>
          </w:p>
        </w:tc>
      </w:tr>
      <w:tr w:rsidR="006006E8" w:rsidRPr="0037415F" w14:paraId="2DE52A21" w14:textId="77777777">
        <w:trPr>
          <w:cantSplit/>
          <w:jc w:val="center"/>
        </w:trPr>
        <w:tc>
          <w:tcPr>
            <w:tcW w:w="1134" w:type="dxa"/>
            <w:vMerge/>
          </w:tcPr>
          <w:p w14:paraId="55C78545" w14:textId="77777777" w:rsidR="006006E8" w:rsidRPr="00072A4E" w:rsidRDefault="006006E8">
            <w:pPr>
              <w:rPr>
                <w:smallCaps/>
                <w:sz w:val="20"/>
              </w:rPr>
            </w:pPr>
          </w:p>
        </w:tc>
        <w:tc>
          <w:tcPr>
            <w:tcW w:w="3969" w:type="dxa"/>
            <w:gridSpan w:val="2"/>
            <w:vMerge/>
          </w:tcPr>
          <w:p w14:paraId="625085F3" w14:textId="77777777" w:rsidR="006006E8" w:rsidRPr="00072A4E" w:rsidRDefault="006006E8">
            <w:pPr>
              <w:rPr>
                <w:smallCaps/>
                <w:sz w:val="20"/>
              </w:rPr>
            </w:pPr>
          </w:p>
        </w:tc>
        <w:tc>
          <w:tcPr>
            <w:tcW w:w="4537" w:type="dxa"/>
            <w:gridSpan w:val="3"/>
          </w:tcPr>
          <w:p w14:paraId="462FABF8" w14:textId="77777777" w:rsidR="006006E8" w:rsidRPr="0083651F" w:rsidRDefault="006006E8">
            <w:pPr>
              <w:pStyle w:val="TSBHeaderRight14"/>
            </w:pPr>
            <w:r w:rsidRPr="0083651F">
              <w:rPr>
                <w:noProof/>
              </w:rPr>
              <w:t>STUDY GROUP 9</w:t>
            </w:r>
          </w:p>
        </w:tc>
      </w:tr>
      <w:tr w:rsidR="006006E8" w:rsidRPr="0037415F" w14:paraId="0324C03F" w14:textId="77777777">
        <w:trPr>
          <w:cantSplit/>
          <w:jc w:val="center"/>
        </w:trPr>
        <w:tc>
          <w:tcPr>
            <w:tcW w:w="1134" w:type="dxa"/>
            <w:vMerge/>
            <w:tcBorders>
              <w:bottom w:val="single" w:sz="12" w:space="0" w:color="auto"/>
            </w:tcBorders>
          </w:tcPr>
          <w:p w14:paraId="4B8DF015" w14:textId="77777777" w:rsidR="006006E8" w:rsidRPr="0037415F" w:rsidRDefault="006006E8">
            <w:pPr>
              <w:rPr>
                <w:b/>
                <w:bCs/>
                <w:sz w:val="26"/>
              </w:rPr>
            </w:pPr>
          </w:p>
        </w:tc>
        <w:tc>
          <w:tcPr>
            <w:tcW w:w="3969" w:type="dxa"/>
            <w:gridSpan w:val="2"/>
            <w:vMerge/>
            <w:tcBorders>
              <w:bottom w:val="single" w:sz="12" w:space="0" w:color="auto"/>
            </w:tcBorders>
          </w:tcPr>
          <w:p w14:paraId="1F402308" w14:textId="77777777" w:rsidR="006006E8" w:rsidRPr="0037415F" w:rsidRDefault="006006E8">
            <w:pPr>
              <w:rPr>
                <w:b/>
                <w:bCs/>
                <w:sz w:val="26"/>
              </w:rPr>
            </w:pPr>
          </w:p>
        </w:tc>
        <w:tc>
          <w:tcPr>
            <w:tcW w:w="4537" w:type="dxa"/>
            <w:gridSpan w:val="3"/>
            <w:tcBorders>
              <w:bottom w:val="single" w:sz="12" w:space="0" w:color="auto"/>
            </w:tcBorders>
            <w:vAlign w:val="center"/>
          </w:tcPr>
          <w:p w14:paraId="7A8CB5BB" w14:textId="77777777" w:rsidR="006006E8" w:rsidRPr="0083651F" w:rsidRDefault="006006E8">
            <w:pPr>
              <w:pStyle w:val="TSBHeaderRight14"/>
              <w:rPr>
                <w:b w:val="0"/>
                <w:bCs w:val="0"/>
              </w:rPr>
            </w:pPr>
            <w:r w:rsidRPr="0083651F">
              <w:t>English only</w:t>
            </w:r>
          </w:p>
        </w:tc>
      </w:tr>
      <w:tr w:rsidR="006006E8" w:rsidRPr="0037415F" w14:paraId="604B59D3" w14:textId="77777777">
        <w:trPr>
          <w:cantSplit/>
          <w:jc w:val="center"/>
        </w:trPr>
        <w:tc>
          <w:tcPr>
            <w:tcW w:w="1418" w:type="dxa"/>
            <w:gridSpan w:val="2"/>
          </w:tcPr>
          <w:p w14:paraId="33EFE75C" w14:textId="77777777" w:rsidR="006006E8" w:rsidRPr="0037415F" w:rsidRDefault="006006E8">
            <w:pPr>
              <w:rPr>
                <w:b/>
                <w:bCs/>
              </w:rPr>
            </w:pPr>
            <w:bookmarkStart w:id="2" w:name="InsertLogo"/>
            <w:bookmarkStart w:id="3" w:name="dbluepink" w:colFirst="1" w:colLast="1"/>
            <w:bookmarkEnd w:id="2"/>
            <w:r w:rsidRPr="0037415F">
              <w:rPr>
                <w:b/>
                <w:bCs/>
              </w:rPr>
              <w:t>Question(s):</w:t>
            </w:r>
          </w:p>
        </w:tc>
        <w:tc>
          <w:tcPr>
            <w:tcW w:w="3827" w:type="dxa"/>
            <w:gridSpan w:val="2"/>
          </w:tcPr>
          <w:p w14:paraId="158B904A" w14:textId="77777777" w:rsidR="006006E8" w:rsidRPr="0083651F" w:rsidRDefault="006006E8">
            <w:pPr>
              <w:pStyle w:val="TSBHeaderQuestion"/>
            </w:pPr>
            <w:r w:rsidRPr="0083651F">
              <w:t>2/9</w:t>
            </w:r>
          </w:p>
        </w:tc>
        <w:tc>
          <w:tcPr>
            <w:tcW w:w="4395" w:type="dxa"/>
            <w:gridSpan w:val="2"/>
          </w:tcPr>
          <w:p w14:paraId="262B2586" w14:textId="6D1272BE" w:rsidR="006006E8" w:rsidRPr="0037415F" w:rsidRDefault="001B69B4">
            <w:pPr>
              <w:pStyle w:val="VenueDate"/>
            </w:pPr>
            <w:r w:rsidRPr="00E152CC">
              <w:t>Bangalore, 9-18 May 2023</w:t>
            </w:r>
          </w:p>
        </w:tc>
      </w:tr>
      <w:bookmarkEnd w:id="3"/>
      <w:tr w:rsidR="006006E8" w:rsidRPr="0037415F" w14:paraId="36DB4D9C" w14:textId="77777777">
        <w:trPr>
          <w:cantSplit/>
          <w:jc w:val="center"/>
        </w:trPr>
        <w:tc>
          <w:tcPr>
            <w:tcW w:w="9640" w:type="dxa"/>
            <w:gridSpan w:val="6"/>
          </w:tcPr>
          <w:p w14:paraId="45C1CCD1" w14:textId="5A9C87FF" w:rsidR="006006E8" w:rsidRPr="0037415F" w:rsidRDefault="006006E8">
            <w:pPr>
              <w:jc w:val="center"/>
              <w:rPr>
                <w:b/>
                <w:bCs/>
              </w:rPr>
            </w:pPr>
            <w:r>
              <w:rPr>
                <w:b/>
                <w:bCs/>
              </w:rPr>
              <w:t>CONTRIBUTION</w:t>
            </w:r>
          </w:p>
        </w:tc>
      </w:tr>
      <w:tr w:rsidR="006006E8" w:rsidRPr="0037415F" w14:paraId="1053323F" w14:textId="77777777">
        <w:trPr>
          <w:cantSplit/>
          <w:jc w:val="center"/>
        </w:trPr>
        <w:tc>
          <w:tcPr>
            <w:tcW w:w="1418" w:type="dxa"/>
            <w:gridSpan w:val="2"/>
          </w:tcPr>
          <w:p w14:paraId="163D31CA" w14:textId="77777777" w:rsidR="006006E8" w:rsidRPr="0037415F" w:rsidRDefault="006006E8">
            <w:pPr>
              <w:rPr>
                <w:b/>
                <w:bCs/>
              </w:rPr>
            </w:pPr>
            <w:r>
              <w:rPr>
                <w:b/>
                <w:bCs/>
              </w:rPr>
              <w:t>Source:</w:t>
            </w:r>
          </w:p>
        </w:tc>
        <w:tc>
          <w:tcPr>
            <w:tcW w:w="8222" w:type="dxa"/>
            <w:gridSpan w:val="4"/>
          </w:tcPr>
          <w:p w14:paraId="44ABDD3C" w14:textId="77777777" w:rsidR="006006E8" w:rsidRPr="0083651F" w:rsidRDefault="006006E8">
            <w:pPr>
              <w:pStyle w:val="TSBHeaderSource"/>
            </w:pPr>
            <w:r w:rsidRPr="0083651F">
              <w:t>Ministry of Communications, India</w:t>
            </w:r>
          </w:p>
        </w:tc>
      </w:tr>
      <w:tr w:rsidR="006006E8" w:rsidRPr="0037415F" w14:paraId="2AB2D66F" w14:textId="77777777">
        <w:trPr>
          <w:cantSplit/>
          <w:jc w:val="center"/>
        </w:trPr>
        <w:tc>
          <w:tcPr>
            <w:tcW w:w="1418" w:type="dxa"/>
            <w:gridSpan w:val="2"/>
          </w:tcPr>
          <w:p w14:paraId="62BB607E" w14:textId="77777777" w:rsidR="006006E8" w:rsidRPr="0037415F" w:rsidRDefault="006006E8">
            <w:r w:rsidRPr="0037415F">
              <w:rPr>
                <w:b/>
                <w:bCs/>
              </w:rPr>
              <w:t>Title:</w:t>
            </w:r>
          </w:p>
        </w:tc>
        <w:tc>
          <w:tcPr>
            <w:tcW w:w="8222" w:type="dxa"/>
            <w:gridSpan w:val="4"/>
          </w:tcPr>
          <w:p w14:paraId="4971B829" w14:textId="0A38CE51" w:rsidR="006006E8" w:rsidRPr="0083651F" w:rsidRDefault="00B41ECE" w:rsidP="000A4BC3">
            <w:pPr>
              <w:pStyle w:val="TSBHeaderTitle"/>
            </w:pPr>
            <w:r w:rsidRPr="0083651F">
              <w:rPr>
                <w:lang w:val="en-US"/>
              </w:rPr>
              <w:t xml:space="preserve">Proposal for </w:t>
            </w:r>
            <w:r w:rsidR="000A4BC3">
              <w:rPr>
                <w:lang w:val="en-US"/>
              </w:rPr>
              <w:t>consent</w:t>
            </w:r>
            <w:r w:rsidRPr="0083651F">
              <w:rPr>
                <w:lang w:val="en-US"/>
              </w:rPr>
              <w:t xml:space="preserve"> of </w:t>
            </w:r>
            <w:bookmarkStart w:id="4" w:name="_GoBack"/>
            <w:bookmarkEnd w:id="4"/>
            <w:r w:rsidRPr="0083651F">
              <w:rPr>
                <w:lang w:val="en-US"/>
              </w:rPr>
              <w:t>draft ITU-T Recommendation J.FSR-REQ "</w:t>
            </w:r>
            <w:bookmarkStart w:id="5" w:name="_Hlk113609737"/>
            <w:r w:rsidRPr="0083651F">
              <w:rPr>
                <w:lang w:val="en-US"/>
              </w:rPr>
              <w:t>Factual subscriber-base reporting and protected content delivery in conditional access system - Requirements</w:t>
            </w:r>
            <w:bookmarkEnd w:id="5"/>
          </w:p>
        </w:tc>
      </w:tr>
      <w:tr w:rsidR="006006E8" w:rsidRPr="0037415F" w14:paraId="2BB7E4B5" w14:textId="77777777">
        <w:trPr>
          <w:cantSplit/>
          <w:jc w:val="center"/>
        </w:trPr>
        <w:tc>
          <w:tcPr>
            <w:tcW w:w="1418" w:type="dxa"/>
            <w:gridSpan w:val="2"/>
            <w:tcBorders>
              <w:top w:val="single" w:sz="6" w:space="0" w:color="auto"/>
              <w:bottom w:val="single" w:sz="6" w:space="0" w:color="auto"/>
            </w:tcBorders>
          </w:tcPr>
          <w:p w14:paraId="29D93C7D" w14:textId="77777777" w:rsidR="006006E8" w:rsidRPr="008F7104" w:rsidRDefault="006006E8">
            <w:pPr>
              <w:rPr>
                <w:b/>
                <w:bCs/>
              </w:rPr>
            </w:pPr>
            <w:r w:rsidRPr="008F7104">
              <w:rPr>
                <w:b/>
                <w:bCs/>
              </w:rPr>
              <w:t>Contact:</w:t>
            </w:r>
          </w:p>
        </w:tc>
        <w:tc>
          <w:tcPr>
            <w:tcW w:w="4111" w:type="dxa"/>
            <w:gridSpan w:val="3"/>
            <w:tcBorders>
              <w:top w:val="single" w:sz="6" w:space="0" w:color="auto"/>
              <w:bottom w:val="single" w:sz="6" w:space="0" w:color="auto"/>
            </w:tcBorders>
          </w:tcPr>
          <w:p w14:paraId="0DF24AED" w14:textId="77777777" w:rsidR="006006E8" w:rsidRDefault="006006E8">
            <w:r>
              <w:t>Avinash Agarwal</w:t>
            </w:r>
            <w:r>
              <w:br/>
              <w:t>Ministry of Communications</w:t>
            </w:r>
            <w:r>
              <w:br/>
              <w:t xml:space="preserve">India </w:t>
            </w:r>
          </w:p>
        </w:tc>
        <w:tc>
          <w:tcPr>
            <w:tcW w:w="4111" w:type="dxa"/>
            <w:tcBorders>
              <w:top w:val="single" w:sz="6" w:space="0" w:color="auto"/>
              <w:bottom w:val="single" w:sz="6" w:space="0" w:color="auto"/>
            </w:tcBorders>
          </w:tcPr>
          <w:p w14:paraId="23310C77" w14:textId="77777777" w:rsidR="006006E8" w:rsidRDefault="006006E8">
            <w:pPr>
              <w:tabs>
                <w:tab w:val="left" w:pos="794"/>
              </w:tabs>
            </w:pPr>
            <w:r>
              <w:t xml:space="preserve">Tel: </w:t>
            </w:r>
            <w:r>
              <w:tab/>
              <w:t>+</w:t>
            </w:r>
            <w:r w:rsidRPr="000C054C">
              <w:t>91-9868171222</w:t>
            </w:r>
            <w:r>
              <w:br/>
              <w:t>E-mail:</w:t>
            </w:r>
            <w:r>
              <w:tab/>
            </w:r>
            <w:hyperlink r:id="rId12" w:history="1">
              <w:r w:rsidRPr="00605A4B">
                <w:rPr>
                  <w:rStyle w:val="Hyperlink"/>
                </w:rPr>
                <w:t>avinash.70@gov.in</w:t>
              </w:r>
            </w:hyperlink>
          </w:p>
        </w:tc>
      </w:tr>
    </w:tbl>
    <w:p w14:paraId="4A959C92" w14:textId="77777777" w:rsidR="006006E8" w:rsidRDefault="006006E8" w:rsidP="006006E8"/>
    <w:tbl>
      <w:tblPr>
        <w:tblW w:w="9639" w:type="dxa"/>
        <w:jc w:val="center"/>
        <w:tblLayout w:type="fixed"/>
        <w:tblCellMar>
          <w:left w:w="57" w:type="dxa"/>
          <w:right w:w="57" w:type="dxa"/>
        </w:tblCellMar>
        <w:tblLook w:val="0000" w:firstRow="0" w:lastRow="0" w:firstColumn="0" w:lastColumn="0" w:noHBand="0" w:noVBand="0"/>
      </w:tblPr>
      <w:tblGrid>
        <w:gridCol w:w="1418"/>
        <w:gridCol w:w="8221"/>
      </w:tblGrid>
      <w:tr w:rsidR="006006E8" w:rsidRPr="0037415F" w14:paraId="03975243" w14:textId="77777777">
        <w:trPr>
          <w:cantSplit/>
          <w:jc w:val="center"/>
        </w:trPr>
        <w:tc>
          <w:tcPr>
            <w:tcW w:w="1418" w:type="dxa"/>
          </w:tcPr>
          <w:p w14:paraId="68A46DEB" w14:textId="77777777" w:rsidR="006006E8" w:rsidRPr="008F7104" w:rsidRDefault="006006E8">
            <w:pPr>
              <w:rPr>
                <w:b/>
                <w:bCs/>
              </w:rPr>
            </w:pPr>
            <w:r w:rsidRPr="008F7104">
              <w:rPr>
                <w:b/>
                <w:bCs/>
              </w:rPr>
              <w:t>Abstract:</w:t>
            </w:r>
          </w:p>
        </w:tc>
        <w:tc>
          <w:tcPr>
            <w:tcW w:w="8221" w:type="dxa"/>
          </w:tcPr>
          <w:p w14:paraId="0719CB42" w14:textId="06C63995" w:rsidR="006006E8" w:rsidRPr="0083651F" w:rsidRDefault="007760C3">
            <w:pPr>
              <w:pStyle w:val="TSBHeaderSummary"/>
            </w:pPr>
            <w:r>
              <w:t xml:space="preserve">This contribution proposes that the baseline text of the draft </w:t>
            </w:r>
            <w:r w:rsidRPr="0083651F">
              <w:t xml:space="preserve">new ITU-T Recommendation J.FSR-REQ </w:t>
            </w:r>
            <w:r>
              <w:t>“</w:t>
            </w:r>
            <w:r w:rsidRPr="0083651F">
              <w:t>Factual subscriber-base reporting and protected content delivery in conditional access system – Requirements</w:t>
            </w:r>
            <w:r>
              <w:t>”, as agreed during</w:t>
            </w:r>
            <w:r w:rsidR="004E56D2">
              <w:t xml:space="preserve"> </w:t>
            </w:r>
            <w:r>
              <w:t xml:space="preserve">the </w:t>
            </w:r>
            <w:r w:rsidR="004E56D2" w:rsidRPr="00A26230">
              <w:t>Rapporteur Group Meeting of Q</w:t>
            </w:r>
            <w:r w:rsidR="004E56D2">
              <w:t>2</w:t>
            </w:r>
            <w:r w:rsidR="004E56D2" w:rsidRPr="00A26230">
              <w:t xml:space="preserve">/9 held on </w:t>
            </w:r>
            <w:r w:rsidR="004E56D2">
              <w:t>10</w:t>
            </w:r>
            <w:r w:rsidR="004E56D2" w:rsidRPr="00A26230">
              <w:t xml:space="preserve"> </w:t>
            </w:r>
            <w:r w:rsidR="004E56D2">
              <w:t>February 2023,</w:t>
            </w:r>
            <w:r>
              <w:t xml:space="preserve"> could be considered for consent during the SG9 meeting</w:t>
            </w:r>
            <w:r w:rsidRPr="0083651F">
              <w:t xml:space="preserve"> </w:t>
            </w:r>
          </w:p>
        </w:tc>
      </w:tr>
    </w:tbl>
    <w:bookmarkEnd w:id="0"/>
    <w:p w14:paraId="1B7BBF34" w14:textId="77777777" w:rsidR="007760C3" w:rsidRPr="00D0418E" w:rsidRDefault="007760C3" w:rsidP="007760C3">
      <w:pPr>
        <w:spacing w:before="360"/>
        <w:jc w:val="both"/>
        <w:rPr>
          <w:b/>
          <w:bCs/>
        </w:rPr>
      </w:pPr>
      <w:r w:rsidRPr="00D0418E">
        <w:rPr>
          <w:b/>
          <w:bCs/>
        </w:rPr>
        <w:t>Introduction and Rationale</w:t>
      </w:r>
    </w:p>
    <w:p w14:paraId="299D5807" w14:textId="3559CFB7" w:rsidR="004E56D2" w:rsidRDefault="007760C3" w:rsidP="007760C3">
      <w:pPr>
        <w:pStyle w:val="TSBHeaderSummary"/>
      </w:pPr>
      <w:r w:rsidRPr="0083651F">
        <w:t xml:space="preserve">SG9 meeting in September 2022, had agreed to start a new work item on framing a new ITU-T Recommendation J.FSR-REQ </w:t>
      </w:r>
      <w:r>
        <w:t>“</w:t>
      </w:r>
      <w:r w:rsidRPr="0083651F">
        <w:t>Factual subscriber-base reporting and protected content delivery in conditional access system – Requirements</w:t>
      </w:r>
      <w:r>
        <w:t>”</w:t>
      </w:r>
      <w:r w:rsidRPr="0083651F">
        <w:t xml:space="preserve">. The existing baseline text of this work item is available in </w:t>
      </w:r>
      <w:hyperlink r:id="rId13" w:history="1">
        <w:r w:rsidRPr="007760C3">
          <w:rPr>
            <w:rStyle w:val="Hyperlink"/>
          </w:rPr>
          <w:t>SG9-TD152/GEN (2022-09)</w:t>
        </w:r>
      </w:hyperlink>
      <w:r w:rsidRPr="0083651F">
        <w:t xml:space="preserve">. </w:t>
      </w:r>
      <w:r w:rsidR="004E56D2" w:rsidRPr="00A26230">
        <w:t xml:space="preserve">The work </w:t>
      </w:r>
      <w:r w:rsidR="004E56D2">
        <w:t>was</w:t>
      </w:r>
      <w:r w:rsidR="004E56D2" w:rsidRPr="00A26230">
        <w:t xml:space="preserve"> further progressed based on the contribution from India </w:t>
      </w:r>
      <w:hyperlink r:id="rId14" w:history="1">
        <w:r w:rsidR="004E56D2" w:rsidRPr="007531A7">
          <w:rPr>
            <w:rStyle w:val="Hyperlink"/>
          </w:rPr>
          <w:t>(Q2/9-DOC1-R1 (230210)</w:t>
        </w:r>
      </w:hyperlink>
      <w:r w:rsidR="004E56D2" w:rsidRPr="00A26230">
        <w:t xml:space="preserve"> during the </w:t>
      </w:r>
      <w:r w:rsidR="004E56D2" w:rsidRPr="008E47C9">
        <w:rPr>
          <w:lang w:val="en-US"/>
        </w:rPr>
        <w:t>Rapporteur meeting of Question 2/9 (</w:t>
      </w:r>
      <w:r w:rsidR="004E56D2">
        <w:rPr>
          <w:lang w:val="en-US"/>
        </w:rPr>
        <w:t xml:space="preserve">e-meeting, 10 February </w:t>
      </w:r>
      <w:r w:rsidR="004E56D2" w:rsidRPr="008E47C9">
        <w:rPr>
          <w:lang w:val="en-US"/>
        </w:rPr>
        <w:t>20</w:t>
      </w:r>
      <w:r w:rsidR="004E56D2">
        <w:rPr>
          <w:lang w:val="en-US"/>
        </w:rPr>
        <w:t>23</w:t>
      </w:r>
      <w:r w:rsidR="004E56D2" w:rsidRPr="008E47C9">
        <w:rPr>
          <w:lang w:val="en-US"/>
        </w:rPr>
        <w:t>)</w:t>
      </w:r>
      <w:r w:rsidR="004E56D2">
        <w:rPr>
          <w:lang w:val="en-US"/>
        </w:rPr>
        <w:t xml:space="preserve">. Based on the discussions during the Rapporteur meeting, India </w:t>
      </w:r>
      <w:r w:rsidR="007531A7">
        <w:rPr>
          <w:lang w:val="en-US"/>
        </w:rPr>
        <w:t xml:space="preserve">further </w:t>
      </w:r>
      <w:r w:rsidR="004E56D2">
        <w:rPr>
          <w:lang w:val="en-US"/>
        </w:rPr>
        <w:t xml:space="preserve">provided the revised contribution by adding </w:t>
      </w:r>
      <w:r w:rsidR="004E56D2" w:rsidRPr="00832C31">
        <w:t xml:space="preserve">definitions of </w:t>
      </w:r>
      <w:r w:rsidR="007531A7">
        <w:t>“</w:t>
      </w:r>
      <w:r w:rsidR="004E56D2" w:rsidRPr="00832C31">
        <w:t>Factual subscriber-base reporting</w:t>
      </w:r>
      <w:r w:rsidR="007531A7">
        <w:t>”</w:t>
      </w:r>
      <w:r w:rsidR="004E56D2" w:rsidRPr="00832C31">
        <w:t xml:space="preserve"> and </w:t>
      </w:r>
      <w:r w:rsidR="007531A7">
        <w:t>“</w:t>
      </w:r>
      <w:r w:rsidR="004E56D2" w:rsidRPr="00832C31">
        <w:t>Protected delivery of content</w:t>
      </w:r>
      <w:r w:rsidR="00C01300">
        <w:t>”</w:t>
      </w:r>
      <w:r w:rsidR="007531A7">
        <w:t>,</w:t>
      </w:r>
      <w:r w:rsidR="004E56D2">
        <w:t xml:space="preserve"> </w:t>
      </w:r>
      <w:r w:rsidR="004E56D2" w:rsidRPr="00832C31">
        <w:t>as</w:t>
      </w:r>
      <w:r w:rsidR="004E56D2">
        <w:rPr>
          <w:lang w:val="en-US"/>
        </w:rPr>
        <w:t xml:space="preserve"> desired by the Rapporteur.</w:t>
      </w:r>
      <w:r w:rsidR="004E56D2" w:rsidRPr="00A26230">
        <w:t xml:space="preserve"> </w:t>
      </w:r>
      <w:r w:rsidR="007531A7">
        <w:t>Based on these contributions, t</w:t>
      </w:r>
      <w:r w:rsidR="004E56D2" w:rsidRPr="00A26230">
        <w:t>he output document of the RGM (</w:t>
      </w:r>
      <w:r w:rsidR="004E56D2">
        <w:t>230210</w:t>
      </w:r>
      <w:r w:rsidR="004E56D2" w:rsidRPr="00A26230">
        <w:t xml:space="preserve">) is available as </w:t>
      </w:r>
      <w:hyperlink r:id="rId15" w:history="1">
        <w:r w:rsidR="004E56D2" w:rsidRPr="00894EAB">
          <w:rPr>
            <w:rStyle w:val="Hyperlink"/>
          </w:rPr>
          <w:t>SG9-TD287-Gen (2023-05)</w:t>
        </w:r>
      </w:hyperlink>
      <w:r w:rsidR="004E56D2" w:rsidRPr="00A26230">
        <w:t>.</w:t>
      </w:r>
      <w:r w:rsidR="004E56D2">
        <w:t xml:space="preserve"> This output document mentions that, “</w:t>
      </w:r>
      <w:r w:rsidR="004E56D2" w:rsidRPr="0083651F">
        <w:t xml:space="preserve">This </w:t>
      </w:r>
      <w:r w:rsidR="004E56D2">
        <w:t>TD</w:t>
      </w:r>
      <w:r w:rsidR="004E56D2" w:rsidRPr="0083651F">
        <w:t xml:space="preserve"> contains the revision of the baseline text</w:t>
      </w:r>
      <w:r w:rsidR="004E56D2">
        <w:t xml:space="preserve"> agreed at Q2/9 Rapporteur meeting on 10 February 2023</w:t>
      </w:r>
      <w:r w:rsidR="004E56D2" w:rsidRPr="0083651F">
        <w:t>, so that the draft Recommendation could be considered for consent in the next SG9 meeting.</w:t>
      </w:r>
      <w:r w:rsidR="004E56D2">
        <w:t>”</w:t>
      </w:r>
    </w:p>
    <w:p w14:paraId="3667CCDF" w14:textId="77777777" w:rsidR="007760C3" w:rsidRPr="00663462" w:rsidRDefault="007760C3" w:rsidP="007760C3">
      <w:pPr>
        <w:spacing w:before="240"/>
        <w:jc w:val="both"/>
        <w:rPr>
          <w:b/>
          <w:bCs/>
        </w:rPr>
      </w:pPr>
      <w:r w:rsidRPr="00663462">
        <w:rPr>
          <w:b/>
          <w:bCs/>
        </w:rPr>
        <w:t>Proposal</w:t>
      </w:r>
    </w:p>
    <w:p w14:paraId="472B5C5B" w14:textId="56FC4D82" w:rsidR="007760C3" w:rsidRPr="00181306" w:rsidRDefault="007531A7" w:rsidP="007760C3">
      <w:pPr>
        <w:jc w:val="both"/>
      </w:pPr>
      <w:r>
        <w:t>T</w:t>
      </w:r>
      <w:r w:rsidRPr="00663462">
        <w:t>o take the work item forward</w:t>
      </w:r>
      <w:r>
        <w:t xml:space="preserve">, India is submitting this </w:t>
      </w:r>
      <w:r>
        <w:rPr>
          <w:color w:val="000000" w:themeColor="text1"/>
        </w:rPr>
        <w:t xml:space="preserve">contribution </w:t>
      </w:r>
      <w:r>
        <w:t xml:space="preserve">for determination during the May 2023 meeting of SG9. </w:t>
      </w:r>
      <w:r w:rsidR="007760C3" w:rsidRPr="00663462">
        <w:t>It is proposed</w:t>
      </w:r>
      <w:r w:rsidR="007760C3">
        <w:t xml:space="preserve"> to consent</w:t>
      </w:r>
      <w:r w:rsidR="007760C3" w:rsidRPr="00663462">
        <w:t xml:space="preserve"> </w:t>
      </w:r>
      <w:r w:rsidR="007760C3">
        <w:t xml:space="preserve">this draft </w:t>
      </w:r>
      <w:r>
        <w:t xml:space="preserve">Recommendation, as agreed during the </w:t>
      </w:r>
      <w:r w:rsidRPr="00A26230">
        <w:t>Rapporteur Group Meeting of Q</w:t>
      </w:r>
      <w:r>
        <w:t>2</w:t>
      </w:r>
      <w:r w:rsidRPr="00A26230">
        <w:t xml:space="preserve">/9 held on </w:t>
      </w:r>
      <w:r>
        <w:t>10</w:t>
      </w:r>
      <w:r w:rsidRPr="00A26230">
        <w:t xml:space="preserve"> </w:t>
      </w:r>
      <w:r>
        <w:t>February 2023,</w:t>
      </w:r>
      <w:r w:rsidR="007760C3">
        <w:t xml:space="preserve"> with valuable inputs and agreement of members.</w:t>
      </w:r>
    </w:p>
    <w:p w14:paraId="59C7D0CC" w14:textId="77777777" w:rsidR="00C01300" w:rsidRDefault="007531A7" w:rsidP="007531A7">
      <w:pPr>
        <w:rPr>
          <w:color w:val="000000" w:themeColor="text1"/>
          <w:lang w:eastAsia="fr-FR"/>
        </w:rPr>
      </w:pPr>
      <w:r w:rsidRPr="00663462">
        <w:t>Th</w:t>
      </w:r>
      <w:r>
        <w:t xml:space="preserve">e draft Recommendation is </w:t>
      </w:r>
      <w:r w:rsidRPr="00663462">
        <w:rPr>
          <w:color w:val="000000" w:themeColor="text1"/>
          <w:lang w:eastAsia="fr-FR"/>
        </w:rPr>
        <w:t xml:space="preserve">placed as ANNEX. </w:t>
      </w:r>
    </w:p>
    <w:p w14:paraId="1C970083" w14:textId="19BBEEE0" w:rsidR="006006E8" w:rsidRDefault="006006E8" w:rsidP="007531A7">
      <w:r>
        <w:t>_______________________</w:t>
      </w:r>
    </w:p>
    <w:p w14:paraId="144A1DEA" w14:textId="77777777" w:rsidR="00C01300" w:rsidRDefault="00C01300" w:rsidP="006006E8"/>
    <w:p w14:paraId="346D8BA3" w14:textId="77777777" w:rsidR="00284CD1" w:rsidRPr="001A705C" w:rsidRDefault="00284CD1">
      <w:pPr>
        <w:spacing w:before="0"/>
        <w:rPr>
          <w:b/>
          <w:lang w:val="en-GB" w:eastAsia="ja-JP"/>
        </w:rPr>
      </w:pPr>
      <w:r w:rsidRPr="001A705C">
        <w:rPr>
          <w:lang w:val="en-GB"/>
        </w:rPr>
        <w:br w:type="page"/>
      </w:r>
    </w:p>
    <w:p w14:paraId="6992B0EC" w14:textId="77777777" w:rsidR="00C57F3E" w:rsidRPr="001A705C" w:rsidRDefault="00A879F0" w:rsidP="00C57F3E">
      <w:pPr>
        <w:pStyle w:val="RecNo"/>
      </w:pPr>
      <w:r>
        <w:lastRenderedPageBreak/>
        <w:t xml:space="preserve">[draft new] </w:t>
      </w:r>
      <w:r w:rsidR="00C57F3E" w:rsidRPr="001A705C">
        <w:t>Recommendation ITU-T</w:t>
      </w:r>
      <w:r w:rsidR="002E21DD" w:rsidRPr="001A705C">
        <w:t xml:space="preserve"> J.</w:t>
      </w:r>
      <w:r w:rsidR="002F0217" w:rsidRPr="001A705C">
        <w:t>FSR</w:t>
      </w:r>
      <w:r w:rsidR="00B366CC" w:rsidRPr="001A705C">
        <w:t>-REQ</w:t>
      </w:r>
    </w:p>
    <w:p w14:paraId="3B9A3D3A" w14:textId="77777777" w:rsidR="00C57F3E" w:rsidRPr="007777D2" w:rsidRDefault="00C93134" w:rsidP="00C93134">
      <w:pPr>
        <w:pStyle w:val="Rectitle"/>
        <w:rPr>
          <w:highlight w:val="yellow"/>
        </w:rPr>
      </w:pPr>
      <w:r w:rsidRPr="00C93134">
        <w:rPr>
          <w:lang w:val="en-US"/>
        </w:rPr>
        <w:t>Factual subscriber-base reporting and protected content delivery in conditional access system - Requirements</w:t>
      </w:r>
    </w:p>
    <w:p w14:paraId="272BBEB3" w14:textId="77777777" w:rsidR="004B39E2" w:rsidRPr="00C57F3E" w:rsidRDefault="004B39E2" w:rsidP="00737170">
      <w:pPr>
        <w:pStyle w:val="Headingb"/>
      </w:pPr>
      <w:r w:rsidRPr="00C57F3E">
        <w:t>Summary</w:t>
      </w:r>
    </w:p>
    <w:bookmarkEnd w:id="1"/>
    <w:p w14:paraId="543FB0B1" w14:textId="77777777" w:rsidR="00604E19" w:rsidRDefault="00604E19" w:rsidP="00604E19">
      <w:r>
        <w:t xml:space="preserve">Most countries have implemented Digital Addressable Systems (DAS) for distribution platforms such as Cable TV, Direct to Home (DTH), Internet Protocol Television (IPTV), and Headend In The Sky (HITS). DAS enables subscribers to have a choice and option to select their channels and packages. Conditional Access System (CAS) and Subscriber Management System (SMS) are integral parts of a DAS environment. While CAS is responsible for encrypting the content and its delivery in a secure and encrypted manner only to authorised subscribers, SMS handles the subscriber management functions. The quality of service depends on the CAS and SMS systems deployed by the Distribution Platform Owner (DPO). </w:t>
      </w:r>
    </w:p>
    <w:p w14:paraId="2A6A6413" w14:textId="77777777" w:rsidR="00604E19" w:rsidRDefault="00604E19" w:rsidP="00604E19">
      <w:r>
        <w:t>Since the content providers and broadcasters have no control over the CAS and SMS, as these are deployed at the DPO end, they often complain about the loss of revenue due to various malpractices, such as under-reporting of subscriber-base, distribution of channels to unauthorised users, and content piracy.</w:t>
      </w:r>
    </w:p>
    <w:p w14:paraId="4E8DE459" w14:textId="77777777" w:rsidR="00604E19" w:rsidRPr="008D7F51" w:rsidRDefault="00604E19" w:rsidP="00604E19">
      <w:pPr>
        <w:rPr>
          <w:lang w:val="en-GB"/>
        </w:rPr>
      </w:pPr>
      <w:r>
        <w:t>Therefore, it is necessary to frame benchmarks for the CAS systems, prescribing technical specifications focusing on functional requirements to ensure factual reporting of subscriber-base and protected delivery of content to authorised subscribers. Creating a framework that prevents the deployment of sub-standard CAS will bring preventive control from potential threats and revenue losses arising due to the vulnerability of such systems, bring economic efficiency, improve quality of service, and improve the end-consumer experience.</w:t>
      </w:r>
    </w:p>
    <w:p w14:paraId="347E140F" w14:textId="77777777" w:rsidR="00604E19" w:rsidRPr="00604E19" w:rsidRDefault="00604E19" w:rsidP="00604E19">
      <w:pPr>
        <w:rPr>
          <w:lang w:val="en-GB" w:bidi="ar-DZ"/>
        </w:rPr>
      </w:pPr>
      <w:r w:rsidRPr="00604E19">
        <w:rPr>
          <w:lang w:val="en-GB" w:bidi="ar-DZ"/>
        </w:rPr>
        <w:t xml:space="preserve">The objective of the </w:t>
      </w:r>
      <w:r w:rsidR="005210F6">
        <w:rPr>
          <w:lang w:val="en-GB" w:bidi="ar-DZ"/>
        </w:rPr>
        <w:t xml:space="preserve">[draft new] </w:t>
      </w:r>
      <w:r w:rsidRPr="00604E19">
        <w:rPr>
          <w:lang w:val="en-GB" w:bidi="ar-DZ"/>
        </w:rPr>
        <w:t>Recommendation is to address two major concerns related to CAS, namely, underreporting of subscriber numbers and content piracy, leading to revenue loss to broadcasters, content providers and the governments.</w:t>
      </w:r>
    </w:p>
    <w:p w14:paraId="63D4423D" w14:textId="77777777" w:rsidR="00B847E7" w:rsidRPr="00F24B50" w:rsidRDefault="00604E19" w:rsidP="00604E19">
      <w:pPr>
        <w:rPr>
          <w:highlight w:val="yellow"/>
          <w:lang w:val="en-GB" w:bidi="ar-DZ"/>
        </w:rPr>
      </w:pPr>
      <w:r w:rsidRPr="00604E19">
        <w:rPr>
          <w:lang w:val="en-GB" w:bidi="ar-DZ"/>
        </w:rPr>
        <w:t xml:space="preserve">This </w:t>
      </w:r>
      <w:r w:rsidR="005210F6">
        <w:rPr>
          <w:lang w:val="en-GB" w:bidi="ar-DZ"/>
        </w:rPr>
        <w:t xml:space="preserve">[draft new] </w:t>
      </w:r>
      <w:r w:rsidRPr="00604E19">
        <w:rPr>
          <w:lang w:val="en-GB" w:bidi="ar-DZ"/>
        </w:rPr>
        <w:t>Recommendation elaborates the various functional requirements of the CAS such as log requirements, reports requirements, database requirements, security requirements, service requirements, and more. Compliance to these requirements in CAS performance will address the concerns mentioned above.</w:t>
      </w:r>
    </w:p>
    <w:p w14:paraId="60FE003D" w14:textId="77777777" w:rsidR="00B847E7" w:rsidRPr="00C57F3E" w:rsidRDefault="00B847E7" w:rsidP="00B847E7">
      <w:pPr>
        <w:pStyle w:val="Headingb"/>
      </w:pPr>
      <w:r w:rsidRPr="00C57F3E">
        <w:t>Keywords</w:t>
      </w:r>
    </w:p>
    <w:p w14:paraId="0B5C1B73" w14:textId="77777777" w:rsidR="00B847E7" w:rsidRPr="00F24B50" w:rsidRDefault="004864B8" w:rsidP="004B39E2">
      <w:pPr>
        <w:rPr>
          <w:highlight w:val="yellow"/>
          <w:lang w:val="en-GB" w:bidi="ar-DZ"/>
        </w:rPr>
      </w:pPr>
      <w:r w:rsidRPr="004864B8">
        <w:rPr>
          <w:lang w:val="en-GB" w:bidi="ar-DZ"/>
        </w:rPr>
        <w:t>Conditional Access</w:t>
      </w:r>
      <w:r>
        <w:rPr>
          <w:lang w:val="en-GB" w:bidi="ar-DZ"/>
        </w:rPr>
        <w:t xml:space="preserve">, Subscriber Management System, </w:t>
      </w:r>
      <w:r w:rsidRPr="004864B8">
        <w:rPr>
          <w:lang w:val="en-GB" w:bidi="ar-DZ"/>
        </w:rPr>
        <w:t>CAS</w:t>
      </w:r>
      <w:r>
        <w:rPr>
          <w:lang w:val="en-GB" w:bidi="ar-DZ"/>
        </w:rPr>
        <w:t>, SMS, piracy, misreporting</w:t>
      </w:r>
    </w:p>
    <w:p w14:paraId="6795C4D8" w14:textId="77777777" w:rsidR="00B847E7" w:rsidRPr="00F24B50" w:rsidRDefault="00B847E7" w:rsidP="004B39E2">
      <w:pPr>
        <w:rPr>
          <w:highlight w:val="yellow"/>
          <w:lang w:val="en-GB" w:bidi="ar-DZ"/>
        </w:rPr>
      </w:pPr>
    </w:p>
    <w:p w14:paraId="77AD89E7" w14:textId="77777777" w:rsidR="00737170" w:rsidRPr="00C57F3E" w:rsidRDefault="00737170" w:rsidP="004B39E2"/>
    <w:p w14:paraId="57905149" w14:textId="77777777" w:rsidR="004B39E2" w:rsidRPr="009635CB" w:rsidRDefault="004B39E2" w:rsidP="009635CB">
      <w:pPr>
        <w:jc w:val="center"/>
      </w:pPr>
      <w:r w:rsidRPr="007777D2">
        <w:rPr>
          <w:lang w:val="en-GB"/>
        </w:rPr>
        <w:br w:type="page"/>
      </w:r>
    </w:p>
    <w:p w14:paraId="568B4CC9" w14:textId="77777777" w:rsidR="009635CB" w:rsidRPr="001E1939" w:rsidRDefault="009635CB" w:rsidP="00284CD1">
      <w:pPr>
        <w:keepNext/>
        <w:jc w:val="center"/>
        <w:rPr>
          <w:b/>
          <w:bCs/>
        </w:rPr>
      </w:pPr>
      <w:r w:rsidRPr="001E1939">
        <w:rPr>
          <w:b/>
          <w:bCs/>
        </w:rPr>
        <w:lastRenderedPageBreak/>
        <w:t>CONTENTS</w:t>
      </w:r>
    </w:p>
    <w:tbl>
      <w:tblPr>
        <w:tblW w:w="9889" w:type="dxa"/>
        <w:tblLayout w:type="fixed"/>
        <w:tblLook w:val="04A0" w:firstRow="1" w:lastRow="0" w:firstColumn="1" w:lastColumn="0" w:noHBand="0" w:noVBand="1"/>
      </w:tblPr>
      <w:tblGrid>
        <w:gridCol w:w="9889"/>
      </w:tblGrid>
      <w:tr w:rsidR="009635CB" w:rsidRPr="00D8148E" w14:paraId="5D503CD6" w14:textId="77777777" w:rsidTr="00058629">
        <w:trPr>
          <w:tblHeader/>
        </w:trPr>
        <w:tc>
          <w:tcPr>
            <w:tcW w:w="9889" w:type="dxa"/>
          </w:tcPr>
          <w:p w14:paraId="390DB11B" w14:textId="77777777" w:rsidR="009635CB" w:rsidRPr="00D8148E" w:rsidRDefault="009635CB" w:rsidP="00284CD1">
            <w:pPr>
              <w:pStyle w:val="toc0"/>
            </w:pPr>
            <w:r w:rsidRPr="00D8148E">
              <w:tab/>
              <w:t>Page</w:t>
            </w:r>
          </w:p>
        </w:tc>
      </w:tr>
      <w:tr w:rsidR="009635CB" w:rsidRPr="00D8148E" w14:paraId="67BF98C8" w14:textId="77777777" w:rsidTr="00058629">
        <w:tc>
          <w:tcPr>
            <w:tcW w:w="9889" w:type="dxa"/>
          </w:tcPr>
          <w:p w14:paraId="3C8F514E" w14:textId="284C2EF6" w:rsidR="00482A6C" w:rsidRDefault="009635CB" w:rsidP="00482A6C">
            <w:pPr>
              <w:pStyle w:val="TOC1"/>
              <w:rPr>
                <w:rFonts w:asciiTheme="minorHAnsi" w:eastAsiaTheme="minorEastAsia" w:hAnsiTheme="minorHAnsi" w:cstheme="minorBidi"/>
                <w:noProof/>
                <w:sz w:val="24"/>
                <w:lang w:val="en-IN" w:eastAsia="en-GB"/>
              </w:rPr>
            </w:pPr>
            <w:r>
              <w:rPr>
                <w:noProof/>
                <w:szCs w:val="20"/>
                <w:lang w:eastAsia="en-US"/>
              </w:rPr>
              <w:fldChar w:fldCharType="begin"/>
            </w:r>
            <w:r>
              <w:instrText xml:space="preserve"> TOC \o "1-3" \h \z \t "Annex_NoTitle,1,Appendix_NoTitle,1,Annex_No &amp; title,1,Appendix_No &amp; title,1" </w:instrText>
            </w:r>
            <w:r>
              <w:rPr>
                <w:noProof/>
                <w:szCs w:val="20"/>
                <w:lang w:eastAsia="en-US"/>
              </w:rPr>
              <w:fldChar w:fldCharType="separate"/>
            </w:r>
            <w:hyperlink w:anchor="_Toc127301149" w:history="1">
              <w:r w:rsidR="00482A6C" w:rsidRPr="00684512">
                <w:rPr>
                  <w:rStyle w:val="Hyperlink"/>
                  <w:noProof/>
                  <w:lang w:bidi="ar-DZ"/>
                </w:rPr>
                <w:t>1</w:t>
              </w:r>
              <w:r w:rsidR="00482A6C">
                <w:rPr>
                  <w:rFonts w:asciiTheme="minorHAnsi" w:eastAsiaTheme="minorEastAsia" w:hAnsiTheme="minorHAnsi" w:cstheme="minorBidi"/>
                  <w:noProof/>
                  <w:sz w:val="24"/>
                  <w:lang w:val="en-IN" w:eastAsia="en-GB"/>
                </w:rPr>
                <w:tab/>
              </w:r>
              <w:r w:rsidR="00482A6C" w:rsidRPr="00684512">
                <w:rPr>
                  <w:rStyle w:val="Hyperlink"/>
                  <w:noProof/>
                  <w:lang w:bidi="ar-DZ"/>
                </w:rPr>
                <w:t>Scope</w:t>
              </w:r>
              <w:r w:rsidR="00482A6C">
                <w:rPr>
                  <w:noProof/>
                  <w:webHidden/>
                </w:rPr>
                <w:tab/>
              </w:r>
              <w:r w:rsidR="00482A6C">
                <w:rPr>
                  <w:noProof/>
                  <w:webHidden/>
                </w:rPr>
                <w:fldChar w:fldCharType="begin"/>
              </w:r>
              <w:r w:rsidR="00482A6C">
                <w:rPr>
                  <w:noProof/>
                  <w:webHidden/>
                </w:rPr>
                <w:instrText xml:space="preserve"> PAGEREF _Toc127301149 \h </w:instrText>
              </w:r>
              <w:r w:rsidR="00482A6C">
                <w:rPr>
                  <w:noProof/>
                  <w:webHidden/>
                </w:rPr>
              </w:r>
              <w:r w:rsidR="00482A6C">
                <w:rPr>
                  <w:noProof/>
                  <w:webHidden/>
                </w:rPr>
                <w:fldChar w:fldCharType="separate"/>
              </w:r>
              <w:r w:rsidR="00482A6C">
                <w:rPr>
                  <w:noProof/>
                  <w:webHidden/>
                </w:rPr>
                <w:t>1</w:t>
              </w:r>
              <w:r w:rsidR="00482A6C">
                <w:rPr>
                  <w:noProof/>
                  <w:webHidden/>
                </w:rPr>
                <w:fldChar w:fldCharType="end"/>
              </w:r>
            </w:hyperlink>
          </w:p>
          <w:p w14:paraId="612F0290" w14:textId="20671E97" w:rsidR="00482A6C" w:rsidRDefault="00FE5A07" w:rsidP="00482A6C">
            <w:pPr>
              <w:pStyle w:val="TOC1"/>
              <w:rPr>
                <w:rFonts w:asciiTheme="minorHAnsi" w:eastAsiaTheme="minorEastAsia" w:hAnsiTheme="minorHAnsi" w:cstheme="minorBidi"/>
                <w:noProof/>
                <w:sz w:val="24"/>
                <w:lang w:val="en-IN" w:eastAsia="en-GB"/>
              </w:rPr>
            </w:pPr>
            <w:hyperlink w:anchor="_Toc127301150" w:history="1">
              <w:r w:rsidR="00482A6C" w:rsidRPr="00684512">
                <w:rPr>
                  <w:rStyle w:val="Hyperlink"/>
                  <w:noProof/>
                  <w:lang w:bidi="ar-DZ"/>
                </w:rPr>
                <w:t>2</w:t>
              </w:r>
              <w:r w:rsidR="00482A6C">
                <w:rPr>
                  <w:rFonts w:asciiTheme="minorHAnsi" w:eastAsiaTheme="minorEastAsia" w:hAnsiTheme="minorHAnsi" w:cstheme="minorBidi"/>
                  <w:noProof/>
                  <w:sz w:val="24"/>
                  <w:lang w:val="en-IN" w:eastAsia="en-GB"/>
                </w:rPr>
                <w:tab/>
              </w:r>
              <w:r w:rsidR="00482A6C" w:rsidRPr="00684512">
                <w:rPr>
                  <w:rStyle w:val="Hyperlink"/>
                  <w:noProof/>
                  <w:lang w:bidi="ar-DZ"/>
                </w:rPr>
                <w:t>References</w:t>
              </w:r>
              <w:r w:rsidR="00482A6C">
                <w:rPr>
                  <w:noProof/>
                  <w:webHidden/>
                </w:rPr>
                <w:tab/>
              </w:r>
              <w:r w:rsidR="00482A6C">
                <w:rPr>
                  <w:noProof/>
                  <w:webHidden/>
                </w:rPr>
                <w:fldChar w:fldCharType="begin"/>
              </w:r>
              <w:r w:rsidR="00482A6C">
                <w:rPr>
                  <w:noProof/>
                  <w:webHidden/>
                </w:rPr>
                <w:instrText xml:space="preserve"> PAGEREF _Toc127301150 \h </w:instrText>
              </w:r>
              <w:r w:rsidR="00482A6C">
                <w:rPr>
                  <w:noProof/>
                  <w:webHidden/>
                </w:rPr>
              </w:r>
              <w:r w:rsidR="00482A6C">
                <w:rPr>
                  <w:noProof/>
                  <w:webHidden/>
                </w:rPr>
                <w:fldChar w:fldCharType="separate"/>
              </w:r>
              <w:r w:rsidR="00482A6C">
                <w:rPr>
                  <w:noProof/>
                  <w:webHidden/>
                </w:rPr>
                <w:t>1</w:t>
              </w:r>
              <w:r w:rsidR="00482A6C">
                <w:rPr>
                  <w:noProof/>
                  <w:webHidden/>
                </w:rPr>
                <w:fldChar w:fldCharType="end"/>
              </w:r>
            </w:hyperlink>
          </w:p>
          <w:p w14:paraId="6382375C" w14:textId="141AD01E" w:rsidR="00482A6C" w:rsidRDefault="00FE5A07" w:rsidP="00482A6C">
            <w:pPr>
              <w:pStyle w:val="TOC1"/>
              <w:rPr>
                <w:rFonts w:asciiTheme="minorHAnsi" w:eastAsiaTheme="minorEastAsia" w:hAnsiTheme="minorHAnsi" w:cstheme="minorBidi"/>
                <w:noProof/>
                <w:sz w:val="24"/>
                <w:lang w:val="en-IN" w:eastAsia="en-GB"/>
              </w:rPr>
            </w:pPr>
            <w:hyperlink w:anchor="_Toc127301151" w:history="1">
              <w:r w:rsidR="00482A6C" w:rsidRPr="00684512">
                <w:rPr>
                  <w:rStyle w:val="Hyperlink"/>
                  <w:noProof/>
                  <w:lang w:bidi="ar-DZ"/>
                </w:rPr>
                <w:t>3</w:t>
              </w:r>
              <w:r w:rsidR="00482A6C">
                <w:rPr>
                  <w:rFonts w:asciiTheme="minorHAnsi" w:eastAsiaTheme="minorEastAsia" w:hAnsiTheme="minorHAnsi" w:cstheme="minorBidi"/>
                  <w:noProof/>
                  <w:sz w:val="24"/>
                  <w:lang w:val="en-IN" w:eastAsia="en-GB"/>
                </w:rPr>
                <w:tab/>
              </w:r>
              <w:r w:rsidR="00482A6C" w:rsidRPr="00684512">
                <w:rPr>
                  <w:rStyle w:val="Hyperlink"/>
                  <w:noProof/>
                  <w:lang w:bidi="ar-DZ"/>
                </w:rPr>
                <w:t>Terms and definitions</w:t>
              </w:r>
              <w:r w:rsidR="00482A6C">
                <w:rPr>
                  <w:noProof/>
                  <w:webHidden/>
                </w:rPr>
                <w:tab/>
              </w:r>
              <w:r w:rsidR="00482A6C">
                <w:rPr>
                  <w:noProof/>
                  <w:webHidden/>
                </w:rPr>
                <w:fldChar w:fldCharType="begin"/>
              </w:r>
              <w:r w:rsidR="00482A6C">
                <w:rPr>
                  <w:noProof/>
                  <w:webHidden/>
                </w:rPr>
                <w:instrText xml:space="preserve"> PAGEREF _Toc127301151 \h </w:instrText>
              </w:r>
              <w:r w:rsidR="00482A6C">
                <w:rPr>
                  <w:noProof/>
                  <w:webHidden/>
                </w:rPr>
              </w:r>
              <w:r w:rsidR="00482A6C">
                <w:rPr>
                  <w:noProof/>
                  <w:webHidden/>
                </w:rPr>
                <w:fldChar w:fldCharType="separate"/>
              </w:r>
              <w:r w:rsidR="00482A6C">
                <w:rPr>
                  <w:noProof/>
                  <w:webHidden/>
                </w:rPr>
                <w:t>1</w:t>
              </w:r>
              <w:r w:rsidR="00482A6C">
                <w:rPr>
                  <w:noProof/>
                  <w:webHidden/>
                </w:rPr>
                <w:fldChar w:fldCharType="end"/>
              </w:r>
            </w:hyperlink>
          </w:p>
          <w:p w14:paraId="1592B797" w14:textId="049078B8" w:rsidR="00482A6C" w:rsidRDefault="00FE5A07">
            <w:pPr>
              <w:pStyle w:val="TOC2"/>
              <w:tabs>
                <w:tab w:val="left" w:pos="960"/>
                <w:tab w:val="right" w:leader="dot" w:pos="9629"/>
              </w:tabs>
              <w:rPr>
                <w:rFonts w:asciiTheme="minorHAnsi" w:eastAsiaTheme="minorEastAsia" w:hAnsiTheme="minorHAnsi" w:cstheme="minorBidi"/>
                <w:smallCaps w:val="0"/>
                <w:noProof/>
                <w:sz w:val="24"/>
                <w:lang w:val="en-IN" w:eastAsia="en-GB"/>
              </w:rPr>
            </w:pPr>
            <w:hyperlink w:anchor="_Toc127301152" w:history="1">
              <w:r w:rsidR="00482A6C" w:rsidRPr="00684512">
                <w:rPr>
                  <w:rStyle w:val="Hyperlink"/>
                  <w:noProof/>
                  <w:lang w:bidi="ar-DZ"/>
                </w:rPr>
                <w:t>3.1</w:t>
              </w:r>
              <w:r w:rsidR="00482A6C">
                <w:rPr>
                  <w:rFonts w:asciiTheme="minorHAnsi" w:eastAsiaTheme="minorEastAsia" w:hAnsiTheme="minorHAnsi" w:cstheme="minorBidi"/>
                  <w:smallCaps w:val="0"/>
                  <w:noProof/>
                  <w:sz w:val="24"/>
                  <w:lang w:val="en-IN" w:eastAsia="en-GB"/>
                </w:rPr>
                <w:tab/>
              </w:r>
              <w:r w:rsidR="00482A6C" w:rsidRPr="00684512">
                <w:rPr>
                  <w:rStyle w:val="Hyperlink"/>
                  <w:noProof/>
                  <w:lang w:bidi="ar-DZ"/>
                </w:rPr>
                <w:t>Terms defined elsewhere</w:t>
              </w:r>
              <w:r w:rsidR="00482A6C">
                <w:rPr>
                  <w:noProof/>
                  <w:webHidden/>
                </w:rPr>
                <w:tab/>
              </w:r>
              <w:r w:rsidR="00482A6C">
                <w:rPr>
                  <w:noProof/>
                  <w:webHidden/>
                </w:rPr>
                <w:fldChar w:fldCharType="begin"/>
              </w:r>
              <w:r w:rsidR="00482A6C">
                <w:rPr>
                  <w:noProof/>
                  <w:webHidden/>
                </w:rPr>
                <w:instrText xml:space="preserve"> PAGEREF _Toc127301152 \h </w:instrText>
              </w:r>
              <w:r w:rsidR="00482A6C">
                <w:rPr>
                  <w:noProof/>
                  <w:webHidden/>
                </w:rPr>
              </w:r>
              <w:r w:rsidR="00482A6C">
                <w:rPr>
                  <w:noProof/>
                  <w:webHidden/>
                </w:rPr>
                <w:fldChar w:fldCharType="separate"/>
              </w:r>
              <w:r w:rsidR="00482A6C">
                <w:rPr>
                  <w:noProof/>
                  <w:webHidden/>
                </w:rPr>
                <w:t>1</w:t>
              </w:r>
              <w:r w:rsidR="00482A6C">
                <w:rPr>
                  <w:noProof/>
                  <w:webHidden/>
                </w:rPr>
                <w:fldChar w:fldCharType="end"/>
              </w:r>
            </w:hyperlink>
          </w:p>
          <w:p w14:paraId="3899D64D" w14:textId="63F75879" w:rsidR="00482A6C" w:rsidRDefault="00FE5A07">
            <w:pPr>
              <w:pStyle w:val="TOC2"/>
              <w:tabs>
                <w:tab w:val="left" w:pos="960"/>
                <w:tab w:val="right" w:leader="dot" w:pos="9629"/>
              </w:tabs>
              <w:rPr>
                <w:rFonts w:asciiTheme="minorHAnsi" w:eastAsiaTheme="minorEastAsia" w:hAnsiTheme="minorHAnsi" w:cstheme="minorBidi"/>
                <w:smallCaps w:val="0"/>
                <w:noProof/>
                <w:sz w:val="24"/>
                <w:lang w:val="en-IN" w:eastAsia="en-GB"/>
              </w:rPr>
            </w:pPr>
            <w:hyperlink w:anchor="_Toc127301153" w:history="1">
              <w:r w:rsidR="00482A6C" w:rsidRPr="00684512">
                <w:rPr>
                  <w:rStyle w:val="Hyperlink"/>
                  <w:noProof/>
                  <w:lang w:bidi="ar-DZ"/>
                </w:rPr>
                <w:t>3.2</w:t>
              </w:r>
              <w:r w:rsidR="00482A6C">
                <w:rPr>
                  <w:rFonts w:asciiTheme="minorHAnsi" w:eastAsiaTheme="minorEastAsia" w:hAnsiTheme="minorHAnsi" w:cstheme="minorBidi"/>
                  <w:smallCaps w:val="0"/>
                  <w:noProof/>
                  <w:sz w:val="24"/>
                  <w:lang w:val="en-IN" w:eastAsia="en-GB"/>
                </w:rPr>
                <w:tab/>
              </w:r>
              <w:r w:rsidR="00482A6C" w:rsidRPr="00684512">
                <w:rPr>
                  <w:rStyle w:val="Hyperlink"/>
                  <w:noProof/>
                  <w:lang w:bidi="ar-DZ"/>
                </w:rPr>
                <w:t>Terms defined here</w:t>
              </w:r>
              <w:r w:rsidR="00482A6C">
                <w:rPr>
                  <w:noProof/>
                  <w:webHidden/>
                </w:rPr>
                <w:tab/>
              </w:r>
              <w:r w:rsidR="00482A6C">
                <w:rPr>
                  <w:noProof/>
                  <w:webHidden/>
                </w:rPr>
                <w:fldChar w:fldCharType="begin"/>
              </w:r>
              <w:r w:rsidR="00482A6C">
                <w:rPr>
                  <w:noProof/>
                  <w:webHidden/>
                </w:rPr>
                <w:instrText xml:space="preserve"> PAGEREF _Toc127301153 \h </w:instrText>
              </w:r>
              <w:r w:rsidR="00482A6C">
                <w:rPr>
                  <w:noProof/>
                  <w:webHidden/>
                </w:rPr>
              </w:r>
              <w:r w:rsidR="00482A6C">
                <w:rPr>
                  <w:noProof/>
                  <w:webHidden/>
                </w:rPr>
                <w:fldChar w:fldCharType="separate"/>
              </w:r>
              <w:r w:rsidR="00482A6C">
                <w:rPr>
                  <w:noProof/>
                  <w:webHidden/>
                </w:rPr>
                <w:t>2</w:t>
              </w:r>
              <w:r w:rsidR="00482A6C">
                <w:rPr>
                  <w:noProof/>
                  <w:webHidden/>
                </w:rPr>
                <w:fldChar w:fldCharType="end"/>
              </w:r>
            </w:hyperlink>
          </w:p>
          <w:p w14:paraId="00BF1587" w14:textId="3443BF18" w:rsidR="00482A6C" w:rsidRDefault="00FE5A07" w:rsidP="00482A6C">
            <w:pPr>
              <w:pStyle w:val="TOC1"/>
              <w:rPr>
                <w:rFonts w:asciiTheme="minorHAnsi" w:eastAsiaTheme="minorEastAsia" w:hAnsiTheme="minorHAnsi" w:cstheme="minorBidi"/>
                <w:noProof/>
                <w:sz w:val="24"/>
                <w:lang w:val="en-IN" w:eastAsia="en-GB"/>
              </w:rPr>
            </w:pPr>
            <w:hyperlink w:anchor="_Toc127301155" w:history="1">
              <w:r w:rsidR="00482A6C" w:rsidRPr="00684512">
                <w:rPr>
                  <w:rStyle w:val="Hyperlink"/>
                  <w:noProof/>
                  <w:lang w:bidi="ar-DZ"/>
                </w:rPr>
                <w:t>4</w:t>
              </w:r>
              <w:r w:rsidR="00482A6C">
                <w:rPr>
                  <w:rFonts w:asciiTheme="minorHAnsi" w:eastAsiaTheme="minorEastAsia" w:hAnsiTheme="minorHAnsi" w:cstheme="minorBidi"/>
                  <w:noProof/>
                  <w:sz w:val="24"/>
                  <w:lang w:val="en-IN" w:eastAsia="en-GB"/>
                </w:rPr>
                <w:tab/>
              </w:r>
              <w:r w:rsidR="00482A6C" w:rsidRPr="00684512">
                <w:rPr>
                  <w:rStyle w:val="Hyperlink"/>
                  <w:noProof/>
                  <w:lang w:bidi="ar-DZ"/>
                </w:rPr>
                <w:t>Abbreviations</w:t>
              </w:r>
              <w:r w:rsidR="00482A6C">
                <w:rPr>
                  <w:noProof/>
                  <w:webHidden/>
                </w:rPr>
                <w:tab/>
              </w:r>
              <w:r w:rsidR="00482A6C">
                <w:rPr>
                  <w:noProof/>
                  <w:webHidden/>
                </w:rPr>
                <w:fldChar w:fldCharType="begin"/>
              </w:r>
              <w:r w:rsidR="00482A6C">
                <w:rPr>
                  <w:noProof/>
                  <w:webHidden/>
                </w:rPr>
                <w:instrText xml:space="preserve"> PAGEREF _Toc127301155 \h </w:instrText>
              </w:r>
              <w:r w:rsidR="00482A6C">
                <w:rPr>
                  <w:noProof/>
                  <w:webHidden/>
                </w:rPr>
              </w:r>
              <w:r w:rsidR="00482A6C">
                <w:rPr>
                  <w:noProof/>
                  <w:webHidden/>
                </w:rPr>
                <w:fldChar w:fldCharType="separate"/>
              </w:r>
              <w:r w:rsidR="00482A6C">
                <w:rPr>
                  <w:noProof/>
                  <w:webHidden/>
                </w:rPr>
                <w:t>2</w:t>
              </w:r>
              <w:r w:rsidR="00482A6C">
                <w:rPr>
                  <w:noProof/>
                  <w:webHidden/>
                </w:rPr>
                <w:fldChar w:fldCharType="end"/>
              </w:r>
            </w:hyperlink>
          </w:p>
          <w:p w14:paraId="3DA98F72" w14:textId="400D8757" w:rsidR="00482A6C" w:rsidRDefault="00FE5A07" w:rsidP="00482A6C">
            <w:pPr>
              <w:pStyle w:val="TOC1"/>
              <w:rPr>
                <w:rFonts w:asciiTheme="minorHAnsi" w:eastAsiaTheme="minorEastAsia" w:hAnsiTheme="minorHAnsi" w:cstheme="minorBidi"/>
                <w:noProof/>
                <w:sz w:val="24"/>
                <w:lang w:val="en-IN" w:eastAsia="en-GB"/>
              </w:rPr>
            </w:pPr>
            <w:hyperlink w:anchor="_Toc127301156" w:history="1">
              <w:r w:rsidR="00482A6C" w:rsidRPr="00684512">
                <w:rPr>
                  <w:rStyle w:val="Hyperlink"/>
                  <w:noProof/>
                  <w:lang w:bidi="ar-DZ"/>
                </w:rPr>
                <w:t>5</w:t>
              </w:r>
              <w:r w:rsidR="00482A6C">
                <w:rPr>
                  <w:rFonts w:asciiTheme="minorHAnsi" w:eastAsiaTheme="minorEastAsia" w:hAnsiTheme="minorHAnsi" w:cstheme="minorBidi"/>
                  <w:noProof/>
                  <w:sz w:val="24"/>
                  <w:lang w:val="en-IN" w:eastAsia="en-GB"/>
                </w:rPr>
                <w:tab/>
              </w:r>
              <w:r w:rsidR="00482A6C" w:rsidRPr="00684512">
                <w:rPr>
                  <w:rStyle w:val="Hyperlink"/>
                  <w:noProof/>
                </w:rPr>
                <w:t>Conventions</w:t>
              </w:r>
              <w:r w:rsidR="00482A6C">
                <w:rPr>
                  <w:noProof/>
                  <w:webHidden/>
                </w:rPr>
                <w:tab/>
              </w:r>
              <w:r w:rsidR="00482A6C">
                <w:rPr>
                  <w:noProof/>
                  <w:webHidden/>
                </w:rPr>
                <w:fldChar w:fldCharType="begin"/>
              </w:r>
              <w:r w:rsidR="00482A6C">
                <w:rPr>
                  <w:noProof/>
                  <w:webHidden/>
                </w:rPr>
                <w:instrText xml:space="preserve"> PAGEREF _Toc127301156 \h </w:instrText>
              </w:r>
              <w:r w:rsidR="00482A6C">
                <w:rPr>
                  <w:noProof/>
                  <w:webHidden/>
                </w:rPr>
              </w:r>
              <w:r w:rsidR="00482A6C">
                <w:rPr>
                  <w:noProof/>
                  <w:webHidden/>
                </w:rPr>
                <w:fldChar w:fldCharType="separate"/>
              </w:r>
              <w:r w:rsidR="00482A6C">
                <w:rPr>
                  <w:noProof/>
                  <w:webHidden/>
                </w:rPr>
                <w:t>2</w:t>
              </w:r>
              <w:r w:rsidR="00482A6C">
                <w:rPr>
                  <w:noProof/>
                  <w:webHidden/>
                </w:rPr>
                <w:fldChar w:fldCharType="end"/>
              </w:r>
            </w:hyperlink>
          </w:p>
          <w:p w14:paraId="2CF0D31F" w14:textId="52FFDE27" w:rsidR="00482A6C" w:rsidRDefault="00FE5A07" w:rsidP="00482A6C">
            <w:pPr>
              <w:pStyle w:val="TOC1"/>
              <w:rPr>
                <w:rFonts w:asciiTheme="minorHAnsi" w:eastAsiaTheme="minorEastAsia" w:hAnsiTheme="minorHAnsi" w:cstheme="minorBidi"/>
                <w:noProof/>
                <w:sz w:val="24"/>
                <w:lang w:val="en-IN" w:eastAsia="en-GB"/>
              </w:rPr>
            </w:pPr>
            <w:hyperlink w:anchor="_Toc127301157" w:history="1">
              <w:r w:rsidR="00482A6C" w:rsidRPr="00684512">
                <w:rPr>
                  <w:rStyle w:val="Hyperlink"/>
                  <w:noProof/>
                  <w:lang w:bidi="ar-DZ"/>
                </w:rPr>
                <w:t>6</w:t>
              </w:r>
              <w:r w:rsidR="00482A6C">
                <w:rPr>
                  <w:rFonts w:asciiTheme="minorHAnsi" w:eastAsiaTheme="minorEastAsia" w:hAnsiTheme="minorHAnsi" w:cstheme="minorBidi"/>
                  <w:noProof/>
                  <w:sz w:val="24"/>
                  <w:lang w:val="en-IN" w:eastAsia="en-GB"/>
                </w:rPr>
                <w:tab/>
              </w:r>
              <w:r w:rsidR="00482A6C" w:rsidRPr="00684512">
                <w:rPr>
                  <w:rStyle w:val="Hyperlink"/>
                  <w:noProof/>
                  <w:lang w:bidi="ar-DZ"/>
                </w:rPr>
                <w:t>Overview</w:t>
              </w:r>
              <w:r w:rsidR="00482A6C">
                <w:rPr>
                  <w:noProof/>
                  <w:webHidden/>
                </w:rPr>
                <w:tab/>
              </w:r>
              <w:r w:rsidR="00482A6C">
                <w:rPr>
                  <w:noProof/>
                  <w:webHidden/>
                </w:rPr>
                <w:fldChar w:fldCharType="begin"/>
              </w:r>
              <w:r w:rsidR="00482A6C">
                <w:rPr>
                  <w:noProof/>
                  <w:webHidden/>
                </w:rPr>
                <w:instrText xml:space="preserve"> PAGEREF _Toc127301157 \h </w:instrText>
              </w:r>
              <w:r w:rsidR="00482A6C">
                <w:rPr>
                  <w:noProof/>
                  <w:webHidden/>
                </w:rPr>
              </w:r>
              <w:r w:rsidR="00482A6C">
                <w:rPr>
                  <w:noProof/>
                  <w:webHidden/>
                </w:rPr>
                <w:fldChar w:fldCharType="separate"/>
              </w:r>
              <w:r w:rsidR="00482A6C">
                <w:rPr>
                  <w:noProof/>
                  <w:webHidden/>
                </w:rPr>
                <w:t>3</w:t>
              </w:r>
              <w:r w:rsidR="00482A6C">
                <w:rPr>
                  <w:noProof/>
                  <w:webHidden/>
                </w:rPr>
                <w:fldChar w:fldCharType="end"/>
              </w:r>
            </w:hyperlink>
          </w:p>
          <w:p w14:paraId="2DE00EE0" w14:textId="0D630A50" w:rsidR="00482A6C" w:rsidRDefault="00FE5A07" w:rsidP="00482A6C">
            <w:pPr>
              <w:pStyle w:val="TOC1"/>
              <w:rPr>
                <w:rFonts w:asciiTheme="minorHAnsi" w:eastAsiaTheme="minorEastAsia" w:hAnsiTheme="minorHAnsi" w:cstheme="minorBidi"/>
                <w:noProof/>
                <w:sz w:val="24"/>
                <w:lang w:val="en-IN" w:eastAsia="en-GB"/>
              </w:rPr>
            </w:pPr>
            <w:hyperlink w:anchor="_Toc127301158" w:history="1">
              <w:r w:rsidR="00482A6C" w:rsidRPr="00684512">
                <w:rPr>
                  <w:rStyle w:val="Hyperlink"/>
                  <w:noProof/>
                </w:rPr>
                <w:t>7</w:t>
              </w:r>
              <w:r w:rsidR="00482A6C">
                <w:rPr>
                  <w:rFonts w:asciiTheme="minorHAnsi" w:eastAsiaTheme="minorEastAsia" w:hAnsiTheme="minorHAnsi" w:cstheme="minorBidi"/>
                  <w:noProof/>
                  <w:sz w:val="24"/>
                  <w:lang w:val="en-IN" w:eastAsia="en-GB"/>
                </w:rPr>
                <w:tab/>
              </w:r>
              <w:r w:rsidR="00482A6C" w:rsidRPr="00684512">
                <w:rPr>
                  <w:rStyle w:val="Hyperlink"/>
                  <w:noProof/>
                  <w:lang w:bidi="ar-DZ"/>
                </w:rPr>
                <w:t xml:space="preserve">Requirements for </w:t>
              </w:r>
              <w:r w:rsidR="00482A6C" w:rsidRPr="00684512">
                <w:rPr>
                  <w:rStyle w:val="Hyperlink"/>
                  <w:noProof/>
                </w:rPr>
                <w:t>factual subscriber-base reporting and protected delivery of content in conditional access system</w:t>
              </w:r>
              <w:r w:rsidR="00482A6C">
                <w:rPr>
                  <w:noProof/>
                  <w:webHidden/>
                </w:rPr>
                <w:tab/>
              </w:r>
              <w:r w:rsidR="00482A6C">
                <w:rPr>
                  <w:noProof/>
                  <w:webHidden/>
                </w:rPr>
                <w:fldChar w:fldCharType="begin"/>
              </w:r>
              <w:r w:rsidR="00482A6C">
                <w:rPr>
                  <w:noProof/>
                  <w:webHidden/>
                </w:rPr>
                <w:instrText xml:space="preserve"> PAGEREF _Toc127301158 \h </w:instrText>
              </w:r>
              <w:r w:rsidR="00482A6C">
                <w:rPr>
                  <w:noProof/>
                  <w:webHidden/>
                </w:rPr>
              </w:r>
              <w:r w:rsidR="00482A6C">
                <w:rPr>
                  <w:noProof/>
                  <w:webHidden/>
                </w:rPr>
                <w:fldChar w:fldCharType="separate"/>
              </w:r>
              <w:r w:rsidR="00482A6C">
                <w:rPr>
                  <w:noProof/>
                  <w:webHidden/>
                </w:rPr>
                <w:t>3</w:t>
              </w:r>
              <w:r w:rsidR="00482A6C">
                <w:rPr>
                  <w:noProof/>
                  <w:webHidden/>
                </w:rPr>
                <w:fldChar w:fldCharType="end"/>
              </w:r>
            </w:hyperlink>
          </w:p>
          <w:p w14:paraId="07A76D36" w14:textId="6173E978" w:rsidR="00482A6C" w:rsidRDefault="00FE5A07">
            <w:pPr>
              <w:pStyle w:val="TOC2"/>
              <w:tabs>
                <w:tab w:val="left" w:pos="960"/>
                <w:tab w:val="right" w:leader="dot" w:pos="9629"/>
              </w:tabs>
              <w:rPr>
                <w:rFonts w:asciiTheme="minorHAnsi" w:eastAsiaTheme="minorEastAsia" w:hAnsiTheme="minorHAnsi" w:cstheme="minorBidi"/>
                <w:smallCaps w:val="0"/>
                <w:noProof/>
                <w:sz w:val="24"/>
                <w:lang w:val="en-IN" w:eastAsia="en-GB"/>
              </w:rPr>
            </w:pPr>
            <w:hyperlink w:anchor="_Toc127301159" w:history="1">
              <w:r w:rsidR="00482A6C" w:rsidRPr="00684512">
                <w:rPr>
                  <w:rStyle w:val="Hyperlink"/>
                  <w:noProof/>
                  <w:lang w:bidi="ar-DZ"/>
                </w:rPr>
                <w:t>7.1</w:t>
              </w:r>
              <w:r w:rsidR="00482A6C">
                <w:rPr>
                  <w:rFonts w:asciiTheme="minorHAnsi" w:eastAsiaTheme="minorEastAsia" w:hAnsiTheme="minorHAnsi" w:cstheme="minorBidi"/>
                  <w:smallCaps w:val="0"/>
                  <w:noProof/>
                  <w:sz w:val="24"/>
                  <w:lang w:val="en-IN" w:eastAsia="en-GB"/>
                </w:rPr>
                <w:tab/>
              </w:r>
              <w:r w:rsidR="00482A6C" w:rsidRPr="00684512">
                <w:rPr>
                  <w:rStyle w:val="Hyperlink"/>
                  <w:noProof/>
                  <w:lang w:bidi="ar-DZ"/>
                </w:rPr>
                <w:t>Log Requirements</w:t>
              </w:r>
              <w:r w:rsidR="00482A6C">
                <w:rPr>
                  <w:noProof/>
                  <w:webHidden/>
                </w:rPr>
                <w:tab/>
              </w:r>
              <w:r w:rsidR="00482A6C">
                <w:rPr>
                  <w:noProof/>
                  <w:webHidden/>
                </w:rPr>
                <w:fldChar w:fldCharType="begin"/>
              </w:r>
              <w:r w:rsidR="00482A6C">
                <w:rPr>
                  <w:noProof/>
                  <w:webHidden/>
                </w:rPr>
                <w:instrText xml:space="preserve"> PAGEREF _Toc127301159 \h </w:instrText>
              </w:r>
              <w:r w:rsidR="00482A6C">
                <w:rPr>
                  <w:noProof/>
                  <w:webHidden/>
                </w:rPr>
              </w:r>
              <w:r w:rsidR="00482A6C">
                <w:rPr>
                  <w:noProof/>
                  <w:webHidden/>
                </w:rPr>
                <w:fldChar w:fldCharType="separate"/>
              </w:r>
              <w:r w:rsidR="00482A6C">
                <w:rPr>
                  <w:noProof/>
                  <w:webHidden/>
                </w:rPr>
                <w:t>3</w:t>
              </w:r>
              <w:r w:rsidR="00482A6C">
                <w:rPr>
                  <w:noProof/>
                  <w:webHidden/>
                </w:rPr>
                <w:fldChar w:fldCharType="end"/>
              </w:r>
            </w:hyperlink>
          </w:p>
          <w:p w14:paraId="3D156F2F" w14:textId="68B7713D" w:rsidR="00482A6C" w:rsidRDefault="00FE5A07">
            <w:pPr>
              <w:pStyle w:val="TOC2"/>
              <w:tabs>
                <w:tab w:val="left" w:pos="960"/>
                <w:tab w:val="right" w:leader="dot" w:pos="9629"/>
              </w:tabs>
              <w:rPr>
                <w:rFonts w:asciiTheme="minorHAnsi" w:eastAsiaTheme="minorEastAsia" w:hAnsiTheme="minorHAnsi" w:cstheme="minorBidi"/>
                <w:smallCaps w:val="0"/>
                <w:noProof/>
                <w:sz w:val="24"/>
                <w:lang w:val="en-IN" w:eastAsia="en-GB"/>
              </w:rPr>
            </w:pPr>
            <w:hyperlink w:anchor="_Toc127301160" w:history="1">
              <w:r w:rsidR="00482A6C" w:rsidRPr="00684512">
                <w:rPr>
                  <w:rStyle w:val="Hyperlink"/>
                  <w:noProof/>
                  <w:lang w:bidi="ar-DZ"/>
                </w:rPr>
                <w:t>7.2</w:t>
              </w:r>
              <w:r w:rsidR="00482A6C">
                <w:rPr>
                  <w:rFonts w:asciiTheme="minorHAnsi" w:eastAsiaTheme="minorEastAsia" w:hAnsiTheme="minorHAnsi" w:cstheme="minorBidi"/>
                  <w:smallCaps w:val="0"/>
                  <w:noProof/>
                  <w:sz w:val="24"/>
                  <w:lang w:val="en-IN" w:eastAsia="en-GB"/>
                </w:rPr>
                <w:tab/>
              </w:r>
              <w:r w:rsidR="00482A6C" w:rsidRPr="00684512">
                <w:rPr>
                  <w:rStyle w:val="Hyperlink"/>
                  <w:noProof/>
                  <w:lang w:bidi="ar-DZ"/>
                </w:rPr>
                <w:t>Report Requirements</w:t>
              </w:r>
              <w:r w:rsidR="00482A6C">
                <w:rPr>
                  <w:noProof/>
                  <w:webHidden/>
                </w:rPr>
                <w:tab/>
              </w:r>
              <w:r w:rsidR="00482A6C">
                <w:rPr>
                  <w:noProof/>
                  <w:webHidden/>
                </w:rPr>
                <w:fldChar w:fldCharType="begin"/>
              </w:r>
              <w:r w:rsidR="00482A6C">
                <w:rPr>
                  <w:noProof/>
                  <w:webHidden/>
                </w:rPr>
                <w:instrText xml:space="preserve"> PAGEREF _Toc127301160 \h </w:instrText>
              </w:r>
              <w:r w:rsidR="00482A6C">
                <w:rPr>
                  <w:noProof/>
                  <w:webHidden/>
                </w:rPr>
              </w:r>
              <w:r w:rsidR="00482A6C">
                <w:rPr>
                  <w:noProof/>
                  <w:webHidden/>
                </w:rPr>
                <w:fldChar w:fldCharType="separate"/>
              </w:r>
              <w:r w:rsidR="00482A6C">
                <w:rPr>
                  <w:noProof/>
                  <w:webHidden/>
                </w:rPr>
                <w:t>4</w:t>
              </w:r>
              <w:r w:rsidR="00482A6C">
                <w:rPr>
                  <w:noProof/>
                  <w:webHidden/>
                </w:rPr>
                <w:fldChar w:fldCharType="end"/>
              </w:r>
            </w:hyperlink>
          </w:p>
          <w:p w14:paraId="7A572B3F" w14:textId="5CB467A3" w:rsidR="00482A6C" w:rsidRDefault="00FE5A07">
            <w:pPr>
              <w:pStyle w:val="TOC2"/>
              <w:tabs>
                <w:tab w:val="left" w:pos="960"/>
                <w:tab w:val="right" w:leader="dot" w:pos="9629"/>
              </w:tabs>
              <w:rPr>
                <w:rFonts w:asciiTheme="minorHAnsi" w:eastAsiaTheme="minorEastAsia" w:hAnsiTheme="minorHAnsi" w:cstheme="minorBidi"/>
                <w:smallCaps w:val="0"/>
                <w:noProof/>
                <w:sz w:val="24"/>
                <w:lang w:val="en-IN" w:eastAsia="en-GB"/>
              </w:rPr>
            </w:pPr>
            <w:hyperlink w:anchor="_Toc127301161" w:history="1">
              <w:r w:rsidR="00482A6C" w:rsidRPr="00684512">
                <w:rPr>
                  <w:rStyle w:val="Hyperlink"/>
                  <w:noProof/>
                  <w:lang w:bidi="ar-DZ"/>
                </w:rPr>
                <w:t>7.3</w:t>
              </w:r>
              <w:r w:rsidR="00482A6C">
                <w:rPr>
                  <w:rFonts w:asciiTheme="minorHAnsi" w:eastAsiaTheme="minorEastAsia" w:hAnsiTheme="minorHAnsi" w:cstheme="minorBidi"/>
                  <w:smallCaps w:val="0"/>
                  <w:noProof/>
                  <w:sz w:val="24"/>
                  <w:lang w:val="en-IN" w:eastAsia="en-GB"/>
                </w:rPr>
                <w:tab/>
              </w:r>
              <w:r w:rsidR="00482A6C" w:rsidRPr="00684512">
                <w:rPr>
                  <w:rStyle w:val="Hyperlink"/>
                  <w:noProof/>
                  <w:lang w:bidi="ar-DZ"/>
                </w:rPr>
                <w:t>CAS Database Requirements</w:t>
              </w:r>
              <w:r w:rsidR="00482A6C">
                <w:rPr>
                  <w:noProof/>
                  <w:webHidden/>
                </w:rPr>
                <w:tab/>
              </w:r>
              <w:r w:rsidR="00482A6C">
                <w:rPr>
                  <w:noProof/>
                  <w:webHidden/>
                </w:rPr>
                <w:fldChar w:fldCharType="begin"/>
              </w:r>
              <w:r w:rsidR="00482A6C">
                <w:rPr>
                  <w:noProof/>
                  <w:webHidden/>
                </w:rPr>
                <w:instrText xml:space="preserve"> PAGEREF _Toc127301161 \h </w:instrText>
              </w:r>
              <w:r w:rsidR="00482A6C">
                <w:rPr>
                  <w:noProof/>
                  <w:webHidden/>
                </w:rPr>
              </w:r>
              <w:r w:rsidR="00482A6C">
                <w:rPr>
                  <w:noProof/>
                  <w:webHidden/>
                </w:rPr>
                <w:fldChar w:fldCharType="separate"/>
              </w:r>
              <w:r w:rsidR="00482A6C">
                <w:rPr>
                  <w:noProof/>
                  <w:webHidden/>
                </w:rPr>
                <w:t>4</w:t>
              </w:r>
              <w:r w:rsidR="00482A6C">
                <w:rPr>
                  <w:noProof/>
                  <w:webHidden/>
                </w:rPr>
                <w:fldChar w:fldCharType="end"/>
              </w:r>
            </w:hyperlink>
          </w:p>
          <w:p w14:paraId="7D231388" w14:textId="48FA5193" w:rsidR="00482A6C" w:rsidRDefault="00FE5A07">
            <w:pPr>
              <w:pStyle w:val="TOC2"/>
              <w:tabs>
                <w:tab w:val="left" w:pos="960"/>
                <w:tab w:val="right" w:leader="dot" w:pos="9629"/>
              </w:tabs>
              <w:rPr>
                <w:rFonts w:asciiTheme="minorHAnsi" w:eastAsiaTheme="minorEastAsia" w:hAnsiTheme="minorHAnsi" w:cstheme="minorBidi"/>
                <w:smallCaps w:val="0"/>
                <w:noProof/>
                <w:sz w:val="24"/>
                <w:lang w:val="en-IN" w:eastAsia="en-GB"/>
              </w:rPr>
            </w:pPr>
            <w:hyperlink w:anchor="_Toc127301162" w:history="1">
              <w:r w:rsidR="00482A6C" w:rsidRPr="00684512">
                <w:rPr>
                  <w:rStyle w:val="Hyperlink"/>
                  <w:noProof/>
                  <w:lang w:bidi="ar-DZ"/>
                </w:rPr>
                <w:t>7.4</w:t>
              </w:r>
              <w:r w:rsidR="00482A6C">
                <w:rPr>
                  <w:rFonts w:asciiTheme="minorHAnsi" w:eastAsiaTheme="minorEastAsia" w:hAnsiTheme="minorHAnsi" w:cstheme="minorBidi"/>
                  <w:smallCaps w:val="0"/>
                  <w:noProof/>
                  <w:sz w:val="24"/>
                  <w:lang w:val="en-IN" w:eastAsia="en-GB"/>
                </w:rPr>
                <w:tab/>
              </w:r>
              <w:r w:rsidR="00482A6C" w:rsidRPr="00684512">
                <w:rPr>
                  <w:rStyle w:val="Hyperlink"/>
                  <w:noProof/>
                  <w:lang w:bidi="ar-DZ"/>
                </w:rPr>
                <w:t>Security Requirements</w:t>
              </w:r>
              <w:r w:rsidR="00482A6C">
                <w:rPr>
                  <w:noProof/>
                  <w:webHidden/>
                </w:rPr>
                <w:tab/>
              </w:r>
              <w:r w:rsidR="00482A6C">
                <w:rPr>
                  <w:noProof/>
                  <w:webHidden/>
                </w:rPr>
                <w:fldChar w:fldCharType="begin"/>
              </w:r>
              <w:r w:rsidR="00482A6C">
                <w:rPr>
                  <w:noProof/>
                  <w:webHidden/>
                </w:rPr>
                <w:instrText xml:space="preserve"> PAGEREF _Toc127301162 \h </w:instrText>
              </w:r>
              <w:r w:rsidR="00482A6C">
                <w:rPr>
                  <w:noProof/>
                  <w:webHidden/>
                </w:rPr>
              </w:r>
              <w:r w:rsidR="00482A6C">
                <w:rPr>
                  <w:noProof/>
                  <w:webHidden/>
                </w:rPr>
                <w:fldChar w:fldCharType="separate"/>
              </w:r>
              <w:r w:rsidR="00482A6C">
                <w:rPr>
                  <w:noProof/>
                  <w:webHidden/>
                </w:rPr>
                <w:t>5</w:t>
              </w:r>
              <w:r w:rsidR="00482A6C">
                <w:rPr>
                  <w:noProof/>
                  <w:webHidden/>
                </w:rPr>
                <w:fldChar w:fldCharType="end"/>
              </w:r>
            </w:hyperlink>
          </w:p>
          <w:p w14:paraId="45B14E27" w14:textId="00640508" w:rsidR="00482A6C" w:rsidRDefault="00FE5A07">
            <w:pPr>
              <w:pStyle w:val="TOC2"/>
              <w:tabs>
                <w:tab w:val="left" w:pos="960"/>
                <w:tab w:val="right" w:leader="dot" w:pos="9629"/>
              </w:tabs>
              <w:rPr>
                <w:rFonts w:asciiTheme="minorHAnsi" w:eastAsiaTheme="minorEastAsia" w:hAnsiTheme="minorHAnsi" w:cstheme="minorBidi"/>
                <w:smallCaps w:val="0"/>
                <w:noProof/>
                <w:sz w:val="24"/>
                <w:lang w:val="en-IN" w:eastAsia="en-GB"/>
              </w:rPr>
            </w:pPr>
            <w:hyperlink w:anchor="_Toc127301163" w:history="1">
              <w:r w:rsidR="00482A6C" w:rsidRPr="00684512">
                <w:rPr>
                  <w:rStyle w:val="Hyperlink"/>
                  <w:noProof/>
                  <w:lang w:bidi="ar-DZ"/>
                </w:rPr>
                <w:t>7.5</w:t>
              </w:r>
              <w:r w:rsidR="00482A6C">
                <w:rPr>
                  <w:rFonts w:asciiTheme="minorHAnsi" w:eastAsiaTheme="minorEastAsia" w:hAnsiTheme="minorHAnsi" w:cstheme="minorBidi"/>
                  <w:smallCaps w:val="0"/>
                  <w:noProof/>
                  <w:sz w:val="24"/>
                  <w:lang w:val="en-IN" w:eastAsia="en-GB"/>
                </w:rPr>
                <w:tab/>
              </w:r>
              <w:r w:rsidR="00482A6C" w:rsidRPr="00684512">
                <w:rPr>
                  <w:rStyle w:val="Hyperlink"/>
                  <w:noProof/>
                  <w:lang w:bidi="ar-DZ"/>
                </w:rPr>
                <w:t>Service Requirements</w:t>
              </w:r>
              <w:r w:rsidR="00482A6C">
                <w:rPr>
                  <w:noProof/>
                  <w:webHidden/>
                </w:rPr>
                <w:tab/>
              </w:r>
              <w:r w:rsidR="00482A6C">
                <w:rPr>
                  <w:noProof/>
                  <w:webHidden/>
                </w:rPr>
                <w:fldChar w:fldCharType="begin"/>
              </w:r>
              <w:r w:rsidR="00482A6C">
                <w:rPr>
                  <w:noProof/>
                  <w:webHidden/>
                </w:rPr>
                <w:instrText xml:space="preserve"> PAGEREF _Toc127301163 \h </w:instrText>
              </w:r>
              <w:r w:rsidR="00482A6C">
                <w:rPr>
                  <w:noProof/>
                  <w:webHidden/>
                </w:rPr>
              </w:r>
              <w:r w:rsidR="00482A6C">
                <w:rPr>
                  <w:noProof/>
                  <w:webHidden/>
                </w:rPr>
                <w:fldChar w:fldCharType="separate"/>
              </w:r>
              <w:r w:rsidR="00482A6C">
                <w:rPr>
                  <w:noProof/>
                  <w:webHidden/>
                </w:rPr>
                <w:t>6</w:t>
              </w:r>
              <w:r w:rsidR="00482A6C">
                <w:rPr>
                  <w:noProof/>
                  <w:webHidden/>
                </w:rPr>
                <w:fldChar w:fldCharType="end"/>
              </w:r>
            </w:hyperlink>
          </w:p>
          <w:p w14:paraId="3E1010D9" w14:textId="169E5D7A" w:rsidR="00482A6C" w:rsidRDefault="00FE5A07" w:rsidP="00482A6C">
            <w:pPr>
              <w:pStyle w:val="TOC1"/>
              <w:rPr>
                <w:rFonts w:asciiTheme="minorHAnsi" w:eastAsiaTheme="minorEastAsia" w:hAnsiTheme="minorHAnsi" w:cstheme="minorBidi"/>
                <w:noProof/>
                <w:sz w:val="24"/>
                <w:lang w:val="en-IN" w:eastAsia="en-GB"/>
              </w:rPr>
            </w:pPr>
            <w:hyperlink w:anchor="_Toc127301164" w:history="1">
              <w:r w:rsidR="00482A6C" w:rsidRPr="00684512">
                <w:rPr>
                  <w:rStyle w:val="Hyperlink"/>
                  <w:noProof/>
                  <w:lang w:bidi="ar-DZ"/>
                </w:rPr>
                <w:t>8</w:t>
              </w:r>
              <w:r w:rsidR="00482A6C">
                <w:rPr>
                  <w:rFonts w:asciiTheme="minorHAnsi" w:eastAsiaTheme="minorEastAsia" w:hAnsiTheme="minorHAnsi" w:cstheme="minorBidi"/>
                  <w:noProof/>
                  <w:sz w:val="24"/>
                  <w:lang w:val="en-IN" w:eastAsia="en-GB"/>
                </w:rPr>
                <w:tab/>
              </w:r>
              <w:r w:rsidR="00482A6C" w:rsidRPr="00684512">
                <w:rPr>
                  <w:rStyle w:val="Hyperlink"/>
                  <w:noProof/>
                  <w:lang w:bidi="ar-DZ"/>
                </w:rPr>
                <w:t>Bibliography</w:t>
              </w:r>
              <w:r w:rsidR="00482A6C">
                <w:rPr>
                  <w:noProof/>
                  <w:webHidden/>
                </w:rPr>
                <w:tab/>
              </w:r>
              <w:r w:rsidR="00482A6C">
                <w:rPr>
                  <w:noProof/>
                  <w:webHidden/>
                </w:rPr>
                <w:fldChar w:fldCharType="begin"/>
              </w:r>
              <w:r w:rsidR="00482A6C">
                <w:rPr>
                  <w:noProof/>
                  <w:webHidden/>
                </w:rPr>
                <w:instrText xml:space="preserve"> PAGEREF _Toc127301164 \h </w:instrText>
              </w:r>
              <w:r w:rsidR="00482A6C">
                <w:rPr>
                  <w:noProof/>
                  <w:webHidden/>
                </w:rPr>
              </w:r>
              <w:r w:rsidR="00482A6C">
                <w:rPr>
                  <w:noProof/>
                  <w:webHidden/>
                </w:rPr>
                <w:fldChar w:fldCharType="separate"/>
              </w:r>
              <w:r w:rsidR="00482A6C">
                <w:rPr>
                  <w:noProof/>
                  <w:webHidden/>
                </w:rPr>
                <w:t>7</w:t>
              </w:r>
              <w:r w:rsidR="00482A6C">
                <w:rPr>
                  <w:noProof/>
                  <w:webHidden/>
                </w:rPr>
                <w:fldChar w:fldCharType="end"/>
              </w:r>
            </w:hyperlink>
          </w:p>
          <w:p w14:paraId="4A70E2F4" w14:textId="77777777" w:rsidR="009635CB" w:rsidRPr="0060241A" w:rsidRDefault="009635CB" w:rsidP="00284CD1">
            <w:pPr>
              <w:pStyle w:val="TableofFigures"/>
              <w:rPr>
                <w:rFonts w:eastAsia="Times New Roman"/>
              </w:rPr>
            </w:pPr>
            <w:r>
              <w:rPr>
                <w:rFonts w:eastAsia="Batang"/>
              </w:rPr>
              <w:fldChar w:fldCharType="end"/>
            </w:r>
          </w:p>
        </w:tc>
      </w:tr>
    </w:tbl>
    <w:p w14:paraId="3C55314F" w14:textId="77777777" w:rsidR="009635CB" w:rsidRDefault="009635CB" w:rsidP="00284CD1"/>
    <w:p w14:paraId="2B5178D2" w14:textId="77777777" w:rsidR="009635CB" w:rsidRPr="001E1939" w:rsidRDefault="009635CB" w:rsidP="00284CD1">
      <w:pPr>
        <w:keepNext/>
        <w:jc w:val="center"/>
        <w:rPr>
          <w:b/>
          <w:bCs/>
        </w:rPr>
      </w:pPr>
      <w:r w:rsidRPr="001E1939">
        <w:rPr>
          <w:b/>
          <w:bCs/>
        </w:rPr>
        <w:t>List of Tables</w:t>
      </w:r>
    </w:p>
    <w:tbl>
      <w:tblPr>
        <w:tblW w:w="9889" w:type="dxa"/>
        <w:tblLayout w:type="fixed"/>
        <w:tblLook w:val="04A0" w:firstRow="1" w:lastRow="0" w:firstColumn="1" w:lastColumn="0" w:noHBand="0" w:noVBand="1"/>
      </w:tblPr>
      <w:tblGrid>
        <w:gridCol w:w="9889"/>
      </w:tblGrid>
      <w:tr w:rsidR="009635CB" w:rsidRPr="00D8148E" w14:paraId="3B20F11D" w14:textId="77777777" w:rsidTr="00284CD1">
        <w:trPr>
          <w:tblHeader/>
        </w:trPr>
        <w:tc>
          <w:tcPr>
            <w:tcW w:w="9889" w:type="dxa"/>
          </w:tcPr>
          <w:p w14:paraId="6F94D0F3" w14:textId="77777777" w:rsidR="009635CB" w:rsidRPr="00D8148E" w:rsidRDefault="009635CB" w:rsidP="00284CD1">
            <w:pPr>
              <w:pStyle w:val="toc0"/>
              <w:keepNext/>
            </w:pPr>
            <w:r w:rsidRPr="00D8148E">
              <w:tab/>
              <w:t>Page</w:t>
            </w:r>
          </w:p>
        </w:tc>
      </w:tr>
      <w:tr w:rsidR="009635CB" w:rsidRPr="00D8148E" w14:paraId="0C0F11DC" w14:textId="77777777" w:rsidTr="00284CD1">
        <w:tc>
          <w:tcPr>
            <w:tcW w:w="9889" w:type="dxa"/>
          </w:tcPr>
          <w:p w14:paraId="79CEC2AB" w14:textId="77777777" w:rsidR="009635CB" w:rsidRPr="0060241A" w:rsidRDefault="009635CB" w:rsidP="00284CD1">
            <w:pPr>
              <w:pStyle w:val="TableofFigures"/>
              <w:rPr>
                <w:rFonts w:eastAsia="Times New Roman"/>
              </w:rPr>
            </w:pPr>
            <w:r w:rsidRPr="0060241A">
              <w:rPr>
                <w:rFonts w:eastAsia="Times New Roman"/>
              </w:rPr>
              <w:fldChar w:fldCharType="begin"/>
            </w:r>
            <w:r w:rsidRPr="0060241A">
              <w:rPr>
                <w:rFonts w:eastAsia="Times New Roman"/>
              </w:rPr>
              <w:instrText xml:space="preserve"> TOC \h \z \t "Table_No &amp; title" \c </w:instrText>
            </w:r>
            <w:r w:rsidRPr="0060241A">
              <w:rPr>
                <w:rFonts w:eastAsia="Times New Roman"/>
              </w:rPr>
              <w:fldChar w:fldCharType="separate"/>
            </w:r>
            <w:r w:rsidR="008E4872">
              <w:rPr>
                <w:rFonts w:eastAsia="Times New Roman"/>
                <w:b/>
                <w:bCs/>
                <w:noProof/>
                <w:lang w:val="en-US"/>
              </w:rPr>
              <w:t>No table of figures entries found.</w:t>
            </w:r>
            <w:r w:rsidRPr="0060241A">
              <w:rPr>
                <w:rFonts w:eastAsia="Times New Roman"/>
              </w:rPr>
              <w:fldChar w:fldCharType="end"/>
            </w:r>
          </w:p>
        </w:tc>
      </w:tr>
    </w:tbl>
    <w:p w14:paraId="392CE297" w14:textId="77777777" w:rsidR="009635CB" w:rsidRDefault="009635CB" w:rsidP="00284CD1"/>
    <w:p w14:paraId="09FD8124" w14:textId="77777777" w:rsidR="009635CB" w:rsidRPr="001E1939" w:rsidRDefault="009635CB" w:rsidP="00284CD1">
      <w:pPr>
        <w:keepNext/>
        <w:jc w:val="center"/>
        <w:rPr>
          <w:b/>
          <w:bCs/>
        </w:rPr>
      </w:pPr>
      <w:r w:rsidRPr="001E1939">
        <w:rPr>
          <w:b/>
          <w:bCs/>
        </w:rPr>
        <w:t>List of Figures</w:t>
      </w:r>
    </w:p>
    <w:tbl>
      <w:tblPr>
        <w:tblW w:w="9889" w:type="dxa"/>
        <w:tblLayout w:type="fixed"/>
        <w:tblLook w:val="04A0" w:firstRow="1" w:lastRow="0" w:firstColumn="1" w:lastColumn="0" w:noHBand="0" w:noVBand="1"/>
      </w:tblPr>
      <w:tblGrid>
        <w:gridCol w:w="9889"/>
      </w:tblGrid>
      <w:tr w:rsidR="009635CB" w:rsidRPr="00D8148E" w14:paraId="61B9C12B" w14:textId="77777777" w:rsidTr="00284CD1">
        <w:trPr>
          <w:tblHeader/>
        </w:trPr>
        <w:tc>
          <w:tcPr>
            <w:tcW w:w="9889" w:type="dxa"/>
          </w:tcPr>
          <w:p w14:paraId="5D500417" w14:textId="77777777" w:rsidR="009635CB" w:rsidRPr="00D8148E" w:rsidRDefault="009635CB" w:rsidP="00284CD1">
            <w:pPr>
              <w:pStyle w:val="toc0"/>
              <w:keepNext/>
            </w:pPr>
            <w:r w:rsidRPr="00D8148E">
              <w:tab/>
              <w:t>Page</w:t>
            </w:r>
          </w:p>
        </w:tc>
      </w:tr>
      <w:tr w:rsidR="009635CB" w:rsidRPr="00D8148E" w14:paraId="2C72BEB6" w14:textId="77777777" w:rsidTr="00284CD1">
        <w:tc>
          <w:tcPr>
            <w:tcW w:w="9889" w:type="dxa"/>
          </w:tcPr>
          <w:p w14:paraId="2E346E28" w14:textId="77777777" w:rsidR="009635CB" w:rsidRPr="0060241A" w:rsidRDefault="009635CB" w:rsidP="00284CD1">
            <w:pPr>
              <w:pStyle w:val="TableofFigures"/>
              <w:rPr>
                <w:rFonts w:eastAsia="Times New Roman"/>
              </w:rPr>
            </w:pPr>
            <w:r w:rsidRPr="0060241A">
              <w:rPr>
                <w:rFonts w:eastAsia="Times New Roman"/>
              </w:rPr>
              <w:fldChar w:fldCharType="begin"/>
            </w:r>
            <w:r w:rsidRPr="0060241A">
              <w:rPr>
                <w:rFonts w:eastAsia="Times New Roman"/>
              </w:rPr>
              <w:instrText xml:space="preserve"> TOC \h \z \t "Figure_No &amp; title" \c </w:instrText>
            </w:r>
            <w:r w:rsidRPr="0060241A">
              <w:rPr>
                <w:rFonts w:eastAsia="Times New Roman"/>
              </w:rPr>
              <w:fldChar w:fldCharType="separate"/>
            </w:r>
            <w:r w:rsidR="00D30A67">
              <w:rPr>
                <w:rFonts w:eastAsia="Times New Roman"/>
                <w:b/>
                <w:bCs/>
                <w:noProof/>
                <w:lang w:val="en-US"/>
              </w:rPr>
              <w:t>No table of figures entries found.</w:t>
            </w:r>
            <w:r w:rsidRPr="0060241A">
              <w:rPr>
                <w:rFonts w:eastAsia="Times New Roman"/>
              </w:rPr>
              <w:fldChar w:fldCharType="end"/>
            </w:r>
          </w:p>
        </w:tc>
      </w:tr>
    </w:tbl>
    <w:p w14:paraId="490B1F36" w14:textId="77777777" w:rsidR="009635CB" w:rsidRPr="007F15CA" w:rsidRDefault="009635CB" w:rsidP="00284CD1"/>
    <w:p w14:paraId="4AB94551" w14:textId="77777777" w:rsidR="004B39E2" w:rsidRDefault="004B39E2" w:rsidP="00F14A92">
      <w:pPr>
        <w:rPr>
          <w:lang w:val="en-GB"/>
        </w:rPr>
      </w:pPr>
    </w:p>
    <w:p w14:paraId="40A50114" w14:textId="77777777" w:rsidR="00F14A92" w:rsidRPr="007777D2" w:rsidRDefault="00F14A92" w:rsidP="00F14A92">
      <w:pPr>
        <w:rPr>
          <w:lang w:val="en-GB"/>
        </w:rPr>
        <w:sectPr w:rsidR="00F14A92" w:rsidRPr="007777D2" w:rsidSect="00614441">
          <w:footerReference w:type="default" r:id="rId16"/>
          <w:footerReference w:type="first" r:id="rId17"/>
          <w:pgSz w:w="11907" w:h="16840" w:code="9"/>
          <w:pgMar w:top="851" w:right="1134" w:bottom="851" w:left="1134" w:header="567" w:footer="567" w:gutter="0"/>
          <w:pgNumType w:fmt="lowerRoman" w:start="1"/>
          <w:cols w:space="720"/>
          <w:docGrid w:linePitch="326"/>
        </w:sectPr>
      </w:pPr>
    </w:p>
    <w:p w14:paraId="15272F24" w14:textId="77777777" w:rsidR="00737170" w:rsidRDefault="005210F6" w:rsidP="009635CB">
      <w:pPr>
        <w:pStyle w:val="RecNo"/>
      </w:pPr>
      <w:r>
        <w:lastRenderedPageBreak/>
        <w:t xml:space="preserve">[draft new] </w:t>
      </w:r>
      <w:r w:rsidR="009C3585" w:rsidRPr="009C3585">
        <w:t xml:space="preserve">Recommendation </w:t>
      </w:r>
      <w:r w:rsidR="002E21DD" w:rsidRPr="009C3585">
        <w:t>ITU-T</w:t>
      </w:r>
      <w:r w:rsidR="002E21DD">
        <w:t xml:space="preserve"> J.</w:t>
      </w:r>
      <w:r w:rsidR="002F0217">
        <w:t>FSR</w:t>
      </w:r>
      <w:r w:rsidR="00B366CC">
        <w:t>-REQ</w:t>
      </w:r>
    </w:p>
    <w:p w14:paraId="1B482783" w14:textId="77777777" w:rsidR="00737170" w:rsidRPr="007777D2" w:rsidRDefault="00C93134" w:rsidP="00C93134">
      <w:pPr>
        <w:pStyle w:val="Rectitle"/>
        <w:rPr>
          <w:highlight w:val="yellow"/>
        </w:rPr>
      </w:pPr>
      <w:r w:rsidRPr="00C93134">
        <w:rPr>
          <w:lang w:val="en-US"/>
        </w:rPr>
        <w:t>Factual subscriber-base reporting and protected content delivery in conditional access system - Requirements</w:t>
      </w:r>
    </w:p>
    <w:p w14:paraId="3A207F3E" w14:textId="77777777" w:rsidR="00467172" w:rsidRPr="00467172" w:rsidRDefault="00467172" w:rsidP="00467172">
      <w:pPr>
        <w:pStyle w:val="Heading1"/>
        <w:rPr>
          <w:lang w:bidi="ar-DZ"/>
        </w:rPr>
      </w:pPr>
      <w:bookmarkStart w:id="6" w:name="_Toc401158818"/>
      <w:bookmarkStart w:id="7" w:name="_Toc127301149"/>
      <w:r>
        <w:rPr>
          <w:lang w:bidi="ar-DZ"/>
        </w:rPr>
        <w:t>S</w:t>
      </w:r>
      <w:r w:rsidRPr="00467172">
        <w:rPr>
          <w:lang w:bidi="ar-DZ"/>
        </w:rPr>
        <w:t>cope</w:t>
      </w:r>
      <w:bookmarkEnd w:id="6"/>
      <w:bookmarkEnd w:id="7"/>
    </w:p>
    <w:p w14:paraId="0BBE3F46" w14:textId="77777777" w:rsidR="00A3764D" w:rsidRDefault="00A3764D" w:rsidP="00A3764D">
      <w:r>
        <w:t xml:space="preserve">The </w:t>
      </w:r>
      <w:r w:rsidR="005210F6">
        <w:t xml:space="preserve">[draft new] </w:t>
      </w:r>
      <w:r>
        <w:t>Recommendation specifies the functional requirements of Conditional Access Systems (CAS) deployed in Digital Addressable Systems (DAS) for television broadcasting to enable factual subscriber-base reporting and to ensure protected delivery of content to authorised subscribers.</w:t>
      </w:r>
    </w:p>
    <w:p w14:paraId="1C8E1A6D" w14:textId="77777777" w:rsidR="00A3764D" w:rsidRDefault="00A3764D" w:rsidP="00A3764D">
      <w:r>
        <w:t xml:space="preserve">The objective of the </w:t>
      </w:r>
      <w:r w:rsidR="005210F6">
        <w:t xml:space="preserve">[draft new] </w:t>
      </w:r>
      <w:r>
        <w:t>Recommendation is to address two major concerns related to CAS, namely, underreporting of subscr</w:t>
      </w:r>
      <w:r w:rsidR="00604E19">
        <w:t>iber numbers and content piracy</w:t>
      </w:r>
      <w:r w:rsidR="00604E19" w:rsidRPr="00604E19">
        <w:t>, leading to revenue loss to broadcasters, content providers and the governments.</w:t>
      </w:r>
    </w:p>
    <w:p w14:paraId="129891B4" w14:textId="77777777" w:rsidR="00A3764D" w:rsidRDefault="00A3764D" w:rsidP="00A3764D">
      <w:r>
        <w:t xml:space="preserve">This </w:t>
      </w:r>
      <w:r w:rsidR="005210F6">
        <w:t xml:space="preserve">[draft new] </w:t>
      </w:r>
      <w:r>
        <w:t>Recommendation elaborates the various functional requirements of the CAS such as log requirements, reports requirements, database requirements, security requirements, service requirements, and more. Compliance to these requirements in CAS performance will address the concerns mentioned above.</w:t>
      </w:r>
    </w:p>
    <w:p w14:paraId="021A7286" w14:textId="77777777" w:rsidR="00467172" w:rsidRPr="00467172" w:rsidRDefault="00467172" w:rsidP="00467172">
      <w:pPr>
        <w:pStyle w:val="Heading1"/>
        <w:rPr>
          <w:lang w:bidi="ar-DZ"/>
        </w:rPr>
      </w:pPr>
      <w:bookmarkStart w:id="8" w:name="_Toc401158819"/>
      <w:bookmarkStart w:id="9" w:name="_Toc127301150"/>
      <w:r w:rsidRPr="00467172">
        <w:rPr>
          <w:lang w:bidi="ar-DZ"/>
        </w:rPr>
        <w:t>References</w:t>
      </w:r>
      <w:bookmarkEnd w:id="8"/>
      <w:bookmarkEnd w:id="9"/>
    </w:p>
    <w:p w14:paraId="4BA820C6" w14:textId="77777777" w:rsidR="00345BD3" w:rsidRDefault="00345BD3" w:rsidP="00345BD3">
      <w:bookmarkStart w:id="10" w:name="_Toc401158820"/>
      <w:r w:rsidRPr="00345BD3">
        <w:t xml:space="preserve">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w:t>
      </w:r>
      <w:r w:rsidR="005210F6">
        <w:t xml:space="preserve">[draft new] </w:t>
      </w:r>
      <w:r w:rsidRPr="00345BD3">
        <w:t xml:space="preserve">Recommendation are therefore encouraged to investigate the possibility of applying the most recent edition of the Recommendations and other references listed below. A list of the currently valid ITU-T Recommendations is regularly published. The reference to a document within this </w:t>
      </w:r>
      <w:r w:rsidR="005210F6">
        <w:t xml:space="preserve">[draft new] </w:t>
      </w:r>
      <w:r w:rsidRPr="00345BD3">
        <w:t>Recommendation does not give it, as a stand-alone document, the status of a Recommendation.</w:t>
      </w:r>
    </w:p>
    <w:p w14:paraId="0BFE1836" w14:textId="77777777" w:rsidR="00C71DFD" w:rsidRPr="00345BD3" w:rsidRDefault="00345BD3" w:rsidP="00B34D2D">
      <w:pPr>
        <w:numPr>
          <w:ilvl w:val="0"/>
          <w:numId w:val="1"/>
        </w:numPr>
        <w:tabs>
          <w:tab w:val="clear" w:pos="576"/>
        </w:tabs>
        <w:overflowPunct w:val="0"/>
        <w:autoSpaceDE w:val="0"/>
        <w:autoSpaceDN w:val="0"/>
        <w:adjustRightInd w:val="0"/>
        <w:ind w:hanging="576"/>
        <w:textAlignment w:val="baseline"/>
        <w:rPr>
          <w:lang w:val="en-GB"/>
        </w:rPr>
      </w:pPr>
      <w:r>
        <w:t xml:space="preserve"> [ITU-R BT.1852-1</w:t>
      </w:r>
      <w:r w:rsidR="005210F6">
        <w:t>]</w:t>
      </w:r>
      <w:r>
        <w:tab/>
      </w:r>
      <w:r w:rsidRPr="00345BD3">
        <w:t xml:space="preserve">Recommendation ITU-R BT.1852-1 (2016), </w:t>
      </w:r>
      <w:r w:rsidRPr="00345BD3">
        <w:rPr>
          <w:i/>
          <w:iCs/>
        </w:rPr>
        <w:t>Conditional-access systems for Digital broadcasting</w:t>
      </w:r>
      <w:r w:rsidRPr="00345BD3">
        <w:t>.</w:t>
      </w:r>
    </w:p>
    <w:p w14:paraId="2DF396A7" w14:textId="77777777" w:rsidR="00345BD3" w:rsidRDefault="00345BD3" w:rsidP="00B34D2D">
      <w:pPr>
        <w:pStyle w:val="ListParagraph"/>
        <w:numPr>
          <w:ilvl w:val="0"/>
          <w:numId w:val="1"/>
        </w:numPr>
        <w:tabs>
          <w:tab w:val="clear" w:pos="576"/>
        </w:tabs>
        <w:ind w:hanging="576"/>
      </w:pPr>
      <w:r>
        <w:t>[ITU-T J.95</w:t>
      </w:r>
      <w:r w:rsidR="005210F6">
        <w:t>]</w:t>
      </w:r>
      <w:r>
        <w:tab/>
        <w:t xml:space="preserve">Recommendation ITU-T J.95 (1999), </w:t>
      </w:r>
      <w:r w:rsidRPr="00345BD3">
        <w:rPr>
          <w:i/>
          <w:iCs/>
        </w:rPr>
        <w:t>Copy protection of intellectual property for Content delivered on cable television systems</w:t>
      </w:r>
      <w:r>
        <w:t>.</w:t>
      </w:r>
    </w:p>
    <w:p w14:paraId="74E73FA2" w14:textId="77777777" w:rsidR="00345BD3" w:rsidRPr="00345BD3" w:rsidRDefault="00345BD3" w:rsidP="00B34D2D">
      <w:pPr>
        <w:pStyle w:val="ListParagraph"/>
        <w:numPr>
          <w:ilvl w:val="0"/>
          <w:numId w:val="1"/>
        </w:numPr>
        <w:tabs>
          <w:tab w:val="clear" w:pos="576"/>
        </w:tabs>
        <w:ind w:hanging="576"/>
        <w:rPr>
          <w:lang w:val="en-US"/>
        </w:rPr>
      </w:pPr>
      <w:r>
        <w:t>[ITU-T J.93</w:t>
      </w:r>
      <w:r w:rsidR="005210F6">
        <w:t>]</w:t>
      </w:r>
      <w:r>
        <w:tab/>
        <w:t xml:space="preserve">Recommendation ITU-T J.93 (1998), </w:t>
      </w:r>
      <w:r w:rsidRPr="00345BD3">
        <w:rPr>
          <w:i/>
          <w:iCs/>
        </w:rPr>
        <w:t>Requirements for conditional access in the Secondary distribution of digital television on cable television systems</w:t>
      </w:r>
      <w:r>
        <w:t>.</w:t>
      </w:r>
    </w:p>
    <w:p w14:paraId="6681282E" w14:textId="77777777" w:rsidR="009635CB" w:rsidRDefault="009635CB" w:rsidP="00467172">
      <w:pPr>
        <w:pStyle w:val="Heading1"/>
        <w:rPr>
          <w:lang w:bidi="ar-DZ"/>
        </w:rPr>
      </w:pPr>
      <w:bookmarkStart w:id="11" w:name="_Toc127301151"/>
      <w:r>
        <w:rPr>
          <w:lang w:bidi="ar-DZ"/>
        </w:rPr>
        <w:t>Terms and definitions</w:t>
      </w:r>
      <w:bookmarkEnd w:id="10"/>
      <w:bookmarkEnd w:id="11"/>
    </w:p>
    <w:p w14:paraId="03EF5025" w14:textId="77777777" w:rsidR="009635CB" w:rsidRDefault="009635CB" w:rsidP="009635CB">
      <w:pPr>
        <w:pStyle w:val="Heading2"/>
        <w:rPr>
          <w:lang w:bidi="ar-DZ"/>
        </w:rPr>
      </w:pPr>
      <w:bookmarkStart w:id="12" w:name="_Toc401158821"/>
      <w:bookmarkStart w:id="13" w:name="_Toc127301152"/>
      <w:r>
        <w:rPr>
          <w:lang w:bidi="ar-DZ"/>
        </w:rPr>
        <w:t>Terms defined elsewhere</w:t>
      </w:r>
      <w:bookmarkEnd w:id="12"/>
      <w:bookmarkEnd w:id="13"/>
    </w:p>
    <w:p w14:paraId="0EE25058" w14:textId="77777777" w:rsidR="00F84996" w:rsidRPr="00F84996" w:rsidRDefault="00F84996" w:rsidP="00F84996">
      <w:r w:rsidRPr="00F84996">
        <w:t xml:space="preserve">This </w:t>
      </w:r>
      <w:r w:rsidR="005210F6">
        <w:t xml:space="preserve">[draft new] </w:t>
      </w:r>
      <w:r w:rsidRPr="00F84996">
        <w:t>Recommendation uses the following terms defined elsewhere:</w:t>
      </w:r>
    </w:p>
    <w:p w14:paraId="1B30FC97" w14:textId="77777777" w:rsidR="00F84996" w:rsidRPr="00F84996" w:rsidRDefault="00F84996" w:rsidP="00F84996">
      <w:r w:rsidRPr="00F84996">
        <w:t>3.1.</w:t>
      </w:r>
      <w:r w:rsidRPr="00F84996">
        <w:rPr>
          <w:rFonts w:hint="eastAsia"/>
        </w:rPr>
        <w:t>1</w:t>
      </w:r>
      <w:r w:rsidRPr="00F84996">
        <w:tab/>
      </w:r>
      <w:r w:rsidRPr="00F84996">
        <w:rPr>
          <w:b/>
          <w:bCs/>
        </w:rPr>
        <w:t>Conditional Access system (CA)</w:t>
      </w:r>
      <w:r w:rsidRPr="00F84996">
        <w:t xml:space="preserve"> [ITU-T J.95</w:t>
      </w:r>
      <w:r w:rsidR="005210F6">
        <w:t>]:</w:t>
      </w:r>
      <w:r w:rsidRPr="00F84996">
        <w:t xml:space="preserve"> The complete system for ensuring that cable services are accessible only to those who are entitled to receive them, and that the ordering of such services is not subject to modification or repudiation. </w:t>
      </w:r>
    </w:p>
    <w:p w14:paraId="4156DE4F" w14:textId="77777777" w:rsidR="00F84996" w:rsidRPr="00F84996" w:rsidRDefault="00F84996" w:rsidP="00F84996">
      <w:r w:rsidRPr="00F84996">
        <w:t>3.1.</w:t>
      </w:r>
      <w:r w:rsidRPr="00F84996">
        <w:rPr>
          <w:rFonts w:hint="eastAsia"/>
        </w:rPr>
        <w:t>2</w:t>
      </w:r>
      <w:r w:rsidRPr="00F84996">
        <w:tab/>
      </w:r>
      <w:r w:rsidRPr="00F84996">
        <w:rPr>
          <w:b/>
          <w:bCs/>
        </w:rPr>
        <w:t>Encryption</w:t>
      </w:r>
      <w:r w:rsidRPr="00F84996">
        <w:t xml:space="preserve"> [ITU-T J.93</w:t>
      </w:r>
      <w:r w:rsidR="005210F6">
        <w:t>]:</w:t>
      </w:r>
      <w:r w:rsidRPr="00F84996">
        <w:t xml:space="preserve"> The process of scrambling signals to avoid unauthorized access.</w:t>
      </w:r>
    </w:p>
    <w:p w14:paraId="3C9B520B" w14:textId="77777777" w:rsidR="00F84996" w:rsidRPr="00F84996" w:rsidRDefault="00F84996" w:rsidP="00F84996">
      <w:r w:rsidRPr="00F84996">
        <w:rPr>
          <w:rFonts w:hint="eastAsia"/>
        </w:rPr>
        <w:t>3.1.</w:t>
      </w:r>
      <w:r w:rsidRPr="00F84996">
        <w:t>3</w:t>
      </w:r>
      <w:r w:rsidRPr="00F84996">
        <w:rPr>
          <w:rFonts w:hint="eastAsia"/>
        </w:rPr>
        <w:tab/>
      </w:r>
      <w:r w:rsidRPr="00F84996">
        <w:rPr>
          <w:b/>
          <w:bCs/>
        </w:rPr>
        <w:t>Piracy</w:t>
      </w:r>
      <w:r w:rsidRPr="00F84996">
        <w:t xml:space="preserve"> [ITU-T J.93</w:t>
      </w:r>
      <w:r w:rsidR="005210F6">
        <w:t>]:</w:t>
      </w:r>
      <w:r w:rsidRPr="00F84996">
        <w:t xml:space="preserve"> The act of acquiring unauthorized access to programs, usually for the purpose of reselling such access</w:t>
      </w:r>
    </w:p>
    <w:p w14:paraId="2DA74591" w14:textId="77777777" w:rsidR="00F84996" w:rsidRPr="00F84996" w:rsidRDefault="00F84996" w:rsidP="00F84996">
      <w:r w:rsidRPr="00F84996">
        <w:rPr>
          <w:rFonts w:hint="eastAsia"/>
        </w:rPr>
        <w:t>3.1.</w:t>
      </w:r>
      <w:r w:rsidRPr="00F84996">
        <w:t>4</w:t>
      </w:r>
      <w:r w:rsidRPr="00F84996">
        <w:rPr>
          <w:rFonts w:hint="eastAsia"/>
        </w:rPr>
        <w:tab/>
      </w:r>
      <w:r w:rsidRPr="00F84996">
        <w:rPr>
          <w:b/>
          <w:bCs/>
        </w:rPr>
        <w:t>Scrambling</w:t>
      </w:r>
      <w:r w:rsidRPr="00F84996">
        <w:t xml:space="preserve"> [ITU-T J.93</w:t>
      </w:r>
      <w:r w:rsidR="005210F6">
        <w:t>]:</w:t>
      </w:r>
      <w:r w:rsidRPr="00F84996">
        <w:t xml:space="preserve"> The process of using an encryption function to render television and data signals unusable to</w:t>
      </w:r>
      <w:ins w:id="14" w:author="Avinash Agarwal" w:date="2023-02-01T22:10:00Z">
        <w:r w:rsidR="006006E8">
          <w:t xml:space="preserve"> unauthorized parties.</w:t>
        </w:r>
      </w:ins>
    </w:p>
    <w:p w14:paraId="05248FCA" w14:textId="77777777" w:rsidR="00F84996" w:rsidRPr="00F84996" w:rsidRDefault="00F84996" w:rsidP="00F84996">
      <w:r>
        <w:lastRenderedPageBreak/>
        <w:t>3.1.5</w:t>
      </w:r>
      <w:r>
        <w:tab/>
      </w:r>
      <w:r w:rsidRPr="00F84996">
        <w:rPr>
          <w:b/>
          <w:bCs/>
        </w:rPr>
        <w:t>Content</w:t>
      </w:r>
      <w:r w:rsidRPr="00F84996">
        <w:t xml:space="preserve"> [ITU-R BT.1852-1</w:t>
      </w:r>
      <w:r w:rsidR="005210F6">
        <w:t>]:</w:t>
      </w:r>
      <w:r w:rsidRPr="00F84996">
        <w:t xml:space="preserve"> This is any form of digital data that can be acquired and presented by a device.</w:t>
      </w:r>
    </w:p>
    <w:p w14:paraId="66ACF021" w14:textId="77777777" w:rsidR="00F84996" w:rsidRPr="00F84996" w:rsidRDefault="00F84996" w:rsidP="00F84996">
      <w:r>
        <w:t>3.1.6</w:t>
      </w:r>
      <w:r>
        <w:tab/>
      </w:r>
      <w:r w:rsidRPr="00F84996">
        <w:rPr>
          <w:b/>
          <w:bCs/>
        </w:rPr>
        <w:t>Service</w:t>
      </w:r>
      <w:r w:rsidRPr="00F84996">
        <w:t xml:space="preserve"> [ITU-R BT.1852-1</w:t>
      </w:r>
      <w:r w:rsidR="005210F6">
        <w:t>]:</w:t>
      </w:r>
      <w:r w:rsidRPr="00F84996">
        <w:t xml:space="preserve"> This is one or more data flows intended to be presented together.</w:t>
      </w:r>
    </w:p>
    <w:p w14:paraId="1385013A" w14:textId="77777777" w:rsidR="009635CB" w:rsidRPr="009635CB" w:rsidRDefault="009635CB" w:rsidP="009635CB">
      <w:pPr>
        <w:pStyle w:val="Heading2"/>
        <w:rPr>
          <w:lang w:bidi="ar-DZ"/>
        </w:rPr>
      </w:pPr>
      <w:bookmarkStart w:id="15" w:name="_Toc401158822"/>
      <w:bookmarkStart w:id="16" w:name="_Toc127301153"/>
      <w:r>
        <w:rPr>
          <w:lang w:bidi="ar-DZ"/>
        </w:rPr>
        <w:t>Terms defined here</w:t>
      </w:r>
      <w:bookmarkEnd w:id="15"/>
      <w:bookmarkEnd w:id="16"/>
    </w:p>
    <w:p w14:paraId="708CBC60" w14:textId="77777777" w:rsidR="009635CB" w:rsidRPr="00650EC2" w:rsidRDefault="009635CB" w:rsidP="00C26533">
      <w:r w:rsidRPr="0078001F">
        <w:t xml:space="preserve">This </w:t>
      </w:r>
      <w:r w:rsidR="00C26533">
        <w:t>Technical Report</w:t>
      </w:r>
      <w:r w:rsidRPr="0078001F">
        <w:t xml:space="preserve"> defines the following terms</w:t>
      </w:r>
      <w:r>
        <w:t>:</w:t>
      </w:r>
    </w:p>
    <w:p w14:paraId="62239274" w14:textId="6E8A08F7" w:rsidR="009635CB" w:rsidRPr="00232F4C" w:rsidRDefault="009635CB" w:rsidP="009635CB">
      <w:r w:rsidRPr="00232F4C">
        <w:rPr>
          <w:b/>
          <w:bCs/>
        </w:rPr>
        <w:t>3.1.</w:t>
      </w:r>
      <w:r w:rsidRPr="00232F4C">
        <w:rPr>
          <w:b/>
          <w:bCs/>
        </w:rPr>
        <w:fldChar w:fldCharType="begin"/>
      </w:r>
      <w:r w:rsidRPr="00232F4C">
        <w:rPr>
          <w:b/>
          <w:bCs/>
        </w:rPr>
        <w:instrText xml:space="preserve"> SEQ DEF32 </w:instrText>
      </w:r>
      <w:r w:rsidRPr="00232F4C">
        <w:rPr>
          <w:b/>
          <w:bCs/>
        </w:rPr>
        <w:fldChar w:fldCharType="separate"/>
      </w:r>
      <w:r w:rsidRPr="00232F4C">
        <w:rPr>
          <w:b/>
          <w:bCs/>
          <w:noProof/>
        </w:rPr>
        <w:t>1</w:t>
      </w:r>
      <w:r w:rsidRPr="00232F4C">
        <w:rPr>
          <w:b/>
          <w:bCs/>
        </w:rPr>
        <w:fldChar w:fldCharType="end"/>
      </w:r>
      <w:r w:rsidRPr="00232F4C">
        <w:rPr>
          <w:b/>
          <w:bCs/>
        </w:rPr>
        <w:tab/>
      </w:r>
      <w:ins w:id="17" w:author="Avinash Agarwal" w:date="2023-02-14T21:01:00Z">
        <w:r w:rsidR="00482A6C" w:rsidRPr="00482A6C">
          <w:rPr>
            <w:b/>
            <w:bCs/>
          </w:rPr>
          <w:t>Factual subscriber-base reporting</w:t>
        </w:r>
      </w:ins>
      <w:del w:id="18" w:author="Avinash Agarwal" w:date="2023-02-14T21:01:00Z">
        <w:r w:rsidRPr="008D7F51" w:rsidDel="00482A6C">
          <w:rPr>
            <w:b/>
            <w:bCs/>
          </w:rPr>
          <w:delText>term</w:delText>
        </w:r>
        <w:r w:rsidRPr="00232F4C" w:rsidDel="00482A6C">
          <w:rPr>
            <w:b/>
            <w:bCs/>
          </w:rPr>
          <w:delText xml:space="preserve"> [</w:delText>
        </w:r>
        <w:r w:rsidRPr="008D7F51" w:rsidDel="00482A6C">
          <w:rPr>
            <w:b/>
            <w:bCs/>
          </w:rPr>
          <w:delText>reference</w:delText>
        </w:r>
        <w:r w:rsidR="005210F6" w:rsidDel="00482A6C">
          <w:rPr>
            <w:b/>
            <w:bCs/>
          </w:rPr>
          <w:delText>]</w:delText>
        </w:r>
      </w:del>
      <w:r w:rsidR="005210F6">
        <w:rPr>
          <w:b/>
          <w:bCs/>
        </w:rPr>
        <w:t>:</w:t>
      </w:r>
      <w:r w:rsidRPr="00232F4C">
        <w:t xml:space="preserve"> </w:t>
      </w:r>
      <w:ins w:id="19" w:author="Avinash Agarwal" w:date="2023-02-14T21:02:00Z">
        <w:r w:rsidR="00482A6C" w:rsidRPr="00482A6C">
          <w:t>Factual subscriber-base reporting in the context of a conditional access system refers to the accurate and truthful representation of the number of subscribers of each service in a distribution platform without any manipulation or distortion of the underlying data.</w:t>
        </w:r>
      </w:ins>
      <w:del w:id="20" w:author="Avinash Agarwal" w:date="2023-02-14T21:02:00Z">
        <w:r w:rsidRPr="008D7F51" w:rsidDel="00482A6C">
          <w:delText>definition</w:delText>
        </w:r>
      </w:del>
    </w:p>
    <w:p w14:paraId="09B6556B" w14:textId="3D060CF4" w:rsidR="009635CB" w:rsidRPr="00232F4C" w:rsidRDefault="009635CB" w:rsidP="009635CB">
      <w:r w:rsidRPr="00232F4C">
        <w:rPr>
          <w:b/>
          <w:bCs/>
        </w:rPr>
        <w:t>3.1.</w:t>
      </w:r>
      <w:r w:rsidRPr="00232F4C">
        <w:rPr>
          <w:b/>
          <w:bCs/>
        </w:rPr>
        <w:fldChar w:fldCharType="begin"/>
      </w:r>
      <w:r w:rsidRPr="00232F4C">
        <w:rPr>
          <w:b/>
          <w:bCs/>
        </w:rPr>
        <w:instrText xml:space="preserve"> SEQ DEF32 </w:instrText>
      </w:r>
      <w:r w:rsidRPr="00232F4C">
        <w:rPr>
          <w:b/>
          <w:bCs/>
        </w:rPr>
        <w:fldChar w:fldCharType="separate"/>
      </w:r>
      <w:r w:rsidRPr="00232F4C">
        <w:rPr>
          <w:b/>
          <w:bCs/>
          <w:noProof/>
        </w:rPr>
        <w:t>2</w:t>
      </w:r>
      <w:r w:rsidRPr="00232F4C">
        <w:rPr>
          <w:b/>
          <w:bCs/>
        </w:rPr>
        <w:fldChar w:fldCharType="end"/>
      </w:r>
      <w:r w:rsidRPr="00232F4C">
        <w:rPr>
          <w:b/>
          <w:bCs/>
        </w:rPr>
        <w:tab/>
      </w:r>
      <w:ins w:id="21" w:author="Avinash Agarwal" w:date="2023-02-14T21:03:00Z">
        <w:r w:rsidR="00482A6C" w:rsidRPr="00482A6C">
          <w:rPr>
            <w:b/>
            <w:bCs/>
          </w:rPr>
          <w:t>Protected delivery of content</w:t>
        </w:r>
      </w:ins>
      <w:del w:id="22" w:author="Avinash Agarwal" w:date="2023-02-14T21:03:00Z">
        <w:r w:rsidRPr="008D7F51" w:rsidDel="00482A6C">
          <w:rPr>
            <w:b/>
            <w:bCs/>
          </w:rPr>
          <w:delText>term</w:delText>
        </w:r>
        <w:r w:rsidRPr="00232F4C" w:rsidDel="00482A6C">
          <w:rPr>
            <w:b/>
            <w:bCs/>
          </w:rPr>
          <w:delText xml:space="preserve"> [</w:delText>
        </w:r>
        <w:r w:rsidRPr="008D7F51" w:rsidDel="00482A6C">
          <w:rPr>
            <w:b/>
            <w:bCs/>
          </w:rPr>
          <w:delText>reference</w:delText>
        </w:r>
        <w:r w:rsidR="005210F6" w:rsidDel="00482A6C">
          <w:rPr>
            <w:b/>
            <w:bCs/>
          </w:rPr>
          <w:delText>]</w:delText>
        </w:r>
      </w:del>
      <w:r w:rsidR="005210F6">
        <w:rPr>
          <w:b/>
          <w:bCs/>
        </w:rPr>
        <w:t>:</w:t>
      </w:r>
      <w:r w:rsidRPr="00232F4C">
        <w:t xml:space="preserve"> </w:t>
      </w:r>
      <w:ins w:id="23" w:author="Avinash Agarwal" w:date="2023-02-14T21:03:00Z">
        <w:r w:rsidR="00482A6C" w:rsidRPr="00482A6C">
          <w:t>Protected delivery of content in the context of a conditional access system used in broadcasting and distribution platforms refers to the secure encrypted transmission of digital content, such as TV programs, movies, or music, to authori</w:t>
        </w:r>
      </w:ins>
      <w:ins w:id="24" w:author="Avinash Agarwal" w:date="2023-02-14T21:08:00Z">
        <w:r w:rsidR="00482A6C">
          <w:t>z</w:t>
        </w:r>
      </w:ins>
      <w:ins w:id="25" w:author="Avinash Agarwal" w:date="2023-02-14T21:03:00Z">
        <w:r w:rsidR="00482A6C" w:rsidRPr="00482A6C">
          <w:t>ed users while preventing unauthori</w:t>
        </w:r>
      </w:ins>
      <w:ins w:id="26" w:author="Avinash Agarwal" w:date="2023-02-14T21:08:00Z">
        <w:r w:rsidR="00482A6C">
          <w:t>z</w:t>
        </w:r>
      </w:ins>
      <w:ins w:id="27" w:author="Avinash Agarwal" w:date="2023-02-14T21:03:00Z">
        <w:r w:rsidR="00482A6C" w:rsidRPr="00482A6C">
          <w:t>ed access or piracy.</w:t>
        </w:r>
      </w:ins>
      <w:del w:id="28" w:author="Avinash Agarwal" w:date="2023-02-14T21:03:00Z">
        <w:r w:rsidRPr="008D7F51" w:rsidDel="00482A6C">
          <w:delText>definition</w:delText>
        </w:r>
      </w:del>
    </w:p>
    <w:p w14:paraId="32F7A537" w14:textId="77777777" w:rsidR="00A864F9" w:rsidRPr="008D7F51" w:rsidDel="006006E8" w:rsidRDefault="00A864F9" w:rsidP="00A864F9">
      <w:pPr>
        <w:rPr>
          <w:del w:id="29" w:author="Avinash Agarwal" w:date="2023-02-01T22:10:00Z"/>
        </w:rPr>
      </w:pPr>
      <w:del w:id="30" w:author="Avinash Agarwal" w:date="2023-02-01T22:10:00Z">
        <w:r w:rsidRPr="008D7F51" w:rsidDel="006006E8">
          <w:delText>[To be added as the study progresses.</w:delText>
        </w:r>
        <w:r w:rsidR="005210F6" w:rsidDel="006006E8">
          <w:delText>)</w:delText>
        </w:r>
        <w:bookmarkStart w:id="31" w:name="_Toc127301154"/>
        <w:bookmarkEnd w:id="31"/>
      </w:del>
    </w:p>
    <w:p w14:paraId="618A036C" w14:textId="77777777" w:rsidR="00467172" w:rsidRPr="00467172" w:rsidRDefault="00467172" w:rsidP="00467172">
      <w:pPr>
        <w:pStyle w:val="Heading1"/>
        <w:rPr>
          <w:lang w:bidi="ar-DZ"/>
        </w:rPr>
      </w:pPr>
      <w:bookmarkStart w:id="32" w:name="_Toc401158823"/>
      <w:bookmarkStart w:id="33" w:name="_Toc127301155"/>
      <w:r w:rsidRPr="00467172">
        <w:rPr>
          <w:lang w:bidi="ar-DZ"/>
        </w:rPr>
        <w:t>Abbreviations</w:t>
      </w:r>
      <w:bookmarkEnd w:id="32"/>
      <w:bookmarkEnd w:id="33"/>
    </w:p>
    <w:tbl>
      <w:tblPr>
        <w:tblW w:w="0" w:type="auto"/>
        <w:tblInd w:w="108" w:type="dxa"/>
        <w:tblLook w:val="01E0" w:firstRow="1" w:lastRow="1" w:firstColumn="1" w:lastColumn="1" w:noHBand="0" w:noVBand="0"/>
      </w:tblPr>
      <w:tblGrid>
        <w:gridCol w:w="1252"/>
        <w:gridCol w:w="8279"/>
      </w:tblGrid>
      <w:tr w:rsidR="00D6427E" w:rsidRPr="00320C88" w14:paraId="4462E91A" w14:textId="77777777" w:rsidTr="00B34D2D">
        <w:tc>
          <w:tcPr>
            <w:tcW w:w="1260" w:type="dxa"/>
          </w:tcPr>
          <w:p w14:paraId="06B23B47" w14:textId="77777777" w:rsidR="00D6427E" w:rsidRPr="009635CB" w:rsidRDefault="00D6427E" w:rsidP="004B39E2">
            <w:pPr>
              <w:rPr>
                <w:highlight w:val="yellow"/>
              </w:rPr>
            </w:pPr>
            <w:r w:rsidRPr="006303FA">
              <w:t xml:space="preserve">API </w:t>
            </w:r>
          </w:p>
        </w:tc>
        <w:tc>
          <w:tcPr>
            <w:tcW w:w="8379" w:type="dxa"/>
          </w:tcPr>
          <w:p w14:paraId="7E98BBA0" w14:textId="77777777" w:rsidR="00D6427E" w:rsidRPr="009635CB" w:rsidRDefault="00D6427E" w:rsidP="004B39E2">
            <w:r w:rsidRPr="006303FA">
              <w:t xml:space="preserve">Application Programming Interface </w:t>
            </w:r>
          </w:p>
        </w:tc>
      </w:tr>
      <w:tr w:rsidR="00D6427E" w:rsidRPr="00320C88" w14:paraId="28BC79A2" w14:textId="77777777" w:rsidTr="00B34D2D">
        <w:tc>
          <w:tcPr>
            <w:tcW w:w="1260" w:type="dxa"/>
          </w:tcPr>
          <w:p w14:paraId="21956D94" w14:textId="77777777" w:rsidR="00D6427E" w:rsidRPr="00320C88" w:rsidRDefault="00D6427E" w:rsidP="004B39E2">
            <w:pPr>
              <w:rPr>
                <w:rFonts w:eastAsia="Times New Roman"/>
                <w:szCs w:val="24"/>
                <w:lang w:val="en-GB" w:bidi="ar-DZ"/>
              </w:rPr>
            </w:pPr>
            <w:r w:rsidRPr="006303FA">
              <w:t xml:space="preserve">CAS </w:t>
            </w:r>
          </w:p>
        </w:tc>
        <w:tc>
          <w:tcPr>
            <w:tcW w:w="8379" w:type="dxa"/>
          </w:tcPr>
          <w:p w14:paraId="7C998627" w14:textId="77777777" w:rsidR="00D6427E" w:rsidRPr="00320C88" w:rsidRDefault="00D6427E" w:rsidP="004B39E2">
            <w:pPr>
              <w:rPr>
                <w:rFonts w:eastAsia="Times New Roman"/>
                <w:szCs w:val="24"/>
                <w:lang w:val="en-GB" w:bidi="ar-DZ"/>
              </w:rPr>
            </w:pPr>
            <w:r w:rsidRPr="006303FA">
              <w:t xml:space="preserve">Conditional Access System </w:t>
            </w:r>
          </w:p>
        </w:tc>
      </w:tr>
      <w:tr w:rsidR="00D6427E" w:rsidRPr="00320C88" w14:paraId="5CBC3AE0" w14:textId="77777777" w:rsidTr="00B34D2D">
        <w:tc>
          <w:tcPr>
            <w:tcW w:w="1260" w:type="dxa"/>
          </w:tcPr>
          <w:p w14:paraId="6193123E" w14:textId="77777777" w:rsidR="00D6427E" w:rsidRDefault="00D6427E" w:rsidP="004B39E2">
            <w:pPr>
              <w:rPr>
                <w:rFonts w:eastAsia="Times New Roman"/>
                <w:szCs w:val="24"/>
                <w:lang w:val="en-GB" w:bidi="ar-DZ"/>
              </w:rPr>
            </w:pPr>
            <w:r w:rsidRPr="006303FA">
              <w:t xml:space="preserve">DB </w:t>
            </w:r>
          </w:p>
        </w:tc>
        <w:tc>
          <w:tcPr>
            <w:tcW w:w="8379" w:type="dxa"/>
          </w:tcPr>
          <w:p w14:paraId="622FBEEB" w14:textId="77777777" w:rsidR="00D6427E" w:rsidRDefault="00D6427E" w:rsidP="004B39E2">
            <w:pPr>
              <w:rPr>
                <w:rFonts w:eastAsia="Times New Roman"/>
                <w:szCs w:val="24"/>
                <w:lang w:val="en-GB" w:bidi="ar-DZ"/>
              </w:rPr>
            </w:pPr>
            <w:r w:rsidRPr="006303FA">
              <w:t xml:space="preserve">Database </w:t>
            </w:r>
          </w:p>
        </w:tc>
      </w:tr>
      <w:tr w:rsidR="00D6427E" w:rsidRPr="00320C88" w14:paraId="6363002B" w14:textId="77777777" w:rsidTr="00B34D2D">
        <w:tc>
          <w:tcPr>
            <w:tcW w:w="1260" w:type="dxa"/>
          </w:tcPr>
          <w:p w14:paraId="3C2B86BB" w14:textId="77777777" w:rsidR="00D6427E" w:rsidRDefault="00D6427E" w:rsidP="004B39E2">
            <w:pPr>
              <w:rPr>
                <w:rFonts w:eastAsia="Times New Roman"/>
                <w:szCs w:val="24"/>
                <w:lang w:val="en-GB" w:bidi="ar-DZ"/>
              </w:rPr>
            </w:pPr>
            <w:r w:rsidRPr="006303FA">
              <w:t xml:space="preserve">DPO </w:t>
            </w:r>
          </w:p>
        </w:tc>
        <w:tc>
          <w:tcPr>
            <w:tcW w:w="8379" w:type="dxa"/>
          </w:tcPr>
          <w:p w14:paraId="6CDC883A" w14:textId="77777777" w:rsidR="00D6427E" w:rsidRDefault="00D6427E" w:rsidP="004B39E2">
            <w:pPr>
              <w:rPr>
                <w:rFonts w:eastAsia="Times New Roman"/>
                <w:szCs w:val="24"/>
                <w:lang w:val="en-GB" w:bidi="ar-DZ"/>
              </w:rPr>
            </w:pPr>
            <w:r w:rsidRPr="006303FA">
              <w:t xml:space="preserve">Distribution Platform Operator </w:t>
            </w:r>
          </w:p>
        </w:tc>
      </w:tr>
      <w:tr w:rsidR="00D6427E" w:rsidRPr="00320C88" w14:paraId="7EB07609" w14:textId="77777777" w:rsidTr="00B34D2D">
        <w:tc>
          <w:tcPr>
            <w:tcW w:w="1260" w:type="dxa"/>
          </w:tcPr>
          <w:p w14:paraId="680A6F6C" w14:textId="77777777" w:rsidR="00D6427E" w:rsidRDefault="00D6427E" w:rsidP="004B39E2">
            <w:pPr>
              <w:rPr>
                <w:rFonts w:eastAsia="Times New Roman"/>
                <w:szCs w:val="24"/>
                <w:lang w:val="en-GB" w:bidi="ar-DZ"/>
              </w:rPr>
            </w:pPr>
            <w:r w:rsidRPr="006303FA">
              <w:t>DTH</w:t>
            </w:r>
          </w:p>
        </w:tc>
        <w:tc>
          <w:tcPr>
            <w:tcW w:w="8379" w:type="dxa"/>
          </w:tcPr>
          <w:p w14:paraId="73618176" w14:textId="77777777" w:rsidR="00D6427E" w:rsidRDefault="00D6427E" w:rsidP="004B39E2">
            <w:pPr>
              <w:rPr>
                <w:rFonts w:eastAsia="Times New Roman"/>
                <w:szCs w:val="24"/>
                <w:lang w:val="en-GB" w:bidi="ar-DZ"/>
              </w:rPr>
            </w:pPr>
            <w:r w:rsidRPr="006303FA">
              <w:t>Direct To Home</w:t>
            </w:r>
          </w:p>
        </w:tc>
      </w:tr>
      <w:tr w:rsidR="00D6427E" w:rsidRPr="00320C88" w14:paraId="2C89361A" w14:textId="77777777" w:rsidTr="00B34D2D">
        <w:tc>
          <w:tcPr>
            <w:tcW w:w="1260" w:type="dxa"/>
          </w:tcPr>
          <w:p w14:paraId="52AD464F" w14:textId="77777777" w:rsidR="00D6427E" w:rsidRDefault="00D6427E" w:rsidP="004B39E2">
            <w:pPr>
              <w:rPr>
                <w:rFonts w:eastAsia="Times New Roman"/>
                <w:szCs w:val="24"/>
                <w:lang w:val="en-GB" w:bidi="ar-DZ"/>
              </w:rPr>
            </w:pPr>
            <w:r w:rsidRPr="006303FA">
              <w:t xml:space="preserve">EPG </w:t>
            </w:r>
          </w:p>
        </w:tc>
        <w:tc>
          <w:tcPr>
            <w:tcW w:w="8379" w:type="dxa"/>
          </w:tcPr>
          <w:p w14:paraId="5C6F1519" w14:textId="77777777" w:rsidR="00D6427E" w:rsidRDefault="00D6427E" w:rsidP="004B39E2">
            <w:pPr>
              <w:rPr>
                <w:rFonts w:eastAsia="Times New Roman"/>
                <w:szCs w:val="24"/>
                <w:lang w:val="en-GB" w:bidi="ar-DZ"/>
              </w:rPr>
            </w:pPr>
            <w:r w:rsidRPr="006303FA">
              <w:t xml:space="preserve">Electronic Programme Guide </w:t>
            </w:r>
          </w:p>
        </w:tc>
      </w:tr>
      <w:tr w:rsidR="00D6427E" w:rsidRPr="00320C88" w14:paraId="0F6BC2DF" w14:textId="77777777" w:rsidTr="00B34D2D">
        <w:tc>
          <w:tcPr>
            <w:tcW w:w="1260" w:type="dxa"/>
          </w:tcPr>
          <w:p w14:paraId="26ED4B01" w14:textId="77777777" w:rsidR="00D6427E" w:rsidRDefault="00D6427E" w:rsidP="004B39E2">
            <w:pPr>
              <w:rPr>
                <w:rFonts w:eastAsia="Times New Roman"/>
                <w:szCs w:val="24"/>
                <w:lang w:val="en-GB" w:bidi="ar-DZ"/>
              </w:rPr>
            </w:pPr>
            <w:r w:rsidRPr="006303FA">
              <w:t xml:space="preserve">FP </w:t>
            </w:r>
          </w:p>
        </w:tc>
        <w:tc>
          <w:tcPr>
            <w:tcW w:w="8379" w:type="dxa"/>
          </w:tcPr>
          <w:p w14:paraId="78632ABE" w14:textId="77777777" w:rsidR="00D6427E" w:rsidRDefault="00D6427E" w:rsidP="004B39E2">
            <w:pPr>
              <w:rPr>
                <w:rFonts w:eastAsia="Times New Roman"/>
                <w:szCs w:val="24"/>
                <w:lang w:val="en-GB" w:bidi="ar-DZ"/>
              </w:rPr>
            </w:pPr>
            <w:r w:rsidRPr="006303FA">
              <w:t xml:space="preserve">Finger Printing </w:t>
            </w:r>
          </w:p>
        </w:tc>
      </w:tr>
      <w:tr w:rsidR="00D6427E" w:rsidRPr="00320C88" w14:paraId="1509924F" w14:textId="77777777" w:rsidTr="00B34D2D">
        <w:tc>
          <w:tcPr>
            <w:tcW w:w="1260" w:type="dxa"/>
          </w:tcPr>
          <w:p w14:paraId="341FA4A0" w14:textId="77777777" w:rsidR="00D6427E" w:rsidRDefault="00D6427E" w:rsidP="004B39E2">
            <w:pPr>
              <w:rPr>
                <w:rFonts w:eastAsia="Times New Roman"/>
                <w:szCs w:val="24"/>
                <w:lang w:val="en-GB" w:bidi="ar-DZ"/>
              </w:rPr>
            </w:pPr>
            <w:r w:rsidRPr="006303FA">
              <w:t xml:space="preserve">FTA </w:t>
            </w:r>
          </w:p>
        </w:tc>
        <w:tc>
          <w:tcPr>
            <w:tcW w:w="8379" w:type="dxa"/>
          </w:tcPr>
          <w:p w14:paraId="3CFB7022" w14:textId="77777777" w:rsidR="00D6427E" w:rsidRDefault="00D6427E" w:rsidP="004B39E2">
            <w:pPr>
              <w:rPr>
                <w:rFonts w:eastAsia="Times New Roman"/>
                <w:szCs w:val="24"/>
                <w:lang w:val="en-GB" w:bidi="ar-DZ"/>
              </w:rPr>
            </w:pPr>
            <w:r w:rsidRPr="006303FA">
              <w:t xml:space="preserve">Free-To-Air </w:t>
            </w:r>
          </w:p>
        </w:tc>
      </w:tr>
      <w:tr w:rsidR="00D6427E" w:rsidRPr="00320C88" w14:paraId="05444393" w14:textId="77777777" w:rsidTr="00B34D2D">
        <w:tc>
          <w:tcPr>
            <w:tcW w:w="1260" w:type="dxa"/>
          </w:tcPr>
          <w:p w14:paraId="2B3E9EE4" w14:textId="77777777" w:rsidR="00D6427E" w:rsidRDefault="00D6427E" w:rsidP="004B39E2">
            <w:pPr>
              <w:rPr>
                <w:rFonts w:eastAsia="Times New Roman"/>
                <w:szCs w:val="24"/>
                <w:lang w:val="en-GB" w:bidi="ar-DZ"/>
              </w:rPr>
            </w:pPr>
            <w:r w:rsidRPr="006303FA">
              <w:t>HITS</w:t>
            </w:r>
          </w:p>
        </w:tc>
        <w:tc>
          <w:tcPr>
            <w:tcW w:w="8379" w:type="dxa"/>
          </w:tcPr>
          <w:p w14:paraId="1C626187" w14:textId="77777777" w:rsidR="00D6427E" w:rsidRDefault="00D6427E" w:rsidP="004B39E2">
            <w:pPr>
              <w:rPr>
                <w:rFonts w:eastAsia="Times New Roman"/>
                <w:szCs w:val="24"/>
                <w:lang w:val="en-GB" w:bidi="ar-DZ"/>
              </w:rPr>
            </w:pPr>
            <w:r w:rsidRPr="006303FA">
              <w:t>Headend In The Sky</w:t>
            </w:r>
          </w:p>
        </w:tc>
      </w:tr>
      <w:tr w:rsidR="00D6427E" w:rsidRPr="00320C88" w14:paraId="6FD18E49" w14:textId="77777777" w:rsidTr="00B34D2D">
        <w:tc>
          <w:tcPr>
            <w:tcW w:w="1260" w:type="dxa"/>
          </w:tcPr>
          <w:p w14:paraId="26E1157A" w14:textId="77777777" w:rsidR="00D6427E" w:rsidRDefault="00D6427E" w:rsidP="004B39E2">
            <w:pPr>
              <w:rPr>
                <w:rFonts w:eastAsia="Times New Roman"/>
                <w:szCs w:val="24"/>
                <w:lang w:val="en-GB" w:bidi="ar-DZ"/>
              </w:rPr>
            </w:pPr>
            <w:r w:rsidRPr="006303FA">
              <w:t>IPTV</w:t>
            </w:r>
          </w:p>
        </w:tc>
        <w:tc>
          <w:tcPr>
            <w:tcW w:w="8379" w:type="dxa"/>
          </w:tcPr>
          <w:p w14:paraId="2401B034" w14:textId="77777777" w:rsidR="00D6427E" w:rsidRDefault="00D6427E" w:rsidP="004B39E2">
            <w:pPr>
              <w:rPr>
                <w:rFonts w:eastAsia="Times New Roman"/>
                <w:szCs w:val="24"/>
                <w:lang w:val="en-GB" w:bidi="ar-DZ"/>
              </w:rPr>
            </w:pPr>
            <w:r w:rsidRPr="006303FA">
              <w:t>Internet Protocol Television</w:t>
            </w:r>
          </w:p>
        </w:tc>
      </w:tr>
      <w:tr w:rsidR="00D6427E" w:rsidRPr="00320C88" w14:paraId="7FF549D0" w14:textId="77777777" w:rsidTr="00B34D2D">
        <w:tc>
          <w:tcPr>
            <w:tcW w:w="1260" w:type="dxa"/>
          </w:tcPr>
          <w:p w14:paraId="554C66BA" w14:textId="77777777" w:rsidR="00D6427E" w:rsidRDefault="00D6427E" w:rsidP="004B39E2">
            <w:pPr>
              <w:rPr>
                <w:rFonts w:eastAsia="Times New Roman"/>
                <w:szCs w:val="24"/>
                <w:lang w:val="en-GB" w:bidi="ar-DZ"/>
              </w:rPr>
            </w:pPr>
            <w:r w:rsidRPr="006303FA">
              <w:t xml:space="preserve">LCN </w:t>
            </w:r>
          </w:p>
        </w:tc>
        <w:tc>
          <w:tcPr>
            <w:tcW w:w="8379" w:type="dxa"/>
          </w:tcPr>
          <w:p w14:paraId="6F0DD019" w14:textId="77777777" w:rsidR="00D6427E" w:rsidRDefault="00D6427E" w:rsidP="004B39E2">
            <w:pPr>
              <w:rPr>
                <w:rFonts w:eastAsia="Times New Roman"/>
                <w:szCs w:val="24"/>
                <w:lang w:val="en-GB" w:bidi="ar-DZ"/>
              </w:rPr>
            </w:pPr>
            <w:r w:rsidRPr="006303FA">
              <w:t xml:space="preserve">Logical Channel Number </w:t>
            </w:r>
          </w:p>
        </w:tc>
      </w:tr>
      <w:tr w:rsidR="00D6427E" w:rsidRPr="00320C88" w14:paraId="2CE0A4E1" w14:textId="77777777" w:rsidTr="00B34D2D">
        <w:tc>
          <w:tcPr>
            <w:tcW w:w="1260" w:type="dxa"/>
          </w:tcPr>
          <w:p w14:paraId="001D9EC9" w14:textId="77777777" w:rsidR="00D6427E" w:rsidRDefault="00D6427E" w:rsidP="004B39E2">
            <w:pPr>
              <w:rPr>
                <w:rFonts w:eastAsia="Times New Roman"/>
                <w:szCs w:val="24"/>
                <w:lang w:val="en-GB" w:bidi="ar-DZ"/>
              </w:rPr>
            </w:pPr>
            <w:r w:rsidRPr="006303FA">
              <w:t xml:space="preserve">OTA </w:t>
            </w:r>
          </w:p>
        </w:tc>
        <w:tc>
          <w:tcPr>
            <w:tcW w:w="8379" w:type="dxa"/>
          </w:tcPr>
          <w:p w14:paraId="0B613FFE" w14:textId="77777777" w:rsidR="00D6427E" w:rsidRDefault="00D6427E" w:rsidP="004B39E2">
            <w:pPr>
              <w:rPr>
                <w:rFonts w:eastAsia="Times New Roman"/>
                <w:szCs w:val="24"/>
                <w:lang w:val="en-GB" w:bidi="ar-DZ"/>
              </w:rPr>
            </w:pPr>
            <w:r w:rsidRPr="006303FA">
              <w:t xml:space="preserve">Over-The-Air </w:t>
            </w:r>
          </w:p>
        </w:tc>
      </w:tr>
      <w:tr w:rsidR="00D6427E" w:rsidRPr="00320C88" w14:paraId="7DA9A212" w14:textId="77777777" w:rsidTr="00B34D2D">
        <w:tc>
          <w:tcPr>
            <w:tcW w:w="1260" w:type="dxa"/>
          </w:tcPr>
          <w:p w14:paraId="41221708" w14:textId="77777777" w:rsidR="00D6427E" w:rsidRDefault="00D6427E" w:rsidP="004B39E2">
            <w:pPr>
              <w:rPr>
                <w:rFonts w:eastAsia="Times New Roman"/>
                <w:szCs w:val="24"/>
                <w:lang w:val="en-GB" w:bidi="ar-DZ"/>
              </w:rPr>
            </w:pPr>
            <w:r w:rsidRPr="006303FA">
              <w:t xml:space="preserve">OTT </w:t>
            </w:r>
          </w:p>
        </w:tc>
        <w:tc>
          <w:tcPr>
            <w:tcW w:w="8379" w:type="dxa"/>
          </w:tcPr>
          <w:p w14:paraId="53DA6D8D" w14:textId="77777777" w:rsidR="00D6427E" w:rsidRDefault="00D6427E" w:rsidP="004B39E2">
            <w:pPr>
              <w:rPr>
                <w:rFonts w:eastAsia="Times New Roman"/>
                <w:szCs w:val="24"/>
                <w:lang w:val="en-GB" w:bidi="ar-DZ"/>
              </w:rPr>
            </w:pPr>
            <w:r w:rsidRPr="006303FA">
              <w:t xml:space="preserve">Over-The-Top </w:t>
            </w:r>
          </w:p>
        </w:tc>
      </w:tr>
      <w:tr w:rsidR="00D6427E" w:rsidRPr="00320C88" w14:paraId="781B15C6" w14:textId="77777777" w:rsidTr="00B34D2D">
        <w:tc>
          <w:tcPr>
            <w:tcW w:w="1260" w:type="dxa"/>
          </w:tcPr>
          <w:p w14:paraId="6FBB834C" w14:textId="77777777" w:rsidR="00D6427E" w:rsidRDefault="00D6427E" w:rsidP="004B39E2">
            <w:pPr>
              <w:rPr>
                <w:rFonts w:eastAsia="Times New Roman"/>
                <w:szCs w:val="24"/>
                <w:lang w:val="en-GB" w:bidi="ar-DZ"/>
              </w:rPr>
            </w:pPr>
            <w:r w:rsidRPr="006303FA">
              <w:t xml:space="preserve">PIN </w:t>
            </w:r>
          </w:p>
        </w:tc>
        <w:tc>
          <w:tcPr>
            <w:tcW w:w="8379" w:type="dxa"/>
          </w:tcPr>
          <w:p w14:paraId="07A8F712" w14:textId="77777777" w:rsidR="00D6427E" w:rsidRDefault="00D6427E" w:rsidP="004B39E2">
            <w:pPr>
              <w:rPr>
                <w:rFonts w:eastAsia="Times New Roman"/>
                <w:szCs w:val="24"/>
                <w:lang w:val="en-GB" w:bidi="ar-DZ"/>
              </w:rPr>
            </w:pPr>
            <w:r w:rsidRPr="006303FA">
              <w:t xml:space="preserve">Postal Index Number </w:t>
            </w:r>
          </w:p>
        </w:tc>
      </w:tr>
      <w:tr w:rsidR="00D6427E" w:rsidRPr="00320C88" w14:paraId="58150243" w14:textId="77777777" w:rsidTr="00B34D2D">
        <w:tc>
          <w:tcPr>
            <w:tcW w:w="1260" w:type="dxa"/>
          </w:tcPr>
          <w:p w14:paraId="421F3B86" w14:textId="77777777" w:rsidR="00D6427E" w:rsidRDefault="00D6427E" w:rsidP="004B39E2">
            <w:pPr>
              <w:rPr>
                <w:rFonts w:eastAsia="Times New Roman"/>
                <w:szCs w:val="24"/>
                <w:lang w:val="en-GB" w:bidi="ar-DZ"/>
              </w:rPr>
            </w:pPr>
            <w:r w:rsidRPr="006303FA">
              <w:t>SLA</w:t>
            </w:r>
          </w:p>
        </w:tc>
        <w:tc>
          <w:tcPr>
            <w:tcW w:w="8379" w:type="dxa"/>
          </w:tcPr>
          <w:p w14:paraId="433B616A" w14:textId="77777777" w:rsidR="00D6427E" w:rsidRDefault="00D6427E" w:rsidP="004B39E2">
            <w:pPr>
              <w:rPr>
                <w:rFonts w:eastAsia="Times New Roman"/>
                <w:szCs w:val="24"/>
                <w:lang w:val="en-GB" w:bidi="ar-DZ"/>
              </w:rPr>
            </w:pPr>
            <w:r w:rsidRPr="006303FA">
              <w:t xml:space="preserve">Service-Level Arrangement </w:t>
            </w:r>
          </w:p>
        </w:tc>
      </w:tr>
      <w:tr w:rsidR="00D6427E" w:rsidRPr="00320C88" w14:paraId="2A37EA78" w14:textId="77777777" w:rsidTr="00B34D2D">
        <w:tc>
          <w:tcPr>
            <w:tcW w:w="1260" w:type="dxa"/>
          </w:tcPr>
          <w:p w14:paraId="3904AD9D" w14:textId="77777777" w:rsidR="00D6427E" w:rsidRDefault="00D6427E" w:rsidP="004B39E2">
            <w:pPr>
              <w:rPr>
                <w:rFonts w:eastAsia="Times New Roman"/>
                <w:szCs w:val="24"/>
                <w:lang w:val="en-GB" w:bidi="ar-DZ"/>
              </w:rPr>
            </w:pPr>
            <w:r w:rsidRPr="006303FA">
              <w:t xml:space="preserve">SMS </w:t>
            </w:r>
          </w:p>
        </w:tc>
        <w:tc>
          <w:tcPr>
            <w:tcW w:w="8379" w:type="dxa"/>
          </w:tcPr>
          <w:p w14:paraId="038541BF" w14:textId="77777777" w:rsidR="00D6427E" w:rsidRDefault="00D6427E" w:rsidP="004B39E2">
            <w:pPr>
              <w:rPr>
                <w:rFonts w:eastAsia="Times New Roman"/>
                <w:szCs w:val="24"/>
                <w:lang w:val="en-GB" w:bidi="ar-DZ"/>
              </w:rPr>
            </w:pPr>
            <w:r w:rsidRPr="006303FA">
              <w:t xml:space="preserve">Subscriber Management System </w:t>
            </w:r>
          </w:p>
        </w:tc>
      </w:tr>
      <w:tr w:rsidR="00D6427E" w:rsidRPr="00320C88" w14:paraId="7E5A0450" w14:textId="77777777" w:rsidTr="00B34D2D">
        <w:tc>
          <w:tcPr>
            <w:tcW w:w="1260" w:type="dxa"/>
          </w:tcPr>
          <w:p w14:paraId="3E2ACC45" w14:textId="77777777" w:rsidR="00D6427E" w:rsidRDefault="00D6427E" w:rsidP="004B39E2">
            <w:pPr>
              <w:rPr>
                <w:rFonts w:eastAsia="Times New Roman"/>
                <w:szCs w:val="24"/>
                <w:lang w:val="en-GB" w:bidi="ar-DZ"/>
              </w:rPr>
            </w:pPr>
            <w:r w:rsidRPr="006303FA">
              <w:t xml:space="preserve">STB </w:t>
            </w:r>
          </w:p>
        </w:tc>
        <w:tc>
          <w:tcPr>
            <w:tcW w:w="8379" w:type="dxa"/>
          </w:tcPr>
          <w:p w14:paraId="0AEB4245" w14:textId="77777777" w:rsidR="00D6427E" w:rsidRDefault="00D6427E" w:rsidP="004B39E2">
            <w:pPr>
              <w:rPr>
                <w:rFonts w:eastAsia="Times New Roman"/>
                <w:szCs w:val="24"/>
                <w:lang w:val="en-GB" w:bidi="ar-DZ"/>
              </w:rPr>
            </w:pPr>
            <w:r w:rsidRPr="006303FA">
              <w:t xml:space="preserve">Set Top Box </w:t>
            </w:r>
          </w:p>
        </w:tc>
      </w:tr>
      <w:tr w:rsidR="00D6427E" w:rsidRPr="00320C88" w14:paraId="5A2AD993" w14:textId="77777777" w:rsidTr="00B34D2D">
        <w:tc>
          <w:tcPr>
            <w:tcW w:w="1260" w:type="dxa"/>
          </w:tcPr>
          <w:p w14:paraId="5E647A8E" w14:textId="77777777" w:rsidR="00D6427E" w:rsidRDefault="00D6427E" w:rsidP="004B39E2">
            <w:pPr>
              <w:rPr>
                <w:rFonts w:eastAsia="Times New Roman"/>
                <w:szCs w:val="24"/>
                <w:lang w:val="en-GB" w:bidi="ar-DZ"/>
              </w:rPr>
            </w:pPr>
            <w:r w:rsidRPr="006303FA">
              <w:t xml:space="preserve">TEC </w:t>
            </w:r>
          </w:p>
        </w:tc>
        <w:tc>
          <w:tcPr>
            <w:tcW w:w="8379" w:type="dxa"/>
          </w:tcPr>
          <w:p w14:paraId="4FBE7F6A" w14:textId="77777777" w:rsidR="00D6427E" w:rsidRDefault="00D6427E" w:rsidP="004B39E2">
            <w:pPr>
              <w:rPr>
                <w:rFonts w:eastAsia="Times New Roman"/>
                <w:szCs w:val="24"/>
                <w:lang w:val="en-GB" w:bidi="ar-DZ"/>
              </w:rPr>
            </w:pPr>
            <w:r w:rsidRPr="006303FA">
              <w:t xml:space="preserve">Telecommunication Engineering Centre </w:t>
            </w:r>
          </w:p>
        </w:tc>
      </w:tr>
      <w:tr w:rsidR="00D6427E" w:rsidRPr="00320C88" w14:paraId="5BE800B9" w14:textId="77777777" w:rsidTr="00B34D2D">
        <w:tc>
          <w:tcPr>
            <w:tcW w:w="1260" w:type="dxa"/>
          </w:tcPr>
          <w:p w14:paraId="38E9D4F6" w14:textId="77777777" w:rsidR="00D6427E" w:rsidRDefault="00D6427E" w:rsidP="004B39E2">
            <w:pPr>
              <w:rPr>
                <w:rFonts w:eastAsia="Times New Roman"/>
                <w:szCs w:val="24"/>
                <w:lang w:val="en-GB" w:bidi="ar-DZ"/>
              </w:rPr>
            </w:pPr>
            <w:r w:rsidRPr="006303FA">
              <w:t xml:space="preserve">TRAI </w:t>
            </w:r>
          </w:p>
        </w:tc>
        <w:tc>
          <w:tcPr>
            <w:tcW w:w="8379" w:type="dxa"/>
          </w:tcPr>
          <w:p w14:paraId="7D9BC52B" w14:textId="77777777" w:rsidR="00D6427E" w:rsidRDefault="00D6427E" w:rsidP="004B39E2">
            <w:pPr>
              <w:rPr>
                <w:rFonts w:eastAsia="Times New Roman"/>
                <w:szCs w:val="24"/>
                <w:lang w:val="en-GB" w:bidi="ar-DZ"/>
              </w:rPr>
            </w:pPr>
            <w:r w:rsidRPr="006303FA">
              <w:t xml:space="preserve">Telecom Regulatory Authority of India </w:t>
            </w:r>
          </w:p>
        </w:tc>
      </w:tr>
      <w:tr w:rsidR="00D6427E" w:rsidRPr="00320C88" w14:paraId="2DC0C616" w14:textId="77777777" w:rsidTr="00B34D2D">
        <w:tc>
          <w:tcPr>
            <w:tcW w:w="1260" w:type="dxa"/>
          </w:tcPr>
          <w:p w14:paraId="6E70AE05" w14:textId="77777777" w:rsidR="00D6427E" w:rsidRDefault="00D6427E" w:rsidP="004B39E2">
            <w:pPr>
              <w:rPr>
                <w:rFonts w:eastAsia="Times New Roman"/>
                <w:szCs w:val="24"/>
                <w:lang w:val="en-GB" w:bidi="ar-DZ"/>
              </w:rPr>
            </w:pPr>
            <w:r w:rsidRPr="006303FA">
              <w:t xml:space="preserve">UA </w:t>
            </w:r>
          </w:p>
        </w:tc>
        <w:tc>
          <w:tcPr>
            <w:tcW w:w="8379" w:type="dxa"/>
          </w:tcPr>
          <w:p w14:paraId="73D0D679" w14:textId="77777777" w:rsidR="00D6427E" w:rsidRDefault="00D6427E" w:rsidP="004B39E2">
            <w:pPr>
              <w:rPr>
                <w:rFonts w:eastAsia="Times New Roman"/>
                <w:szCs w:val="24"/>
                <w:lang w:val="en-GB" w:bidi="ar-DZ"/>
              </w:rPr>
            </w:pPr>
            <w:r w:rsidRPr="006303FA">
              <w:t xml:space="preserve">Unique Access </w:t>
            </w:r>
          </w:p>
        </w:tc>
      </w:tr>
      <w:tr w:rsidR="00D6427E" w:rsidRPr="00320C88" w14:paraId="0A6607BC" w14:textId="77777777" w:rsidTr="00B34D2D">
        <w:tc>
          <w:tcPr>
            <w:tcW w:w="1260" w:type="dxa"/>
          </w:tcPr>
          <w:p w14:paraId="577C03A5" w14:textId="77777777" w:rsidR="00D6427E" w:rsidRDefault="00D6427E" w:rsidP="004B39E2">
            <w:pPr>
              <w:rPr>
                <w:rFonts w:eastAsia="Times New Roman"/>
                <w:szCs w:val="24"/>
                <w:lang w:val="en-GB" w:bidi="ar-DZ"/>
              </w:rPr>
            </w:pPr>
            <w:r w:rsidRPr="006303FA">
              <w:t xml:space="preserve">UI </w:t>
            </w:r>
          </w:p>
        </w:tc>
        <w:tc>
          <w:tcPr>
            <w:tcW w:w="8379" w:type="dxa"/>
          </w:tcPr>
          <w:p w14:paraId="4BA4BFFC" w14:textId="77777777" w:rsidR="00D6427E" w:rsidRDefault="00D6427E" w:rsidP="004B39E2">
            <w:pPr>
              <w:rPr>
                <w:rFonts w:eastAsia="Times New Roman"/>
                <w:szCs w:val="24"/>
                <w:lang w:val="en-GB" w:bidi="ar-DZ"/>
              </w:rPr>
            </w:pPr>
            <w:r w:rsidRPr="006303FA">
              <w:t xml:space="preserve">User Interface </w:t>
            </w:r>
          </w:p>
        </w:tc>
      </w:tr>
      <w:tr w:rsidR="00D6427E" w:rsidRPr="00320C88" w14:paraId="73484967" w14:textId="77777777" w:rsidTr="00B34D2D">
        <w:tc>
          <w:tcPr>
            <w:tcW w:w="1260" w:type="dxa"/>
          </w:tcPr>
          <w:p w14:paraId="07435AF7" w14:textId="77777777" w:rsidR="00D6427E" w:rsidRDefault="00D6427E" w:rsidP="004B39E2">
            <w:pPr>
              <w:rPr>
                <w:rFonts w:eastAsia="Times New Roman"/>
                <w:szCs w:val="24"/>
                <w:lang w:val="en-GB" w:bidi="ar-DZ"/>
              </w:rPr>
            </w:pPr>
            <w:r w:rsidRPr="006303FA">
              <w:t>VC</w:t>
            </w:r>
          </w:p>
        </w:tc>
        <w:tc>
          <w:tcPr>
            <w:tcW w:w="8379" w:type="dxa"/>
          </w:tcPr>
          <w:p w14:paraId="3E057AE4" w14:textId="77777777" w:rsidR="00D6427E" w:rsidRDefault="00D6427E" w:rsidP="004B39E2">
            <w:pPr>
              <w:rPr>
                <w:rFonts w:eastAsia="Times New Roman"/>
                <w:szCs w:val="24"/>
                <w:lang w:val="en-GB" w:bidi="ar-DZ"/>
              </w:rPr>
            </w:pPr>
            <w:r w:rsidRPr="006303FA">
              <w:t>Viewing Card</w:t>
            </w:r>
          </w:p>
        </w:tc>
      </w:tr>
    </w:tbl>
    <w:p w14:paraId="3734E6AF" w14:textId="77777777" w:rsidR="00467172" w:rsidRPr="00467172" w:rsidRDefault="00567CEB" w:rsidP="00467172">
      <w:pPr>
        <w:pStyle w:val="Heading1"/>
        <w:rPr>
          <w:lang w:bidi="ar-DZ"/>
        </w:rPr>
      </w:pPr>
      <w:bookmarkStart w:id="34" w:name="_Toc127301156"/>
      <w:r w:rsidRPr="00EC2A42">
        <w:t>Conventions</w:t>
      </w:r>
      <w:bookmarkEnd w:id="34"/>
    </w:p>
    <w:p w14:paraId="0382A191" w14:textId="77777777" w:rsidR="00B27C89" w:rsidRDefault="00567CEB" w:rsidP="00B27C89">
      <w:r>
        <w:t>None</w:t>
      </w:r>
    </w:p>
    <w:p w14:paraId="457CF0EC" w14:textId="77777777" w:rsidR="00B27C89" w:rsidRPr="00B27C89" w:rsidRDefault="00567CEB" w:rsidP="00B27C89">
      <w:pPr>
        <w:pStyle w:val="Heading1"/>
        <w:rPr>
          <w:lang w:bidi="ar-DZ"/>
        </w:rPr>
      </w:pPr>
      <w:bookmarkStart w:id="35" w:name="_Toc127301157"/>
      <w:r>
        <w:rPr>
          <w:lang w:bidi="ar-DZ"/>
        </w:rPr>
        <w:lastRenderedPageBreak/>
        <w:t>Overview</w:t>
      </w:r>
      <w:bookmarkEnd w:id="35"/>
    </w:p>
    <w:p w14:paraId="65335EE1" w14:textId="77777777" w:rsidR="00604E19" w:rsidRDefault="00604E19" w:rsidP="00604E19">
      <w:r>
        <w:t xml:space="preserve">Most countries have implemented Digital Addressable Systems (DAS) for distribution platforms such as Cable TV, Direct to Home (DTH), Internet Protocol Television (IPTV), and Headend In The Sky (HITS). DAS enables subscribers to have a choice and option to select their channels and packages. Conditional Access System (CAS) and Subscriber Management System (SMS) are integral parts of a DAS environment. While CAS is responsible for encrypting the content and its delivery in a secure and encrypted manner only to </w:t>
      </w:r>
      <w:r w:rsidRPr="008D7F51">
        <w:rPr>
          <w:lang w:val="en-GB"/>
        </w:rPr>
        <w:t>authorised</w:t>
      </w:r>
      <w:r>
        <w:t xml:space="preserve"> subscribers, SMS handles the subscriber management functions. The quality of service depends on the </w:t>
      </w:r>
      <w:r w:rsidR="002064D6">
        <w:t xml:space="preserve">integrated </w:t>
      </w:r>
      <w:r>
        <w:t xml:space="preserve">CAS and SMS systems deployed by the Distribution Platform Owner (DPO). </w:t>
      </w:r>
    </w:p>
    <w:p w14:paraId="7ECBD313" w14:textId="77777777" w:rsidR="00604E19" w:rsidRDefault="00604E19" w:rsidP="00604E19">
      <w:r>
        <w:t xml:space="preserve">Since the content providers and broadcasters have </w:t>
      </w:r>
      <w:r w:rsidR="009B1DA6">
        <w:t xml:space="preserve">little </w:t>
      </w:r>
      <w:r>
        <w:t xml:space="preserve">control over the CAS and SMS, as these are deployed at the DPO end, they </w:t>
      </w:r>
      <w:r w:rsidR="009B1DA6">
        <w:t>are concerned about difference between the actual and the</w:t>
      </w:r>
      <w:r>
        <w:t xml:space="preserve"> report</w:t>
      </w:r>
      <w:r w:rsidR="009B1DA6">
        <w:t>ed</w:t>
      </w:r>
      <w:r>
        <w:t xml:space="preserve"> subscriber-base, </w:t>
      </w:r>
      <w:r w:rsidR="009B1DA6">
        <w:t xml:space="preserve">and </w:t>
      </w:r>
      <w:r>
        <w:t>distribution of channels to unauthorised users.</w:t>
      </w:r>
    </w:p>
    <w:p w14:paraId="6C6D6AF9" w14:textId="77777777" w:rsidR="00604E19" w:rsidRDefault="00604E19" w:rsidP="00604E19">
      <w:r>
        <w:t>Multiple CAS solutions are available, some using advanced embedded security while others using sub-standard security solutions. Systems having sub-standard solutions can be prone to manipulations and vulnerable to hacking, leading to loss of revenue to the concerned broadcasters and the government.</w:t>
      </w:r>
    </w:p>
    <w:p w14:paraId="3CADC207" w14:textId="77777777" w:rsidR="00604E19" w:rsidRDefault="00604E19" w:rsidP="00604E19">
      <w:r>
        <w:t>Therefore, it is necessary to frame benchmarks for the CAS systems, prescribing technical specifications focusing on functional requirements to ensure factual reporting of subscriber-base and protected delivery of content to authorised subscribers. Creating a framework that prevents the deployment of sub-standard CAS will bring preventive control from potential threats and revenue losses arising due to the vulnerability of such systems, bring economic efficiency, improve quality of service, and improve the end-consumer experience.</w:t>
      </w:r>
    </w:p>
    <w:p w14:paraId="70F94BD9" w14:textId="77777777" w:rsidR="005210F6" w:rsidRDefault="005210F6" w:rsidP="00604E19"/>
    <w:p w14:paraId="26DFC4B6" w14:textId="77777777" w:rsidR="00B27C89" w:rsidRDefault="00A67186" w:rsidP="00B27C89">
      <w:pPr>
        <w:pStyle w:val="Heading1"/>
      </w:pPr>
      <w:bookmarkStart w:id="36" w:name="_Toc127301158"/>
      <w:r>
        <w:rPr>
          <w:lang w:bidi="ar-DZ"/>
        </w:rPr>
        <w:t>Requirements</w:t>
      </w:r>
      <w:r w:rsidR="00E12C36">
        <w:rPr>
          <w:lang w:bidi="ar-DZ"/>
        </w:rPr>
        <w:t xml:space="preserve"> for </w:t>
      </w:r>
      <w:r w:rsidR="00E12C36">
        <w:t>f</w:t>
      </w:r>
      <w:r w:rsidR="00E12C36" w:rsidRPr="00A735B6">
        <w:t>actual subscriber-base reporting and protected delivery of content</w:t>
      </w:r>
      <w:r w:rsidR="00E12C36">
        <w:t xml:space="preserve"> in conditional access system</w:t>
      </w:r>
      <w:bookmarkEnd w:id="36"/>
    </w:p>
    <w:p w14:paraId="718A3DC6" w14:textId="77777777" w:rsidR="00401596" w:rsidRPr="00AA40FD" w:rsidRDefault="00401596" w:rsidP="008D7F51"/>
    <w:p w14:paraId="5F70D5F4" w14:textId="77777777" w:rsidR="00E12C36" w:rsidRDefault="00E15860" w:rsidP="008D7F51">
      <w:pPr>
        <w:pStyle w:val="Heading2"/>
        <w:rPr>
          <w:lang w:bidi="ar-DZ"/>
        </w:rPr>
      </w:pPr>
      <w:bookmarkStart w:id="37" w:name="_Toc127301159"/>
      <w:r>
        <w:rPr>
          <w:lang w:bidi="ar-DZ"/>
        </w:rPr>
        <w:t>Log Requirements</w:t>
      </w:r>
      <w:bookmarkEnd w:id="37"/>
    </w:p>
    <w:p w14:paraId="06CCE9C1" w14:textId="77777777" w:rsidR="00E12C36" w:rsidRDefault="00E12C36" w:rsidP="00E12C36">
      <w:pPr>
        <w:rPr>
          <w:b/>
          <w:bCs/>
          <w:lang w:bidi="ar-DZ"/>
        </w:rPr>
      </w:pPr>
    </w:p>
    <w:p w14:paraId="7E304B1B" w14:textId="77777777" w:rsidR="004C77C4" w:rsidRPr="00AA40FD" w:rsidRDefault="00E12C36" w:rsidP="008D7F51">
      <w:pPr>
        <w:rPr>
          <w:lang w:bidi="ar-DZ"/>
        </w:rPr>
      </w:pPr>
      <w:r>
        <w:rPr>
          <w:b/>
          <w:bCs/>
          <w:lang w:bidi="ar-DZ"/>
        </w:rPr>
        <w:t>[</w:t>
      </w:r>
      <w:r w:rsidR="004C77C4" w:rsidRPr="008D7F51">
        <w:rPr>
          <w:b/>
          <w:bCs/>
          <w:lang w:bidi="ar-DZ"/>
        </w:rPr>
        <w:t>CAS Logs</w:t>
      </w:r>
      <w:r w:rsidR="005210F6">
        <w:rPr>
          <w:b/>
          <w:bCs/>
          <w:lang w:bidi="ar-DZ"/>
        </w:rPr>
        <w:t>]</w:t>
      </w:r>
    </w:p>
    <w:p w14:paraId="1DBE3B47" w14:textId="77777777" w:rsidR="00A66421" w:rsidRDefault="005210F6" w:rsidP="008D7F51">
      <w:pPr>
        <w:tabs>
          <w:tab w:val="left" w:pos="760"/>
        </w:tabs>
        <w:ind w:left="993" w:hanging="993"/>
      </w:pPr>
      <w:r>
        <w:t>(</w:t>
      </w:r>
      <w:r w:rsidR="00401596">
        <w:t>LOG-REQ</w:t>
      </w:r>
      <w:r w:rsidR="00E12C36">
        <w:t xml:space="preserve"> 01</w:t>
      </w:r>
      <w:r>
        <w:t>)</w:t>
      </w:r>
      <w:r w:rsidR="00E12C36">
        <w:t xml:space="preserve"> </w:t>
      </w:r>
      <w:r w:rsidR="00A66421">
        <w:t>CAS logs such as the user command, configuration, channel/ bouquet creation, modification, etc., shall be kept in a secured and un-editable way.</w:t>
      </w:r>
    </w:p>
    <w:p w14:paraId="25F4DEFF" w14:textId="77777777" w:rsidR="006D4FE8" w:rsidRPr="00AA40FD" w:rsidRDefault="00E12C36" w:rsidP="008D7F51">
      <w:pPr>
        <w:rPr>
          <w:lang w:bidi="ar-DZ"/>
        </w:rPr>
      </w:pPr>
      <w:r>
        <w:rPr>
          <w:b/>
          <w:bCs/>
          <w:lang w:bidi="ar-DZ"/>
        </w:rPr>
        <w:t>[</w:t>
      </w:r>
      <w:r w:rsidR="00E15860" w:rsidRPr="008D7F51">
        <w:rPr>
          <w:b/>
          <w:bCs/>
          <w:lang w:bidi="ar-DZ"/>
        </w:rPr>
        <w:t>Time Stamping</w:t>
      </w:r>
      <w:r w:rsidR="005210F6">
        <w:rPr>
          <w:b/>
          <w:bCs/>
          <w:lang w:bidi="ar-DZ"/>
        </w:rPr>
        <w:t>]</w:t>
      </w:r>
    </w:p>
    <w:p w14:paraId="3E1BAC10" w14:textId="77777777" w:rsidR="00E15860" w:rsidRDefault="005210F6" w:rsidP="008D7F51">
      <w:pPr>
        <w:tabs>
          <w:tab w:val="left" w:pos="760"/>
        </w:tabs>
        <w:ind w:left="993" w:hanging="993"/>
      </w:pPr>
      <w:r>
        <w:t>(</w:t>
      </w:r>
      <w:r w:rsidR="00401596">
        <w:t>LOG-REQ</w:t>
      </w:r>
      <w:r w:rsidR="00E12C36">
        <w:t xml:space="preserve"> 02</w:t>
      </w:r>
      <w:r>
        <w:t>)</w:t>
      </w:r>
      <w:r w:rsidR="00E15860">
        <w:tab/>
        <w:t xml:space="preserve">All logs shall be stamped with date and time. </w:t>
      </w:r>
    </w:p>
    <w:p w14:paraId="46A4A9F8" w14:textId="77777777" w:rsidR="00E15860" w:rsidRDefault="005210F6" w:rsidP="008D7F51">
      <w:pPr>
        <w:tabs>
          <w:tab w:val="left" w:pos="760"/>
        </w:tabs>
        <w:ind w:left="993" w:hanging="993"/>
      </w:pPr>
      <w:r>
        <w:t>(</w:t>
      </w:r>
      <w:r w:rsidR="00401596">
        <w:t>LOG-REQ</w:t>
      </w:r>
      <w:r w:rsidR="00E12C36">
        <w:t xml:space="preserve"> 03</w:t>
      </w:r>
      <w:r>
        <w:t>)</w:t>
      </w:r>
      <w:r w:rsidR="00E12C36">
        <w:t xml:space="preserve"> </w:t>
      </w:r>
      <w:r w:rsidR="00E15860">
        <w:t>The system shall not allow altering or modification of any logs. There shall be no facility for the distributor/</w:t>
      </w:r>
      <w:r w:rsidR="00A66421">
        <w:t xml:space="preserve"> </w:t>
      </w:r>
      <w:r w:rsidR="00E15860">
        <w:t>users to purge logs.</w:t>
      </w:r>
    </w:p>
    <w:p w14:paraId="361965DD" w14:textId="77777777" w:rsidR="00A66421" w:rsidRPr="00AA40FD" w:rsidRDefault="00E12C36" w:rsidP="008D7F51">
      <w:pPr>
        <w:rPr>
          <w:lang w:bidi="ar-DZ"/>
        </w:rPr>
      </w:pPr>
      <w:r>
        <w:rPr>
          <w:b/>
          <w:bCs/>
          <w:lang w:bidi="ar-DZ"/>
        </w:rPr>
        <w:t>[</w:t>
      </w:r>
      <w:r w:rsidR="0088751A" w:rsidRPr="008D7F51">
        <w:rPr>
          <w:b/>
          <w:bCs/>
          <w:lang w:bidi="ar-DZ"/>
        </w:rPr>
        <w:t>SMS and CAS Integration</w:t>
      </w:r>
      <w:r w:rsidR="005210F6">
        <w:rPr>
          <w:b/>
          <w:bCs/>
          <w:lang w:bidi="ar-DZ"/>
        </w:rPr>
        <w:t>]</w:t>
      </w:r>
    </w:p>
    <w:p w14:paraId="07658FCD" w14:textId="77777777" w:rsidR="00E15860" w:rsidRDefault="005210F6" w:rsidP="008D7F51">
      <w:pPr>
        <w:ind w:left="993" w:hanging="993"/>
      </w:pPr>
      <w:r>
        <w:t>(</w:t>
      </w:r>
      <w:r w:rsidR="00401596">
        <w:t>LOG-REQ 04</w:t>
      </w:r>
      <w:r>
        <w:t>)</w:t>
      </w:r>
      <w:r w:rsidR="00401596">
        <w:t xml:space="preserve"> </w:t>
      </w:r>
      <w:r w:rsidR="00E15860">
        <w:t>Each instance of the activity carried out at SMS pertaining to CAS shall be recorded in the logs/</w:t>
      </w:r>
      <w:r w:rsidR="00B01E02">
        <w:t xml:space="preserve"> </w:t>
      </w:r>
      <w:r w:rsidR="00E15860">
        <w:t>reports of CAS, along with date and time stamp.</w:t>
      </w:r>
    </w:p>
    <w:p w14:paraId="5E4A6E02" w14:textId="77777777" w:rsidR="00E15860" w:rsidRDefault="005210F6" w:rsidP="00A66421">
      <w:pPr>
        <w:tabs>
          <w:tab w:val="left" w:pos="993"/>
        </w:tabs>
        <w:ind w:left="993" w:hanging="993"/>
      </w:pPr>
      <w:r>
        <w:t>(</w:t>
      </w:r>
      <w:r w:rsidR="00401596">
        <w:t>LOG-REQ 05</w:t>
      </w:r>
      <w:r>
        <w:t>)</w:t>
      </w:r>
      <w:r w:rsidR="00401596">
        <w:t xml:space="preserve"> </w:t>
      </w:r>
      <w:r w:rsidR="00B01E02">
        <w:t>I</w:t>
      </w:r>
      <w:r w:rsidR="00E15860">
        <w:t xml:space="preserve">f any activity has been carried out directly from CAS for troubleshooting; such an exception shall be identified through the synchronization mismatch report. </w:t>
      </w:r>
    </w:p>
    <w:p w14:paraId="686B27F4" w14:textId="77777777" w:rsidR="00E15860" w:rsidRDefault="005210F6" w:rsidP="00A66421">
      <w:pPr>
        <w:tabs>
          <w:tab w:val="left" w:pos="993"/>
        </w:tabs>
        <w:ind w:left="993" w:hanging="993"/>
      </w:pPr>
      <w:r>
        <w:t>(</w:t>
      </w:r>
      <w:r w:rsidR="00401596">
        <w:t>LOG-REQ 06</w:t>
      </w:r>
      <w:r>
        <w:t>)</w:t>
      </w:r>
      <w:r w:rsidR="00401596">
        <w:t xml:space="preserve"> </w:t>
      </w:r>
      <w:r w:rsidR="00E15860">
        <w:t>For any activity outside the normal channel/</w:t>
      </w:r>
      <w:r w:rsidR="00A66421">
        <w:t xml:space="preserve"> </w:t>
      </w:r>
      <w:r w:rsidR="00E15860">
        <w:t>route of SMS-based commands, a secure log shall be maintained and made available on request to the audit or testing agency for scrutiny.</w:t>
      </w:r>
    </w:p>
    <w:p w14:paraId="71E8A4B0" w14:textId="77777777" w:rsidR="00401596" w:rsidRDefault="00401596" w:rsidP="00A66421">
      <w:pPr>
        <w:tabs>
          <w:tab w:val="left" w:pos="993"/>
        </w:tabs>
        <w:ind w:left="993" w:hanging="993"/>
      </w:pPr>
    </w:p>
    <w:p w14:paraId="0502E71B" w14:textId="77777777" w:rsidR="00E15860" w:rsidRDefault="00E15860" w:rsidP="00E15860">
      <w:pPr>
        <w:pStyle w:val="Heading2"/>
        <w:rPr>
          <w:lang w:bidi="ar-DZ"/>
        </w:rPr>
      </w:pPr>
      <w:bookmarkStart w:id="38" w:name="_Toc127301160"/>
      <w:r>
        <w:rPr>
          <w:lang w:bidi="ar-DZ"/>
        </w:rPr>
        <w:t>Report Requirements</w:t>
      </w:r>
      <w:bookmarkEnd w:id="38"/>
    </w:p>
    <w:p w14:paraId="5B68B154" w14:textId="77777777" w:rsidR="00401596" w:rsidRPr="00AA40FD" w:rsidRDefault="00401596" w:rsidP="008D7F51">
      <w:pPr>
        <w:rPr>
          <w:lang w:bidi="ar-DZ"/>
        </w:rPr>
      </w:pPr>
    </w:p>
    <w:p w14:paraId="5A67B809" w14:textId="77777777" w:rsidR="00E15860" w:rsidRDefault="005210F6" w:rsidP="00B01E02">
      <w:pPr>
        <w:tabs>
          <w:tab w:val="left" w:pos="709"/>
        </w:tabs>
        <w:ind w:left="709" w:hanging="709"/>
      </w:pPr>
      <w:r>
        <w:t>(</w:t>
      </w:r>
      <w:r w:rsidR="00401596">
        <w:t>RPT-REQ 01</w:t>
      </w:r>
      <w:r>
        <w:t>)</w:t>
      </w:r>
      <w:r w:rsidR="00401596">
        <w:t xml:space="preserve"> </w:t>
      </w:r>
      <w:r w:rsidR="00E15860">
        <w:t>CAS database (DB) shall have the reports of white list of card/</w:t>
      </w:r>
      <w:r w:rsidR="00341D52">
        <w:t xml:space="preserve"> </w:t>
      </w:r>
      <w:r w:rsidR="00E15860">
        <w:t>STBs along with details such as active/</w:t>
      </w:r>
      <w:r w:rsidR="00341D52">
        <w:t xml:space="preserve"> </w:t>
      </w:r>
      <w:r w:rsidR="00E15860">
        <w:t>inactive status, with the date and time stamp.</w:t>
      </w:r>
    </w:p>
    <w:p w14:paraId="580C06E9" w14:textId="77777777" w:rsidR="00E15860" w:rsidRDefault="005210F6" w:rsidP="00B01E02">
      <w:pPr>
        <w:tabs>
          <w:tab w:val="left" w:pos="709"/>
        </w:tabs>
        <w:ind w:left="709" w:hanging="709"/>
      </w:pPr>
      <w:r>
        <w:t>(</w:t>
      </w:r>
      <w:r w:rsidR="00401596">
        <w:t>RPT-REQ 02</w:t>
      </w:r>
      <w:r>
        <w:t>)</w:t>
      </w:r>
      <w:r w:rsidR="00401596">
        <w:t xml:space="preserve"> </w:t>
      </w:r>
      <w:r w:rsidR="00E15860">
        <w:t>CAS system shall be capable of generating reports pertaining to the channel/</w:t>
      </w:r>
      <w:r w:rsidR="00341D52">
        <w:t xml:space="preserve"> </w:t>
      </w:r>
      <w:r w:rsidR="00E15860">
        <w:t>bouquet subscriptions and active/</w:t>
      </w:r>
      <w:r w:rsidR="00341D52">
        <w:t xml:space="preserve"> </w:t>
      </w:r>
      <w:r w:rsidR="00E15860">
        <w:t>deactivated subscribers, or any combination thereof; of sharing the same with SMS as a scheduled activity, and also upon request, including, but not limited to, the following details:</w:t>
      </w:r>
    </w:p>
    <w:p w14:paraId="60720A16" w14:textId="77777777" w:rsidR="00E15860" w:rsidRDefault="00E15860" w:rsidP="00B34D2D">
      <w:pPr>
        <w:pStyle w:val="ListParagraph"/>
        <w:numPr>
          <w:ilvl w:val="0"/>
          <w:numId w:val="10"/>
        </w:numPr>
        <w:tabs>
          <w:tab w:val="left" w:pos="993"/>
        </w:tabs>
        <w:ind w:hanging="800"/>
      </w:pPr>
      <w:r>
        <w:t>STB Number</w:t>
      </w:r>
    </w:p>
    <w:p w14:paraId="11F9C7FC" w14:textId="77777777" w:rsidR="00E15860" w:rsidRDefault="00E15860" w:rsidP="00B34D2D">
      <w:pPr>
        <w:pStyle w:val="ListParagraph"/>
        <w:numPr>
          <w:ilvl w:val="0"/>
          <w:numId w:val="10"/>
        </w:numPr>
        <w:tabs>
          <w:tab w:val="left" w:pos="993"/>
        </w:tabs>
        <w:ind w:hanging="800"/>
      </w:pPr>
      <w:r>
        <w:t>Viewing Card (VC) Number [or, in case of card-less CAS, chip identification (ID) or virtual card number of the STB</w:t>
      </w:r>
      <w:r w:rsidR="005210F6">
        <w:t>)</w:t>
      </w:r>
    </w:p>
    <w:p w14:paraId="3679C7CB" w14:textId="77777777" w:rsidR="00E15860" w:rsidRDefault="00E15860" w:rsidP="00B34D2D">
      <w:pPr>
        <w:pStyle w:val="ListParagraph"/>
        <w:numPr>
          <w:ilvl w:val="0"/>
          <w:numId w:val="10"/>
        </w:numPr>
        <w:tabs>
          <w:tab w:val="left" w:pos="993"/>
        </w:tabs>
        <w:ind w:hanging="800"/>
      </w:pPr>
      <w:r>
        <w:t>Product Code pertaining to channels/ bouquets available on the platform</w:t>
      </w:r>
    </w:p>
    <w:p w14:paraId="78F287E4" w14:textId="77777777" w:rsidR="00E15860" w:rsidRDefault="00E15860" w:rsidP="00B34D2D">
      <w:pPr>
        <w:pStyle w:val="ListParagraph"/>
        <w:numPr>
          <w:ilvl w:val="0"/>
          <w:numId w:val="10"/>
        </w:numPr>
        <w:tabs>
          <w:tab w:val="left" w:pos="993"/>
        </w:tabs>
        <w:ind w:hanging="800"/>
      </w:pPr>
      <w:r>
        <w:t>Start date of entitlement</w:t>
      </w:r>
    </w:p>
    <w:p w14:paraId="0B542B2B" w14:textId="77777777" w:rsidR="00E15860" w:rsidRDefault="00E15860" w:rsidP="00B34D2D">
      <w:pPr>
        <w:pStyle w:val="ListParagraph"/>
        <w:numPr>
          <w:ilvl w:val="0"/>
          <w:numId w:val="10"/>
        </w:numPr>
        <w:tabs>
          <w:tab w:val="left" w:pos="993"/>
        </w:tabs>
        <w:ind w:hanging="800"/>
      </w:pPr>
      <w:r>
        <w:t>End date of entitlement</w:t>
      </w:r>
    </w:p>
    <w:p w14:paraId="3708D57B" w14:textId="77777777" w:rsidR="00E15860" w:rsidRDefault="00E15860" w:rsidP="00B34D2D">
      <w:pPr>
        <w:pStyle w:val="ListParagraph"/>
        <w:numPr>
          <w:ilvl w:val="0"/>
          <w:numId w:val="10"/>
        </w:numPr>
        <w:tabs>
          <w:tab w:val="left" w:pos="993"/>
        </w:tabs>
        <w:ind w:hanging="800"/>
      </w:pPr>
      <w:r>
        <w:t>Status of card (Active/Inactive)</w:t>
      </w:r>
    </w:p>
    <w:p w14:paraId="68F2A6C0" w14:textId="77777777" w:rsidR="00E15860" w:rsidRDefault="005210F6" w:rsidP="00B01E02">
      <w:pPr>
        <w:tabs>
          <w:tab w:val="left" w:pos="709"/>
        </w:tabs>
        <w:ind w:left="709" w:hanging="709"/>
      </w:pPr>
      <w:r>
        <w:t>(</w:t>
      </w:r>
      <w:r w:rsidR="00401596">
        <w:t>RPT-REQ 03</w:t>
      </w:r>
      <w:r>
        <w:t>)</w:t>
      </w:r>
      <w:r w:rsidR="00401596">
        <w:t xml:space="preserve"> </w:t>
      </w:r>
      <w:r w:rsidR="00E15860">
        <w:t>It shall be possible to generate following reports from the logs of CAS:</w:t>
      </w:r>
    </w:p>
    <w:p w14:paraId="3FF3F023" w14:textId="77777777" w:rsidR="00E15860" w:rsidRDefault="00E15860" w:rsidP="00B34D2D">
      <w:pPr>
        <w:pStyle w:val="ListParagraph"/>
        <w:numPr>
          <w:ilvl w:val="0"/>
          <w:numId w:val="11"/>
        </w:numPr>
        <w:tabs>
          <w:tab w:val="left" w:pos="993"/>
        </w:tabs>
        <w:ind w:hanging="800"/>
      </w:pPr>
      <w:r>
        <w:t>STB-VC pairing/</w:t>
      </w:r>
      <w:r w:rsidR="00341D52">
        <w:t xml:space="preserve"> </w:t>
      </w:r>
      <w:r>
        <w:t>de-pairing</w:t>
      </w:r>
    </w:p>
    <w:p w14:paraId="0C504722" w14:textId="77777777" w:rsidR="00E15860" w:rsidRDefault="00E15860" w:rsidP="00B34D2D">
      <w:pPr>
        <w:pStyle w:val="ListParagraph"/>
        <w:numPr>
          <w:ilvl w:val="0"/>
          <w:numId w:val="11"/>
        </w:numPr>
        <w:tabs>
          <w:tab w:val="left" w:pos="993"/>
        </w:tabs>
        <w:ind w:hanging="800"/>
      </w:pPr>
      <w:r>
        <w:t>STB activation/</w:t>
      </w:r>
      <w:r w:rsidR="00341D52">
        <w:t xml:space="preserve"> </w:t>
      </w:r>
      <w:r>
        <w:t>deactivation</w:t>
      </w:r>
    </w:p>
    <w:p w14:paraId="7EC5A3B6" w14:textId="77777777" w:rsidR="00E15860" w:rsidRDefault="00E15860" w:rsidP="00B34D2D">
      <w:pPr>
        <w:pStyle w:val="ListParagraph"/>
        <w:numPr>
          <w:ilvl w:val="0"/>
          <w:numId w:val="11"/>
        </w:numPr>
        <w:tabs>
          <w:tab w:val="left" w:pos="993"/>
        </w:tabs>
        <w:ind w:hanging="800"/>
      </w:pPr>
      <w:r>
        <w:t>Channel assignment to STB</w:t>
      </w:r>
    </w:p>
    <w:p w14:paraId="7F267E71" w14:textId="77777777" w:rsidR="00E15860" w:rsidRDefault="00E15860" w:rsidP="00B34D2D">
      <w:pPr>
        <w:pStyle w:val="ListParagraph"/>
        <w:numPr>
          <w:ilvl w:val="0"/>
          <w:numId w:val="11"/>
        </w:numPr>
        <w:tabs>
          <w:tab w:val="left" w:pos="993"/>
        </w:tabs>
        <w:ind w:hanging="800"/>
      </w:pPr>
      <w:r>
        <w:t>Report of the activation/deactivations of a particular channel for a given period</w:t>
      </w:r>
    </w:p>
    <w:p w14:paraId="02CDA2AD" w14:textId="77777777" w:rsidR="00401596" w:rsidRDefault="00401596" w:rsidP="008D7F51">
      <w:pPr>
        <w:pStyle w:val="ListParagraph"/>
        <w:tabs>
          <w:tab w:val="left" w:pos="993"/>
        </w:tabs>
        <w:ind w:left="800"/>
      </w:pPr>
    </w:p>
    <w:p w14:paraId="25E6706F" w14:textId="77777777" w:rsidR="00E15860" w:rsidRDefault="00E15860" w:rsidP="00E15860">
      <w:pPr>
        <w:pStyle w:val="Heading2"/>
        <w:rPr>
          <w:lang w:bidi="ar-DZ"/>
        </w:rPr>
      </w:pPr>
      <w:bookmarkStart w:id="39" w:name="_Toc127301161"/>
      <w:r>
        <w:rPr>
          <w:lang w:bidi="ar-DZ"/>
        </w:rPr>
        <w:t>CAS Database Requirements</w:t>
      </w:r>
      <w:bookmarkEnd w:id="39"/>
    </w:p>
    <w:p w14:paraId="147424E7" w14:textId="77777777" w:rsidR="00E15860" w:rsidRDefault="005210F6" w:rsidP="00B33DFE">
      <w:pPr>
        <w:tabs>
          <w:tab w:val="left" w:pos="709"/>
        </w:tabs>
        <w:ind w:left="709" w:hanging="709"/>
      </w:pPr>
      <w:r>
        <w:t>(</w:t>
      </w:r>
      <w:r w:rsidR="00401596">
        <w:t>CDB-REQ 01</w:t>
      </w:r>
      <w:r>
        <w:t>)</w:t>
      </w:r>
      <w:r w:rsidR="00401596">
        <w:t xml:space="preserve"> </w:t>
      </w:r>
      <w:r w:rsidR="00E15860">
        <w:t>There shall not be any active unique subscriber outside the database tables.</w:t>
      </w:r>
      <w:r w:rsidR="00E15860">
        <w:tab/>
      </w:r>
    </w:p>
    <w:p w14:paraId="46B85C7A" w14:textId="77777777" w:rsidR="00E15860" w:rsidRDefault="005210F6" w:rsidP="00B33DFE">
      <w:pPr>
        <w:tabs>
          <w:tab w:val="left" w:pos="709"/>
        </w:tabs>
        <w:ind w:left="709" w:hanging="709"/>
      </w:pPr>
      <w:r>
        <w:t>(</w:t>
      </w:r>
      <w:r w:rsidR="00401596">
        <w:t>CDB-REQ 0</w:t>
      </w:r>
      <w:r>
        <w:t>2)</w:t>
      </w:r>
      <w:r w:rsidR="00401596">
        <w:t xml:space="preserve"> </w:t>
      </w:r>
      <w:r w:rsidR="00E15860">
        <w:t>There shall not be an option to split CAS database for creation of more than one instance by a DPO or a vendor.</w:t>
      </w:r>
    </w:p>
    <w:p w14:paraId="29C094C1" w14:textId="77777777" w:rsidR="00E15860" w:rsidRDefault="005210F6" w:rsidP="00B33DFE">
      <w:pPr>
        <w:tabs>
          <w:tab w:val="left" w:pos="709"/>
        </w:tabs>
        <w:ind w:left="709" w:hanging="709"/>
      </w:pPr>
      <w:r>
        <w:t>(</w:t>
      </w:r>
      <w:r w:rsidR="00401596">
        <w:t>CDB-REQ 0</w:t>
      </w:r>
      <w:r>
        <w:t>3)</w:t>
      </w:r>
      <w:r w:rsidR="00401596">
        <w:t xml:space="preserve"> </w:t>
      </w:r>
      <w:r w:rsidR="00E15860">
        <w:t xml:space="preserve">CAS </w:t>
      </w:r>
      <w:r>
        <w:t xml:space="preserve">shall </w:t>
      </w:r>
      <w:r w:rsidR="00E15860">
        <w:t>support the following options with reference to uploading of unique access (UA)/ viewing card (VC) details in CAS database:</w:t>
      </w:r>
    </w:p>
    <w:p w14:paraId="5C17812F" w14:textId="77777777" w:rsidR="00E15860" w:rsidRDefault="00341D52" w:rsidP="00B34D2D">
      <w:pPr>
        <w:pStyle w:val="ListParagraph"/>
        <w:numPr>
          <w:ilvl w:val="0"/>
          <w:numId w:val="12"/>
        </w:numPr>
        <w:tabs>
          <w:tab w:val="left" w:pos="993"/>
        </w:tabs>
        <w:ind w:hanging="800"/>
      </w:pPr>
      <w:r>
        <w:t>A</w:t>
      </w:r>
      <w:r w:rsidR="00E15860">
        <w:t xml:space="preserve"> secure un-editable file of card details, as purchased by the distributor, to be uploaded by the CAS vendor on the CAS Server directly, or,</w:t>
      </w:r>
    </w:p>
    <w:p w14:paraId="0CC3D672" w14:textId="77777777" w:rsidR="00E15860" w:rsidRDefault="00341D52" w:rsidP="00B34D2D">
      <w:pPr>
        <w:pStyle w:val="ListParagraph"/>
        <w:numPr>
          <w:ilvl w:val="0"/>
          <w:numId w:val="12"/>
        </w:numPr>
        <w:tabs>
          <w:tab w:val="left" w:pos="993"/>
        </w:tabs>
        <w:ind w:hanging="800"/>
      </w:pPr>
      <w:r>
        <w:t>I</w:t>
      </w:r>
      <w:r w:rsidR="00E15860">
        <w:t>f it is uploaded in any other form, UA/</w:t>
      </w:r>
      <w:r w:rsidR="00CD7334">
        <w:t xml:space="preserve"> </w:t>
      </w:r>
      <w:r w:rsidR="00E15860">
        <w:t>VC in CAS database shall be captured in logs.</w:t>
      </w:r>
    </w:p>
    <w:p w14:paraId="50069C3E" w14:textId="77777777" w:rsidR="00E15860" w:rsidRDefault="00E15860" w:rsidP="00B34D2D">
      <w:pPr>
        <w:pStyle w:val="ListParagraph"/>
        <w:numPr>
          <w:ilvl w:val="0"/>
          <w:numId w:val="12"/>
        </w:numPr>
        <w:tabs>
          <w:tab w:val="left" w:pos="993"/>
        </w:tabs>
        <w:ind w:hanging="800"/>
      </w:pPr>
      <w:r>
        <w:t>CAS shall support an automated, application programming interface (API)-based mechanism to populate such UA/</w:t>
      </w:r>
      <w:r w:rsidR="00CD7334">
        <w:t xml:space="preserve"> </w:t>
      </w:r>
      <w:r>
        <w:t>VC details in the SMS, without any manual intervention.</w:t>
      </w:r>
    </w:p>
    <w:p w14:paraId="28A4E5A5" w14:textId="77777777" w:rsidR="00E15860" w:rsidRDefault="005210F6" w:rsidP="00B33DFE">
      <w:pPr>
        <w:tabs>
          <w:tab w:val="left" w:pos="709"/>
        </w:tabs>
        <w:ind w:left="709" w:hanging="709"/>
      </w:pPr>
      <w:r>
        <w:t>(</w:t>
      </w:r>
      <w:r w:rsidR="00401596">
        <w:t>CDB-REQ 0</w:t>
      </w:r>
      <w:r>
        <w:t>4)</w:t>
      </w:r>
      <w:r w:rsidR="00401596">
        <w:t xml:space="preserve"> </w:t>
      </w:r>
      <w:r w:rsidR="00E15860">
        <w:t xml:space="preserve">CAS shall ensure that the access to database is available to authorized users only, and in “read only” mode only. </w:t>
      </w:r>
    </w:p>
    <w:p w14:paraId="590AACBA" w14:textId="77777777" w:rsidR="00E15860" w:rsidRDefault="005210F6" w:rsidP="00B33DFE">
      <w:pPr>
        <w:tabs>
          <w:tab w:val="left" w:pos="709"/>
        </w:tabs>
        <w:ind w:left="709" w:hanging="709"/>
      </w:pPr>
      <w:r>
        <w:t>(</w:t>
      </w:r>
      <w:r w:rsidR="00401596">
        <w:t>CDB-REQ 0</w:t>
      </w:r>
      <w:r>
        <w:t>5)</w:t>
      </w:r>
      <w:r w:rsidR="00401596">
        <w:t xml:space="preserve"> </w:t>
      </w:r>
      <w:r w:rsidR="00E15860">
        <w:t>The database audit trail shall be permanently enabled.</w:t>
      </w:r>
      <w:r w:rsidR="00341D52">
        <w:t xml:space="preserve"> [Explanation</w:t>
      </w:r>
      <w:r w:rsidR="00E15860">
        <w:t>: Database here refers to the database where data and log of all activities related to STB activation, deactivation, subscription data, STB UA/VC details, entitlement level information, etc., is being stored.</w:t>
      </w:r>
      <w:r>
        <w:t>)</w:t>
      </w:r>
    </w:p>
    <w:p w14:paraId="099147D8" w14:textId="77777777" w:rsidR="00E15860" w:rsidRDefault="005210F6" w:rsidP="00B33DFE">
      <w:pPr>
        <w:tabs>
          <w:tab w:val="left" w:pos="709"/>
        </w:tabs>
        <w:ind w:left="709" w:hanging="709"/>
      </w:pPr>
      <w:r>
        <w:t>(</w:t>
      </w:r>
      <w:r w:rsidR="00401596">
        <w:t>CDB-REQ 0</w:t>
      </w:r>
      <w:r>
        <w:t>6)</w:t>
      </w:r>
      <w:r w:rsidR="00401596">
        <w:t xml:space="preserve"> </w:t>
      </w:r>
      <w:r w:rsidR="00E15860">
        <w:t>CAS shall have a provision to export the database/</w:t>
      </w:r>
      <w:r w:rsidR="00CD7334">
        <w:t xml:space="preserve"> </w:t>
      </w:r>
      <w:r w:rsidR="00E15860">
        <w:t>report for reconciliation with the SMS database.</w:t>
      </w:r>
    </w:p>
    <w:p w14:paraId="257DEF01" w14:textId="77777777" w:rsidR="00E15860" w:rsidRDefault="005210F6" w:rsidP="00B33DFE">
      <w:pPr>
        <w:tabs>
          <w:tab w:val="left" w:pos="709"/>
        </w:tabs>
        <w:ind w:left="709" w:hanging="709"/>
      </w:pPr>
      <w:r>
        <w:t>(</w:t>
      </w:r>
      <w:r w:rsidR="00401596">
        <w:t>CDB-REQ 0</w:t>
      </w:r>
      <w:r>
        <w:t>7)</w:t>
      </w:r>
      <w:r w:rsidR="00401596">
        <w:t xml:space="preserve"> </w:t>
      </w:r>
      <w:r w:rsidR="00E15860">
        <w:t>There shall be a provision of reconciliation through secure APIs/secure scripts.</w:t>
      </w:r>
    </w:p>
    <w:p w14:paraId="6B46C26B" w14:textId="77777777" w:rsidR="00E15860" w:rsidRDefault="005210F6" w:rsidP="00B33DFE">
      <w:pPr>
        <w:tabs>
          <w:tab w:val="left" w:pos="709"/>
        </w:tabs>
        <w:ind w:left="709" w:hanging="709"/>
      </w:pPr>
      <w:r>
        <w:lastRenderedPageBreak/>
        <w:t>(</w:t>
      </w:r>
      <w:r w:rsidR="00401596">
        <w:t>CDB-REQ 0</w:t>
      </w:r>
      <w:r>
        <w:t>8)</w:t>
      </w:r>
      <w:r w:rsidR="00401596">
        <w:t xml:space="preserve"> </w:t>
      </w:r>
      <w:r w:rsidR="00E15860">
        <w:t>CAS and SMS Server Separation: CAS and SMS applications, along with their respective databases, shall be stored in such a way that they can be separately identified.</w:t>
      </w:r>
    </w:p>
    <w:p w14:paraId="149D6089" w14:textId="77777777" w:rsidR="005210F6" w:rsidRDefault="005210F6" w:rsidP="00B33DFE">
      <w:pPr>
        <w:tabs>
          <w:tab w:val="left" w:pos="709"/>
        </w:tabs>
        <w:ind w:left="709" w:hanging="709"/>
      </w:pPr>
      <w:r>
        <w:t xml:space="preserve">(CDB-REQ 09) CAS backup server shall </w:t>
      </w:r>
      <w:r w:rsidR="00E5214F">
        <w:t>satisfy the followings:</w:t>
      </w:r>
    </w:p>
    <w:p w14:paraId="748D1D57" w14:textId="77777777" w:rsidR="00E15860" w:rsidRDefault="00E15860" w:rsidP="00B34D2D">
      <w:pPr>
        <w:pStyle w:val="ListParagraph"/>
        <w:numPr>
          <w:ilvl w:val="0"/>
          <w:numId w:val="13"/>
        </w:numPr>
        <w:tabs>
          <w:tab w:val="left" w:pos="993"/>
        </w:tabs>
        <w:ind w:hanging="800"/>
      </w:pPr>
      <w:r>
        <w:t>In the event of provisioning of a backup server, logs of all activities carried out in main server shall be concurrently copied into the backup server:</w:t>
      </w:r>
    </w:p>
    <w:p w14:paraId="64AB8DEF" w14:textId="77777777" w:rsidR="00E15860" w:rsidRDefault="00E15860" w:rsidP="00B34D2D">
      <w:pPr>
        <w:pStyle w:val="ListParagraph"/>
        <w:numPr>
          <w:ilvl w:val="0"/>
          <w:numId w:val="13"/>
        </w:numPr>
        <w:tabs>
          <w:tab w:val="left" w:pos="993"/>
        </w:tabs>
        <w:ind w:hanging="800"/>
      </w:pPr>
      <w:r>
        <w:t xml:space="preserve">Provided that a log of all such instances shall be maintained along with date and time stamp, where the backup server has been used as the main server: </w:t>
      </w:r>
    </w:p>
    <w:p w14:paraId="2471096E" w14:textId="77777777" w:rsidR="00E15860" w:rsidRDefault="00E15860" w:rsidP="00B34D2D">
      <w:pPr>
        <w:pStyle w:val="ListParagraph"/>
        <w:numPr>
          <w:ilvl w:val="0"/>
          <w:numId w:val="13"/>
        </w:numPr>
        <w:tabs>
          <w:tab w:val="left" w:pos="993"/>
        </w:tabs>
        <w:ind w:hanging="800"/>
      </w:pPr>
      <w:r>
        <w:t>Provided further that the main and backup server shall always be in sync with regard to the key data such as subscription data, STB UA/</w:t>
      </w:r>
      <w:r w:rsidR="00897817">
        <w:t xml:space="preserve"> </w:t>
      </w:r>
      <w:r>
        <w:t>VC details, entitlement level information, etc.</w:t>
      </w:r>
    </w:p>
    <w:p w14:paraId="1F838140" w14:textId="77777777" w:rsidR="00E5214F" w:rsidRDefault="00E5214F" w:rsidP="008D7F51">
      <w:pPr>
        <w:pStyle w:val="ListParagraph"/>
        <w:tabs>
          <w:tab w:val="left" w:pos="993"/>
        </w:tabs>
        <w:ind w:left="800"/>
      </w:pPr>
    </w:p>
    <w:p w14:paraId="1302483F" w14:textId="77777777" w:rsidR="00E15860" w:rsidRDefault="00E15860" w:rsidP="00E15860">
      <w:pPr>
        <w:pStyle w:val="Heading2"/>
        <w:rPr>
          <w:lang w:bidi="ar-DZ"/>
        </w:rPr>
      </w:pPr>
      <w:bookmarkStart w:id="40" w:name="_Toc127301162"/>
      <w:r>
        <w:rPr>
          <w:lang w:bidi="ar-DZ"/>
        </w:rPr>
        <w:t>Security Requirements</w:t>
      </w:r>
      <w:bookmarkEnd w:id="40"/>
    </w:p>
    <w:p w14:paraId="599A641D" w14:textId="77777777" w:rsidR="00E5214F" w:rsidRDefault="00E5214F" w:rsidP="00E5214F">
      <w:pPr>
        <w:rPr>
          <w:b/>
          <w:bCs/>
          <w:lang w:bidi="ar-DZ"/>
        </w:rPr>
      </w:pPr>
    </w:p>
    <w:p w14:paraId="12FF9477" w14:textId="77777777" w:rsidR="00341D52" w:rsidRPr="00AA40FD" w:rsidRDefault="00E5214F" w:rsidP="008D7F51">
      <w:pPr>
        <w:rPr>
          <w:lang w:bidi="ar-DZ"/>
        </w:rPr>
      </w:pPr>
      <w:r>
        <w:rPr>
          <w:b/>
          <w:bCs/>
          <w:lang w:bidi="ar-DZ"/>
        </w:rPr>
        <w:t>[</w:t>
      </w:r>
      <w:r w:rsidR="00ED36A7" w:rsidRPr="008D7F51">
        <w:rPr>
          <w:b/>
          <w:bCs/>
          <w:lang w:bidi="ar-DZ"/>
        </w:rPr>
        <w:t>Activation and Deactivation</w:t>
      </w:r>
      <w:r>
        <w:rPr>
          <w:b/>
          <w:bCs/>
          <w:lang w:bidi="ar-DZ"/>
        </w:rPr>
        <w:t>]</w:t>
      </w:r>
    </w:p>
    <w:p w14:paraId="71EF4A3B" w14:textId="77777777" w:rsidR="00E15860" w:rsidRDefault="00E5214F" w:rsidP="00341D52">
      <w:pPr>
        <w:tabs>
          <w:tab w:val="left" w:pos="993"/>
        </w:tabs>
        <w:ind w:left="993" w:hanging="993"/>
      </w:pPr>
      <w:r>
        <w:t xml:space="preserve">(SEC-REQ 01) </w:t>
      </w:r>
      <w:r w:rsidR="00E15860">
        <w:t>No access/login IDs/user interface/application shall be provided to the distributor of television channels to execute any commands, including but not limited to, activation/deactivation, bouquet creation/modification/deletion, etc., directly from CAS by bypassing SMS.</w:t>
      </w:r>
    </w:p>
    <w:p w14:paraId="03FFB1B3" w14:textId="77777777" w:rsidR="00E5214F" w:rsidRDefault="00E5214F" w:rsidP="00341D52">
      <w:pPr>
        <w:tabs>
          <w:tab w:val="left" w:pos="993"/>
        </w:tabs>
        <w:ind w:left="993" w:hanging="993"/>
      </w:pPr>
    </w:p>
    <w:p w14:paraId="0350C1AD" w14:textId="77777777" w:rsidR="00E15860" w:rsidRPr="00AA40FD" w:rsidRDefault="00E5214F" w:rsidP="008D7F51">
      <w:pPr>
        <w:rPr>
          <w:lang w:bidi="ar-DZ"/>
        </w:rPr>
      </w:pPr>
      <w:r w:rsidRPr="008D7F51">
        <w:rPr>
          <w:b/>
          <w:bCs/>
          <w:lang w:bidi="ar-DZ"/>
        </w:rPr>
        <w:t>[</w:t>
      </w:r>
      <w:r w:rsidR="00ED36A7" w:rsidRPr="008D7F51">
        <w:rPr>
          <w:b/>
          <w:bCs/>
          <w:lang w:bidi="ar-DZ"/>
        </w:rPr>
        <w:t>Logical Channel Number (LCN)</w:t>
      </w:r>
      <w:r w:rsidRPr="008D7F51">
        <w:rPr>
          <w:b/>
          <w:bCs/>
          <w:lang w:bidi="ar-DZ"/>
        </w:rPr>
        <w:t>]</w:t>
      </w:r>
    </w:p>
    <w:p w14:paraId="4C22AC50" w14:textId="77777777" w:rsidR="00E15860" w:rsidRDefault="00E5214F" w:rsidP="00B01E02">
      <w:pPr>
        <w:tabs>
          <w:tab w:val="left" w:pos="993"/>
        </w:tabs>
        <w:ind w:left="993" w:hanging="993"/>
      </w:pPr>
      <w:r>
        <w:t xml:space="preserve">(SEC-REQ 02) </w:t>
      </w:r>
      <w:r w:rsidR="00E15860" w:rsidRPr="00ED36A7">
        <w:t>CAS shall not support carriage of channel with same name or nomenclature in the</w:t>
      </w:r>
      <w:r w:rsidR="00E15860">
        <w:t xml:space="preserve"> distributor’s network served by each headend under more than one LCN, and another channel descriptor. </w:t>
      </w:r>
    </w:p>
    <w:p w14:paraId="6939682E" w14:textId="77777777" w:rsidR="00E15860" w:rsidRDefault="00E5214F" w:rsidP="00B01E02">
      <w:pPr>
        <w:tabs>
          <w:tab w:val="left" w:pos="993"/>
        </w:tabs>
        <w:ind w:left="993" w:hanging="993"/>
      </w:pPr>
      <w:r>
        <w:t xml:space="preserve">(SEC-REQ 03) </w:t>
      </w:r>
      <w:r w:rsidR="00E15860">
        <w:t>Each channel available in CAS shall be uniquely mapped with channels available in SMS.</w:t>
      </w:r>
    </w:p>
    <w:p w14:paraId="5A5EABDD" w14:textId="77777777" w:rsidR="00E15860" w:rsidRDefault="00E5214F" w:rsidP="00B01E02">
      <w:pPr>
        <w:tabs>
          <w:tab w:val="left" w:pos="709"/>
        </w:tabs>
        <w:ind w:left="709" w:hanging="709"/>
      </w:pPr>
      <w:r>
        <w:t xml:space="preserve">(SEC-REQ 04) </w:t>
      </w:r>
      <w:r w:rsidR="00E15860">
        <w:t>CAS shall be accessible through a Firewall only.</w:t>
      </w:r>
    </w:p>
    <w:p w14:paraId="7CF4207D" w14:textId="77777777" w:rsidR="00E5214F" w:rsidRDefault="00E5214F" w:rsidP="00B01E02">
      <w:pPr>
        <w:tabs>
          <w:tab w:val="left" w:pos="709"/>
        </w:tabs>
        <w:ind w:left="709" w:hanging="709"/>
      </w:pPr>
    </w:p>
    <w:p w14:paraId="3C8F4822" w14:textId="77777777" w:rsidR="00E15860" w:rsidRPr="00AA40FD" w:rsidRDefault="00E5214F" w:rsidP="008D7F51">
      <w:pPr>
        <w:rPr>
          <w:lang w:bidi="ar-DZ"/>
        </w:rPr>
      </w:pPr>
      <w:r w:rsidRPr="008D7F51">
        <w:rPr>
          <w:b/>
          <w:bCs/>
          <w:lang w:bidi="ar-DZ"/>
        </w:rPr>
        <w:t>[</w:t>
      </w:r>
      <w:r w:rsidR="00ED36A7" w:rsidRPr="008D7F51">
        <w:rPr>
          <w:b/>
          <w:bCs/>
          <w:lang w:bidi="ar-DZ"/>
        </w:rPr>
        <w:t>CAS Server Hardware</w:t>
      </w:r>
      <w:r w:rsidRPr="008D7F51">
        <w:rPr>
          <w:b/>
          <w:bCs/>
          <w:lang w:bidi="ar-DZ"/>
        </w:rPr>
        <w:t>]</w:t>
      </w:r>
    </w:p>
    <w:p w14:paraId="5FCF0968" w14:textId="77777777" w:rsidR="00E15860" w:rsidRDefault="00E5214F" w:rsidP="00062043">
      <w:pPr>
        <w:tabs>
          <w:tab w:val="left" w:pos="993"/>
        </w:tabs>
        <w:ind w:left="993" w:hanging="993"/>
      </w:pPr>
      <w:r>
        <w:t xml:space="preserve">(SEC-REQ 05) </w:t>
      </w:r>
      <w:r w:rsidR="00E15860">
        <w:t xml:space="preserve">CAS shall be deployed on hardened secure server hardware. </w:t>
      </w:r>
    </w:p>
    <w:p w14:paraId="24A8B872" w14:textId="77777777" w:rsidR="00E15860" w:rsidRDefault="00E5214F" w:rsidP="00062043">
      <w:pPr>
        <w:tabs>
          <w:tab w:val="left" w:pos="993"/>
        </w:tabs>
        <w:ind w:left="993" w:hanging="993"/>
      </w:pPr>
      <w:r>
        <w:t xml:space="preserve">(SEC-REQ 06) </w:t>
      </w:r>
      <w:r w:rsidR="00E15860">
        <w:t>CAS shall protect against any backdoors, malicious software deployments, and cyber security threats.</w:t>
      </w:r>
    </w:p>
    <w:p w14:paraId="77B8A2D6" w14:textId="77777777" w:rsidR="00E5214F" w:rsidRDefault="00E5214F" w:rsidP="00062043">
      <w:pPr>
        <w:tabs>
          <w:tab w:val="left" w:pos="993"/>
        </w:tabs>
        <w:ind w:left="993" w:hanging="993"/>
      </w:pPr>
    </w:p>
    <w:p w14:paraId="014BD924" w14:textId="77777777" w:rsidR="00E15860" w:rsidRPr="008D7F51" w:rsidRDefault="00E5214F" w:rsidP="008D7F51">
      <w:pPr>
        <w:rPr>
          <w:b/>
          <w:bCs/>
          <w:lang w:bidi="ar-DZ"/>
        </w:rPr>
      </w:pPr>
      <w:r>
        <w:rPr>
          <w:b/>
          <w:bCs/>
          <w:lang w:bidi="ar-DZ"/>
        </w:rPr>
        <w:t>[</w:t>
      </w:r>
      <w:r w:rsidR="00E15860" w:rsidRPr="008D7F51">
        <w:rPr>
          <w:b/>
          <w:bCs/>
          <w:lang w:bidi="ar-DZ"/>
        </w:rPr>
        <w:t xml:space="preserve">Finger </w:t>
      </w:r>
      <w:r w:rsidR="00ED36A7" w:rsidRPr="008D7F51">
        <w:rPr>
          <w:b/>
          <w:bCs/>
          <w:lang w:bidi="ar-DZ"/>
        </w:rPr>
        <w:t>printing (FP) measures</w:t>
      </w:r>
      <w:r>
        <w:rPr>
          <w:b/>
          <w:bCs/>
          <w:lang w:bidi="ar-DZ"/>
        </w:rPr>
        <w:t>]</w:t>
      </w:r>
    </w:p>
    <w:p w14:paraId="55D5F50C" w14:textId="77777777" w:rsidR="00E15860" w:rsidRDefault="00E5214F" w:rsidP="00062043">
      <w:pPr>
        <w:tabs>
          <w:tab w:val="left" w:pos="993"/>
        </w:tabs>
        <w:ind w:left="993" w:hanging="993"/>
      </w:pPr>
      <w:r>
        <w:t xml:space="preserve">(SEC-REQ 07) </w:t>
      </w:r>
      <w:r w:rsidR="00E15860">
        <w:t>CAS shall support both covert and visible types of finger printing functionality.</w:t>
      </w:r>
    </w:p>
    <w:p w14:paraId="0C26A554" w14:textId="77777777" w:rsidR="00E15860" w:rsidRDefault="00E5214F" w:rsidP="00062043">
      <w:pPr>
        <w:tabs>
          <w:tab w:val="left" w:pos="993"/>
        </w:tabs>
        <w:ind w:left="993" w:hanging="993"/>
      </w:pPr>
      <w:r>
        <w:t xml:space="preserve">(SEC-REQ 08) </w:t>
      </w:r>
      <w:r w:rsidR="00E15860">
        <w:t>The fingerprinting shall be on the topmost layer of the video.</w:t>
      </w:r>
    </w:p>
    <w:p w14:paraId="41A14FE6" w14:textId="77777777" w:rsidR="00E15860" w:rsidRDefault="00E5214F" w:rsidP="00062043">
      <w:pPr>
        <w:tabs>
          <w:tab w:val="left" w:pos="993"/>
        </w:tabs>
        <w:ind w:left="993" w:hanging="993"/>
      </w:pPr>
      <w:r>
        <w:t xml:space="preserve">(SEC-REQ 09) </w:t>
      </w:r>
      <w:r w:rsidR="00E15860">
        <w:t>The fingerprinting shall appear on the screen in all scenarios, such as menu, electronic programme guide (EPG), settings, blank screen, games, etc.</w:t>
      </w:r>
    </w:p>
    <w:p w14:paraId="6482EFDD" w14:textId="77777777" w:rsidR="00E15860" w:rsidRDefault="00E5214F" w:rsidP="00062043">
      <w:pPr>
        <w:tabs>
          <w:tab w:val="left" w:pos="993"/>
        </w:tabs>
        <w:ind w:left="993" w:hanging="993"/>
      </w:pPr>
      <w:r>
        <w:t xml:space="preserve">(SEC-REQ 10) </w:t>
      </w:r>
      <w:r w:rsidR="00E15860">
        <w:t>The fingerprinting shall not get invalidated by use of any device or software.</w:t>
      </w:r>
    </w:p>
    <w:p w14:paraId="0E38CBCD" w14:textId="77777777" w:rsidR="00E15860" w:rsidRDefault="00E5214F" w:rsidP="00062043">
      <w:pPr>
        <w:tabs>
          <w:tab w:val="left" w:pos="993"/>
        </w:tabs>
        <w:ind w:left="993" w:hanging="993"/>
      </w:pPr>
      <w:r>
        <w:t xml:space="preserve">(SEC-REQ 11) </w:t>
      </w:r>
      <w:r w:rsidR="00E15860">
        <w:t>CAS shall have the capability to run fingerprinting at regular intervals (e.g., minimum of 2 fingerprints per hour on a 24x7x365 basis) and provide broadcasters with the fingerprint schedule on request.</w:t>
      </w:r>
    </w:p>
    <w:p w14:paraId="33EF3B22" w14:textId="77777777" w:rsidR="00E15860" w:rsidRDefault="00E5214F" w:rsidP="00062043">
      <w:pPr>
        <w:tabs>
          <w:tab w:val="left" w:pos="993"/>
        </w:tabs>
        <w:ind w:left="993" w:hanging="993"/>
      </w:pPr>
      <w:r>
        <w:t xml:space="preserve">(SEC-REQ 12) </w:t>
      </w:r>
      <w:r w:rsidR="00E15860">
        <w:t>The fingerprinting shall be available on global as well as on individual STB basis.</w:t>
      </w:r>
    </w:p>
    <w:p w14:paraId="7BBC6203" w14:textId="77777777" w:rsidR="00E15860" w:rsidRDefault="00E15860" w:rsidP="00E15860">
      <w:pPr>
        <w:pStyle w:val="Heading2"/>
        <w:rPr>
          <w:lang w:bidi="ar-DZ"/>
        </w:rPr>
      </w:pPr>
      <w:bookmarkStart w:id="41" w:name="_Toc127301163"/>
      <w:r>
        <w:rPr>
          <w:lang w:bidi="ar-DZ"/>
        </w:rPr>
        <w:lastRenderedPageBreak/>
        <w:t>Service Requirements</w:t>
      </w:r>
      <w:bookmarkEnd w:id="41"/>
    </w:p>
    <w:p w14:paraId="0509050E" w14:textId="77777777" w:rsidR="00E5214F" w:rsidRDefault="00E5214F" w:rsidP="00E5214F">
      <w:pPr>
        <w:rPr>
          <w:b/>
          <w:bCs/>
          <w:lang w:bidi="ar-DZ"/>
        </w:rPr>
      </w:pPr>
    </w:p>
    <w:p w14:paraId="46139638" w14:textId="77777777" w:rsidR="00E15860" w:rsidRPr="00A879F0" w:rsidRDefault="00E5214F" w:rsidP="008D7F51">
      <w:pPr>
        <w:rPr>
          <w:lang w:val="fr-CH" w:bidi="ar-DZ"/>
        </w:rPr>
      </w:pPr>
      <w:r w:rsidRPr="00A879F0">
        <w:rPr>
          <w:b/>
          <w:bCs/>
          <w:lang w:val="fr-CH" w:bidi="ar-DZ"/>
        </w:rPr>
        <w:t>[</w:t>
      </w:r>
      <w:r w:rsidR="00E15860" w:rsidRPr="00A879F0">
        <w:rPr>
          <w:b/>
          <w:bCs/>
          <w:lang w:val="fr-CH" w:bidi="ar-DZ"/>
        </w:rPr>
        <w:t>Provision of</w:t>
      </w:r>
      <w:r w:rsidR="00ED36A7" w:rsidRPr="00A879F0">
        <w:rPr>
          <w:b/>
          <w:bCs/>
          <w:lang w:val="fr-CH" w:bidi="ar-DZ"/>
        </w:rPr>
        <w:t xml:space="preserve"> à-la-carte channels or bouquet</w:t>
      </w:r>
      <w:r w:rsidRPr="00A879F0">
        <w:rPr>
          <w:b/>
          <w:bCs/>
          <w:lang w:val="fr-CH" w:bidi="ar-DZ"/>
        </w:rPr>
        <w:t>]</w:t>
      </w:r>
    </w:p>
    <w:p w14:paraId="7876BBA8" w14:textId="77777777" w:rsidR="00E15860" w:rsidRDefault="00E5214F" w:rsidP="00062043">
      <w:pPr>
        <w:tabs>
          <w:tab w:val="left" w:pos="993"/>
        </w:tabs>
        <w:ind w:left="993" w:hanging="993"/>
      </w:pPr>
      <w:r>
        <w:t xml:space="preserve">(SER-REQ 01) </w:t>
      </w:r>
      <w:r w:rsidR="00E15860">
        <w:t>CAS shall be able to handle all the channels, made available on a platform, in à la carte mode.</w:t>
      </w:r>
    </w:p>
    <w:p w14:paraId="7E0A09A6" w14:textId="77777777" w:rsidR="00E15860" w:rsidRDefault="00E5214F" w:rsidP="00062043">
      <w:pPr>
        <w:tabs>
          <w:tab w:val="left" w:pos="993"/>
        </w:tabs>
        <w:ind w:left="993" w:hanging="993"/>
      </w:pPr>
      <w:r>
        <w:t>(SER-REQ 0</w:t>
      </w:r>
      <w:r w:rsidR="00560BC4">
        <w:t>2</w:t>
      </w:r>
      <w:r>
        <w:t xml:space="preserve">) </w:t>
      </w:r>
      <w:r w:rsidR="00E15860">
        <w:t>CAS shall have the capability to handle such number of broadcaster/DPO bouquets, as required by the DPO.</w:t>
      </w:r>
    </w:p>
    <w:p w14:paraId="62211B9D" w14:textId="77777777" w:rsidR="00E5214F" w:rsidRDefault="00E5214F" w:rsidP="00E5214F">
      <w:pPr>
        <w:rPr>
          <w:b/>
          <w:bCs/>
          <w:lang w:bidi="ar-DZ"/>
        </w:rPr>
      </w:pPr>
    </w:p>
    <w:p w14:paraId="2B2D4F0C" w14:textId="77777777" w:rsidR="00341D52" w:rsidRPr="00AA40FD" w:rsidRDefault="00E5214F" w:rsidP="008D7F51">
      <w:pPr>
        <w:rPr>
          <w:lang w:bidi="ar-DZ"/>
        </w:rPr>
      </w:pPr>
      <w:r>
        <w:rPr>
          <w:b/>
          <w:bCs/>
          <w:lang w:bidi="ar-DZ"/>
        </w:rPr>
        <w:t>[</w:t>
      </w:r>
      <w:r w:rsidR="00ED36A7" w:rsidRPr="008D7F51">
        <w:rPr>
          <w:b/>
          <w:bCs/>
          <w:lang w:bidi="ar-DZ"/>
        </w:rPr>
        <w:t>Set Top Box (STB) Operation</w:t>
      </w:r>
      <w:r>
        <w:rPr>
          <w:b/>
          <w:bCs/>
          <w:lang w:bidi="ar-DZ"/>
        </w:rPr>
        <w:t>]</w:t>
      </w:r>
    </w:p>
    <w:p w14:paraId="043E4040" w14:textId="77777777" w:rsidR="00E15860" w:rsidRDefault="00E5214F" w:rsidP="00341D52">
      <w:pPr>
        <w:tabs>
          <w:tab w:val="left" w:pos="993"/>
        </w:tabs>
        <w:ind w:left="993" w:hanging="993"/>
      </w:pPr>
      <w:r>
        <w:t>(SER-REQ 0</w:t>
      </w:r>
      <w:r w:rsidR="00560BC4">
        <w:t>3</w:t>
      </w:r>
      <w:r>
        <w:t xml:space="preserve">) </w:t>
      </w:r>
      <w:r w:rsidR="00E15860">
        <w:t>Upon deactivation of any subscriber from the SMS, all program/</w:t>
      </w:r>
      <w:r w:rsidR="00341D52">
        <w:t xml:space="preserve"> </w:t>
      </w:r>
      <w:r w:rsidR="00E15860">
        <w:t>services, including all free- to-air (FTA) and pay channels and platform services, shall be denied to that subscriber:</w:t>
      </w:r>
    </w:p>
    <w:p w14:paraId="63339643" w14:textId="77777777" w:rsidR="00E15860" w:rsidRDefault="00E5214F" w:rsidP="00341D52">
      <w:pPr>
        <w:tabs>
          <w:tab w:val="left" w:pos="993"/>
        </w:tabs>
        <w:ind w:left="993" w:hanging="993"/>
      </w:pPr>
      <w:r>
        <w:t>(SER-REQ 0</w:t>
      </w:r>
      <w:r w:rsidR="00560BC4">
        <w:t>4</w:t>
      </w:r>
      <w:r>
        <w:t xml:space="preserve">) </w:t>
      </w:r>
      <w:r w:rsidR="00E15860">
        <w:t>Provided that there shall be a facility for the distribution platform operator (DPO) to continue to provide B-mail/</w:t>
      </w:r>
      <w:r w:rsidR="00341D52">
        <w:t xml:space="preserve"> </w:t>
      </w:r>
      <w:r w:rsidR="00E15860">
        <w:t>scroll messages that enable a consumer to get the information in relation to the recharge/</w:t>
      </w:r>
      <w:r w:rsidR="00341D52">
        <w:t xml:space="preserve"> </w:t>
      </w:r>
      <w:r w:rsidR="00E15860">
        <w:t>payment of the pending dues.</w:t>
      </w:r>
    </w:p>
    <w:p w14:paraId="4D187F53" w14:textId="77777777" w:rsidR="00E5214F" w:rsidRDefault="00E5214F" w:rsidP="00E5214F">
      <w:pPr>
        <w:rPr>
          <w:b/>
          <w:bCs/>
          <w:lang w:bidi="ar-DZ"/>
        </w:rPr>
      </w:pPr>
    </w:p>
    <w:p w14:paraId="3FD97E13" w14:textId="77777777" w:rsidR="00341D52" w:rsidRPr="00AA40FD" w:rsidRDefault="00E5214F" w:rsidP="008D7F51">
      <w:pPr>
        <w:rPr>
          <w:lang w:bidi="ar-DZ"/>
        </w:rPr>
      </w:pPr>
      <w:r>
        <w:rPr>
          <w:b/>
          <w:bCs/>
          <w:lang w:bidi="ar-DZ"/>
        </w:rPr>
        <w:t>[</w:t>
      </w:r>
      <w:r w:rsidR="00ED36A7" w:rsidRPr="008D7F51">
        <w:rPr>
          <w:b/>
          <w:bCs/>
          <w:lang w:bidi="ar-DZ"/>
        </w:rPr>
        <w:t>Channel</w:t>
      </w:r>
      <w:r w:rsidR="002064D6" w:rsidRPr="008D7F51">
        <w:rPr>
          <w:b/>
          <w:bCs/>
          <w:lang w:bidi="ar-DZ"/>
        </w:rPr>
        <w:t>/ Service</w:t>
      </w:r>
      <w:r w:rsidR="00ED36A7" w:rsidRPr="008D7F51">
        <w:rPr>
          <w:b/>
          <w:bCs/>
          <w:lang w:bidi="ar-DZ"/>
        </w:rPr>
        <w:t xml:space="preserve"> Addition</w:t>
      </w:r>
      <w:r>
        <w:rPr>
          <w:b/>
          <w:bCs/>
          <w:lang w:bidi="ar-DZ"/>
        </w:rPr>
        <w:t>]</w:t>
      </w:r>
    </w:p>
    <w:p w14:paraId="15C68076" w14:textId="77777777" w:rsidR="00E15860" w:rsidRDefault="00E5214F" w:rsidP="00341D52">
      <w:pPr>
        <w:tabs>
          <w:tab w:val="left" w:pos="993"/>
        </w:tabs>
        <w:ind w:left="993" w:hanging="993"/>
      </w:pPr>
      <w:r>
        <w:t>(SER-REQ 0</w:t>
      </w:r>
      <w:r w:rsidR="00560BC4">
        <w:t>5</w:t>
      </w:r>
      <w:r>
        <w:t xml:space="preserve">) </w:t>
      </w:r>
      <w:r w:rsidR="00E15860">
        <w:t>CAS shall be capable to add/</w:t>
      </w:r>
      <w:r w:rsidR="00341D52">
        <w:t xml:space="preserve"> </w:t>
      </w:r>
      <w:r w:rsidR="00E15860">
        <w:t>modify channels/bouquets as may be required from time to time.</w:t>
      </w:r>
    </w:p>
    <w:p w14:paraId="7B3AF55F" w14:textId="77777777" w:rsidR="00E5214F" w:rsidRDefault="00E5214F" w:rsidP="00E5214F">
      <w:pPr>
        <w:rPr>
          <w:b/>
          <w:bCs/>
          <w:lang w:bidi="ar-DZ"/>
        </w:rPr>
      </w:pPr>
    </w:p>
    <w:p w14:paraId="1FE43ACB" w14:textId="77777777" w:rsidR="00341D52" w:rsidRPr="00AA40FD" w:rsidRDefault="00E5214F" w:rsidP="008D7F51">
      <w:pPr>
        <w:rPr>
          <w:lang w:bidi="ar-DZ"/>
        </w:rPr>
      </w:pPr>
      <w:r>
        <w:rPr>
          <w:b/>
          <w:bCs/>
          <w:lang w:bidi="ar-DZ"/>
        </w:rPr>
        <w:t>[</w:t>
      </w:r>
      <w:r w:rsidR="00ED36A7" w:rsidRPr="008D7F51">
        <w:rPr>
          <w:b/>
          <w:bCs/>
          <w:lang w:bidi="ar-DZ"/>
        </w:rPr>
        <w:t>Hybrid STB</w:t>
      </w:r>
      <w:r>
        <w:rPr>
          <w:b/>
          <w:bCs/>
          <w:lang w:bidi="ar-DZ"/>
        </w:rPr>
        <w:t>]</w:t>
      </w:r>
    </w:p>
    <w:p w14:paraId="11B04C33" w14:textId="77777777" w:rsidR="00E15860" w:rsidRDefault="00E5214F" w:rsidP="00341D52">
      <w:pPr>
        <w:tabs>
          <w:tab w:val="left" w:pos="993"/>
        </w:tabs>
        <w:ind w:left="993" w:hanging="993"/>
      </w:pPr>
      <w:r>
        <w:t>(SER-REQ 0</w:t>
      </w:r>
      <w:r w:rsidR="00560BC4">
        <w:t>6</w:t>
      </w:r>
      <w:r>
        <w:t xml:space="preserve">) </w:t>
      </w:r>
      <w:r w:rsidR="00E15860">
        <w:t>In case a distributor of television channels has deployed hybrid STBs, CAS shall ensure that the over-the-top (OTT) App does not get access to the linear Television channels, and the CAS does not get access to channels delivered through OTT platform:</w:t>
      </w:r>
      <w:r w:rsidR="00341D52">
        <w:t xml:space="preserve"> [</w:t>
      </w:r>
      <w:r w:rsidR="00E15860">
        <w:t>Provided that, all the mandatory requirements for CAS shall be complied by the hybrid STBs.</w:t>
      </w:r>
      <w:r w:rsidR="005210F6">
        <w:t>)</w:t>
      </w:r>
    </w:p>
    <w:p w14:paraId="3367FAD3" w14:textId="77777777" w:rsidR="00E5214F" w:rsidRDefault="00E5214F" w:rsidP="00E5214F">
      <w:pPr>
        <w:rPr>
          <w:b/>
          <w:bCs/>
          <w:lang w:bidi="ar-DZ"/>
        </w:rPr>
      </w:pPr>
    </w:p>
    <w:p w14:paraId="370E3044" w14:textId="77777777" w:rsidR="00E15860" w:rsidRPr="00AA40FD" w:rsidRDefault="00E5214F" w:rsidP="008D7F51">
      <w:pPr>
        <w:rPr>
          <w:lang w:bidi="ar-DZ"/>
        </w:rPr>
      </w:pPr>
      <w:r>
        <w:rPr>
          <w:b/>
          <w:bCs/>
          <w:lang w:bidi="ar-DZ"/>
        </w:rPr>
        <w:t>[</w:t>
      </w:r>
      <w:r w:rsidR="00ED36A7" w:rsidRPr="008D7F51">
        <w:rPr>
          <w:b/>
          <w:bCs/>
          <w:lang w:bidi="ar-DZ"/>
        </w:rPr>
        <w:t>CAS-STB addressability</w:t>
      </w:r>
      <w:r>
        <w:rPr>
          <w:b/>
          <w:bCs/>
          <w:lang w:bidi="ar-DZ"/>
        </w:rPr>
        <w:t>]</w:t>
      </w:r>
    </w:p>
    <w:p w14:paraId="365E82B6" w14:textId="77777777" w:rsidR="00E15860" w:rsidRDefault="00E5214F" w:rsidP="00062043">
      <w:pPr>
        <w:tabs>
          <w:tab w:val="left" w:pos="993"/>
        </w:tabs>
        <w:ind w:left="993" w:hanging="993"/>
      </w:pPr>
      <w:r>
        <w:t>(SER-REQ 0</w:t>
      </w:r>
      <w:r w:rsidR="00560BC4">
        <w:t>7</w:t>
      </w:r>
      <w:r>
        <w:t xml:space="preserve">) </w:t>
      </w:r>
      <w:r w:rsidR="00E15860">
        <w:t>CAS shall be capable of providing STB/viewing card information with the current date, time, and name/logo of the distributor of television channels.</w:t>
      </w:r>
    </w:p>
    <w:p w14:paraId="62C94A12" w14:textId="77777777" w:rsidR="00E15860" w:rsidRDefault="00E5214F" w:rsidP="00062043">
      <w:pPr>
        <w:tabs>
          <w:tab w:val="left" w:pos="993"/>
        </w:tabs>
        <w:ind w:left="993" w:hanging="993"/>
      </w:pPr>
      <w:r>
        <w:t>(SER-REQ 0</w:t>
      </w:r>
      <w:r w:rsidR="00560BC4">
        <w:t>8</w:t>
      </w:r>
      <w:r>
        <w:t xml:space="preserve">) </w:t>
      </w:r>
      <w:r w:rsidR="00E15860">
        <w:t>CAS shall be capable of individually addressing subscribers, for the purpose of generating the reports, on channel by channel and STB by STB basis.</w:t>
      </w:r>
    </w:p>
    <w:p w14:paraId="5F2B7917" w14:textId="77777777" w:rsidR="00E15860" w:rsidRDefault="00E5214F" w:rsidP="00062043">
      <w:pPr>
        <w:tabs>
          <w:tab w:val="left" w:pos="993"/>
        </w:tabs>
        <w:ind w:left="993" w:hanging="993"/>
      </w:pPr>
      <w:r>
        <w:t>(SER-REQ 0</w:t>
      </w:r>
      <w:r w:rsidR="00560BC4">
        <w:t>9</w:t>
      </w:r>
      <w:r>
        <w:t xml:space="preserve">) </w:t>
      </w:r>
      <w:r w:rsidR="00E15860">
        <w:t>CAS shall be capable of tagging and blacklisting VC numbers and STB numbers that are involved in piracy, to ensure that such STB/ VC cannot be redeployed.</w:t>
      </w:r>
    </w:p>
    <w:p w14:paraId="21D15E6B" w14:textId="77777777" w:rsidR="00E15860" w:rsidRDefault="00E5214F" w:rsidP="00062043">
      <w:pPr>
        <w:tabs>
          <w:tab w:val="left" w:pos="993"/>
        </w:tabs>
        <w:ind w:left="993" w:hanging="993"/>
      </w:pPr>
      <w:r>
        <w:t xml:space="preserve">(SER-REQ </w:t>
      </w:r>
      <w:r w:rsidR="00560BC4">
        <w:t>10</w:t>
      </w:r>
      <w:r>
        <w:t xml:space="preserve">) </w:t>
      </w:r>
      <w:r w:rsidR="00E15860">
        <w:t>CAS shall be capable of upgrading STBs over-the-air (OTA), so that the connected STBs can be upgraded.</w:t>
      </w:r>
    </w:p>
    <w:p w14:paraId="781FFA65" w14:textId="77777777" w:rsidR="00E5214F" w:rsidRDefault="00E5214F" w:rsidP="00E5214F">
      <w:pPr>
        <w:rPr>
          <w:b/>
          <w:bCs/>
          <w:lang w:bidi="ar-DZ"/>
        </w:rPr>
      </w:pPr>
    </w:p>
    <w:p w14:paraId="7DD5F87D" w14:textId="77777777" w:rsidR="00E15860" w:rsidRPr="00AA40FD" w:rsidRDefault="00E5214F" w:rsidP="008D7F51">
      <w:pPr>
        <w:rPr>
          <w:lang w:bidi="ar-DZ"/>
        </w:rPr>
      </w:pPr>
      <w:r>
        <w:rPr>
          <w:b/>
          <w:bCs/>
          <w:lang w:bidi="ar-DZ"/>
        </w:rPr>
        <w:t>[</w:t>
      </w:r>
      <w:r w:rsidR="00341D52" w:rsidRPr="008D7F51">
        <w:rPr>
          <w:b/>
          <w:bCs/>
          <w:lang w:bidi="ar-DZ"/>
        </w:rPr>
        <w:t>De-entitlement of STB</w:t>
      </w:r>
      <w:r>
        <w:rPr>
          <w:b/>
          <w:bCs/>
          <w:lang w:bidi="ar-DZ"/>
        </w:rPr>
        <w:t>]</w:t>
      </w:r>
    </w:p>
    <w:p w14:paraId="14AAC0BC" w14:textId="77777777" w:rsidR="00E15860" w:rsidRDefault="00E5214F" w:rsidP="00062043">
      <w:pPr>
        <w:tabs>
          <w:tab w:val="left" w:pos="993"/>
        </w:tabs>
        <w:ind w:left="993" w:hanging="993"/>
      </w:pPr>
      <w:r>
        <w:t xml:space="preserve">(SER-REQ </w:t>
      </w:r>
      <w:r w:rsidR="00560BC4">
        <w:t>1</w:t>
      </w:r>
      <w:r>
        <w:t xml:space="preserve">1) </w:t>
      </w:r>
      <w:r w:rsidR="00E15860">
        <w:t>The entitlement end date in CAS shall be equal to the entitlement end date in SMS, or,</w:t>
      </w:r>
    </w:p>
    <w:p w14:paraId="75B0A05E" w14:textId="77777777" w:rsidR="00E15860" w:rsidRDefault="00E5214F" w:rsidP="00062043">
      <w:pPr>
        <w:tabs>
          <w:tab w:val="left" w:pos="993"/>
        </w:tabs>
        <w:ind w:left="993" w:hanging="993"/>
      </w:pPr>
      <w:r>
        <w:t xml:space="preserve">(SER-REQ </w:t>
      </w:r>
      <w:r w:rsidR="00560BC4">
        <w:t>12</w:t>
      </w:r>
      <w:r>
        <w:t xml:space="preserve">) </w:t>
      </w:r>
      <w:r w:rsidR="00E15860">
        <w:t>The entitlement end date in CAS shall be open and SMS shall manage entitlements based on the billing cycles and payments.</w:t>
      </w:r>
    </w:p>
    <w:p w14:paraId="14053F92" w14:textId="77777777" w:rsidR="00E5214F" w:rsidRDefault="00E5214F" w:rsidP="00E5214F">
      <w:pPr>
        <w:rPr>
          <w:b/>
          <w:bCs/>
          <w:lang w:bidi="ar-DZ"/>
        </w:rPr>
      </w:pPr>
    </w:p>
    <w:p w14:paraId="28647C9D" w14:textId="77777777" w:rsidR="00E15860" w:rsidRPr="00AA40FD" w:rsidRDefault="00E5214F" w:rsidP="008D7F51">
      <w:pPr>
        <w:rPr>
          <w:lang w:bidi="ar-DZ"/>
        </w:rPr>
      </w:pPr>
      <w:r>
        <w:rPr>
          <w:b/>
          <w:bCs/>
          <w:lang w:bidi="ar-DZ"/>
        </w:rPr>
        <w:t>[</w:t>
      </w:r>
      <w:r w:rsidR="00E15860" w:rsidRPr="008D7F51">
        <w:rPr>
          <w:b/>
          <w:bCs/>
          <w:lang w:bidi="ar-DZ"/>
        </w:rPr>
        <w:t>Message Queue</w:t>
      </w:r>
      <w:r>
        <w:rPr>
          <w:b/>
          <w:bCs/>
          <w:lang w:bidi="ar-DZ"/>
        </w:rPr>
        <w:t>]</w:t>
      </w:r>
    </w:p>
    <w:p w14:paraId="320D4BD5" w14:textId="77777777" w:rsidR="00E15860" w:rsidRDefault="00E5214F" w:rsidP="00B01E02">
      <w:pPr>
        <w:tabs>
          <w:tab w:val="left" w:pos="993"/>
        </w:tabs>
        <w:ind w:left="993" w:hanging="993"/>
      </w:pPr>
      <w:r>
        <w:t xml:space="preserve">(SER-REQ </w:t>
      </w:r>
      <w:r w:rsidR="00560BC4">
        <w:t>13</w:t>
      </w:r>
      <w:r>
        <w:t xml:space="preserve">) </w:t>
      </w:r>
      <w:r w:rsidR="00E15860">
        <w:t xml:space="preserve">In the event of unsuccessful transmission of messages due to network failure (for instance, due to power failure), the head-end </w:t>
      </w:r>
      <w:del w:id="42" w:author="Avinash Agarwal" w:date="2023-02-01T22:13:00Z">
        <w:r w:rsidR="00E15860" w:rsidDel="006006E8">
          <w:delText xml:space="preserve">should </w:delText>
        </w:r>
      </w:del>
      <w:ins w:id="43" w:author="Avinash Agarwal" w:date="2023-02-01T22:13:00Z">
        <w:r w:rsidR="006006E8">
          <w:t xml:space="preserve">shall </w:t>
        </w:r>
      </w:ins>
      <w:r w:rsidR="00E15860">
        <w:t xml:space="preserve">have an option to queue up the messages. </w:t>
      </w:r>
    </w:p>
    <w:p w14:paraId="4322F814" w14:textId="77777777" w:rsidR="00E15860" w:rsidRDefault="00E5214F" w:rsidP="00B01E02">
      <w:pPr>
        <w:tabs>
          <w:tab w:val="left" w:pos="993"/>
        </w:tabs>
        <w:ind w:left="993" w:hanging="993"/>
      </w:pPr>
      <w:r>
        <w:t xml:space="preserve">(SER-REQ </w:t>
      </w:r>
      <w:r w:rsidR="00560BC4">
        <w:t>14</w:t>
      </w:r>
      <w:r>
        <w:t xml:space="preserve">) </w:t>
      </w:r>
      <w:r w:rsidR="00E15860">
        <w:t xml:space="preserve">There </w:t>
      </w:r>
      <w:del w:id="44" w:author="Avinash Agarwal" w:date="2023-02-01T22:13:00Z">
        <w:r w:rsidR="00E15860" w:rsidDel="006006E8">
          <w:delText xml:space="preserve">should </w:delText>
        </w:r>
      </w:del>
      <w:ins w:id="45" w:author="Avinash Agarwal" w:date="2023-02-01T22:13:00Z">
        <w:r w:rsidR="006006E8">
          <w:t xml:space="preserve">shall </w:t>
        </w:r>
      </w:ins>
      <w:r w:rsidR="00E15860">
        <w:t>be a provision to retry them at specified intervals using additive back off retrial timings.</w:t>
      </w:r>
    </w:p>
    <w:p w14:paraId="2F93FEF8" w14:textId="77777777" w:rsidR="00E15860" w:rsidRDefault="00E5214F" w:rsidP="00B01E02">
      <w:pPr>
        <w:tabs>
          <w:tab w:val="left" w:pos="993"/>
        </w:tabs>
        <w:ind w:left="993" w:hanging="993"/>
      </w:pPr>
      <w:r>
        <w:t xml:space="preserve">(SER-REQ </w:t>
      </w:r>
      <w:r w:rsidR="00560BC4">
        <w:t>15</w:t>
      </w:r>
      <w:r>
        <w:t xml:space="preserve">) </w:t>
      </w:r>
      <w:r w:rsidR="00E15860">
        <w:t xml:space="preserve">In the event of unsuccessful deliveries of the messages, the life of the messages </w:t>
      </w:r>
      <w:del w:id="46" w:author="Avinash Agarwal" w:date="2023-02-01T22:14:00Z">
        <w:r w:rsidR="00E15860" w:rsidDel="006006E8">
          <w:delText xml:space="preserve">should </w:delText>
        </w:r>
      </w:del>
      <w:ins w:id="47" w:author="Avinash Agarwal" w:date="2023-02-01T22:14:00Z">
        <w:r w:rsidR="006006E8">
          <w:t xml:space="preserve">shall </w:t>
        </w:r>
      </w:ins>
      <w:r w:rsidR="00E15860">
        <w:t>be specifiable.</w:t>
      </w:r>
    </w:p>
    <w:p w14:paraId="5BA9328E" w14:textId="77777777" w:rsidR="00E5214F" w:rsidRDefault="00E5214F" w:rsidP="00E5214F">
      <w:pPr>
        <w:rPr>
          <w:b/>
          <w:bCs/>
          <w:lang w:bidi="ar-DZ"/>
        </w:rPr>
      </w:pPr>
    </w:p>
    <w:p w14:paraId="05054FDA" w14:textId="77777777" w:rsidR="00A66421" w:rsidRPr="00AA40FD" w:rsidRDefault="00E5214F" w:rsidP="008D7F51">
      <w:pPr>
        <w:rPr>
          <w:lang w:bidi="ar-DZ"/>
        </w:rPr>
      </w:pPr>
      <w:r>
        <w:rPr>
          <w:b/>
          <w:bCs/>
          <w:lang w:bidi="ar-DZ"/>
        </w:rPr>
        <w:t>[</w:t>
      </w:r>
      <w:r w:rsidR="00ED36A7" w:rsidRPr="008D7F51">
        <w:rPr>
          <w:b/>
          <w:bCs/>
          <w:lang w:bidi="ar-DZ"/>
        </w:rPr>
        <w:t>Geographical Blackout</w:t>
      </w:r>
      <w:r>
        <w:rPr>
          <w:b/>
          <w:bCs/>
          <w:lang w:bidi="ar-DZ"/>
        </w:rPr>
        <w:t>]</w:t>
      </w:r>
    </w:p>
    <w:p w14:paraId="37D4FEA4" w14:textId="77777777" w:rsidR="00E15860" w:rsidRDefault="00E5214F" w:rsidP="00A66421">
      <w:pPr>
        <w:tabs>
          <w:tab w:val="left" w:pos="993"/>
        </w:tabs>
        <w:ind w:left="993" w:hanging="993"/>
      </w:pPr>
      <w:r>
        <w:t xml:space="preserve">(SER-REQ </w:t>
      </w:r>
      <w:r w:rsidR="00560BC4">
        <w:t>16</w:t>
      </w:r>
      <w:r>
        <w:t xml:space="preserve">) </w:t>
      </w:r>
      <w:r w:rsidR="00E15860">
        <w:t>CAS shall have the feature of geographical blackout.</w:t>
      </w:r>
      <w:r w:rsidR="00B01E02">
        <w:t>[Explanation</w:t>
      </w:r>
      <w:r w:rsidR="00E15860">
        <w:t>: Geographical blackout is the ability of CAS to blackout a particular region based on the postal index number (PIN) Codes [Geographic Area Code</w:t>
      </w:r>
      <w:r w:rsidR="005210F6">
        <w:t>)</w:t>
      </w:r>
      <w:r w:rsidR="00E15860">
        <w:t xml:space="preserve"> if required by government agencies or for other reasons.</w:t>
      </w:r>
      <w:r w:rsidR="005210F6">
        <w:t>)</w:t>
      </w:r>
    </w:p>
    <w:p w14:paraId="0139A602" w14:textId="77777777" w:rsidR="00560BC4" w:rsidRDefault="00560BC4" w:rsidP="00A66421">
      <w:pPr>
        <w:tabs>
          <w:tab w:val="left" w:pos="993"/>
        </w:tabs>
        <w:ind w:left="993" w:hanging="993"/>
      </w:pPr>
    </w:p>
    <w:p w14:paraId="1BA258B2" w14:textId="77777777" w:rsidR="006D4FE8" w:rsidRPr="00DE2D8D" w:rsidRDefault="006D4FE8" w:rsidP="006D4FE8">
      <w:pPr>
        <w:pStyle w:val="Heading1"/>
        <w:rPr>
          <w:lang w:bidi="ar-DZ"/>
        </w:rPr>
      </w:pPr>
      <w:bookmarkStart w:id="48" w:name="_Toc127301164"/>
      <w:r w:rsidRPr="009F0764">
        <w:rPr>
          <w:lang w:bidi="ar-DZ"/>
        </w:rPr>
        <w:t>Bibliography</w:t>
      </w:r>
      <w:bookmarkEnd w:id="48"/>
    </w:p>
    <w:p w14:paraId="3E316075" w14:textId="77777777" w:rsidR="00B62BAE" w:rsidRDefault="00B62BAE" w:rsidP="00B62BAE">
      <w:pPr>
        <w:numPr>
          <w:ilvl w:val="0"/>
          <w:numId w:val="4"/>
        </w:numPr>
        <w:overflowPunct w:val="0"/>
        <w:autoSpaceDE w:val="0"/>
        <w:autoSpaceDN w:val="0"/>
        <w:adjustRightInd w:val="0"/>
        <w:textAlignment w:val="baseline"/>
      </w:pPr>
      <w:r>
        <w:t>[TRAI CP No. 5/2020</w:t>
      </w:r>
      <w:r w:rsidR="005210F6">
        <w:t>)</w:t>
      </w:r>
      <w:r>
        <w:t xml:space="preserve"> Telecom Regulatory Authority of India (TRAI), India; </w:t>
      </w:r>
      <w:r w:rsidRPr="00B62BAE">
        <w:rPr>
          <w:i/>
          <w:iCs/>
        </w:rPr>
        <w:t>Consultation Paper On Framework for Technical Compliance of Conditional Access System (CAS) and Subscriber Management Systems (SMS) for Broadcasting &amp; Cable Services</w:t>
      </w:r>
    </w:p>
    <w:p w14:paraId="074E4BE6" w14:textId="77777777" w:rsidR="00B62BAE" w:rsidRDefault="00B62BAE" w:rsidP="00B62BAE">
      <w:pPr>
        <w:numPr>
          <w:ilvl w:val="0"/>
          <w:numId w:val="4"/>
        </w:numPr>
        <w:overflowPunct w:val="0"/>
        <w:autoSpaceDE w:val="0"/>
        <w:autoSpaceDN w:val="0"/>
        <w:adjustRightInd w:val="0"/>
        <w:textAlignment w:val="baseline"/>
      </w:pPr>
      <w:r>
        <w:t xml:space="preserve"> [TEC 57015:2022</w:t>
      </w:r>
      <w:r w:rsidR="005210F6">
        <w:t>)</w:t>
      </w:r>
      <w:r>
        <w:t xml:space="preserve"> Telecommunication Engineering Centre (TEC), Ministry of Communications, India; </w:t>
      </w:r>
      <w:r w:rsidRPr="00B62BAE">
        <w:rPr>
          <w:i/>
          <w:iCs/>
        </w:rPr>
        <w:t>Test Guide for Conditional Access System (CAS)</w:t>
      </w:r>
    </w:p>
    <w:sectPr w:rsidR="00B62BAE" w:rsidSect="00614441">
      <w:footerReference w:type="first" r:id="rId18"/>
      <w:pgSz w:w="11907" w:h="16840" w:code="9"/>
      <w:pgMar w:top="1210" w:right="1134" w:bottom="1079" w:left="1134" w:header="567"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ABAD62" w14:textId="77777777" w:rsidR="00FE5A07" w:rsidRDefault="00FE5A07">
      <w:r>
        <w:separator/>
      </w:r>
    </w:p>
  </w:endnote>
  <w:endnote w:type="continuationSeparator" w:id="0">
    <w:p w14:paraId="705A98DA" w14:textId="77777777" w:rsidR="00FE5A07" w:rsidRDefault="00FE5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Gothic"/>
    <w:charset w:val="80"/>
    <w:family w:val="swiss"/>
    <w:pitch w:val="variable"/>
    <w:sig w:usb0="E00002FF"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8BAE5" w14:textId="0310AA6A" w:rsidR="009C3585" w:rsidRPr="0084023B" w:rsidRDefault="004864B8" w:rsidP="00B22DA4">
    <w:pPr>
      <w:pStyle w:val="Footer"/>
      <w:tabs>
        <w:tab w:val="clear" w:pos="4320"/>
        <w:tab w:val="clear" w:pos="8640"/>
      </w:tabs>
      <w:jc w:val="right"/>
      <w:rPr>
        <w:b/>
        <w:sz w:val="20"/>
      </w:rPr>
    </w:pPr>
    <w:r>
      <w:rPr>
        <w:b/>
        <w:bCs/>
        <w:sz w:val="20"/>
      </w:rPr>
      <w:t>J.</w:t>
    </w:r>
    <w:r w:rsidR="001B69B4">
      <w:rPr>
        <w:b/>
        <w:bCs/>
        <w:sz w:val="20"/>
      </w:rPr>
      <w:t>FSR</w:t>
    </w:r>
    <w:r w:rsidR="00B366CC">
      <w:rPr>
        <w:b/>
        <w:bCs/>
        <w:sz w:val="20"/>
      </w:rPr>
      <w:t>-REQ</w:t>
    </w:r>
    <w:r w:rsidR="009C3585" w:rsidRPr="00D8681F">
      <w:rPr>
        <w:b/>
        <w:bCs/>
        <w:sz w:val="20"/>
      </w:rPr>
      <w:t xml:space="preserve"> (</w:t>
    </w:r>
    <w:r w:rsidR="009C3585" w:rsidRPr="009635CB">
      <w:rPr>
        <w:b/>
        <w:sz w:val="20"/>
        <w:highlight w:val="yellow"/>
      </w:rPr>
      <w:t>YYYY-MM</w:t>
    </w:r>
    <w:r w:rsidR="009C3585" w:rsidRPr="0084023B">
      <w:rPr>
        <w:b/>
        <w:sz w:val="20"/>
      </w:rPr>
      <w:t xml:space="preserve">) </w:t>
    </w:r>
    <w:r w:rsidR="009C3585" w:rsidRPr="0084023B">
      <w:rPr>
        <w:b/>
        <w:sz w:val="20"/>
      </w:rPr>
      <w:tab/>
    </w:r>
    <w:r w:rsidR="009C3585" w:rsidRPr="0084023B">
      <w:rPr>
        <w:rStyle w:val="PageNumber"/>
        <w:rFonts w:ascii="Times New Roman Bold" w:hAnsi="Times New Roman Bold"/>
        <w:b/>
        <w:bCs/>
        <w:sz w:val="20"/>
      </w:rPr>
      <w:fldChar w:fldCharType="begin"/>
    </w:r>
    <w:r w:rsidR="009C3585" w:rsidRPr="0084023B">
      <w:rPr>
        <w:rStyle w:val="PageNumber"/>
        <w:rFonts w:ascii="Times New Roman Bold" w:hAnsi="Times New Roman Bold"/>
        <w:b/>
        <w:bCs/>
        <w:sz w:val="20"/>
      </w:rPr>
      <w:instrText xml:space="preserve"> PAGE </w:instrText>
    </w:r>
    <w:r w:rsidR="009C3585" w:rsidRPr="0084023B">
      <w:rPr>
        <w:rStyle w:val="PageNumber"/>
        <w:rFonts w:ascii="Times New Roman Bold" w:hAnsi="Times New Roman Bold"/>
        <w:b/>
        <w:bCs/>
        <w:sz w:val="20"/>
      </w:rPr>
      <w:fldChar w:fldCharType="separate"/>
    </w:r>
    <w:r w:rsidR="000A4BC3">
      <w:rPr>
        <w:rStyle w:val="PageNumber"/>
        <w:rFonts w:ascii="Times New Roman Bold" w:hAnsi="Times New Roman Bold"/>
        <w:b/>
        <w:bCs/>
        <w:noProof/>
        <w:sz w:val="20"/>
      </w:rPr>
      <w:t>i</w:t>
    </w:r>
    <w:r w:rsidR="009C3585" w:rsidRPr="0084023B">
      <w:rPr>
        <w:rStyle w:val="PageNumber"/>
        <w:rFonts w:ascii="Times New Roman Bold" w:hAnsi="Times New Roman Bold"/>
        <w:b/>
        <w:bCs/>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60C033" w14:textId="77777777" w:rsidR="009C3585" w:rsidRDefault="009C3585">
    <w:pPr>
      <w:pStyle w:val="Footer"/>
      <w:tabs>
        <w:tab w:val="clear" w:pos="4320"/>
        <w:tab w:val="clear" w:pos="8640"/>
        <w:tab w:val="left" w:pos="360"/>
        <w:tab w:val="right" w:pos="9600"/>
      </w:tabs>
      <w:ind w:right="-162" w:firstLine="360"/>
      <w:rPr>
        <w:b/>
        <w:bCs/>
        <w:sz w:val="22"/>
      </w:rPr>
    </w:pPr>
    <w:r>
      <w:rPr>
        <w:b/>
        <w:bCs/>
        <w:sz w:val="22"/>
      </w:rPr>
      <w:t xml:space="preserve">Implementers Guide for </w:t>
    </w:r>
    <w:r>
      <w:rPr>
        <w:b/>
        <w:bCs/>
        <w:sz w:val="22"/>
        <w:highlight w:val="yellow"/>
      </w:rPr>
      <w:t>{Rec # | Series</w:t>
    </w:r>
    <w:r w:rsidR="005210F6">
      <w:rPr>
        <w:b/>
        <w:bCs/>
        <w:sz w:val="22"/>
        <w:highlight w:val="yellow"/>
      </w:rPr>
      <w:t>)</w:t>
    </w:r>
    <w:r>
      <w:rPr>
        <w:b/>
        <w:bCs/>
        <w:sz w:val="22"/>
      </w:rPr>
      <w:tab/>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25</w:t>
    </w:r>
    <w:r>
      <w:rPr>
        <w:rStyle w:val="PageNumber"/>
        <w:b/>
        <w:bC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980F90" w14:textId="77777777" w:rsidR="009C3585" w:rsidRPr="00B22DA4" w:rsidRDefault="009C3585" w:rsidP="00B22DA4">
    <w:pPr>
      <w:pStyle w:val="Footer"/>
      <w:tabs>
        <w:tab w:val="clear" w:pos="4320"/>
        <w:tab w:val="clear" w:pos="8640"/>
      </w:tabs>
      <w:jc w:val="right"/>
      <w:rPr>
        <w:b/>
        <w:sz w:val="20"/>
      </w:rPr>
    </w:pPr>
    <w:r>
      <w:rPr>
        <w:b/>
        <w:sz w:val="20"/>
      </w:rPr>
      <w:t>FS</w:t>
    </w:r>
    <w:r w:rsidRPr="00D04546">
      <w:rPr>
        <w:b/>
        <w:sz w:val="20"/>
      </w:rPr>
      <w:t>TP-</w:t>
    </w:r>
    <w:r>
      <w:rPr>
        <w:b/>
        <w:sz w:val="20"/>
      </w:rPr>
      <w:t>FNTP</w:t>
    </w:r>
    <w:r w:rsidRPr="00D04546">
      <w:rPr>
        <w:b/>
        <w:sz w:val="20"/>
      </w:rPr>
      <w:t xml:space="preserve"> (2006-11) </w:t>
    </w:r>
    <w:r w:rsidRPr="00D04546">
      <w:rPr>
        <w:b/>
        <w:sz w:val="20"/>
      </w:rPr>
      <w:tab/>
    </w:r>
    <w:r w:rsidRPr="00D04546">
      <w:rPr>
        <w:rStyle w:val="PageNumber"/>
        <w:rFonts w:ascii="Times New Roman Bold" w:hAnsi="Times New Roman Bold"/>
        <w:b/>
        <w:bCs/>
        <w:caps/>
        <w:sz w:val="20"/>
      </w:rPr>
      <w:fldChar w:fldCharType="begin"/>
    </w:r>
    <w:r w:rsidRPr="00D04546">
      <w:rPr>
        <w:rStyle w:val="PageNumber"/>
        <w:rFonts w:ascii="Times New Roman Bold" w:hAnsi="Times New Roman Bold"/>
        <w:b/>
        <w:bCs/>
        <w:caps/>
        <w:sz w:val="20"/>
      </w:rPr>
      <w:instrText xml:space="preserve"> PAGE </w:instrText>
    </w:r>
    <w:r w:rsidRPr="00D04546">
      <w:rPr>
        <w:rStyle w:val="PageNumber"/>
        <w:rFonts w:ascii="Times New Roman Bold" w:hAnsi="Times New Roman Bold"/>
        <w:b/>
        <w:bCs/>
        <w:caps/>
        <w:sz w:val="20"/>
      </w:rPr>
      <w:fldChar w:fldCharType="separate"/>
    </w:r>
    <w:r>
      <w:rPr>
        <w:rStyle w:val="PageNumber"/>
        <w:rFonts w:ascii="Times New Roman Bold" w:hAnsi="Times New Roman Bold"/>
        <w:b/>
        <w:bCs/>
        <w:caps/>
        <w:noProof/>
        <w:sz w:val="20"/>
      </w:rPr>
      <w:t>4</w:t>
    </w:r>
    <w:r w:rsidRPr="00D04546">
      <w:rPr>
        <w:rStyle w:val="PageNumber"/>
        <w:rFonts w:ascii="Times New Roman Bold" w:hAnsi="Times New Roman Bold"/>
        <w:b/>
        <w:bCs/>
        <w:caps/>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A32EE3" w14:textId="77777777" w:rsidR="00FE5A07" w:rsidRDefault="00FE5A07">
      <w:r>
        <w:separator/>
      </w:r>
    </w:p>
  </w:footnote>
  <w:footnote w:type="continuationSeparator" w:id="0">
    <w:p w14:paraId="0E851B6C" w14:textId="77777777" w:rsidR="00FE5A07" w:rsidRDefault="00FE5A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03724"/>
    <w:multiLevelType w:val="hybridMultilevel"/>
    <w:tmpl w:val="077EB960"/>
    <w:lvl w:ilvl="0" w:tplc="08090001">
      <w:start w:val="1"/>
      <w:numFmt w:val="bullet"/>
      <w:lvlText w:val=""/>
      <w:lvlJc w:val="left"/>
      <w:pPr>
        <w:ind w:left="800" w:hanging="400"/>
      </w:pPr>
      <w:rPr>
        <w:rFonts w:ascii="Symbol" w:hAnsi="Symbol"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nsid w:val="1877445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2BF276A"/>
    <w:multiLevelType w:val="hybridMultilevel"/>
    <w:tmpl w:val="02E209B6"/>
    <w:lvl w:ilvl="0" w:tplc="08090001">
      <w:start w:val="1"/>
      <w:numFmt w:val="bullet"/>
      <w:lvlText w:val=""/>
      <w:lvlJc w:val="left"/>
      <w:pPr>
        <w:ind w:left="800" w:hanging="400"/>
      </w:pPr>
      <w:rPr>
        <w:rFonts w:ascii="Symbol" w:hAnsi="Symbol"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3">
    <w:nsid w:val="281C77B0"/>
    <w:multiLevelType w:val="hybridMultilevel"/>
    <w:tmpl w:val="C660DA80"/>
    <w:lvl w:ilvl="0" w:tplc="08090001">
      <w:start w:val="1"/>
      <w:numFmt w:val="bullet"/>
      <w:lvlText w:val=""/>
      <w:lvlJc w:val="left"/>
      <w:pPr>
        <w:ind w:left="800" w:hanging="400"/>
      </w:pPr>
      <w:rPr>
        <w:rFonts w:ascii="Symbol" w:hAnsi="Symbol"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4">
    <w:nsid w:val="2D3F0674"/>
    <w:multiLevelType w:val="hybridMultilevel"/>
    <w:tmpl w:val="5A70CC2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36D26379"/>
    <w:multiLevelType w:val="hybridMultilevel"/>
    <w:tmpl w:val="8ADA5626"/>
    <w:lvl w:ilvl="0" w:tplc="08090001">
      <w:start w:val="1"/>
      <w:numFmt w:val="bullet"/>
      <w:lvlText w:val=""/>
      <w:lvlJc w:val="left"/>
      <w:pPr>
        <w:ind w:left="800" w:hanging="400"/>
      </w:pPr>
      <w:rPr>
        <w:rFonts w:ascii="Symbol" w:hAnsi="Symbol"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6">
    <w:nsid w:val="388C00C7"/>
    <w:multiLevelType w:val="hybridMultilevel"/>
    <w:tmpl w:val="16260DCE"/>
    <w:lvl w:ilvl="0" w:tplc="5F1C4A46">
      <w:start w:val="1"/>
      <w:numFmt w:val="decimal"/>
      <w:lvlText w:val="[%1]"/>
      <w:lvlJc w:val="left"/>
      <w:pPr>
        <w:tabs>
          <w:tab w:val="num" w:pos="576"/>
        </w:tabs>
        <w:ind w:left="57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10F2217"/>
    <w:multiLevelType w:val="multilevel"/>
    <w:tmpl w:val="F390985E"/>
    <w:styleLink w:val="ImportedStyle2"/>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rPr>
    </w:lvl>
  </w:abstractNum>
  <w:abstractNum w:abstractNumId="8">
    <w:nsid w:val="455E7724"/>
    <w:multiLevelType w:val="hybridMultilevel"/>
    <w:tmpl w:val="BBD45FB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66DF37C6"/>
    <w:multiLevelType w:val="hybridMultilevel"/>
    <w:tmpl w:val="C2C0BAF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nsid w:val="6B793D5E"/>
    <w:multiLevelType w:val="hybridMultilevel"/>
    <w:tmpl w:val="1026CE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6F013ABE"/>
    <w:multiLevelType w:val="multilevel"/>
    <w:tmpl w:val="D3D671B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b/>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
  </w:num>
  <w:num w:numId="2">
    <w:abstractNumId w:val="11"/>
  </w:num>
  <w:num w:numId="3">
    <w:abstractNumId w:val="7"/>
  </w:num>
  <w:num w:numId="4">
    <w:abstractNumId w:val="6"/>
  </w:num>
  <w:num w:numId="5">
    <w:abstractNumId w:val="8"/>
  </w:num>
  <w:num w:numId="6">
    <w:abstractNumId w:val="4"/>
  </w:num>
  <w:num w:numId="7">
    <w:abstractNumId w:val="10"/>
  </w:num>
  <w:num w:numId="8">
    <w:abstractNumId w:val="9"/>
  </w:num>
  <w:num w:numId="9">
    <w:abstractNumId w:val="11"/>
  </w:num>
  <w:num w:numId="10">
    <w:abstractNumId w:val="2"/>
  </w:num>
  <w:num w:numId="11">
    <w:abstractNumId w:val="5"/>
  </w:num>
  <w:num w:numId="12">
    <w:abstractNumId w:val="0"/>
  </w:num>
  <w:num w:numId="13">
    <w:abstractNumId w:val="3"/>
  </w:num>
  <w:numIdMacAtCleanup w:val="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nash Agarwal">
    <w15:presenceInfo w15:providerId="None" w15:userId="Avinash Agarw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7"/>
  <w:drawingGridHorizontalSpacing w:val="120"/>
  <w:displayHorizont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5CB"/>
    <w:rsid w:val="00003CAA"/>
    <w:rsid w:val="00004A38"/>
    <w:rsid w:val="00006FD8"/>
    <w:rsid w:val="00007949"/>
    <w:rsid w:val="0003282B"/>
    <w:rsid w:val="00034049"/>
    <w:rsid w:val="00055342"/>
    <w:rsid w:val="00058629"/>
    <w:rsid w:val="00062043"/>
    <w:rsid w:val="00067382"/>
    <w:rsid w:val="00073A1A"/>
    <w:rsid w:val="00087100"/>
    <w:rsid w:val="000A1D0A"/>
    <w:rsid w:val="000A4539"/>
    <w:rsid w:val="000A4BC3"/>
    <w:rsid w:val="000B0226"/>
    <w:rsid w:val="000B48B5"/>
    <w:rsid w:val="000C4375"/>
    <w:rsid w:val="000C6849"/>
    <w:rsid w:val="000D1D3B"/>
    <w:rsid w:val="000E6528"/>
    <w:rsid w:val="000F25D2"/>
    <w:rsid w:val="001010EC"/>
    <w:rsid w:val="00106DC3"/>
    <w:rsid w:val="00127BD2"/>
    <w:rsid w:val="00127CDE"/>
    <w:rsid w:val="00133E4A"/>
    <w:rsid w:val="00142879"/>
    <w:rsid w:val="00146A98"/>
    <w:rsid w:val="00152C27"/>
    <w:rsid w:val="00161854"/>
    <w:rsid w:val="00171DE8"/>
    <w:rsid w:val="00190A2B"/>
    <w:rsid w:val="00194D55"/>
    <w:rsid w:val="001A705C"/>
    <w:rsid w:val="001B69B4"/>
    <w:rsid w:val="001C1902"/>
    <w:rsid w:val="001E0A1C"/>
    <w:rsid w:val="002064D6"/>
    <w:rsid w:val="00216074"/>
    <w:rsid w:val="002240A7"/>
    <w:rsid w:val="00232F4C"/>
    <w:rsid w:val="002378FD"/>
    <w:rsid w:val="002506D1"/>
    <w:rsid w:val="0026050F"/>
    <w:rsid w:val="002667D8"/>
    <w:rsid w:val="00280904"/>
    <w:rsid w:val="00284BC4"/>
    <w:rsid w:val="00284CD1"/>
    <w:rsid w:val="0029185B"/>
    <w:rsid w:val="002928DB"/>
    <w:rsid w:val="00297FFA"/>
    <w:rsid w:val="002A45A6"/>
    <w:rsid w:val="002B0E11"/>
    <w:rsid w:val="002B2E49"/>
    <w:rsid w:val="002B6585"/>
    <w:rsid w:val="002C16BF"/>
    <w:rsid w:val="002C1A6F"/>
    <w:rsid w:val="002C4637"/>
    <w:rsid w:val="002C67BB"/>
    <w:rsid w:val="002D1C18"/>
    <w:rsid w:val="002D41EB"/>
    <w:rsid w:val="002E21DD"/>
    <w:rsid w:val="002F0217"/>
    <w:rsid w:val="0030222D"/>
    <w:rsid w:val="003076FB"/>
    <w:rsid w:val="00320C88"/>
    <w:rsid w:val="003233ED"/>
    <w:rsid w:val="00341D52"/>
    <w:rsid w:val="00345BD3"/>
    <w:rsid w:val="00355736"/>
    <w:rsid w:val="003859FC"/>
    <w:rsid w:val="003A4716"/>
    <w:rsid w:val="003B5C40"/>
    <w:rsid w:val="003D6ABF"/>
    <w:rsid w:val="003E2ECF"/>
    <w:rsid w:val="003E4AF9"/>
    <w:rsid w:val="003F03EC"/>
    <w:rsid w:val="003F5E77"/>
    <w:rsid w:val="00401596"/>
    <w:rsid w:val="0040627C"/>
    <w:rsid w:val="00412492"/>
    <w:rsid w:val="00441343"/>
    <w:rsid w:val="00467172"/>
    <w:rsid w:val="00467B14"/>
    <w:rsid w:val="00482A6C"/>
    <w:rsid w:val="004864B8"/>
    <w:rsid w:val="00490C80"/>
    <w:rsid w:val="00492BA3"/>
    <w:rsid w:val="004B39E2"/>
    <w:rsid w:val="004C062A"/>
    <w:rsid w:val="004C46CD"/>
    <w:rsid w:val="004C77C4"/>
    <w:rsid w:val="004D3BA7"/>
    <w:rsid w:val="004E56D2"/>
    <w:rsid w:val="00501B49"/>
    <w:rsid w:val="005210F6"/>
    <w:rsid w:val="00524F7A"/>
    <w:rsid w:val="005358E5"/>
    <w:rsid w:val="00560BC4"/>
    <w:rsid w:val="00567CEB"/>
    <w:rsid w:val="005939F7"/>
    <w:rsid w:val="005A55DF"/>
    <w:rsid w:val="005C712C"/>
    <w:rsid w:val="006006E8"/>
    <w:rsid w:val="0060241A"/>
    <w:rsid w:val="00604E19"/>
    <w:rsid w:val="00614441"/>
    <w:rsid w:val="00620605"/>
    <w:rsid w:val="00633928"/>
    <w:rsid w:val="00641720"/>
    <w:rsid w:val="0064792C"/>
    <w:rsid w:val="006558EC"/>
    <w:rsid w:val="00665E46"/>
    <w:rsid w:val="00671B11"/>
    <w:rsid w:val="006727AE"/>
    <w:rsid w:val="00673A4E"/>
    <w:rsid w:val="00675621"/>
    <w:rsid w:val="006935CA"/>
    <w:rsid w:val="006D2635"/>
    <w:rsid w:val="006D4FE8"/>
    <w:rsid w:val="00721F06"/>
    <w:rsid w:val="00737170"/>
    <w:rsid w:val="007531A7"/>
    <w:rsid w:val="0077605A"/>
    <w:rsid w:val="007760C3"/>
    <w:rsid w:val="00785779"/>
    <w:rsid w:val="0078796F"/>
    <w:rsid w:val="007A3CEC"/>
    <w:rsid w:val="007C7FEB"/>
    <w:rsid w:val="007E3D2C"/>
    <w:rsid w:val="007E61C6"/>
    <w:rsid w:val="007F417E"/>
    <w:rsid w:val="0083023F"/>
    <w:rsid w:val="0083651F"/>
    <w:rsid w:val="0084023B"/>
    <w:rsid w:val="00844F16"/>
    <w:rsid w:val="0084623B"/>
    <w:rsid w:val="00886202"/>
    <w:rsid w:val="00886D8F"/>
    <w:rsid w:val="0088751A"/>
    <w:rsid w:val="00897817"/>
    <w:rsid w:val="008A693C"/>
    <w:rsid w:val="008B001E"/>
    <w:rsid w:val="008C2F1C"/>
    <w:rsid w:val="008D24BE"/>
    <w:rsid w:val="008D4639"/>
    <w:rsid w:val="008D7F51"/>
    <w:rsid w:val="008E4872"/>
    <w:rsid w:val="008E6D55"/>
    <w:rsid w:val="008F32F6"/>
    <w:rsid w:val="00907B6B"/>
    <w:rsid w:val="00911869"/>
    <w:rsid w:val="009452D2"/>
    <w:rsid w:val="0095330F"/>
    <w:rsid w:val="00960647"/>
    <w:rsid w:val="00962424"/>
    <w:rsid w:val="00962725"/>
    <w:rsid w:val="009635CB"/>
    <w:rsid w:val="00970CD5"/>
    <w:rsid w:val="00976DB4"/>
    <w:rsid w:val="00981C2C"/>
    <w:rsid w:val="009A4898"/>
    <w:rsid w:val="009A4F98"/>
    <w:rsid w:val="009B0911"/>
    <w:rsid w:val="009B1DA6"/>
    <w:rsid w:val="009C01D1"/>
    <w:rsid w:val="009C3585"/>
    <w:rsid w:val="009C44EC"/>
    <w:rsid w:val="009C46D8"/>
    <w:rsid w:val="009D26EB"/>
    <w:rsid w:val="009D76F7"/>
    <w:rsid w:val="009F4609"/>
    <w:rsid w:val="009F6EC9"/>
    <w:rsid w:val="00A01C5E"/>
    <w:rsid w:val="00A36E26"/>
    <w:rsid w:val="00A3764D"/>
    <w:rsid w:val="00A40B6A"/>
    <w:rsid w:val="00A6449D"/>
    <w:rsid w:val="00A66421"/>
    <w:rsid w:val="00A67186"/>
    <w:rsid w:val="00A735B6"/>
    <w:rsid w:val="00A74437"/>
    <w:rsid w:val="00A7792D"/>
    <w:rsid w:val="00A864F9"/>
    <w:rsid w:val="00A879F0"/>
    <w:rsid w:val="00A90B48"/>
    <w:rsid w:val="00A93B35"/>
    <w:rsid w:val="00AA40FD"/>
    <w:rsid w:val="00AA4884"/>
    <w:rsid w:val="00AF0764"/>
    <w:rsid w:val="00AF3A7B"/>
    <w:rsid w:val="00B01E02"/>
    <w:rsid w:val="00B22DA4"/>
    <w:rsid w:val="00B27C89"/>
    <w:rsid w:val="00B33DFE"/>
    <w:rsid w:val="00B34D2D"/>
    <w:rsid w:val="00B366CC"/>
    <w:rsid w:val="00B41ECE"/>
    <w:rsid w:val="00B51CCD"/>
    <w:rsid w:val="00B6296C"/>
    <w:rsid w:val="00B62BAE"/>
    <w:rsid w:val="00B639E4"/>
    <w:rsid w:val="00B77A22"/>
    <w:rsid w:val="00B8367E"/>
    <w:rsid w:val="00B847E7"/>
    <w:rsid w:val="00B87323"/>
    <w:rsid w:val="00B93849"/>
    <w:rsid w:val="00B94B60"/>
    <w:rsid w:val="00B9744A"/>
    <w:rsid w:val="00BB7441"/>
    <w:rsid w:val="00BB7C6B"/>
    <w:rsid w:val="00BD6371"/>
    <w:rsid w:val="00BF6782"/>
    <w:rsid w:val="00C01300"/>
    <w:rsid w:val="00C066A8"/>
    <w:rsid w:val="00C1062C"/>
    <w:rsid w:val="00C26533"/>
    <w:rsid w:val="00C42501"/>
    <w:rsid w:val="00C57F3E"/>
    <w:rsid w:val="00C71DFD"/>
    <w:rsid w:val="00C80C5B"/>
    <w:rsid w:val="00C93134"/>
    <w:rsid w:val="00C932B1"/>
    <w:rsid w:val="00C97EFE"/>
    <w:rsid w:val="00CA3F8B"/>
    <w:rsid w:val="00CA6A4B"/>
    <w:rsid w:val="00CA7EB6"/>
    <w:rsid w:val="00CB74EE"/>
    <w:rsid w:val="00CD7334"/>
    <w:rsid w:val="00CE189D"/>
    <w:rsid w:val="00CF5DB7"/>
    <w:rsid w:val="00D150B8"/>
    <w:rsid w:val="00D30A67"/>
    <w:rsid w:val="00D452F4"/>
    <w:rsid w:val="00D46926"/>
    <w:rsid w:val="00D509D0"/>
    <w:rsid w:val="00D6427E"/>
    <w:rsid w:val="00D710AF"/>
    <w:rsid w:val="00D8681F"/>
    <w:rsid w:val="00D9069A"/>
    <w:rsid w:val="00D96FEB"/>
    <w:rsid w:val="00DB084F"/>
    <w:rsid w:val="00DB66B8"/>
    <w:rsid w:val="00DC5D9D"/>
    <w:rsid w:val="00DE07BE"/>
    <w:rsid w:val="00DE2D8D"/>
    <w:rsid w:val="00DF41E8"/>
    <w:rsid w:val="00E02690"/>
    <w:rsid w:val="00E12C36"/>
    <w:rsid w:val="00E15860"/>
    <w:rsid w:val="00E348E5"/>
    <w:rsid w:val="00E40345"/>
    <w:rsid w:val="00E41D57"/>
    <w:rsid w:val="00E46AC6"/>
    <w:rsid w:val="00E5214F"/>
    <w:rsid w:val="00E55334"/>
    <w:rsid w:val="00E80E37"/>
    <w:rsid w:val="00E92B39"/>
    <w:rsid w:val="00E93439"/>
    <w:rsid w:val="00EA6F2D"/>
    <w:rsid w:val="00EB3B4B"/>
    <w:rsid w:val="00EB55D9"/>
    <w:rsid w:val="00ED36A7"/>
    <w:rsid w:val="00ED5DD3"/>
    <w:rsid w:val="00EE54CA"/>
    <w:rsid w:val="00F014D0"/>
    <w:rsid w:val="00F01CA4"/>
    <w:rsid w:val="00F040F0"/>
    <w:rsid w:val="00F05ED5"/>
    <w:rsid w:val="00F07D06"/>
    <w:rsid w:val="00F14A92"/>
    <w:rsid w:val="00F24B50"/>
    <w:rsid w:val="00F55633"/>
    <w:rsid w:val="00F62345"/>
    <w:rsid w:val="00F7243D"/>
    <w:rsid w:val="00F84996"/>
    <w:rsid w:val="00F91700"/>
    <w:rsid w:val="00FA0911"/>
    <w:rsid w:val="00FA0EEF"/>
    <w:rsid w:val="00FC1669"/>
    <w:rsid w:val="00FC331F"/>
    <w:rsid w:val="00FC51E5"/>
    <w:rsid w:val="00FD181F"/>
    <w:rsid w:val="00FD7800"/>
    <w:rsid w:val="00FE5A07"/>
    <w:rsid w:val="12C9BFC7"/>
    <w:rsid w:val="579B9F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AF7A1E1"/>
  <w15:docId w15:val="{BFA08193-B0F1-BC44-92AD-8B29626A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IN" w:eastAsia="en-GB" w:bidi="ar-SA"/>
      </w:rPr>
    </w:rPrDefault>
    <w:pPrDefault/>
  </w:docDefaults>
  <w:latentStyles w:defLockedState="0" w:defUIPriority="0" w:defSemiHidden="0" w:defUnhideWhenUsed="0" w:defQFormat="0" w:count="371">
    <w:lsdException w:name="Normal"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D09"/>
    <w:pPr>
      <w:spacing w:before="120"/>
    </w:pPr>
    <w:rPr>
      <w:sz w:val="24"/>
      <w:lang w:val="en-US" w:eastAsia="zh-CN"/>
    </w:rPr>
  </w:style>
  <w:style w:type="paragraph" w:styleId="Heading1">
    <w:name w:val="heading 1"/>
    <w:basedOn w:val="Normal"/>
    <w:next w:val="Normal"/>
    <w:link w:val="Heading1Char"/>
    <w:rsid w:val="00F14A92"/>
    <w:pPr>
      <w:keepNext/>
      <w:numPr>
        <w:numId w:val="2"/>
      </w:numPr>
      <w:spacing w:before="240" w:after="60"/>
      <w:outlineLvl w:val="0"/>
    </w:pPr>
    <w:rPr>
      <w:rFonts w:cs="Arial"/>
      <w:b/>
      <w:bCs/>
      <w:kern w:val="32"/>
      <w:szCs w:val="32"/>
      <w:lang w:val="en-GB" w:eastAsia="ja-JP"/>
    </w:rPr>
  </w:style>
  <w:style w:type="paragraph" w:styleId="Heading2">
    <w:name w:val="heading 2"/>
    <w:basedOn w:val="Normal"/>
    <w:next w:val="Normal"/>
    <w:rsid w:val="00F14A92"/>
    <w:pPr>
      <w:keepNext/>
      <w:numPr>
        <w:ilvl w:val="1"/>
        <w:numId w:val="2"/>
      </w:numPr>
      <w:spacing w:before="240" w:after="60"/>
      <w:outlineLvl w:val="1"/>
    </w:pPr>
    <w:rPr>
      <w:rFonts w:cs="Arial"/>
      <w:b/>
      <w:bCs/>
      <w:iCs/>
      <w:szCs w:val="28"/>
      <w:lang w:val="en-GB" w:eastAsia="ja-JP"/>
    </w:rPr>
  </w:style>
  <w:style w:type="paragraph" w:styleId="Heading3">
    <w:name w:val="heading 3"/>
    <w:basedOn w:val="Normal"/>
    <w:next w:val="Normal"/>
    <w:rsid w:val="00F14A92"/>
    <w:pPr>
      <w:keepNext/>
      <w:numPr>
        <w:ilvl w:val="2"/>
        <w:numId w:val="2"/>
      </w:numPr>
      <w:spacing w:before="240" w:after="60"/>
      <w:outlineLvl w:val="2"/>
    </w:pPr>
    <w:rPr>
      <w:rFonts w:cs="Arial"/>
      <w:b/>
      <w:bCs/>
      <w:szCs w:val="26"/>
      <w:lang w:val="en-GB" w:eastAsia="ja-JP"/>
    </w:rPr>
  </w:style>
  <w:style w:type="paragraph" w:styleId="Heading4">
    <w:name w:val="heading 4"/>
    <w:basedOn w:val="Normal"/>
    <w:next w:val="Normal"/>
    <w:qFormat/>
    <w:rsid w:val="00F14A92"/>
    <w:pPr>
      <w:keepNext/>
      <w:numPr>
        <w:ilvl w:val="3"/>
        <w:numId w:val="2"/>
      </w:numPr>
      <w:spacing w:before="240" w:after="60"/>
      <w:outlineLvl w:val="3"/>
    </w:pPr>
    <w:rPr>
      <w:b/>
      <w:bCs/>
      <w:szCs w:val="28"/>
      <w:lang w:val="en-GB" w:eastAsia="ja-JP"/>
    </w:rPr>
  </w:style>
  <w:style w:type="paragraph" w:styleId="Heading5">
    <w:name w:val="heading 5"/>
    <w:basedOn w:val="Normal"/>
    <w:next w:val="Normal"/>
    <w:qFormat/>
    <w:rsid w:val="00F14A92"/>
    <w:pPr>
      <w:numPr>
        <w:ilvl w:val="4"/>
        <w:numId w:val="2"/>
      </w:numPr>
      <w:spacing w:before="240" w:after="60"/>
      <w:outlineLvl w:val="4"/>
    </w:pPr>
    <w:rPr>
      <w:b/>
      <w:bCs/>
      <w:i/>
      <w:iCs/>
      <w:szCs w:val="26"/>
      <w:lang w:val="en-GB" w:eastAsia="ja-JP"/>
    </w:rPr>
  </w:style>
  <w:style w:type="paragraph" w:styleId="Heading6">
    <w:name w:val="heading 6"/>
    <w:basedOn w:val="Normal"/>
    <w:next w:val="Normal"/>
    <w:rsid w:val="00F14A92"/>
    <w:pPr>
      <w:numPr>
        <w:ilvl w:val="5"/>
        <w:numId w:val="2"/>
      </w:numPr>
      <w:spacing w:before="240" w:after="60"/>
      <w:outlineLvl w:val="5"/>
    </w:pPr>
    <w:rPr>
      <w:b/>
      <w:bCs/>
      <w:szCs w:val="22"/>
      <w:lang w:val="en-GB" w:eastAsia="ja-JP"/>
    </w:rPr>
  </w:style>
  <w:style w:type="paragraph" w:styleId="Heading7">
    <w:name w:val="heading 7"/>
    <w:basedOn w:val="Normal"/>
    <w:next w:val="Normal"/>
    <w:rsid w:val="00F14A92"/>
    <w:pPr>
      <w:numPr>
        <w:ilvl w:val="6"/>
        <w:numId w:val="2"/>
      </w:numPr>
      <w:spacing w:before="240" w:after="60"/>
      <w:outlineLvl w:val="6"/>
    </w:pPr>
    <w:rPr>
      <w:szCs w:val="24"/>
      <w:lang w:val="en-GB" w:eastAsia="ja-JP"/>
    </w:rPr>
  </w:style>
  <w:style w:type="paragraph" w:styleId="Heading8">
    <w:name w:val="heading 8"/>
    <w:basedOn w:val="Normal"/>
    <w:next w:val="Normal"/>
    <w:rsid w:val="00F14A92"/>
    <w:pPr>
      <w:numPr>
        <w:ilvl w:val="7"/>
        <w:numId w:val="2"/>
      </w:numPr>
      <w:spacing w:before="240" w:after="60"/>
      <w:outlineLvl w:val="7"/>
    </w:pPr>
    <w:rPr>
      <w:i/>
      <w:iCs/>
      <w:szCs w:val="24"/>
      <w:lang w:val="en-GB" w:eastAsia="ja-JP"/>
    </w:rPr>
  </w:style>
  <w:style w:type="paragraph" w:styleId="Heading9">
    <w:name w:val="heading 9"/>
    <w:basedOn w:val="Normal"/>
    <w:next w:val="Normal"/>
    <w:rsid w:val="00F14A92"/>
    <w:pPr>
      <w:numPr>
        <w:ilvl w:val="8"/>
        <w:numId w:val="2"/>
      </w:numPr>
      <w:spacing w:before="240" w:after="60"/>
      <w:outlineLvl w:val="8"/>
    </w:pPr>
    <w:rPr>
      <w:rFonts w:cs="Arial"/>
      <w:szCs w:val="2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ASN1">
    <w:name w:val="ASN.1"/>
    <w:rsid w:val="00873B88"/>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Times New Roman" w:hAnsi="Courier New"/>
      <w:b/>
      <w:noProof/>
      <w:lang w:val="en-GB" w:eastAsia="en-US"/>
    </w:rPr>
  </w:style>
  <w:style w:type="table" w:styleId="TableGrid">
    <w:name w:val="Table Grid"/>
    <w:basedOn w:val="TableNormal"/>
    <w:rsid w:val="00A0117B"/>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482A6C"/>
    <w:pPr>
      <w:tabs>
        <w:tab w:val="left" w:pos="480"/>
        <w:tab w:val="right" w:leader="dot" w:pos="9629"/>
      </w:tabs>
      <w:spacing w:after="120"/>
    </w:pPr>
    <w:rPr>
      <w:b/>
      <w:bCs/>
      <w:caps/>
      <w:sz w:val="20"/>
      <w:szCs w:val="24"/>
    </w:rPr>
  </w:style>
  <w:style w:type="paragraph" w:styleId="TOC2">
    <w:name w:val="toc 2"/>
    <w:basedOn w:val="Normal"/>
    <w:next w:val="Normal"/>
    <w:autoRedefine/>
    <w:uiPriority w:val="39"/>
    <w:rsid w:val="00A0117B"/>
    <w:pPr>
      <w:spacing w:before="0"/>
      <w:ind w:left="240"/>
    </w:pPr>
    <w:rPr>
      <w:smallCaps/>
      <w:sz w:val="20"/>
      <w:szCs w:val="24"/>
    </w:rPr>
  </w:style>
  <w:style w:type="paragraph" w:styleId="TOC3">
    <w:name w:val="toc 3"/>
    <w:basedOn w:val="Normal"/>
    <w:next w:val="Normal"/>
    <w:autoRedefine/>
    <w:uiPriority w:val="39"/>
    <w:rsid w:val="00A0117B"/>
    <w:pPr>
      <w:spacing w:before="0"/>
      <w:ind w:left="480"/>
    </w:pPr>
    <w:rPr>
      <w:i/>
      <w:iCs/>
      <w:sz w:val="20"/>
      <w:szCs w:val="24"/>
    </w:rPr>
  </w:style>
  <w:style w:type="character" w:styleId="Hyperlink">
    <w:name w:val="Hyperlink"/>
    <w:aliases w:val="超级链接,CEO_Hyperlink,超?级链,Style 58,超????,하이퍼링크2"/>
    <w:uiPriority w:val="99"/>
    <w:qFormat/>
    <w:rsid w:val="00A0117B"/>
    <w:rPr>
      <w:color w:val="0000FF"/>
      <w:u w:val="single"/>
    </w:rPr>
  </w:style>
  <w:style w:type="paragraph" w:styleId="CommentText">
    <w:name w:val="annotation text"/>
    <w:basedOn w:val="Normal"/>
    <w:link w:val="CommentTextChar"/>
    <w:uiPriority w:val="99"/>
    <w:semiHidden/>
    <w:rsid w:val="00A0117B"/>
    <w:rPr>
      <w:rFonts w:eastAsia="Times New Roman"/>
      <w:sz w:val="20"/>
      <w:lang w:eastAsia="en-US"/>
    </w:rPr>
  </w:style>
  <w:style w:type="character" w:styleId="FollowedHyperlink">
    <w:name w:val="FollowedHyperlink"/>
    <w:rsid w:val="00A0117B"/>
    <w:rPr>
      <w:color w:val="800080"/>
      <w:u w:val="single"/>
    </w:rPr>
  </w:style>
  <w:style w:type="paragraph" w:customStyle="1" w:styleId="Figurelegend">
    <w:name w:val="Figure_legend"/>
    <w:basedOn w:val="Normal"/>
    <w:rsid w:val="00F27B26"/>
    <w:pPr>
      <w:keepNext/>
      <w:keepLines/>
      <w:overflowPunct w:val="0"/>
      <w:autoSpaceDE w:val="0"/>
      <w:autoSpaceDN w:val="0"/>
      <w:adjustRightInd w:val="0"/>
      <w:spacing w:before="20" w:after="20"/>
    </w:pPr>
    <w:rPr>
      <w:rFonts w:eastAsia="Times New Roman"/>
      <w:sz w:val="18"/>
      <w:lang w:val="en-GB" w:eastAsia="en-US"/>
    </w:rPr>
  </w:style>
  <w:style w:type="paragraph" w:customStyle="1" w:styleId="Normalaftertitle">
    <w:name w:val="Normal after title"/>
    <w:basedOn w:val="Normal"/>
    <w:next w:val="Normal"/>
    <w:rsid w:val="00166D09"/>
    <w:pPr>
      <w:tabs>
        <w:tab w:val="left" w:pos="794"/>
        <w:tab w:val="left" w:pos="1191"/>
        <w:tab w:val="left" w:pos="1588"/>
        <w:tab w:val="left" w:pos="1985"/>
      </w:tabs>
      <w:spacing w:before="320"/>
    </w:pPr>
    <w:rPr>
      <w:rFonts w:eastAsia="SimSun"/>
      <w:lang w:val="en-GB" w:eastAsia="en-US"/>
    </w:rPr>
  </w:style>
  <w:style w:type="character" w:styleId="CommentReference">
    <w:name w:val="annotation reference"/>
    <w:uiPriority w:val="99"/>
    <w:semiHidden/>
    <w:rsid w:val="00166D09"/>
    <w:rPr>
      <w:sz w:val="16"/>
    </w:rPr>
  </w:style>
  <w:style w:type="paragraph" w:customStyle="1" w:styleId="Normalaftertitle0">
    <w:name w:val="Normal_after_title"/>
    <w:basedOn w:val="Normal"/>
    <w:next w:val="Normal"/>
    <w:rsid w:val="00166D09"/>
    <w:pPr>
      <w:tabs>
        <w:tab w:val="left" w:pos="794"/>
        <w:tab w:val="left" w:pos="1191"/>
        <w:tab w:val="left" w:pos="1588"/>
        <w:tab w:val="left" w:pos="1985"/>
      </w:tabs>
      <w:overflowPunct w:val="0"/>
      <w:autoSpaceDE w:val="0"/>
      <w:autoSpaceDN w:val="0"/>
      <w:adjustRightInd w:val="0"/>
      <w:spacing w:before="360"/>
      <w:textAlignment w:val="baseline"/>
    </w:pPr>
    <w:rPr>
      <w:rFonts w:eastAsia="SimSun"/>
      <w:lang w:val="en-GB" w:eastAsia="en-US"/>
    </w:rPr>
  </w:style>
  <w:style w:type="paragraph" w:customStyle="1" w:styleId="Rectitle">
    <w:name w:val="Rec_title"/>
    <w:basedOn w:val="Normal"/>
    <w:next w:val="Normalaftertitle0"/>
    <w:rsid w:val="00166D09"/>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rFonts w:eastAsia="SimSun"/>
      <w:b/>
      <w:sz w:val="28"/>
      <w:lang w:val="en-GB" w:eastAsia="en-US"/>
    </w:rPr>
  </w:style>
  <w:style w:type="paragraph" w:customStyle="1" w:styleId="RecNo">
    <w:name w:val="Rec_No"/>
    <w:basedOn w:val="Normal"/>
    <w:next w:val="Normal"/>
    <w:rsid w:val="00166D09"/>
    <w:pPr>
      <w:keepNext/>
      <w:keepLines/>
      <w:tabs>
        <w:tab w:val="left" w:pos="794"/>
        <w:tab w:val="left" w:pos="1191"/>
        <w:tab w:val="left" w:pos="1588"/>
        <w:tab w:val="left" w:pos="1985"/>
      </w:tabs>
      <w:overflowPunct w:val="0"/>
      <w:autoSpaceDE w:val="0"/>
      <w:autoSpaceDN w:val="0"/>
      <w:adjustRightInd w:val="0"/>
      <w:textAlignment w:val="baseline"/>
    </w:pPr>
    <w:rPr>
      <w:rFonts w:eastAsia="Times New Roman"/>
      <w:b/>
      <w:sz w:val="28"/>
      <w:lang w:val="en-GB" w:eastAsia="en-US"/>
    </w:rPr>
  </w:style>
  <w:style w:type="paragraph" w:styleId="TOC4">
    <w:name w:val="toc 4"/>
    <w:basedOn w:val="Normal"/>
    <w:next w:val="Normal"/>
    <w:autoRedefine/>
    <w:semiHidden/>
    <w:rsid w:val="00166D09"/>
    <w:pPr>
      <w:spacing w:before="0"/>
      <w:ind w:left="720"/>
    </w:pPr>
    <w:rPr>
      <w:sz w:val="18"/>
      <w:szCs w:val="21"/>
    </w:rPr>
  </w:style>
  <w:style w:type="paragraph" w:styleId="TOC5">
    <w:name w:val="toc 5"/>
    <w:basedOn w:val="Normal"/>
    <w:next w:val="Normal"/>
    <w:autoRedefine/>
    <w:semiHidden/>
    <w:rsid w:val="00166D09"/>
    <w:pPr>
      <w:spacing w:before="0"/>
      <w:ind w:left="960"/>
    </w:pPr>
    <w:rPr>
      <w:sz w:val="18"/>
      <w:szCs w:val="21"/>
    </w:rPr>
  </w:style>
  <w:style w:type="paragraph" w:styleId="TOC6">
    <w:name w:val="toc 6"/>
    <w:basedOn w:val="Normal"/>
    <w:next w:val="Normal"/>
    <w:autoRedefine/>
    <w:semiHidden/>
    <w:rsid w:val="00166D09"/>
    <w:pPr>
      <w:spacing w:before="0"/>
      <w:ind w:left="1200"/>
    </w:pPr>
    <w:rPr>
      <w:sz w:val="18"/>
      <w:szCs w:val="21"/>
    </w:rPr>
  </w:style>
  <w:style w:type="paragraph" w:styleId="TOC7">
    <w:name w:val="toc 7"/>
    <w:basedOn w:val="Normal"/>
    <w:next w:val="Normal"/>
    <w:autoRedefine/>
    <w:semiHidden/>
    <w:rsid w:val="00166D09"/>
    <w:pPr>
      <w:spacing w:before="0"/>
      <w:ind w:left="1440"/>
    </w:pPr>
    <w:rPr>
      <w:sz w:val="18"/>
      <w:szCs w:val="21"/>
    </w:rPr>
  </w:style>
  <w:style w:type="paragraph" w:styleId="TOC8">
    <w:name w:val="toc 8"/>
    <w:basedOn w:val="Normal"/>
    <w:next w:val="Normal"/>
    <w:autoRedefine/>
    <w:semiHidden/>
    <w:rsid w:val="00166D09"/>
    <w:pPr>
      <w:spacing w:before="0"/>
      <w:ind w:left="1680"/>
    </w:pPr>
    <w:rPr>
      <w:sz w:val="18"/>
      <w:szCs w:val="21"/>
    </w:rPr>
  </w:style>
  <w:style w:type="paragraph" w:styleId="TOC9">
    <w:name w:val="toc 9"/>
    <w:basedOn w:val="Normal"/>
    <w:next w:val="Normal"/>
    <w:autoRedefine/>
    <w:semiHidden/>
    <w:rsid w:val="00166D09"/>
    <w:pPr>
      <w:spacing w:before="0"/>
      <w:ind w:left="1920"/>
    </w:pPr>
    <w:rPr>
      <w:sz w:val="18"/>
      <w:szCs w:val="21"/>
    </w:rPr>
  </w:style>
  <w:style w:type="paragraph" w:customStyle="1" w:styleId="FigureNotitle">
    <w:name w:val="Figure_No &amp; title"/>
    <w:basedOn w:val="Normal"/>
    <w:next w:val="Normal"/>
    <w:qFormat/>
    <w:rsid w:val="00EF328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lang w:val="en-GB" w:eastAsia="en-US"/>
    </w:rPr>
  </w:style>
  <w:style w:type="paragraph" w:styleId="BalloonText">
    <w:name w:val="Balloon Text"/>
    <w:basedOn w:val="Normal"/>
    <w:semiHidden/>
    <w:rsid w:val="00FE7DA8"/>
    <w:rPr>
      <w:rFonts w:ascii="ヒラギノ角ゴ Pro W3" w:eastAsia="ヒラギノ角ゴ Pro W3"/>
      <w:sz w:val="18"/>
      <w:szCs w:val="18"/>
    </w:rPr>
  </w:style>
  <w:style w:type="paragraph" w:styleId="CommentSubject">
    <w:name w:val="annotation subject"/>
    <w:basedOn w:val="CommentText"/>
    <w:next w:val="CommentText"/>
    <w:semiHidden/>
    <w:rsid w:val="00003CAA"/>
    <w:rPr>
      <w:rFonts w:eastAsia="MS Mincho"/>
      <w:b/>
      <w:bCs/>
      <w:lang w:eastAsia="zh-CN"/>
    </w:rPr>
  </w:style>
  <w:style w:type="paragraph" w:customStyle="1" w:styleId="TableNotitle">
    <w:name w:val="Table_No &amp; title"/>
    <w:basedOn w:val="Normal"/>
    <w:next w:val="Normal"/>
    <w:qFormat/>
    <w:rsid w:val="00C42501"/>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rFonts w:eastAsia="Times New Roman"/>
      <w:b/>
      <w:lang w:val="en-GB" w:eastAsia="en-US"/>
    </w:rPr>
  </w:style>
  <w:style w:type="paragraph" w:customStyle="1" w:styleId="Equation">
    <w:name w:val="Equation"/>
    <w:basedOn w:val="Normal"/>
    <w:rsid w:val="00C42501"/>
    <w:pPr>
      <w:tabs>
        <w:tab w:val="left" w:pos="794"/>
        <w:tab w:val="center" w:pos="4820"/>
        <w:tab w:val="right" w:pos="9639"/>
      </w:tabs>
      <w:overflowPunct w:val="0"/>
      <w:autoSpaceDE w:val="0"/>
      <w:autoSpaceDN w:val="0"/>
      <w:adjustRightInd w:val="0"/>
      <w:textAlignment w:val="baseline"/>
    </w:pPr>
    <w:rPr>
      <w:rFonts w:eastAsia="Times New Roman"/>
      <w:lang w:val="en-GB" w:eastAsia="en-US"/>
    </w:rPr>
  </w:style>
  <w:style w:type="paragraph" w:customStyle="1" w:styleId="Headingb">
    <w:name w:val="Heading_b"/>
    <w:basedOn w:val="Normal"/>
    <w:next w:val="Normal"/>
    <w:qFormat/>
    <w:rsid w:val="00F14A92"/>
    <w:pPr>
      <w:keepNext/>
      <w:tabs>
        <w:tab w:val="left" w:pos="794"/>
        <w:tab w:val="left" w:pos="1191"/>
        <w:tab w:val="left" w:pos="1588"/>
        <w:tab w:val="left" w:pos="1985"/>
      </w:tabs>
      <w:overflowPunct w:val="0"/>
      <w:autoSpaceDE w:val="0"/>
      <w:autoSpaceDN w:val="0"/>
      <w:adjustRightInd w:val="0"/>
      <w:spacing w:before="160"/>
      <w:textAlignment w:val="baseline"/>
    </w:pPr>
    <w:rPr>
      <w:b/>
      <w:lang w:val="en-GB" w:eastAsia="ja-JP"/>
    </w:rPr>
  </w:style>
  <w:style w:type="paragraph" w:customStyle="1" w:styleId="AnnexNotitle">
    <w:name w:val="Annex_No &amp; title"/>
    <w:basedOn w:val="Normal"/>
    <w:next w:val="Normal"/>
    <w:rsid w:val="0029185B"/>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lang w:val="en-GB" w:eastAsia="en-US"/>
    </w:rPr>
  </w:style>
  <w:style w:type="paragraph" w:customStyle="1" w:styleId="AppendixNotitle">
    <w:name w:val="Appendix_No &amp; title"/>
    <w:basedOn w:val="AnnexNotitle"/>
    <w:next w:val="Normal"/>
    <w:rsid w:val="0029185B"/>
  </w:style>
  <w:style w:type="paragraph" w:styleId="TableofFigures">
    <w:name w:val="table of figures"/>
    <w:basedOn w:val="Normal"/>
    <w:next w:val="Normal"/>
    <w:uiPriority w:val="99"/>
    <w:rsid w:val="00F14A92"/>
    <w:pPr>
      <w:tabs>
        <w:tab w:val="right" w:leader="dot" w:pos="9639"/>
      </w:tabs>
      <w:overflowPunct w:val="0"/>
      <w:autoSpaceDE w:val="0"/>
      <w:autoSpaceDN w:val="0"/>
      <w:adjustRightInd w:val="0"/>
      <w:textAlignment w:val="baseline"/>
    </w:pPr>
    <w:rPr>
      <w:smallCaps/>
      <w:sz w:val="20"/>
      <w:szCs w:val="24"/>
      <w:lang w:val="en-GB" w:eastAsia="en-US"/>
    </w:rPr>
  </w:style>
  <w:style w:type="paragraph" w:customStyle="1" w:styleId="Heading1Centered">
    <w:name w:val="Heading 1 Centered"/>
    <w:basedOn w:val="Heading1"/>
    <w:rsid w:val="00F14A92"/>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paragraph" w:customStyle="1" w:styleId="Headingi">
    <w:name w:val="Heading_i"/>
    <w:basedOn w:val="Normal"/>
    <w:next w:val="Normal"/>
    <w:rsid w:val="00F14A92"/>
    <w:pPr>
      <w:keepNext/>
      <w:tabs>
        <w:tab w:val="left" w:pos="794"/>
        <w:tab w:val="left" w:pos="1191"/>
        <w:tab w:val="left" w:pos="1588"/>
        <w:tab w:val="left" w:pos="1985"/>
      </w:tabs>
      <w:overflowPunct w:val="0"/>
      <w:autoSpaceDE w:val="0"/>
      <w:autoSpaceDN w:val="0"/>
      <w:adjustRightInd w:val="0"/>
      <w:spacing w:before="160"/>
      <w:textAlignment w:val="baseline"/>
    </w:pPr>
    <w:rPr>
      <w:i/>
      <w:lang w:val="en-GB" w:eastAsia="ja-JP"/>
    </w:rPr>
  </w:style>
  <w:style w:type="paragraph" w:customStyle="1" w:styleId="Headingib">
    <w:name w:val="Heading_ib"/>
    <w:basedOn w:val="Headingi"/>
    <w:qFormat/>
    <w:rsid w:val="00F14A92"/>
    <w:rPr>
      <w:b/>
      <w:bCs/>
    </w:rPr>
  </w:style>
  <w:style w:type="paragraph" w:customStyle="1" w:styleId="Tablehead">
    <w:name w:val="Table_head"/>
    <w:basedOn w:val="Normal"/>
    <w:next w:val="Normal"/>
    <w:rsid w:val="00F14A92"/>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lang w:val="en-GB" w:eastAsia="en-US"/>
    </w:rPr>
  </w:style>
  <w:style w:type="paragraph" w:customStyle="1" w:styleId="Tabletext">
    <w:name w:val="Table_text"/>
    <w:basedOn w:val="Normal"/>
    <w:rsid w:val="00F14A9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Figure">
    <w:name w:val="Figure"/>
    <w:basedOn w:val="Normal"/>
    <w:next w:val="Normal"/>
    <w:rsid w:val="00F14A92"/>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lang w:val="en-GB" w:eastAsia="en-US"/>
    </w:rPr>
  </w:style>
  <w:style w:type="paragraph" w:customStyle="1" w:styleId="toc0">
    <w:name w:val="toc 0"/>
    <w:basedOn w:val="Normal"/>
    <w:next w:val="TOC1"/>
    <w:rsid w:val="00F05ED5"/>
    <w:pPr>
      <w:tabs>
        <w:tab w:val="right" w:pos="9639"/>
      </w:tabs>
      <w:overflowPunct w:val="0"/>
      <w:autoSpaceDE w:val="0"/>
      <w:autoSpaceDN w:val="0"/>
      <w:adjustRightInd w:val="0"/>
      <w:jc w:val="right"/>
      <w:textAlignment w:val="baseline"/>
    </w:pPr>
    <w:rPr>
      <w:rFonts w:eastAsia="Times New Roman"/>
      <w:b/>
      <w:lang w:val="en-GB" w:eastAsia="en-US"/>
    </w:rPr>
  </w:style>
  <w:style w:type="paragraph" w:styleId="List2">
    <w:name w:val="List 2"/>
    <w:basedOn w:val="Normal"/>
    <w:rsid w:val="0060241A"/>
    <w:pPr>
      <w:tabs>
        <w:tab w:val="left" w:pos="794"/>
        <w:tab w:val="left" w:pos="1191"/>
        <w:tab w:val="left" w:pos="1588"/>
        <w:tab w:val="left" w:pos="1985"/>
      </w:tabs>
      <w:overflowPunct w:val="0"/>
      <w:autoSpaceDE w:val="0"/>
      <w:autoSpaceDN w:val="0"/>
      <w:adjustRightInd w:val="0"/>
      <w:ind w:left="566" w:hanging="283"/>
      <w:textAlignment w:val="baseline"/>
    </w:pPr>
    <w:rPr>
      <w:rFonts w:eastAsia="Times New Roman"/>
      <w:szCs w:val="24"/>
      <w:lang w:val="en-GB" w:eastAsia="en-US"/>
    </w:rPr>
  </w:style>
  <w:style w:type="paragraph" w:styleId="List3">
    <w:name w:val="List 3"/>
    <w:basedOn w:val="Normal"/>
    <w:rsid w:val="0060241A"/>
    <w:pPr>
      <w:tabs>
        <w:tab w:val="left" w:pos="794"/>
        <w:tab w:val="left" w:pos="1191"/>
        <w:tab w:val="left" w:pos="1588"/>
        <w:tab w:val="left" w:pos="1985"/>
      </w:tabs>
      <w:overflowPunct w:val="0"/>
      <w:autoSpaceDE w:val="0"/>
      <w:autoSpaceDN w:val="0"/>
      <w:adjustRightInd w:val="0"/>
      <w:ind w:left="849" w:hanging="283"/>
      <w:textAlignment w:val="baseline"/>
    </w:pPr>
    <w:rPr>
      <w:rFonts w:eastAsia="Times New Roman"/>
      <w:szCs w:val="24"/>
      <w:lang w:val="en-GB" w:eastAsia="en-US"/>
    </w:rPr>
  </w:style>
  <w:style w:type="paragraph" w:styleId="List4">
    <w:name w:val="List 4"/>
    <w:basedOn w:val="Normal"/>
    <w:rsid w:val="0060241A"/>
    <w:pPr>
      <w:tabs>
        <w:tab w:val="left" w:pos="794"/>
        <w:tab w:val="left" w:pos="1191"/>
        <w:tab w:val="left" w:pos="1588"/>
        <w:tab w:val="left" w:pos="1985"/>
      </w:tabs>
      <w:overflowPunct w:val="0"/>
      <w:autoSpaceDE w:val="0"/>
      <w:autoSpaceDN w:val="0"/>
      <w:adjustRightInd w:val="0"/>
      <w:ind w:left="1132" w:hanging="283"/>
      <w:textAlignment w:val="baseline"/>
    </w:pPr>
    <w:rPr>
      <w:rFonts w:eastAsia="Times New Roman"/>
      <w:szCs w:val="24"/>
      <w:lang w:val="en-GB" w:eastAsia="en-US"/>
    </w:rPr>
  </w:style>
  <w:style w:type="paragraph" w:styleId="List5">
    <w:name w:val="List 5"/>
    <w:basedOn w:val="Normal"/>
    <w:rsid w:val="0060241A"/>
    <w:pPr>
      <w:tabs>
        <w:tab w:val="left" w:pos="794"/>
        <w:tab w:val="left" w:pos="1191"/>
        <w:tab w:val="left" w:pos="1588"/>
        <w:tab w:val="left" w:pos="1985"/>
      </w:tabs>
      <w:overflowPunct w:val="0"/>
      <w:autoSpaceDE w:val="0"/>
      <w:autoSpaceDN w:val="0"/>
      <w:adjustRightInd w:val="0"/>
      <w:ind w:left="1415" w:hanging="283"/>
      <w:textAlignment w:val="baseline"/>
    </w:pPr>
    <w:rPr>
      <w:rFonts w:eastAsia="Times New Roman"/>
      <w:szCs w:val="24"/>
      <w:lang w:val="en-GB" w:eastAsia="en-US"/>
    </w:rPr>
  </w:style>
  <w:style w:type="paragraph" w:styleId="Caption">
    <w:name w:val="caption"/>
    <w:basedOn w:val="Normal"/>
    <w:next w:val="Normal"/>
    <w:rsid w:val="0060241A"/>
    <w:pPr>
      <w:spacing w:after="120"/>
      <w:jc w:val="center"/>
    </w:pPr>
    <w:rPr>
      <w:rFonts w:eastAsia="Times New Roman"/>
      <w:b/>
      <w:bCs/>
      <w:szCs w:val="24"/>
      <w:lang w:val="en-GB" w:eastAsia="en-US"/>
    </w:rPr>
  </w:style>
  <w:style w:type="paragraph" w:customStyle="1" w:styleId="Tablelegend">
    <w:name w:val="Table_legend"/>
    <w:basedOn w:val="Normal"/>
    <w:rsid w:val="0060241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lang w:val="en-GB" w:eastAsia="en-US"/>
    </w:rPr>
  </w:style>
  <w:style w:type="paragraph" w:styleId="TOCHeading">
    <w:name w:val="TOC Heading"/>
    <w:basedOn w:val="Heading1"/>
    <w:next w:val="Normal"/>
    <w:uiPriority w:val="39"/>
    <w:semiHidden/>
    <w:unhideWhenUsed/>
    <w:qFormat/>
    <w:rsid w:val="0060241A"/>
    <w:pPr>
      <w:keepLines/>
      <w:numPr>
        <w:numId w:val="0"/>
      </w:numPr>
      <w:spacing w:before="480" w:after="0" w:line="276" w:lineRule="auto"/>
      <w:outlineLvl w:val="9"/>
    </w:pPr>
    <w:rPr>
      <w:rFonts w:ascii="Cambria" w:eastAsia="SimSun" w:hAnsi="Cambria" w:cs="Times New Roman"/>
      <w:color w:val="365F91"/>
      <w:kern w:val="0"/>
      <w:sz w:val="28"/>
      <w:szCs w:val="28"/>
      <w:lang w:val="en-US" w:eastAsia="en-US"/>
    </w:rPr>
  </w:style>
  <w:style w:type="character" w:customStyle="1" w:styleId="Heading1Char">
    <w:name w:val="Heading 1 Char"/>
    <w:link w:val="Heading1"/>
    <w:rsid w:val="009635CB"/>
    <w:rPr>
      <w:rFonts w:cs="Arial"/>
      <w:b/>
      <w:bCs/>
      <w:kern w:val="32"/>
      <w:sz w:val="24"/>
      <w:szCs w:val="32"/>
      <w:lang w:val="en-GB" w:eastAsia="ja-JP"/>
    </w:rPr>
  </w:style>
  <w:style w:type="paragraph" w:styleId="Revision">
    <w:name w:val="Revision"/>
    <w:hidden/>
    <w:uiPriority w:val="99"/>
    <w:semiHidden/>
    <w:rsid w:val="009635CB"/>
    <w:rPr>
      <w:sz w:val="24"/>
      <w:lang w:val="en-US" w:eastAsia="zh-CN"/>
    </w:rPr>
  </w:style>
  <w:style w:type="character" w:styleId="Emphasis">
    <w:name w:val="Emphasis"/>
    <w:rsid w:val="009635CB"/>
    <w:rPr>
      <w:i/>
      <w:iCs/>
    </w:rPr>
  </w:style>
  <w:style w:type="character" w:styleId="Strong">
    <w:name w:val="Strong"/>
    <w:rsid w:val="009635CB"/>
    <w:rPr>
      <w:b/>
      <w:bCs/>
    </w:rPr>
  </w:style>
  <w:style w:type="paragraph" w:styleId="Quote">
    <w:name w:val="Quote"/>
    <w:basedOn w:val="Normal"/>
    <w:next w:val="Normal"/>
    <w:link w:val="QuoteChar"/>
    <w:uiPriority w:val="29"/>
    <w:rsid w:val="009635CB"/>
    <w:pPr>
      <w:spacing w:before="200" w:after="160"/>
      <w:ind w:left="864" w:right="864"/>
      <w:jc w:val="center"/>
    </w:pPr>
    <w:rPr>
      <w:i/>
      <w:iCs/>
      <w:color w:val="404040"/>
    </w:rPr>
  </w:style>
  <w:style w:type="character" w:customStyle="1" w:styleId="QuoteChar">
    <w:name w:val="Quote Char"/>
    <w:link w:val="Quote"/>
    <w:uiPriority w:val="29"/>
    <w:rsid w:val="009635CB"/>
    <w:rPr>
      <w:i/>
      <w:iCs/>
      <w:color w:val="404040"/>
      <w:sz w:val="24"/>
    </w:rPr>
  </w:style>
  <w:style w:type="character" w:customStyle="1" w:styleId="CommentTextChar">
    <w:name w:val="Comment Text Char"/>
    <w:link w:val="CommentText"/>
    <w:uiPriority w:val="99"/>
    <w:semiHidden/>
    <w:rsid w:val="00127BD2"/>
    <w:rPr>
      <w:rFonts w:eastAsia="Times New Roman"/>
      <w:lang w:eastAsia="en-US"/>
    </w:rPr>
  </w:style>
  <w:style w:type="character" w:customStyle="1" w:styleId="1">
    <w:name w:val="멘션1"/>
    <w:uiPriority w:val="99"/>
    <w:unhideWhenUsed/>
    <w:rsid w:val="00127BD2"/>
    <w:rPr>
      <w:color w:val="2B579A"/>
      <w:shd w:val="clear" w:color="auto" w:fill="E1DFDD"/>
    </w:rPr>
  </w:style>
  <w:style w:type="paragraph" w:customStyle="1" w:styleId="VenueDate">
    <w:name w:val="VenueDate"/>
    <w:basedOn w:val="Normal"/>
    <w:rsid w:val="00127BD2"/>
    <w:pPr>
      <w:overflowPunct w:val="0"/>
      <w:autoSpaceDE w:val="0"/>
      <w:autoSpaceDN w:val="0"/>
      <w:adjustRightInd w:val="0"/>
      <w:jc w:val="right"/>
      <w:textAlignment w:val="baseline"/>
    </w:pPr>
    <w:rPr>
      <w:rFonts w:eastAsia="Times New Roman"/>
      <w:lang w:val="en-GB" w:eastAsia="en-US"/>
    </w:rPr>
  </w:style>
  <w:style w:type="paragraph" w:customStyle="1" w:styleId="TPapproval">
    <w:name w:val="TPapproval"/>
    <w:basedOn w:val="Normal"/>
    <w:rsid w:val="00A40B6A"/>
    <w:pPr>
      <w:wordWrap w:val="0"/>
      <w:spacing w:before="284"/>
      <w:jc w:val="right"/>
    </w:pPr>
    <w:rPr>
      <w:rFonts w:ascii="Arial" w:hAnsi="Arial"/>
      <w:sz w:val="28"/>
      <w:lang w:val="en-GB"/>
    </w:rPr>
  </w:style>
  <w:style w:type="paragraph" w:customStyle="1" w:styleId="TRnumber">
    <w:name w:val="TRnumber"/>
    <w:basedOn w:val="Normal"/>
    <w:rsid w:val="00CB74EE"/>
    <w:pPr>
      <w:tabs>
        <w:tab w:val="right" w:pos="9639"/>
      </w:tabs>
    </w:pPr>
    <w:rPr>
      <w:rFonts w:ascii="Arial" w:hAnsi="Arial" w:cs="Arial"/>
      <w:b/>
      <w:bCs/>
      <w:sz w:val="36"/>
      <w:lang w:val="en-GB"/>
    </w:rPr>
  </w:style>
  <w:style w:type="paragraph" w:customStyle="1" w:styleId="TRtitle">
    <w:name w:val="TRtitle"/>
    <w:basedOn w:val="Normal"/>
    <w:rsid w:val="00CB74EE"/>
    <w:pPr>
      <w:tabs>
        <w:tab w:val="right" w:pos="9639"/>
      </w:tabs>
      <w:spacing w:before="0"/>
    </w:pPr>
    <w:rPr>
      <w:rFonts w:ascii="Arial" w:hAnsi="Arial" w:cs="Arial"/>
      <w:b/>
      <w:bCs/>
      <w:sz w:val="36"/>
      <w:lang w:val="en-GB"/>
    </w:rPr>
  </w:style>
  <w:style w:type="paragraph" w:customStyle="1" w:styleId="TSBHeaderQuestion">
    <w:name w:val="TSBHeaderQuestion"/>
    <w:basedOn w:val="Normal"/>
    <w:rsid w:val="000A4539"/>
    <w:rPr>
      <w:rFonts w:eastAsia="SimSun"/>
      <w:szCs w:val="24"/>
      <w:lang w:val="en-GB" w:eastAsia="ja-JP"/>
    </w:rPr>
  </w:style>
  <w:style w:type="paragraph" w:customStyle="1" w:styleId="TSBHeaderSource">
    <w:name w:val="TSBHeaderSource"/>
    <w:basedOn w:val="Normal"/>
    <w:rsid w:val="000A4539"/>
    <w:rPr>
      <w:rFonts w:eastAsia="SimSun"/>
      <w:szCs w:val="24"/>
      <w:lang w:val="en-GB" w:eastAsia="ja-JP"/>
    </w:rPr>
  </w:style>
  <w:style w:type="paragraph" w:customStyle="1" w:styleId="TSBHeaderTitle">
    <w:name w:val="TSBHeaderTitle"/>
    <w:basedOn w:val="Normal"/>
    <w:rsid w:val="000A4539"/>
    <w:rPr>
      <w:rFonts w:eastAsia="SimSun"/>
      <w:szCs w:val="24"/>
      <w:lang w:val="en-GB" w:eastAsia="ja-JP"/>
    </w:rPr>
  </w:style>
  <w:style w:type="paragraph" w:customStyle="1" w:styleId="TSBHeaderSummary">
    <w:name w:val="TSBHeaderSummary"/>
    <w:basedOn w:val="Normal"/>
    <w:rsid w:val="000A4539"/>
    <w:rPr>
      <w:rFonts w:eastAsia="SimSun"/>
      <w:szCs w:val="24"/>
      <w:lang w:val="en-GB" w:eastAsia="ja-JP"/>
    </w:rPr>
  </w:style>
  <w:style w:type="paragraph" w:customStyle="1" w:styleId="Docnumber">
    <w:name w:val="Docnumber"/>
    <w:basedOn w:val="Normal"/>
    <w:link w:val="DocnumberChar"/>
    <w:rsid w:val="00D710AF"/>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lang w:val="en-GB" w:eastAsia="en-US"/>
    </w:rPr>
  </w:style>
  <w:style w:type="character" w:customStyle="1" w:styleId="DocnumberChar">
    <w:name w:val="Docnumber Char"/>
    <w:link w:val="Docnumber"/>
    <w:rsid w:val="00D710AF"/>
    <w:rPr>
      <w:rFonts w:eastAsia="SimSun"/>
      <w:b/>
      <w:sz w:val="32"/>
      <w:lang w:val="en-GB" w:eastAsia="en-US"/>
    </w:rPr>
  </w:style>
  <w:style w:type="paragraph" w:customStyle="1" w:styleId="TSBHeaderRight14">
    <w:name w:val="TSBHeaderRight14"/>
    <w:basedOn w:val="Normal"/>
    <w:rsid w:val="00D710AF"/>
    <w:pPr>
      <w:jc w:val="right"/>
    </w:pPr>
    <w:rPr>
      <w:rFonts w:eastAsia="SimSun"/>
      <w:b/>
      <w:bCs/>
      <w:sz w:val="28"/>
      <w:szCs w:val="28"/>
      <w:lang w:val="en-GB" w:eastAsia="ja-JP"/>
    </w:rPr>
  </w:style>
  <w:style w:type="paragraph" w:styleId="ListParagraph">
    <w:name w:val="List Paragraph"/>
    <w:basedOn w:val="Normal"/>
    <w:qFormat/>
    <w:rsid w:val="00DE2D8D"/>
    <w:pPr>
      <w:ind w:left="720"/>
      <w:contextualSpacing/>
    </w:pPr>
    <w:rPr>
      <w:rFonts w:eastAsia="SimSun"/>
      <w:szCs w:val="24"/>
      <w:lang w:val="en-GB" w:eastAsia="ja-JP"/>
    </w:rPr>
  </w:style>
  <w:style w:type="paragraph" w:customStyle="1" w:styleId="Body">
    <w:name w:val="Body"/>
    <w:rsid w:val="00B27C89"/>
    <w:pPr>
      <w:pBdr>
        <w:top w:val="nil"/>
        <w:left w:val="nil"/>
        <w:bottom w:val="nil"/>
        <w:right w:val="nil"/>
        <w:between w:val="nil"/>
        <w:bar w:val="nil"/>
      </w:pBdr>
      <w:spacing w:before="120"/>
    </w:pPr>
    <w:rPr>
      <w:rFonts w:eastAsia="Arial Unicode MS" w:cs="Arial Unicode MS"/>
      <w:color w:val="000000"/>
      <w:sz w:val="24"/>
      <w:szCs w:val="24"/>
      <w:u w:color="000000"/>
      <w:bdr w:val="nil"/>
      <w:lang w:val="de-DE" w:eastAsia="en-US"/>
    </w:rPr>
  </w:style>
  <w:style w:type="numbering" w:customStyle="1" w:styleId="ImportedStyle2">
    <w:name w:val="Imported Style 2"/>
    <w:rsid w:val="00B27C89"/>
    <w:pPr>
      <w:numPr>
        <w:numId w:val="3"/>
      </w:numPr>
    </w:pPr>
  </w:style>
  <w:style w:type="character" w:customStyle="1" w:styleId="UnresolvedMention">
    <w:name w:val="Unresolved Mention"/>
    <w:uiPriority w:val="99"/>
    <w:semiHidden/>
    <w:unhideWhenUsed/>
    <w:rsid w:val="000F25D2"/>
    <w:rPr>
      <w:color w:val="605E5C"/>
      <w:shd w:val="clear" w:color="auto" w:fill="E1DFDD"/>
    </w:rPr>
  </w:style>
  <w:style w:type="character" w:styleId="PlaceholderText">
    <w:name w:val="Placeholder Text"/>
    <w:uiPriority w:val="99"/>
    <w:semiHidden/>
    <w:rsid w:val="006006E8"/>
    <w:rPr>
      <w:rFonts w:ascii="Times New Roman" w:hAnsi="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81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tu.int/md/T22-SG09-220906-TD-GEN-0152" TargetMode="Externa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vinash.70@gov.in"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tu.int/md/T22-SG09-230509-TD-GEN-0287"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tranet.itu.int/meetings/ITU-T/T22-SG09RGM/Q2-230210/DOCs/T22-SG09RGM-Q2-230210-DOC-0001-R01.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When xmlns="3f6fad35-1f81-480e-a4e5-6e5474dcfb96">2023-02-08</When>
    <Meeting xmlns="3f6fad35-1f81-480e-a4e5-6e5474dcfb96">684</Meeting>
    <DocumentSource xmlns="3f6fad35-1f81-480e-a4e5-6e5474dcfb96">Ministry of Communications, India</DocumentSource>
    <IsReservedDoc xmlns="3f6fad35-1f81-480e-a4e5-6e5474dcfb96">false</IsReservedDoc>
    <SgText xmlns="3f6fad35-1f81-480e-a4e5-6e5474dcfb96">Study Group 09</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Q2/9</TermName>
          <TermId xmlns="http://schemas.microsoft.com/office/infopath/2007/PartnerControls">6ca1632b-9e78-4141-b637-c1b9f52ac50b</TermId>
        </TermInfo>
      </Terms>
    </g7c634529dc642298f3d45250a210339>
    <IsRevision xmlns="3f6fad35-1f81-480e-a4e5-6e5474dcfb96">true</IsRevision>
    <Purpose1 xmlns="3f6fad35-1f81-480e-a4e5-6e5474dcfb96">Other</Purpose1>
    <kff1d517de484045a83a22a3bdda4134 xmlns="3f6fad35-1f81-480e-a4e5-6e5474dcfb96">
      <Terms xmlns="http://schemas.microsoft.com/office/infopath/2007/PartnerControls"/>
    </kff1d517de484045a83a22a3bdda4134>
    <Abstract xmlns="3f6fad35-1f81-480e-a4e5-6e5474dcfb96">SG9 meeting in September 2022, had agreed to start a new work item on framing a new ITU-T Recommendation J.FSR-REQ "Factual subscriber-base reporting and protected content delivery in conditional access system – Requirements. The existing baseline text of this work item is available in SG9-TD152/GEN (2022-09). This contribution contains the proposed revision of the baseline text, so that the draft Recommendation could be considered for consent in the next SG9 meeting.</Abstract>
    <TaxCatchAll xmlns="3f6fad35-1f81-480e-a4e5-6e5474dcfb96">
      <Value>1198</Value>
    </TaxCatchAll>
    <SourceRGM xmlns="3f6fad35-1f81-480e-a4e5-6e5474dcfb96">Ministry of Communications, India</SourceRGM>
    <DocStatus xmlns="3f6fad35-1f81-480e-a4e5-6e5474dcfb96">accepted</DocStatus>
    <IsAttachment xmlns="3f6fad35-1f81-480e-a4e5-6e5474dcfb96">false</IsAttachment>
    <StudyGroup xmlns="3f6fad35-1f81-480e-a4e5-6e5474dcfb96">11</StudyGroup>
    <DocType xmlns="3f6fad35-1f81-480e-a4e5-6e5474dcfb96">DOC</DocType>
    <QuestionText xmlns="3f6fad35-1f81-480e-a4e5-6e5474dcfb96">Q2/9</QuestionText>
    <DocTypeText xmlns="3f6fad35-1f81-480e-a4e5-6e5474dcfb96">DOC</DocTypeText>
    <CategoryDescription xmlns="http://schemas.microsoft.com/sharepoint.v3">Q2/9 Rapporteur meeting</CategoryDescription>
    <DocStatusText xmlns="3f6fad35-1f81-480e-a4e5-6e5474dcfb96" xsi:nil="true"/>
    <ShortName xmlns="3f6fad35-1f81-480e-a4e5-6e5474dcfb96">Q2/9-DOC1-R1 (230208)</ShortName>
    <Place xmlns="3f6fad35-1f81-480e-a4e5-6e5474dcfb96">E-Meeting</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mtgdoc" ma:contentTypeID="0x01010072A901B997EC694AA911983CD90730E700596A12B09906B348BE5082CEB595136C" ma:contentTypeVersion="0" ma:contentTypeDescription="" ma:contentTypeScope="" ma:versionID="fbb75eebcc876d58e2c71aa4dc488ccc">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e646c1f7117cf0a88fe59a6721224632"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element name="DocStatusText" ma:index="38"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3021E2B6-F73A-4F77-A433-10E0079BA3EE}">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2.xml><?xml version="1.0" encoding="utf-8"?>
<ds:datastoreItem xmlns:ds="http://schemas.openxmlformats.org/officeDocument/2006/customXml" ds:itemID="{19735F1D-8913-49F0-95A7-FB957DAAF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5A9728-E211-4A3B-BCEF-901E9E60B34A}">
  <ds:schemaRefs>
    <ds:schemaRef ds:uri="http://schemas.microsoft.com/sharepoint/v3/contenttype/forms"/>
  </ds:schemaRefs>
</ds:datastoreItem>
</file>

<file path=customXml/itemProps4.xml><?xml version="1.0" encoding="utf-8"?>
<ds:datastoreItem xmlns:ds="http://schemas.openxmlformats.org/officeDocument/2006/customXml" ds:itemID="{2E02BFC6-1E21-4D1D-ADA3-C7261C6C3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3339</Words>
  <Characters>19036</Characters>
  <Application>Microsoft Office Word</Application>
  <DocSecurity>0</DocSecurity>
  <Lines>158</Lines>
  <Paragraphs>44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Proposal for updating the baseline text of ongoing draft ITU-T Recommendation J.FSR-REQ "Factual subscriber-base reporting and protected content delivery in conditional access system - Requirements</vt:lpstr>
      <vt:lpstr>Technical Report - Unformatted template (T21)</vt:lpstr>
    </vt:vector>
  </TitlesOfParts>
  <Company/>
  <LinksUpToDate>false</LinksUpToDate>
  <CharactersWithSpaces>22331</CharactersWithSpaces>
  <SharedDoc>false</SharedDoc>
  <HLinks>
    <vt:vector size="198" baseType="variant">
      <vt:variant>
        <vt:i4>1703993</vt:i4>
      </vt:variant>
      <vt:variant>
        <vt:i4>188</vt:i4>
      </vt:variant>
      <vt:variant>
        <vt:i4>0</vt:i4>
      </vt:variant>
      <vt:variant>
        <vt:i4>5</vt:i4>
      </vt:variant>
      <vt:variant>
        <vt:lpwstr/>
      </vt:variant>
      <vt:variant>
        <vt:lpwstr>_Toc111400982</vt:lpwstr>
      </vt:variant>
      <vt:variant>
        <vt:i4>1703993</vt:i4>
      </vt:variant>
      <vt:variant>
        <vt:i4>182</vt:i4>
      </vt:variant>
      <vt:variant>
        <vt:i4>0</vt:i4>
      </vt:variant>
      <vt:variant>
        <vt:i4>5</vt:i4>
      </vt:variant>
      <vt:variant>
        <vt:lpwstr/>
      </vt:variant>
      <vt:variant>
        <vt:lpwstr>_Toc111400981</vt:lpwstr>
      </vt:variant>
      <vt:variant>
        <vt:i4>1703993</vt:i4>
      </vt:variant>
      <vt:variant>
        <vt:i4>176</vt:i4>
      </vt:variant>
      <vt:variant>
        <vt:i4>0</vt:i4>
      </vt:variant>
      <vt:variant>
        <vt:i4>5</vt:i4>
      </vt:variant>
      <vt:variant>
        <vt:lpwstr/>
      </vt:variant>
      <vt:variant>
        <vt:lpwstr>_Toc111400980</vt:lpwstr>
      </vt:variant>
      <vt:variant>
        <vt:i4>1376313</vt:i4>
      </vt:variant>
      <vt:variant>
        <vt:i4>170</vt:i4>
      </vt:variant>
      <vt:variant>
        <vt:i4>0</vt:i4>
      </vt:variant>
      <vt:variant>
        <vt:i4>5</vt:i4>
      </vt:variant>
      <vt:variant>
        <vt:lpwstr/>
      </vt:variant>
      <vt:variant>
        <vt:lpwstr>_Toc111400979</vt:lpwstr>
      </vt:variant>
      <vt:variant>
        <vt:i4>1376313</vt:i4>
      </vt:variant>
      <vt:variant>
        <vt:i4>164</vt:i4>
      </vt:variant>
      <vt:variant>
        <vt:i4>0</vt:i4>
      </vt:variant>
      <vt:variant>
        <vt:i4>5</vt:i4>
      </vt:variant>
      <vt:variant>
        <vt:lpwstr/>
      </vt:variant>
      <vt:variant>
        <vt:lpwstr>_Toc111400978</vt:lpwstr>
      </vt:variant>
      <vt:variant>
        <vt:i4>1376313</vt:i4>
      </vt:variant>
      <vt:variant>
        <vt:i4>158</vt:i4>
      </vt:variant>
      <vt:variant>
        <vt:i4>0</vt:i4>
      </vt:variant>
      <vt:variant>
        <vt:i4>5</vt:i4>
      </vt:variant>
      <vt:variant>
        <vt:lpwstr/>
      </vt:variant>
      <vt:variant>
        <vt:lpwstr>_Toc111400977</vt:lpwstr>
      </vt:variant>
      <vt:variant>
        <vt:i4>1376313</vt:i4>
      </vt:variant>
      <vt:variant>
        <vt:i4>152</vt:i4>
      </vt:variant>
      <vt:variant>
        <vt:i4>0</vt:i4>
      </vt:variant>
      <vt:variant>
        <vt:i4>5</vt:i4>
      </vt:variant>
      <vt:variant>
        <vt:lpwstr/>
      </vt:variant>
      <vt:variant>
        <vt:lpwstr>_Toc111400976</vt:lpwstr>
      </vt:variant>
      <vt:variant>
        <vt:i4>1376313</vt:i4>
      </vt:variant>
      <vt:variant>
        <vt:i4>146</vt:i4>
      </vt:variant>
      <vt:variant>
        <vt:i4>0</vt:i4>
      </vt:variant>
      <vt:variant>
        <vt:i4>5</vt:i4>
      </vt:variant>
      <vt:variant>
        <vt:lpwstr/>
      </vt:variant>
      <vt:variant>
        <vt:lpwstr>_Toc111400975</vt:lpwstr>
      </vt:variant>
      <vt:variant>
        <vt:i4>1376313</vt:i4>
      </vt:variant>
      <vt:variant>
        <vt:i4>140</vt:i4>
      </vt:variant>
      <vt:variant>
        <vt:i4>0</vt:i4>
      </vt:variant>
      <vt:variant>
        <vt:i4>5</vt:i4>
      </vt:variant>
      <vt:variant>
        <vt:lpwstr/>
      </vt:variant>
      <vt:variant>
        <vt:lpwstr>_Toc111400974</vt:lpwstr>
      </vt:variant>
      <vt:variant>
        <vt:i4>1376313</vt:i4>
      </vt:variant>
      <vt:variant>
        <vt:i4>134</vt:i4>
      </vt:variant>
      <vt:variant>
        <vt:i4>0</vt:i4>
      </vt:variant>
      <vt:variant>
        <vt:i4>5</vt:i4>
      </vt:variant>
      <vt:variant>
        <vt:lpwstr/>
      </vt:variant>
      <vt:variant>
        <vt:lpwstr>_Toc111400973</vt:lpwstr>
      </vt:variant>
      <vt:variant>
        <vt:i4>1376313</vt:i4>
      </vt:variant>
      <vt:variant>
        <vt:i4>128</vt:i4>
      </vt:variant>
      <vt:variant>
        <vt:i4>0</vt:i4>
      </vt:variant>
      <vt:variant>
        <vt:i4>5</vt:i4>
      </vt:variant>
      <vt:variant>
        <vt:lpwstr/>
      </vt:variant>
      <vt:variant>
        <vt:lpwstr>_Toc111400972</vt:lpwstr>
      </vt:variant>
      <vt:variant>
        <vt:i4>1376313</vt:i4>
      </vt:variant>
      <vt:variant>
        <vt:i4>122</vt:i4>
      </vt:variant>
      <vt:variant>
        <vt:i4>0</vt:i4>
      </vt:variant>
      <vt:variant>
        <vt:i4>5</vt:i4>
      </vt:variant>
      <vt:variant>
        <vt:lpwstr/>
      </vt:variant>
      <vt:variant>
        <vt:lpwstr>_Toc111400971</vt:lpwstr>
      </vt:variant>
      <vt:variant>
        <vt:i4>1376313</vt:i4>
      </vt:variant>
      <vt:variant>
        <vt:i4>116</vt:i4>
      </vt:variant>
      <vt:variant>
        <vt:i4>0</vt:i4>
      </vt:variant>
      <vt:variant>
        <vt:i4>5</vt:i4>
      </vt:variant>
      <vt:variant>
        <vt:lpwstr/>
      </vt:variant>
      <vt:variant>
        <vt:lpwstr>_Toc111400970</vt:lpwstr>
      </vt:variant>
      <vt:variant>
        <vt:i4>1310777</vt:i4>
      </vt:variant>
      <vt:variant>
        <vt:i4>110</vt:i4>
      </vt:variant>
      <vt:variant>
        <vt:i4>0</vt:i4>
      </vt:variant>
      <vt:variant>
        <vt:i4>5</vt:i4>
      </vt:variant>
      <vt:variant>
        <vt:lpwstr/>
      </vt:variant>
      <vt:variant>
        <vt:lpwstr>_Toc111400969</vt:lpwstr>
      </vt:variant>
      <vt:variant>
        <vt:i4>1310777</vt:i4>
      </vt:variant>
      <vt:variant>
        <vt:i4>104</vt:i4>
      </vt:variant>
      <vt:variant>
        <vt:i4>0</vt:i4>
      </vt:variant>
      <vt:variant>
        <vt:i4>5</vt:i4>
      </vt:variant>
      <vt:variant>
        <vt:lpwstr/>
      </vt:variant>
      <vt:variant>
        <vt:lpwstr>_Toc111400968</vt:lpwstr>
      </vt:variant>
      <vt:variant>
        <vt:i4>1310777</vt:i4>
      </vt:variant>
      <vt:variant>
        <vt:i4>98</vt:i4>
      </vt:variant>
      <vt:variant>
        <vt:i4>0</vt:i4>
      </vt:variant>
      <vt:variant>
        <vt:i4>5</vt:i4>
      </vt:variant>
      <vt:variant>
        <vt:lpwstr/>
      </vt:variant>
      <vt:variant>
        <vt:lpwstr>_Toc111400967</vt:lpwstr>
      </vt:variant>
      <vt:variant>
        <vt:i4>1310777</vt:i4>
      </vt:variant>
      <vt:variant>
        <vt:i4>92</vt:i4>
      </vt:variant>
      <vt:variant>
        <vt:i4>0</vt:i4>
      </vt:variant>
      <vt:variant>
        <vt:i4>5</vt:i4>
      </vt:variant>
      <vt:variant>
        <vt:lpwstr/>
      </vt:variant>
      <vt:variant>
        <vt:lpwstr>_Toc111400966</vt:lpwstr>
      </vt:variant>
      <vt:variant>
        <vt:i4>1310777</vt:i4>
      </vt:variant>
      <vt:variant>
        <vt:i4>86</vt:i4>
      </vt:variant>
      <vt:variant>
        <vt:i4>0</vt:i4>
      </vt:variant>
      <vt:variant>
        <vt:i4>5</vt:i4>
      </vt:variant>
      <vt:variant>
        <vt:lpwstr/>
      </vt:variant>
      <vt:variant>
        <vt:lpwstr>_Toc111400965</vt:lpwstr>
      </vt:variant>
      <vt:variant>
        <vt:i4>1310777</vt:i4>
      </vt:variant>
      <vt:variant>
        <vt:i4>80</vt:i4>
      </vt:variant>
      <vt:variant>
        <vt:i4>0</vt:i4>
      </vt:variant>
      <vt:variant>
        <vt:i4>5</vt:i4>
      </vt:variant>
      <vt:variant>
        <vt:lpwstr/>
      </vt:variant>
      <vt:variant>
        <vt:lpwstr>_Toc111400964</vt:lpwstr>
      </vt:variant>
      <vt:variant>
        <vt:i4>1310777</vt:i4>
      </vt:variant>
      <vt:variant>
        <vt:i4>74</vt:i4>
      </vt:variant>
      <vt:variant>
        <vt:i4>0</vt:i4>
      </vt:variant>
      <vt:variant>
        <vt:i4>5</vt:i4>
      </vt:variant>
      <vt:variant>
        <vt:lpwstr/>
      </vt:variant>
      <vt:variant>
        <vt:lpwstr>_Toc111400963</vt:lpwstr>
      </vt:variant>
      <vt:variant>
        <vt:i4>1310777</vt:i4>
      </vt:variant>
      <vt:variant>
        <vt:i4>68</vt:i4>
      </vt:variant>
      <vt:variant>
        <vt:i4>0</vt:i4>
      </vt:variant>
      <vt:variant>
        <vt:i4>5</vt:i4>
      </vt:variant>
      <vt:variant>
        <vt:lpwstr/>
      </vt:variant>
      <vt:variant>
        <vt:lpwstr>_Toc111400962</vt:lpwstr>
      </vt:variant>
      <vt:variant>
        <vt:i4>1310777</vt:i4>
      </vt:variant>
      <vt:variant>
        <vt:i4>62</vt:i4>
      </vt:variant>
      <vt:variant>
        <vt:i4>0</vt:i4>
      </vt:variant>
      <vt:variant>
        <vt:i4>5</vt:i4>
      </vt:variant>
      <vt:variant>
        <vt:lpwstr/>
      </vt:variant>
      <vt:variant>
        <vt:lpwstr>_Toc111400961</vt:lpwstr>
      </vt:variant>
      <vt:variant>
        <vt:i4>1310777</vt:i4>
      </vt:variant>
      <vt:variant>
        <vt:i4>56</vt:i4>
      </vt:variant>
      <vt:variant>
        <vt:i4>0</vt:i4>
      </vt:variant>
      <vt:variant>
        <vt:i4>5</vt:i4>
      </vt:variant>
      <vt:variant>
        <vt:lpwstr/>
      </vt:variant>
      <vt:variant>
        <vt:lpwstr>_Toc111400960</vt:lpwstr>
      </vt:variant>
      <vt:variant>
        <vt:i4>1507385</vt:i4>
      </vt:variant>
      <vt:variant>
        <vt:i4>50</vt:i4>
      </vt:variant>
      <vt:variant>
        <vt:i4>0</vt:i4>
      </vt:variant>
      <vt:variant>
        <vt:i4>5</vt:i4>
      </vt:variant>
      <vt:variant>
        <vt:lpwstr/>
      </vt:variant>
      <vt:variant>
        <vt:lpwstr>_Toc111400959</vt:lpwstr>
      </vt:variant>
      <vt:variant>
        <vt:i4>1507385</vt:i4>
      </vt:variant>
      <vt:variant>
        <vt:i4>44</vt:i4>
      </vt:variant>
      <vt:variant>
        <vt:i4>0</vt:i4>
      </vt:variant>
      <vt:variant>
        <vt:i4>5</vt:i4>
      </vt:variant>
      <vt:variant>
        <vt:lpwstr/>
      </vt:variant>
      <vt:variant>
        <vt:lpwstr>_Toc111400958</vt:lpwstr>
      </vt:variant>
      <vt:variant>
        <vt:i4>1507385</vt:i4>
      </vt:variant>
      <vt:variant>
        <vt:i4>38</vt:i4>
      </vt:variant>
      <vt:variant>
        <vt:i4>0</vt:i4>
      </vt:variant>
      <vt:variant>
        <vt:i4>5</vt:i4>
      </vt:variant>
      <vt:variant>
        <vt:lpwstr/>
      </vt:variant>
      <vt:variant>
        <vt:lpwstr>_Toc111400957</vt:lpwstr>
      </vt:variant>
      <vt:variant>
        <vt:i4>1507385</vt:i4>
      </vt:variant>
      <vt:variant>
        <vt:i4>32</vt:i4>
      </vt:variant>
      <vt:variant>
        <vt:i4>0</vt:i4>
      </vt:variant>
      <vt:variant>
        <vt:i4>5</vt:i4>
      </vt:variant>
      <vt:variant>
        <vt:lpwstr/>
      </vt:variant>
      <vt:variant>
        <vt:lpwstr>_Toc111400956</vt:lpwstr>
      </vt:variant>
      <vt:variant>
        <vt:i4>1507385</vt:i4>
      </vt:variant>
      <vt:variant>
        <vt:i4>26</vt:i4>
      </vt:variant>
      <vt:variant>
        <vt:i4>0</vt:i4>
      </vt:variant>
      <vt:variant>
        <vt:i4>5</vt:i4>
      </vt:variant>
      <vt:variant>
        <vt:lpwstr/>
      </vt:variant>
      <vt:variant>
        <vt:lpwstr>_Toc111400955</vt:lpwstr>
      </vt:variant>
      <vt:variant>
        <vt:i4>1507385</vt:i4>
      </vt:variant>
      <vt:variant>
        <vt:i4>20</vt:i4>
      </vt:variant>
      <vt:variant>
        <vt:i4>0</vt:i4>
      </vt:variant>
      <vt:variant>
        <vt:i4>5</vt:i4>
      </vt:variant>
      <vt:variant>
        <vt:lpwstr/>
      </vt:variant>
      <vt:variant>
        <vt:lpwstr>_Toc111400954</vt:lpwstr>
      </vt:variant>
      <vt:variant>
        <vt:i4>1507385</vt:i4>
      </vt:variant>
      <vt:variant>
        <vt:i4>14</vt:i4>
      </vt:variant>
      <vt:variant>
        <vt:i4>0</vt:i4>
      </vt:variant>
      <vt:variant>
        <vt:i4>5</vt:i4>
      </vt:variant>
      <vt:variant>
        <vt:lpwstr/>
      </vt:variant>
      <vt:variant>
        <vt:lpwstr>_Toc111400953</vt:lpwstr>
      </vt:variant>
      <vt:variant>
        <vt:i4>1507385</vt:i4>
      </vt:variant>
      <vt:variant>
        <vt:i4>8</vt:i4>
      </vt:variant>
      <vt:variant>
        <vt:i4>0</vt:i4>
      </vt:variant>
      <vt:variant>
        <vt:i4>5</vt:i4>
      </vt:variant>
      <vt:variant>
        <vt:lpwstr/>
      </vt:variant>
      <vt:variant>
        <vt:lpwstr>_Toc111400952</vt:lpwstr>
      </vt:variant>
      <vt:variant>
        <vt:i4>5046304</vt:i4>
      </vt:variant>
      <vt:variant>
        <vt:i4>3</vt:i4>
      </vt:variant>
      <vt:variant>
        <vt:i4>0</vt:i4>
      </vt:variant>
      <vt:variant>
        <vt:i4>5</vt:i4>
      </vt:variant>
      <vt:variant>
        <vt:lpwstr>mailto:rakesh.desai@gov.in</vt:lpwstr>
      </vt:variant>
      <vt:variant>
        <vt:lpwstr/>
      </vt:variant>
      <vt:variant>
        <vt:i4>3866695</vt:i4>
      </vt:variant>
      <vt:variant>
        <vt:i4>0</vt:i4>
      </vt:variant>
      <vt:variant>
        <vt:i4>0</vt:i4>
      </vt:variant>
      <vt:variant>
        <vt:i4>5</vt:i4>
      </vt:variant>
      <vt:variant>
        <vt:lpwstr>mailto:avinash.70@gov.in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updating the baseline text of ongoing draft ITU-T Recommendation J.FSR-REQ "Factual subscriber-base reporting and protected content delivery in conditional access system - Requirements</dc:title>
  <dc:subject/>
  <dc:creator>TSB</dc:creator>
  <cp:keywords>Conditional Access, Subscriber Management System, CAS, SMS, piracy, misreporting</cp:keywords>
  <dc:description>Template updated 2014-10-24</dc:description>
  <cp:lastModifiedBy>Microsoft account</cp:lastModifiedBy>
  <cp:revision>2</cp:revision>
  <cp:lastPrinted>2006-11-21T13:52:00Z</cp:lastPrinted>
  <dcterms:created xsi:type="dcterms:W3CDTF">2023-04-25T12:55:00Z</dcterms:created>
  <dcterms:modified xsi:type="dcterms:W3CDTF">2023-04-25T12:55:00Z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TD 311 (PLEN/16)</vt:lpwstr>
  </property>
  <property fmtid="{D5CDD505-2E9C-101B-9397-08002B2CF9AE}" pid="3" name="Docdate">
    <vt:lpwstr/>
  </property>
  <property fmtid="{D5CDD505-2E9C-101B-9397-08002B2CF9AE}" pid="4" name="Docorlang">
    <vt:lpwstr>English only Original: English</vt:lpwstr>
  </property>
  <property fmtid="{D5CDD505-2E9C-101B-9397-08002B2CF9AE}" pid="5" name="Docbluepink">
    <vt:lpwstr>5/16</vt:lpwstr>
  </property>
  <property fmtid="{D5CDD505-2E9C-101B-9397-08002B2CF9AE}" pid="6" name="Docdest">
    <vt:lpwstr>Geneva, 14 - 24 November 2006</vt:lpwstr>
  </property>
  <property fmtid="{D5CDD505-2E9C-101B-9397-08002B2CF9AE}" pid="7" name="Docauthor">
    <vt:lpwstr>Editor TP.FNTP</vt:lpwstr>
  </property>
  <property fmtid="{D5CDD505-2E9C-101B-9397-08002B2CF9AE}" pid="8" name="ContentTypeId">
    <vt:lpwstr>0x01010072A901B997EC694AA911983CD90730E700596A12B09906B348BE5082CEB595136C</vt:lpwstr>
  </property>
  <property fmtid="{D5CDD505-2E9C-101B-9397-08002B2CF9AE}" pid="9" name="SourceC">
    <vt:lpwstr/>
  </property>
  <property fmtid="{D5CDD505-2E9C-101B-9397-08002B2CF9AE}" pid="10" name="Questions">
    <vt:lpwstr>1198;#Q2/9|6ca1632b-9e78-4141-b637-c1b9f52ac50b</vt:lpwstr>
  </property>
</Properties>
</file>