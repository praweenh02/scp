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Layout w:type="fixed"/>
        <w:tblCellMar>
          <w:left w:w="57" w:type="dxa"/>
          <w:right w:w="57" w:type="dxa"/>
        </w:tblCellMar>
        <w:tblLook w:val="0000" w:firstRow="0" w:lastRow="0" w:firstColumn="0" w:lastColumn="0" w:noHBand="0" w:noVBand="0"/>
      </w:tblPr>
      <w:tblGrid>
        <w:gridCol w:w="1191"/>
        <w:gridCol w:w="417"/>
        <w:gridCol w:w="9"/>
        <w:gridCol w:w="3625"/>
        <w:gridCol w:w="145"/>
        <w:gridCol w:w="4536"/>
      </w:tblGrid>
      <w:tr w:rsidR="00F9025B" w:rsidRPr="00F9025B" w14:paraId="10C44E25" w14:textId="77777777" w:rsidTr="003F6975">
        <w:trPr>
          <w:cantSplit/>
        </w:trPr>
        <w:tc>
          <w:tcPr>
            <w:tcW w:w="1191" w:type="dxa"/>
            <w:vMerge w:val="restart"/>
          </w:tcPr>
          <w:p w14:paraId="73787F2C" w14:textId="78643038" w:rsidR="00F9025B" w:rsidRPr="00F9025B" w:rsidRDefault="004E694B" w:rsidP="00F9025B">
            <w:pPr>
              <w:rPr>
                <w:sz w:val="20"/>
                <w:szCs w:val="20"/>
              </w:rPr>
            </w:pPr>
            <w:bookmarkStart w:id="0" w:name="dnum" w:colFirst="2" w:colLast="2"/>
            <w:bookmarkStart w:id="1" w:name="dtableau"/>
            <w:r>
              <w:rPr>
                <w:noProof/>
              </w:rPr>
              <w:drawing>
                <wp:inline distT="0" distB="0" distL="0" distR="0" wp14:anchorId="369AC231" wp14:editId="6A18905D">
                  <wp:extent cx="64770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051" w:type="dxa"/>
            <w:gridSpan w:val="3"/>
            <w:vMerge w:val="restart"/>
          </w:tcPr>
          <w:p w14:paraId="70B3A036" w14:textId="77777777" w:rsidR="00F9025B" w:rsidRPr="00F9025B" w:rsidRDefault="00F9025B" w:rsidP="00F9025B">
            <w:pPr>
              <w:rPr>
                <w:sz w:val="16"/>
                <w:szCs w:val="16"/>
              </w:rPr>
            </w:pPr>
            <w:r w:rsidRPr="00F9025B">
              <w:rPr>
                <w:sz w:val="16"/>
                <w:szCs w:val="16"/>
              </w:rPr>
              <w:t>INTERNATIONAL TELECOMMUNICATION UNION</w:t>
            </w:r>
          </w:p>
          <w:p w14:paraId="361620BE" w14:textId="77777777" w:rsidR="00F9025B" w:rsidRPr="00F9025B" w:rsidRDefault="00F9025B" w:rsidP="00F9025B">
            <w:pPr>
              <w:rPr>
                <w:b/>
                <w:bCs/>
                <w:sz w:val="26"/>
                <w:szCs w:val="26"/>
              </w:rPr>
            </w:pPr>
            <w:r w:rsidRPr="00F9025B">
              <w:rPr>
                <w:b/>
                <w:bCs/>
                <w:sz w:val="26"/>
                <w:szCs w:val="26"/>
              </w:rPr>
              <w:t>TELECOMMUNICATION</w:t>
            </w:r>
            <w:r w:rsidRPr="00F9025B">
              <w:rPr>
                <w:b/>
                <w:bCs/>
                <w:sz w:val="26"/>
                <w:szCs w:val="26"/>
              </w:rPr>
              <w:br/>
              <w:t>STANDARDIZATION SECTOR</w:t>
            </w:r>
          </w:p>
          <w:p w14:paraId="09F2ECDF" w14:textId="157BCC41" w:rsidR="00F9025B" w:rsidRPr="00F9025B" w:rsidRDefault="00F9025B" w:rsidP="00F9025B">
            <w:pPr>
              <w:rPr>
                <w:sz w:val="20"/>
                <w:szCs w:val="20"/>
              </w:rPr>
            </w:pPr>
            <w:r w:rsidRPr="00F9025B">
              <w:rPr>
                <w:sz w:val="20"/>
                <w:szCs w:val="20"/>
              </w:rPr>
              <w:t xml:space="preserve">STUDY PERIOD </w:t>
            </w:r>
            <w:bookmarkStart w:id="2" w:name="dstudyperiod"/>
            <w:r w:rsidRPr="00F9025B">
              <w:rPr>
                <w:sz w:val="20"/>
                <w:szCs w:val="20"/>
              </w:rPr>
              <w:t>20</w:t>
            </w:r>
            <w:r w:rsidR="00464620">
              <w:rPr>
                <w:sz w:val="20"/>
                <w:szCs w:val="20"/>
              </w:rPr>
              <w:t>22</w:t>
            </w:r>
            <w:r w:rsidRPr="00F9025B">
              <w:rPr>
                <w:sz w:val="20"/>
                <w:szCs w:val="20"/>
              </w:rPr>
              <w:t>-202</w:t>
            </w:r>
            <w:bookmarkEnd w:id="2"/>
            <w:r w:rsidR="00464620">
              <w:rPr>
                <w:sz w:val="20"/>
                <w:szCs w:val="20"/>
              </w:rPr>
              <w:t>4</w:t>
            </w:r>
          </w:p>
        </w:tc>
        <w:tc>
          <w:tcPr>
            <w:tcW w:w="4681" w:type="dxa"/>
            <w:gridSpan w:val="2"/>
            <w:vAlign w:val="center"/>
          </w:tcPr>
          <w:p w14:paraId="4775E44E" w14:textId="7E793718" w:rsidR="00F9025B" w:rsidRPr="00F9025B" w:rsidRDefault="00F9025B" w:rsidP="00F9025B">
            <w:pPr>
              <w:pStyle w:val="Docnumber"/>
            </w:pPr>
            <w:r>
              <w:t>SG17-</w:t>
            </w:r>
            <w:r w:rsidR="00464620">
              <w:t>C</w:t>
            </w:r>
            <w:r w:rsidR="00316CE7">
              <w:t>120</w:t>
            </w:r>
          </w:p>
        </w:tc>
      </w:tr>
      <w:tr w:rsidR="00F9025B" w:rsidRPr="00F9025B" w14:paraId="5C35439F" w14:textId="77777777" w:rsidTr="003F6975">
        <w:trPr>
          <w:cantSplit/>
        </w:trPr>
        <w:tc>
          <w:tcPr>
            <w:tcW w:w="1191" w:type="dxa"/>
            <w:vMerge/>
          </w:tcPr>
          <w:p w14:paraId="55F691B2" w14:textId="77777777" w:rsidR="00F9025B" w:rsidRPr="00F9025B" w:rsidRDefault="00F9025B" w:rsidP="00F9025B">
            <w:pPr>
              <w:rPr>
                <w:smallCaps/>
                <w:sz w:val="20"/>
              </w:rPr>
            </w:pPr>
            <w:bookmarkStart w:id="3" w:name="dsg" w:colFirst="2" w:colLast="2"/>
            <w:bookmarkEnd w:id="0"/>
          </w:p>
        </w:tc>
        <w:tc>
          <w:tcPr>
            <w:tcW w:w="4051" w:type="dxa"/>
            <w:gridSpan w:val="3"/>
            <w:vMerge/>
          </w:tcPr>
          <w:p w14:paraId="6F40329A" w14:textId="77777777" w:rsidR="00F9025B" w:rsidRPr="00F9025B" w:rsidRDefault="00F9025B" w:rsidP="00F9025B">
            <w:pPr>
              <w:rPr>
                <w:smallCaps/>
                <w:sz w:val="20"/>
              </w:rPr>
            </w:pPr>
          </w:p>
        </w:tc>
        <w:tc>
          <w:tcPr>
            <w:tcW w:w="4681" w:type="dxa"/>
            <w:gridSpan w:val="2"/>
          </w:tcPr>
          <w:p w14:paraId="0CE22F17" w14:textId="65D70A62" w:rsidR="00F9025B" w:rsidRPr="00F9025B" w:rsidRDefault="00F9025B" w:rsidP="00F9025B">
            <w:pPr>
              <w:jc w:val="right"/>
              <w:rPr>
                <w:b/>
                <w:bCs/>
                <w:smallCaps/>
                <w:sz w:val="28"/>
                <w:szCs w:val="28"/>
              </w:rPr>
            </w:pPr>
            <w:r>
              <w:rPr>
                <w:b/>
                <w:bCs/>
                <w:smallCaps/>
                <w:sz w:val="28"/>
                <w:szCs w:val="28"/>
              </w:rPr>
              <w:t>STUDY GROUP 17</w:t>
            </w:r>
          </w:p>
        </w:tc>
      </w:tr>
      <w:bookmarkEnd w:id="3"/>
      <w:tr w:rsidR="00F9025B" w:rsidRPr="00F9025B" w14:paraId="093EA3BC" w14:textId="77777777" w:rsidTr="003F6975">
        <w:trPr>
          <w:cantSplit/>
        </w:trPr>
        <w:tc>
          <w:tcPr>
            <w:tcW w:w="1191" w:type="dxa"/>
            <w:vMerge/>
            <w:tcBorders>
              <w:bottom w:val="single" w:sz="12" w:space="0" w:color="auto"/>
            </w:tcBorders>
          </w:tcPr>
          <w:p w14:paraId="0270026F" w14:textId="77777777" w:rsidR="00F9025B" w:rsidRPr="00F9025B" w:rsidRDefault="00F9025B" w:rsidP="00F9025B">
            <w:pPr>
              <w:rPr>
                <w:b/>
                <w:bCs/>
                <w:sz w:val="26"/>
              </w:rPr>
            </w:pPr>
          </w:p>
        </w:tc>
        <w:tc>
          <w:tcPr>
            <w:tcW w:w="4051" w:type="dxa"/>
            <w:gridSpan w:val="3"/>
            <w:vMerge/>
            <w:tcBorders>
              <w:bottom w:val="single" w:sz="12" w:space="0" w:color="auto"/>
            </w:tcBorders>
          </w:tcPr>
          <w:p w14:paraId="1E19FD5F" w14:textId="77777777" w:rsidR="00F9025B" w:rsidRPr="00F9025B" w:rsidRDefault="00F9025B" w:rsidP="00F9025B">
            <w:pPr>
              <w:rPr>
                <w:b/>
                <w:bCs/>
                <w:sz w:val="26"/>
              </w:rPr>
            </w:pPr>
          </w:p>
        </w:tc>
        <w:tc>
          <w:tcPr>
            <w:tcW w:w="4681" w:type="dxa"/>
            <w:gridSpan w:val="2"/>
            <w:tcBorders>
              <w:bottom w:val="single" w:sz="12" w:space="0" w:color="auto"/>
            </w:tcBorders>
            <w:vAlign w:val="center"/>
          </w:tcPr>
          <w:p w14:paraId="6619DCF6" w14:textId="77777777" w:rsidR="00F9025B" w:rsidRPr="00F9025B" w:rsidRDefault="00F9025B" w:rsidP="00F9025B">
            <w:pPr>
              <w:jc w:val="right"/>
              <w:rPr>
                <w:b/>
                <w:bCs/>
                <w:sz w:val="28"/>
                <w:szCs w:val="28"/>
              </w:rPr>
            </w:pPr>
            <w:r w:rsidRPr="00F9025B">
              <w:rPr>
                <w:b/>
                <w:bCs/>
                <w:sz w:val="28"/>
                <w:szCs w:val="28"/>
              </w:rPr>
              <w:t>Original: English</w:t>
            </w:r>
          </w:p>
        </w:tc>
      </w:tr>
      <w:tr w:rsidR="00F9025B" w:rsidRPr="00F9025B" w14:paraId="07A7C38E" w14:textId="77777777" w:rsidTr="003F6975">
        <w:trPr>
          <w:cantSplit/>
        </w:trPr>
        <w:tc>
          <w:tcPr>
            <w:tcW w:w="1617" w:type="dxa"/>
            <w:gridSpan w:val="3"/>
          </w:tcPr>
          <w:p w14:paraId="431C1905" w14:textId="77777777" w:rsidR="00F9025B" w:rsidRPr="00F9025B" w:rsidRDefault="00F9025B" w:rsidP="00F9025B">
            <w:pPr>
              <w:rPr>
                <w:b/>
                <w:bCs/>
              </w:rPr>
            </w:pPr>
            <w:bookmarkStart w:id="4" w:name="dbluepink" w:colFirst="1" w:colLast="1"/>
            <w:bookmarkStart w:id="5" w:name="dmeeting" w:colFirst="2" w:colLast="2"/>
            <w:r w:rsidRPr="00F9025B">
              <w:rPr>
                <w:b/>
                <w:bCs/>
              </w:rPr>
              <w:t>Question(s):</w:t>
            </w:r>
          </w:p>
        </w:tc>
        <w:tc>
          <w:tcPr>
            <w:tcW w:w="3625" w:type="dxa"/>
          </w:tcPr>
          <w:p w14:paraId="27F8B7B9" w14:textId="58723782" w:rsidR="00F9025B" w:rsidRPr="00F9025B" w:rsidRDefault="00464620" w:rsidP="00F9025B">
            <w:r>
              <w:t>1</w:t>
            </w:r>
            <w:r w:rsidR="00F9025B" w:rsidRPr="00F9025B">
              <w:t>/17</w:t>
            </w:r>
          </w:p>
        </w:tc>
        <w:tc>
          <w:tcPr>
            <w:tcW w:w="4681" w:type="dxa"/>
            <w:gridSpan w:val="2"/>
          </w:tcPr>
          <w:p w14:paraId="0BAD050F" w14:textId="1570655D" w:rsidR="00F9025B" w:rsidRPr="00F9025B" w:rsidRDefault="002B7178" w:rsidP="00F9025B">
            <w:pPr>
              <w:jc w:val="right"/>
            </w:pPr>
            <w:r>
              <w:t>Geneva</w:t>
            </w:r>
            <w:r w:rsidR="00F9025B" w:rsidRPr="00F9025B">
              <w:t>, 2</w:t>
            </w:r>
            <w:r w:rsidR="00464620">
              <w:t>3</w:t>
            </w:r>
            <w:r w:rsidR="00F9025B" w:rsidRPr="00F9025B">
              <w:t xml:space="preserve"> August – </w:t>
            </w:r>
            <w:r w:rsidR="00464620">
              <w:t>2</w:t>
            </w:r>
            <w:r w:rsidR="00F9025B" w:rsidRPr="00F9025B">
              <w:t xml:space="preserve"> September 202</w:t>
            </w:r>
            <w:r w:rsidR="00464620">
              <w:t>2</w:t>
            </w:r>
          </w:p>
        </w:tc>
      </w:tr>
      <w:tr w:rsidR="00F9025B" w:rsidRPr="00F9025B" w14:paraId="5BA64980" w14:textId="77777777" w:rsidTr="003F6975">
        <w:trPr>
          <w:cantSplit/>
        </w:trPr>
        <w:tc>
          <w:tcPr>
            <w:tcW w:w="9923" w:type="dxa"/>
            <w:gridSpan w:val="6"/>
          </w:tcPr>
          <w:p w14:paraId="4A05CD6A" w14:textId="70FE9646" w:rsidR="00F9025B" w:rsidRPr="00F9025B" w:rsidRDefault="004E694B" w:rsidP="004E694B">
            <w:pPr>
              <w:jc w:val="center"/>
              <w:rPr>
                <w:b/>
                <w:bCs/>
              </w:rPr>
            </w:pPr>
            <w:bookmarkStart w:id="6" w:name="ddoctype" w:colFirst="0" w:colLast="0"/>
            <w:bookmarkEnd w:id="4"/>
            <w:bookmarkEnd w:id="5"/>
            <w:r w:rsidRPr="004E694B">
              <w:rPr>
                <w:b/>
                <w:bCs/>
              </w:rPr>
              <w:t>CONTRIBUTION</w:t>
            </w:r>
          </w:p>
        </w:tc>
      </w:tr>
      <w:tr w:rsidR="00F9025B" w:rsidRPr="00F9025B" w14:paraId="15A514E3" w14:textId="77777777" w:rsidTr="003F6975">
        <w:trPr>
          <w:cantSplit/>
        </w:trPr>
        <w:tc>
          <w:tcPr>
            <w:tcW w:w="1617" w:type="dxa"/>
            <w:gridSpan w:val="3"/>
          </w:tcPr>
          <w:p w14:paraId="155EA638" w14:textId="77777777" w:rsidR="00F9025B" w:rsidRPr="00F9025B" w:rsidRDefault="00F9025B" w:rsidP="00F9025B">
            <w:pPr>
              <w:rPr>
                <w:b/>
                <w:bCs/>
              </w:rPr>
            </w:pPr>
            <w:bookmarkStart w:id="7" w:name="dsource" w:colFirst="1" w:colLast="1"/>
            <w:bookmarkEnd w:id="6"/>
            <w:r w:rsidRPr="00F9025B">
              <w:rPr>
                <w:b/>
                <w:bCs/>
              </w:rPr>
              <w:t>Source:</w:t>
            </w:r>
          </w:p>
        </w:tc>
        <w:tc>
          <w:tcPr>
            <w:tcW w:w="8306" w:type="dxa"/>
            <w:gridSpan w:val="3"/>
          </w:tcPr>
          <w:p w14:paraId="6B1B6957" w14:textId="15A94DA3" w:rsidR="00F9025B" w:rsidRPr="00F9025B" w:rsidRDefault="00464620" w:rsidP="00F9025B">
            <w:r w:rsidRPr="00824910">
              <w:t>Ministry of Communications,</w:t>
            </w:r>
            <w:r>
              <w:t xml:space="preserve"> </w:t>
            </w:r>
            <w:r w:rsidRPr="00824910">
              <w:t>India</w:t>
            </w:r>
          </w:p>
        </w:tc>
      </w:tr>
      <w:tr w:rsidR="00F9025B" w:rsidRPr="00F9025B" w14:paraId="10B7E161" w14:textId="77777777" w:rsidTr="003F6975">
        <w:trPr>
          <w:cantSplit/>
        </w:trPr>
        <w:tc>
          <w:tcPr>
            <w:tcW w:w="1617" w:type="dxa"/>
            <w:gridSpan w:val="3"/>
          </w:tcPr>
          <w:p w14:paraId="791EF9B1" w14:textId="77777777" w:rsidR="00F9025B" w:rsidRPr="00F9025B" w:rsidRDefault="00F9025B" w:rsidP="00F9025B">
            <w:bookmarkStart w:id="8" w:name="dtitle1" w:colFirst="1" w:colLast="1"/>
            <w:bookmarkEnd w:id="7"/>
            <w:r w:rsidRPr="00F9025B">
              <w:rPr>
                <w:b/>
                <w:bCs/>
              </w:rPr>
              <w:t>Title:</w:t>
            </w:r>
          </w:p>
        </w:tc>
        <w:tc>
          <w:tcPr>
            <w:tcW w:w="8306" w:type="dxa"/>
            <w:gridSpan w:val="3"/>
          </w:tcPr>
          <w:p w14:paraId="345DE21A" w14:textId="2B766FC3" w:rsidR="00F9025B" w:rsidRPr="00F9025B" w:rsidRDefault="004E694B" w:rsidP="00F9025B">
            <w:r>
              <w:t xml:space="preserve">Revised baseline text for </w:t>
            </w:r>
            <w:proofErr w:type="spellStart"/>
            <w:proofErr w:type="gramStart"/>
            <w:r w:rsidRPr="00824910">
              <w:t>X.arch</w:t>
            </w:r>
            <w:proofErr w:type="spellEnd"/>
            <w:proofErr w:type="gramEnd"/>
            <w:r w:rsidRPr="00824910">
              <w:t>-design: Design principles and best practices for security architectures</w:t>
            </w:r>
          </w:p>
        </w:tc>
      </w:tr>
      <w:bookmarkEnd w:id="8"/>
      <w:bookmarkEnd w:id="1"/>
      <w:tr w:rsidR="00C63F3C" w:rsidRPr="004E694B" w14:paraId="3EFF6E61" w14:textId="77777777" w:rsidTr="00C63F3C">
        <w:trPr>
          <w:cantSplit/>
        </w:trPr>
        <w:tc>
          <w:tcPr>
            <w:tcW w:w="1608" w:type="dxa"/>
            <w:gridSpan w:val="2"/>
            <w:tcBorders>
              <w:top w:val="single" w:sz="8" w:space="0" w:color="auto"/>
              <w:bottom w:val="single" w:sz="8" w:space="0" w:color="auto"/>
            </w:tcBorders>
          </w:tcPr>
          <w:p w14:paraId="26480A57" w14:textId="77777777" w:rsidR="00C63F3C" w:rsidRPr="00136DDD" w:rsidRDefault="00C63F3C" w:rsidP="00C63F3C">
            <w:pPr>
              <w:rPr>
                <w:b/>
                <w:bCs/>
              </w:rPr>
            </w:pPr>
            <w:r w:rsidRPr="00136DDD">
              <w:rPr>
                <w:b/>
                <w:bCs/>
              </w:rPr>
              <w:t>Contact:</w:t>
            </w:r>
          </w:p>
        </w:tc>
        <w:tc>
          <w:tcPr>
            <w:tcW w:w="3779" w:type="dxa"/>
            <w:gridSpan w:val="3"/>
            <w:tcBorders>
              <w:top w:val="single" w:sz="8" w:space="0" w:color="auto"/>
              <w:bottom w:val="single" w:sz="8" w:space="0" w:color="auto"/>
            </w:tcBorders>
          </w:tcPr>
          <w:p w14:paraId="34C15FC2" w14:textId="7F691567" w:rsidR="00C63F3C" w:rsidRPr="00136DDD" w:rsidRDefault="004E694B" w:rsidP="003C026D">
            <w:sdt>
              <w:sdtPr>
                <w:alias w:val="ContactNameOrgCountry"/>
                <w:tag w:val="ContactNameOrgCountry"/>
                <w:id w:val="-296213640"/>
                <w:placeholder>
                  <w:docPart w:val="36885473F4638A41B0442E5961B635F7"/>
                </w:placeholder>
                <w:text w:multiLine="1"/>
              </w:sdtPr>
              <w:sdtEndPr/>
              <w:sdtContent>
                <w:r w:rsidR="00BB3BDF" w:rsidDel="00B43C52">
                  <w:t>N. KISHOR NARANG</w:t>
                </w:r>
                <w:r w:rsidR="00BB3BDF" w:rsidDel="00B43C52">
                  <w:br/>
                </w:r>
                <w:r w:rsidR="00BB3BDF">
                  <w:t>Narnix Technolabs Pvt. Ltd.</w:t>
                </w:r>
                <w:r w:rsidR="00BB3BDF" w:rsidDel="00B43C52">
                  <w:br/>
                  <w:t>Ministry of Communications,</w:t>
                </w:r>
                <w:r w:rsidR="00BB3BDF" w:rsidDel="00B43C52">
                  <w:br/>
                  <w:t>(India)</w:t>
                </w:r>
                <w:r w:rsidR="00BB3BDF">
                  <w:t xml:space="preserve"> </w:t>
                </w:r>
              </w:sdtContent>
            </w:sdt>
          </w:p>
        </w:tc>
        <w:sdt>
          <w:sdtPr>
            <w:alias w:val="ContactTelFaxEmail"/>
            <w:tag w:val="ContactTelFaxEmail"/>
            <w:id w:val="-71127976"/>
            <w:placeholder>
              <w:docPart w:val="E31CAB84014B9A499F37CA7E257E4B20"/>
            </w:placeholder>
          </w:sdtPr>
          <w:sdtEndPr/>
          <w:sdtContent>
            <w:tc>
              <w:tcPr>
                <w:tcW w:w="4536" w:type="dxa"/>
                <w:tcBorders>
                  <w:top w:val="single" w:sz="8" w:space="0" w:color="auto"/>
                  <w:bottom w:val="single" w:sz="8" w:space="0" w:color="auto"/>
                </w:tcBorders>
              </w:tcPr>
              <w:p w14:paraId="59A4CDD8" w14:textId="77777777" w:rsidR="003C026D" w:rsidRDefault="00C63F3C" w:rsidP="00C63F3C">
                <w:pPr>
                  <w:rPr>
                    <w:lang w:val="de-CH" w:eastAsia="ko-KR"/>
                  </w:rPr>
                </w:pPr>
                <w:r w:rsidRPr="00FF1151">
                  <w:rPr>
                    <w:lang w:val="pt-BR"/>
                  </w:rPr>
                  <w:t xml:space="preserve">Tel: </w:t>
                </w:r>
                <w:r>
                  <w:rPr>
                    <w:lang w:val="pt-BR"/>
                  </w:rPr>
                  <w:tab/>
                </w:r>
                <w:r w:rsidRPr="00403430">
                  <w:rPr>
                    <w:lang w:val="de-CH" w:eastAsia="ko-KR"/>
                  </w:rPr>
                  <w:t>+</w:t>
                </w:r>
                <w:r w:rsidR="003C026D">
                  <w:rPr>
                    <w:lang w:val="de-CH" w:eastAsia="ko-KR"/>
                  </w:rPr>
                  <w:t>91 98101 63990</w:t>
                </w:r>
              </w:p>
              <w:p w14:paraId="79835922" w14:textId="6C30910C" w:rsidR="00C63F3C" w:rsidRPr="00FF1151" w:rsidRDefault="00C63F3C" w:rsidP="00C63F3C">
                <w:pPr>
                  <w:rPr>
                    <w:lang w:val="pt-BR"/>
                  </w:rPr>
                </w:pPr>
                <w:r w:rsidRPr="00FF1151">
                  <w:rPr>
                    <w:lang w:val="pt-BR"/>
                  </w:rPr>
                  <w:t xml:space="preserve">E-mail: </w:t>
                </w:r>
                <w:r w:rsidR="004E694B">
                  <w:fldChar w:fldCharType="begin"/>
                </w:r>
                <w:r w:rsidR="004E694B" w:rsidRPr="004E694B">
                  <w:rPr>
                    <w:lang w:val="fr-CH"/>
                    <w:rPrChange w:id="9" w:author="TSB (JB)" w:date="2022-08-08T08:45:00Z">
                      <w:rPr/>
                    </w:rPrChange>
                  </w:rPr>
                  <w:instrText xml:space="preserve"> HYPERLINK "mailto:kishor@narnix.com" </w:instrText>
                </w:r>
                <w:r w:rsidR="004E694B">
                  <w:fldChar w:fldCharType="separate"/>
                </w:r>
                <w:r w:rsidR="003C026D" w:rsidRPr="002337B2">
                  <w:rPr>
                    <w:rStyle w:val="Hyperlink"/>
                    <w:lang w:val="de-CH"/>
                  </w:rPr>
                  <w:t>kishor@narnix.com</w:t>
                </w:r>
                <w:r w:rsidR="004E694B">
                  <w:rPr>
                    <w:rStyle w:val="Hyperlink"/>
                    <w:lang w:val="de-CH"/>
                  </w:rPr>
                  <w:fldChar w:fldCharType="end"/>
                </w:r>
                <w:r w:rsidR="003C026D">
                  <w:rPr>
                    <w:rFonts w:asciiTheme="majorBidi" w:hAnsiTheme="majorBidi"/>
                    <w:lang w:val="de-CH"/>
                  </w:rPr>
                  <w:t xml:space="preserve"> </w:t>
                </w:r>
              </w:p>
            </w:tc>
          </w:sdtContent>
        </w:sdt>
      </w:tr>
    </w:tbl>
    <w:p w14:paraId="683A50FC" w14:textId="77777777" w:rsidR="00DB0706" w:rsidRPr="00FF1151" w:rsidRDefault="00DB0706" w:rsidP="0089088E">
      <w:pPr>
        <w:rPr>
          <w:lang w:val="pt-BR"/>
        </w:rPr>
      </w:pPr>
    </w:p>
    <w:tbl>
      <w:tblPr>
        <w:tblW w:w="9923" w:type="dxa"/>
        <w:tblLayout w:type="fixed"/>
        <w:tblCellMar>
          <w:left w:w="57" w:type="dxa"/>
          <w:right w:w="57" w:type="dxa"/>
        </w:tblCellMar>
        <w:tblLook w:val="0000" w:firstRow="0" w:lastRow="0" w:firstColumn="0" w:lastColumn="0" w:noHBand="0" w:noVBand="0"/>
      </w:tblPr>
      <w:tblGrid>
        <w:gridCol w:w="1607"/>
        <w:gridCol w:w="8316"/>
      </w:tblGrid>
      <w:tr w:rsidR="0089088E" w:rsidRPr="00136DDD" w14:paraId="0C8BCA77" w14:textId="77777777" w:rsidTr="004E694B">
        <w:trPr>
          <w:cantSplit/>
        </w:trPr>
        <w:tc>
          <w:tcPr>
            <w:tcW w:w="1607" w:type="dxa"/>
          </w:tcPr>
          <w:p w14:paraId="7273382C" w14:textId="2872A358" w:rsidR="0089088E" w:rsidRPr="00136DDD" w:rsidRDefault="0089088E" w:rsidP="005976A1">
            <w:pPr>
              <w:rPr>
                <w:b/>
                <w:bCs/>
              </w:rPr>
            </w:pPr>
            <w:r w:rsidRPr="00136DDD">
              <w:rPr>
                <w:b/>
                <w:bCs/>
              </w:rPr>
              <w:t>Abstract:</w:t>
            </w:r>
          </w:p>
        </w:tc>
        <w:sdt>
          <w:sdtPr>
            <w:alias w:val="Abstract"/>
            <w:tag w:val="Abstract"/>
            <w:id w:val="-939903723"/>
            <w:placeholder>
              <w:docPart w:val="492BE26494BC4227B909FEB578E10484"/>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8316" w:type="dxa"/>
              </w:tcPr>
              <w:p w14:paraId="493EE2B3" w14:textId="41FFBDFA" w:rsidR="0089088E" w:rsidRPr="00136DDD" w:rsidRDefault="00B43C52" w:rsidP="008B5123">
                <w:r>
                  <w:t>This contribution intends to develop X.arch-design as per its current baseline text in TD 3386 .</w:t>
                </w:r>
              </w:p>
            </w:tc>
          </w:sdtContent>
        </w:sdt>
      </w:tr>
    </w:tbl>
    <w:p w14:paraId="745D5DA6" w14:textId="542C50A6" w:rsidR="00C63F3C" w:rsidRDefault="003C026D" w:rsidP="003C026D">
      <w:pPr>
        <w:jc w:val="both"/>
      </w:pPr>
      <w:r w:rsidRPr="00824910">
        <w:t xml:space="preserve">India Proposes that Q1/17 approve the new text in </w:t>
      </w:r>
      <w:hyperlink r:id="rId11" w:history="1">
        <w:r w:rsidRPr="00824910">
          <w:rPr>
            <w:rStyle w:val="Hyperlink"/>
            <w:rFonts w:ascii="Times New Roman" w:hAnsi="Times New Roman"/>
          </w:rPr>
          <w:t>TD 3386</w:t>
        </w:r>
      </w:hyperlink>
      <w:r w:rsidRPr="00824910">
        <w:t xml:space="preserve"> for ITU X.arch-design: Design principles and best practices for security architectures.</w:t>
      </w:r>
    </w:p>
    <w:p w14:paraId="431EDEE6" w14:textId="7590C419" w:rsidR="002B7178" w:rsidRDefault="002B7178" w:rsidP="003C026D">
      <w:pPr>
        <w:jc w:val="both"/>
      </w:pPr>
    </w:p>
    <w:p w14:paraId="4DBFFB3A" w14:textId="69F70F26" w:rsidR="002B7178" w:rsidRDefault="002B7178" w:rsidP="003C026D">
      <w:pPr>
        <w:jc w:val="both"/>
      </w:pPr>
      <w:r>
        <w:t>The Suggestions/changes are attached as Annexure-I.</w:t>
      </w:r>
    </w:p>
    <w:p w14:paraId="0927EDBB" w14:textId="1654E80C" w:rsidR="002B7178" w:rsidRDefault="002B7178" w:rsidP="003C026D">
      <w:pPr>
        <w:jc w:val="both"/>
      </w:pPr>
    </w:p>
    <w:p w14:paraId="5256C523" w14:textId="4D86B57D" w:rsidR="002B7178" w:rsidRDefault="002B7178" w:rsidP="003C026D">
      <w:pPr>
        <w:jc w:val="both"/>
      </w:pPr>
    </w:p>
    <w:p w14:paraId="43ED6695" w14:textId="1200C7F0" w:rsidR="002B7178" w:rsidRDefault="002B7178" w:rsidP="003C026D">
      <w:pPr>
        <w:jc w:val="both"/>
      </w:pPr>
    </w:p>
    <w:p w14:paraId="4302F60A" w14:textId="63A5ABC8" w:rsidR="002B7178" w:rsidRDefault="002B7178" w:rsidP="003C026D">
      <w:pPr>
        <w:jc w:val="both"/>
      </w:pPr>
    </w:p>
    <w:p w14:paraId="0ADFA3C5" w14:textId="77777777" w:rsidR="004E694B" w:rsidRDefault="004E694B">
      <w:pPr>
        <w:spacing w:before="0" w:after="160" w:line="259" w:lineRule="auto"/>
      </w:pPr>
      <w:r>
        <w:br w:type="page"/>
      </w:r>
    </w:p>
    <w:p w14:paraId="2E471F7D" w14:textId="164C5EDB" w:rsidR="002B7178" w:rsidRDefault="002B7178" w:rsidP="00EF05CD">
      <w:pPr>
        <w:jc w:val="center"/>
      </w:pPr>
      <w:r>
        <w:lastRenderedPageBreak/>
        <w:t>Annexure-I</w:t>
      </w:r>
    </w:p>
    <w:p w14:paraId="3CDEA40A" w14:textId="77777777" w:rsidR="00C63F3C" w:rsidRDefault="00C63F3C" w:rsidP="00C63F3C">
      <w:pPr>
        <w:pStyle w:val="AnnexNotitle"/>
      </w:pPr>
      <w:bookmarkStart w:id="10" w:name="_Toc35685997"/>
      <w:r>
        <w:t xml:space="preserve">X.arch-design - </w:t>
      </w:r>
      <w:r w:rsidRPr="00AE5A66">
        <w:t xml:space="preserve">Design Principles and Best Practices </w:t>
      </w:r>
      <w:r>
        <w:t>for</w:t>
      </w:r>
      <w:r w:rsidRPr="00AE5A66">
        <w:t xml:space="preserve"> Security Architectures</w:t>
      </w:r>
      <w:bookmarkEnd w:id="10"/>
    </w:p>
    <w:p w14:paraId="4447DB7D" w14:textId="77777777" w:rsidR="00C63F3C" w:rsidRDefault="00C63F3C" w:rsidP="00C63F3C">
      <w:pPr>
        <w:rPr>
          <w:lang w:eastAsia="en-US"/>
        </w:rPr>
      </w:pPr>
    </w:p>
    <w:p w14:paraId="13BC2BAC" w14:textId="77777777" w:rsidR="00C63F3C" w:rsidRDefault="00C63F3C" w:rsidP="00C63F3C">
      <w:pPr>
        <w:rPr>
          <w:lang w:eastAsia="en-US"/>
        </w:rPr>
      </w:pPr>
      <w:r>
        <w:rPr>
          <w:lang w:eastAsia="en-US"/>
        </w:rPr>
        <w:t>Table of Contents</w:t>
      </w:r>
    </w:p>
    <w:p w14:paraId="34E4101F" w14:textId="5B333296" w:rsidR="00C63F3C" w:rsidRDefault="00C63F3C" w:rsidP="00C63F3C">
      <w:pPr>
        <w:pStyle w:val="TOC1"/>
        <w:rPr>
          <w:rFonts w:asciiTheme="minorHAnsi" w:eastAsiaTheme="minorEastAsia" w:hAnsiTheme="minorHAnsi" w:cstheme="minorBidi"/>
          <w:szCs w:val="24"/>
          <w:lang w:val="fr-CH" w:eastAsia="fr-FR"/>
        </w:rPr>
      </w:pPr>
      <w:r>
        <w:fldChar w:fldCharType="begin"/>
      </w:r>
      <w:r>
        <w:instrText xml:space="preserve"> TOC \o "1-3" \h \z \u </w:instrText>
      </w:r>
      <w:r>
        <w:fldChar w:fldCharType="separate"/>
      </w:r>
      <w:hyperlink w:anchor="_Toc35685997" w:history="1">
        <w:r w:rsidRPr="00706B43">
          <w:rPr>
            <w:rStyle w:val="Hyperlink"/>
          </w:rPr>
          <w:t>X.arch-design - Design Principles and Best Practices for Security Architectures</w:t>
        </w:r>
        <w:r>
          <w:rPr>
            <w:webHidden/>
          </w:rPr>
          <w:tab/>
        </w:r>
        <w:r>
          <w:rPr>
            <w:webHidden/>
          </w:rPr>
          <w:fldChar w:fldCharType="begin"/>
        </w:r>
        <w:r>
          <w:rPr>
            <w:webHidden/>
          </w:rPr>
          <w:instrText xml:space="preserve"> PAGEREF _Toc35685997 \h </w:instrText>
        </w:r>
        <w:r>
          <w:rPr>
            <w:webHidden/>
          </w:rPr>
        </w:r>
        <w:r>
          <w:rPr>
            <w:webHidden/>
          </w:rPr>
          <w:fldChar w:fldCharType="separate"/>
        </w:r>
        <w:r w:rsidR="004E694B">
          <w:rPr>
            <w:webHidden/>
          </w:rPr>
          <w:t>2</w:t>
        </w:r>
        <w:r>
          <w:rPr>
            <w:webHidden/>
          </w:rPr>
          <w:fldChar w:fldCharType="end"/>
        </w:r>
      </w:hyperlink>
    </w:p>
    <w:p w14:paraId="2C4B364D" w14:textId="453D7B1A" w:rsidR="00C63F3C" w:rsidRDefault="00E85E23" w:rsidP="00C63F3C">
      <w:pPr>
        <w:pStyle w:val="TOC1"/>
        <w:rPr>
          <w:rFonts w:asciiTheme="minorHAnsi" w:eastAsiaTheme="minorEastAsia" w:hAnsiTheme="minorHAnsi" w:cstheme="minorBidi"/>
          <w:szCs w:val="24"/>
          <w:lang w:val="fr-CH" w:eastAsia="fr-FR"/>
        </w:rPr>
      </w:pPr>
      <w:hyperlink w:anchor="_Toc35685998" w:history="1">
        <w:r w:rsidR="00C63F3C" w:rsidRPr="00706B43">
          <w:rPr>
            <w:rStyle w:val="Hyperlink"/>
          </w:rPr>
          <w:t>1</w:t>
        </w:r>
        <w:r w:rsidR="00C63F3C">
          <w:rPr>
            <w:rFonts w:asciiTheme="minorHAnsi" w:eastAsiaTheme="minorEastAsia" w:hAnsiTheme="minorHAnsi" w:cstheme="minorBidi"/>
            <w:szCs w:val="24"/>
            <w:lang w:val="fr-CH" w:eastAsia="fr-FR"/>
          </w:rPr>
          <w:tab/>
        </w:r>
        <w:r w:rsidR="00C63F3C" w:rsidRPr="00706B43">
          <w:rPr>
            <w:rStyle w:val="Hyperlink"/>
          </w:rPr>
          <w:t>Scope</w:t>
        </w:r>
        <w:r w:rsidR="00C63F3C">
          <w:rPr>
            <w:webHidden/>
          </w:rPr>
          <w:tab/>
        </w:r>
        <w:r w:rsidR="00C63F3C">
          <w:rPr>
            <w:webHidden/>
          </w:rPr>
          <w:fldChar w:fldCharType="begin"/>
        </w:r>
        <w:r w:rsidR="00C63F3C">
          <w:rPr>
            <w:webHidden/>
          </w:rPr>
          <w:instrText xml:space="preserve"> PAGEREF _Toc35685998 \h </w:instrText>
        </w:r>
        <w:r w:rsidR="00C63F3C">
          <w:rPr>
            <w:webHidden/>
          </w:rPr>
        </w:r>
        <w:r w:rsidR="00C63F3C">
          <w:rPr>
            <w:webHidden/>
          </w:rPr>
          <w:fldChar w:fldCharType="separate"/>
        </w:r>
        <w:r w:rsidR="004E694B">
          <w:rPr>
            <w:webHidden/>
          </w:rPr>
          <w:t>4</w:t>
        </w:r>
        <w:r w:rsidR="00C63F3C">
          <w:rPr>
            <w:webHidden/>
          </w:rPr>
          <w:fldChar w:fldCharType="end"/>
        </w:r>
      </w:hyperlink>
    </w:p>
    <w:p w14:paraId="5C6EF4EC" w14:textId="6B26128E" w:rsidR="00C63F3C" w:rsidRDefault="004E694B" w:rsidP="00C63F3C">
      <w:pPr>
        <w:pStyle w:val="TOC1"/>
        <w:rPr>
          <w:rFonts w:asciiTheme="minorHAnsi" w:eastAsiaTheme="minorEastAsia" w:hAnsiTheme="minorHAnsi" w:cstheme="minorBidi"/>
          <w:szCs w:val="24"/>
          <w:lang w:val="fr-CH" w:eastAsia="fr-FR"/>
        </w:rPr>
      </w:pPr>
      <w:hyperlink w:anchor="_Toc35685999" w:history="1">
        <w:r w:rsidR="00C63F3C" w:rsidRPr="00706B43">
          <w:rPr>
            <w:rStyle w:val="Hyperlink"/>
          </w:rPr>
          <w:t>2</w:t>
        </w:r>
        <w:r w:rsidR="00C63F3C">
          <w:rPr>
            <w:rFonts w:asciiTheme="minorHAnsi" w:eastAsiaTheme="minorEastAsia" w:hAnsiTheme="minorHAnsi" w:cstheme="minorBidi"/>
            <w:szCs w:val="24"/>
            <w:lang w:val="fr-CH" w:eastAsia="fr-FR"/>
          </w:rPr>
          <w:tab/>
        </w:r>
        <w:r w:rsidR="00C63F3C" w:rsidRPr="00706B43">
          <w:rPr>
            <w:rStyle w:val="Hyperlink"/>
          </w:rPr>
          <w:t>References</w:t>
        </w:r>
        <w:r w:rsidR="00C63F3C">
          <w:rPr>
            <w:webHidden/>
          </w:rPr>
          <w:tab/>
        </w:r>
        <w:r w:rsidR="00C63F3C">
          <w:rPr>
            <w:webHidden/>
          </w:rPr>
          <w:fldChar w:fldCharType="begin"/>
        </w:r>
        <w:r w:rsidR="00C63F3C">
          <w:rPr>
            <w:webHidden/>
          </w:rPr>
          <w:instrText xml:space="preserve"> PAGEREF _Toc35685999 \h </w:instrText>
        </w:r>
        <w:r w:rsidR="00C63F3C">
          <w:rPr>
            <w:webHidden/>
          </w:rPr>
        </w:r>
        <w:r w:rsidR="00C63F3C">
          <w:rPr>
            <w:webHidden/>
          </w:rPr>
          <w:fldChar w:fldCharType="separate"/>
        </w:r>
        <w:r>
          <w:rPr>
            <w:webHidden/>
          </w:rPr>
          <w:t>4</w:t>
        </w:r>
        <w:r w:rsidR="00C63F3C">
          <w:rPr>
            <w:webHidden/>
          </w:rPr>
          <w:fldChar w:fldCharType="end"/>
        </w:r>
      </w:hyperlink>
    </w:p>
    <w:p w14:paraId="27B6F07B" w14:textId="3482520E" w:rsidR="00C63F3C" w:rsidRDefault="004E694B" w:rsidP="00C63F3C">
      <w:pPr>
        <w:pStyle w:val="TOC2"/>
        <w:rPr>
          <w:rFonts w:asciiTheme="minorHAnsi" w:eastAsiaTheme="minorEastAsia" w:hAnsiTheme="minorHAnsi" w:cstheme="minorBidi"/>
          <w:szCs w:val="24"/>
          <w:lang w:val="fr-CH" w:eastAsia="fr-FR"/>
        </w:rPr>
      </w:pPr>
      <w:hyperlink w:anchor="_Toc35686000" w:history="1">
        <w:r w:rsidR="00C63F3C" w:rsidRPr="00706B43">
          <w:rPr>
            <w:rStyle w:val="Hyperlink"/>
          </w:rPr>
          <w:t>2.1</w:t>
        </w:r>
        <w:r w:rsidR="00C63F3C">
          <w:rPr>
            <w:rFonts w:asciiTheme="minorHAnsi" w:eastAsiaTheme="minorEastAsia" w:hAnsiTheme="minorHAnsi" w:cstheme="minorBidi"/>
            <w:szCs w:val="24"/>
            <w:lang w:val="fr-CH" w:eastAsia="fr-FR"/>
          </w:rPr>
          <w:tab/>
        </w:r>
        <w:r w:rsidR="00C63F3C" w:rsidRPr="00706B43">
          <w:rPr>
            <w:rStyle w:val="Hyperlink"/>
          </w:rPr>
          <w:t>Normative references</w:t>
        </w:r>
        <w:r w:rsidR="00C63F3C">
          <w:rPr>
            <w:webHidden/>
          </w:rPr>
          <w:tab/>
        </w:r>
        <w:r w:rsidR="00C63F3C">
          <w:rPr>
            <w:webHidden/>
          </w:rPr>
          <w:fldChar w:fldCharType="begin"/>
        </w:r>
        <w:r w:rsidR="00C63F3C">
          <w:rPr>
            <w:webHidden/>
          </w:rPr>
          <w:instrText xml:space="preserve"> PAGEREF _Toc35686000 \h </w:instrText>
        </w:r>
        <w:r w:rsidR="00C63F3C">
          <w:rPr>
            <w:webHidden/>
          </w:rPr>
        </w:r>
        <w:r w:rsidR="00C63F3C">
          <w:rPr>
            <w:webHidden/>
          </w:rPr>
          <w:fldChar w:fldCharType="separate"/>
        </w:r>
        <w:r>
          <w:rPr>
            <w:webHidden/>
          </w:rPr>
          <w:t>4</w:t>
        </w:r>
        <w:r w:rsidR="00C63F3C">
          <w:rPr>
            <w:webHidden/>
          </w:rPr>
          <w:fldChar w:fldCharType="end"/>
        </w:r>
      </w:hyperlink>
    </w:p>
    <w:p w14:paraId="303463FE" w14:textId="003D9185" w:rsidR="00C63F3C" w:rsidRDefault="004E694B" w:rsidP="00C63F3C">
      <w:pPr>
        <w:pStyle w:val="TOC3"/>
        <w:rPr>
          <w:rFonts w:asciiTheme="minorHAnsi" w:eastAsiaTheme="minorEastAsia" w:hAnsiTheme="minorHAnsi" w:cstheme="minorBidi"/>
          <w:szCs w:val="24"/>
          <w:lang w:val="fr-CH" w:eastAsia="fr-FR"/>
        </w:rPr>
      </w:pPr>
      <w:hyperlink w:anchor="_Toc35686001" w:history="1">
        <w:r w:rsidR="00C63F3C" w:rsidRPr="00706B43">
          <w:rPr>
            <w:rStyle w:val="Hyperlink"/>
          </w:rPr>
          <w:t>2.1.1</w:t>
        </w:r>
        <w:r w:rsidR="00C63F3C">
          <w:rPr>
            <w:rFonts w:asciiTheme="minorHAnsi" w:eastAsiaTheme="minorEastAsia" w:hAnsiTheme="minorHAnsi" w:cstheme="minorBidi"/>
            <w:szCs w:val="24"/>
            <w:lang w:val="fr-CH" w:eastAsia="fr-FR"/>
          </w:rPr>
          <w:tab/>
        </w:r>
        <w:r w:rsidR="00C63F3C" w:rsidRPr="00706B43">
          <w:rPr>
            <w:rStyle w:val="Hyperlink"/>
          </w:rPr>
          <w:t>Paired Recommendations | International Standards equivalent in technical content</w:t>
        </w:r>
        <w:r w:rsidR="00C63F3C">
          <w:rPr>
            <w:webHidden/>
          </w:rPr>
          <w:tab/>
        </w:r>
        <w:r w:rsidR="00C63F3C">
          <w:rPr>
            <w:webHidden/>
          </w:rPr>
          <w:fldChar w:fldCharType="begin"/>
        </w:r>
        <w:r w:rsidR="00C63F3C">
          <w:rPr>
            <w:webHidden/>
          </w:rPr>
          <w:instrText xml:space="preserve"> PAGEREF _Toc35686001 \h </w:instrText>
        </w:r>
        <w:r w:rsidR="00C63F3C">
          <w:rPr>
            <w:webHidden/>
          </w:rPr>
        </w:r>
        <w:r w:rsidR="00C63F3C">
          <w:rPr>
            <w:webHidden/>
          </w:rPr>
          <w:fldChar w:fldCharType="separate"/>
        </w:r>
        <w:r>
          <w:rPr>
            <w:webHidden/>
          </w:rPr>
          <w:t>4</w:t>
        </w:r>
        <w:r w:rsidR="00C63F3C">
          <w:rPr>
            <w:webHidden/>
          </w:rPr>
          <w:fldChar w:fldCharType="end"/>
        </w:r>
      </w:hyperlink>
    </w:p>
    <w:p w14:paraId="64ECE1C9" w14:textId="3A808E67" w:rsidR="00C63F3C" w:rsidRDefault="004E694B" w:rsidP="00C63F3C">
      <w:pPr>
        <w:pStyle w:val="TOC3"/>
        <w:rPr>
          <w:rFonts w:asciiTheme="minorHAnsi" w:eastAsiaTheme="minorEastAsia" w:hAnsiTheme="minorHAnsi" w:cstheme="minorBidi"/>
          <w:szCs w:val="24"/>
          <w:lang w:val="fr-CH" w:eastAsia="fr-FR"/>
        </w:rPr>
      </w:pPr>
      <w:hyperlink w:anchor="_Toc35686002" w:history="1">
        <w:r w:rsidR="00C63F3C" w:rsidRPr="00706B43">
          <w:rPr>
            <w:rStyle w:val="Hyperlink"/>
          </w:rPr>
          <w:t>2.1.2</w:t>
        </w:r>
        <w:r w:rsidR="00C63F3C">
          <w:rPr>
            <w:rFonts w:asciiTheme="minorHAnsi" w:eastAsiaTheme="minorEastAsia" w:hAnsiTheme="minorHAnsi" w:cstheme="minorBidi"/>
            <w:szCs w:val="24"/>
            <w:lang w:val="fr-CH" w:eastAsia="fr-FR"/>
          </w:rPr>
          <w:tab/>
        </w:r>
        <w:r w:rsidR="00C63F3C" w:rsidRPr="00706B43">
          <w:rPr>
            <w:rStyle w:val="Hyperlink"/>
          </w:rPr>
          <w:t>Other references</w:t>
        </w:r>
        <w:r w:rsidR="00C63F3C">
          <w:rPr>
            <w:webHidden/>
          </w:rPr>
          <w:tab/>
        </w:r>
        <w:r w:rsidR="00C63F3C">
          <w:rPr>
            <w:webHidden/>
          </w:rPr>
          <w:fldChar w:fldCharType="begin"/>
        </w:r>
        <w:r w:rsidR="00C63F3C">
          <w:rPr>
            <w:webHidden/>
          </w:rPr>
          <w:instrText xml:space="preserve"> PAGEREF _Toc35686002 \h </w:instrText>
        </w:r>
        <w:r w:rsidR="00C63F3C">
          <w:rPr>
            <w:webHidden/>
          </w:rPr>
        </w:r>
        <w:r w:rsidR="00C63F3C">
          <w:rPr>
            <w:webHidden/>
          </w:rPr>
          <w:fldChar w:fldCharType="separate"/>
        </w:r>
        <w:r>
          <w:rPr>
            <w:webHidden/>
          </w:rPr>
          <w:t>4</w:t>
        </w:r>
        <w:r w:rsidR="00C63F3C">
          <w:rPr>
            <w:webHidden/>
          </w:rPr>
          <w:fldChar w:fldCharType="end"/>
        </w:r>
      </w:hyperlink>
    </w:p>
    <w:p w14:paraId="6E9EC60A" w14:textId="6D5D6579" w:rsidR="00C63F3C" w:rsidRDefault="00E85E23" w:rsidP="00C63F3C">
      <w:pPr>
        <w:pStyle w:val="TOC1"/>
        <w:rPr>
          <w:rFonts w:asciiTheme="minorHAnsi" w:eastAsiaTheme="minorEastAsia" w:hAnsiTheme="minorHAnsi" w:cstheme="minorBidi"/>
          <w:szCs w:val="24"/>
          <w:lang w:val="fr-CH" w:eastAsia="fr-FR"/>
        </w:rPr>
      </w:pPr>
      <w:hyperlink w:anchor="_Toc35686003" w:history="1">
        <w:r w:rsidR="00C63F3C" w:rsidRPr="00706B43">
          <w:rPr>
            <w:rStyle w:val="Hyperlink"/>
          </w:rPr>
          <w:t>3</w:t>
        </w:r>
        <w:r w:rsidR="00C63F3C">
          <w:rPr>
            <w:rFonts w:asciiTheme="minorHAnsi" w:eastAsiaTheme="minorEastAsia" w:hAnsiTheme="minorHAnsi" w:cstheme="minorBidi"/>
            <w:szCs w:val="24"/>
            <w:lang w:val="fr-CH" w:eastAsia="fr-FR"/>
          </w:rPr>
          <w:tab/>
        </w:r>
        <w:r w:rsidR="00C63F3C" w:rsidRPr="00706B43">
          <w:rPr>
            <w:rStyle w:val="Hyperlink"/>
          </w:rPr>
          <w:t>Definitions</w:t>
        </w:r>
        <w:r w:rsidR="00C63F3C">
          <w:rPr>
            <w:webHidden/>
          </w:rPr>
          <w:tab/>
        </w:r>
        <w:r w:rsidR="00C63F3C">
          <w:rPr>
            <w:webHidden/>
          </w:rPr>
          <w:fldChar w:fldCharType="begin"/>
        </w:r>
        <w:r w:rsidR="00C63F3C">
          <w:rPr>
            <w:webHidden/>
          </w:rPr>
          <w:instrText xml:space="preserve"> PAGEREF _Toc35686003 \h </w:instrText>
        </w:r>
        <w:r w:rsidR="00C63F3C">
          <w:rPr>
            <w:webHidden/>
          </w:rPr>
        </w:r>
        <w:r w:rsidR="00C63F3C">
          <w:rPr>
            <w:webHidden/>
          </w:rPr>
          <w:fldChar w:fldCharType="separate"/>
        </w:r>
        <w:r w:rsidR="004E694B">
          <w:rPr>
            <w:webHidden/>
          </w:rPr>
          <w:t>4</w:t>
        </w:r>
        <w:r w:rsidR="00C63F3C">
          <w:rPr>
            <w:webHidden/>
          </w:rPr>
          <w:fldChar w:fldCharType="end"/>
        </w:r>
      </w:hyperlink>
    </w:p>
    <w:p w14:paraId="5C206EA8" w14:textId="3837ECAE" w:rsidR="00C63F3C" w:rsidRDefault="00E85E23" w:rsidP="00C63F3C">
      <w:pPr>
        <w:pStyle w:val="TOC2"/>
        <w:rPr>
          <w:rFonts w:asciiTheme="minorHAnsi" w:eastAsiaTheme="minorEastAsia" w:hAnsiTheme="minorHAnsi" w:cstheme="minorBidi"/>
          <w:szCs w:val="24"/>
          <w:lang w:val="fr-CH" w:eastAsia="fr-FR"/>
        </w:rPr>
      </w:pPr>
      <w:hyperlink w:anchor="_Toc35686004" w:history="1">
        <w:r w:rsidR="00C63F3C" w:rsidRPr="00706B43">
          <w:rPr>
            <w:rStyle w:val="Hyperlink"/>
          </w:rPr>
          <w:t>3.1</w:t>
        </w:r>
        <w:r w:rsidR="00C63F3C">
          <w:rPr>
            <w:rFonts w:asciiTheme="minorHAnsi" w:eastAsiaTheme="minorEastAsia" w:hAnsiTheme="minorHAnsi" w:cstheme="minorBidi"/>
            <w:szCs w:val="24"/>
            <w:lang w:val="fr-CH" w:eastAsia="fr-FR"/>
          </w:rPr>
          <w:tab/>
        </w:r>
        <w:r w:rsidR="00C63F3C" w:rsidRPr="00706B43">
          <w:rPr>
            <w:rStyle w:val="Hyperlink"/>
          </w:rPr>
          <w:t>Terms defined elsewhere</w:t>
        </w:r>
        <w:r w:rsidR="00C63F3C">
          <w:rPr>
            <w:webHidden/>
          </w:rPr>
          <w:tab/>
        </w:r>
        <w:r w:rsidR="00C63F3C">
          <w:rPr>
            <w:webHidden/>
          </w:rPr>
          <w:fldChar w:fldCharType="begin"/>
        </w:r>
        <w:r w:rsidR="00C63F3C">
          <w:rPr>
            <w:webHidden/>
          </w:rPr>
          <w:instrText xml:space="preserve"> PAGEREF _Toc35686004 \h </w:instrText>
        </w:r>
        <w:r w:rsidR="00C63F3C">
          <w:rPr>
            <w:webHidden/>
          </w:rPr>
        </w:r>
        <w:r w:rsidR="00C63F3C">
          <w:rPr>
            <w:webHidden/>
          </w:rPr>
          <w:fldChar w:fldCharType="separate"/>
        </w:r>
        <w:r w:rsidR="004E694B">
          <w:rPr>
            <w:webHidden/>
          </w:rPr>
          <w:t>4</w:t>
        </w:r>
        <w:r w:rsidR="00C63F3C">
          <w:rPr>
            <w:webHidden/>
          </w:rPr>
          <w:fldChar w:fldCharType="end"/>
        </w:r>
      </w:hyperlink>
    </w:p>
    <w:p w14:paraId="63421B24" w14:textId="4D6CC2CD" w:rsidR="00C63F3C" w:rsidRDefault="00E85E23" w:rsidP="00C63F3C">
      <w:pPr>
        <w:pStyle w:val="TOC2"/>
        <w:rPr>
          <w:rFonts w:asciiTheme="minorHAnsi" w:eastAsiaTheme="minorEastAsia" w:hAnsiTheme="minorHAnsi" w:cstheme="minorBidi"/>
          <w:szCs w:val="24"/>
          <w:lang w:val="fr-CH" w:eastAsia="fr-FR"/>
        </w:rPr>
      </w:pPr>
      <w:hyperlink w:anchor="_Toc35686005" w:history="1">
        <w:r w:rsidR="00C63F3C" w:rsidRPr="00706B43">
          <w:rPr>
            <w:rStyle w:val="Hyperlink"/>
          </w:rPr>
          <w:t>3.2</w:t>
        </w:r>
        <w:r w:rsidR="00C63F3C">
          <w:rPr>
            <w:rFonts w:asciiTheme="minorHAnsi" w:eastAsiaTheme="minorEastAsia" w:hAnsiTheme="minorHAnsi" w:cstheme="minorBidi"/>
            <w:szCs w:val="24"/>
            <w:lang w:val="fr-CH" w:eastAsia="fr-FR"/>
          </w:rPr>
          <w:tab/>
        </w:r>
        <w:r w:rsidR="00C63F3C" w:rsidRPr="00706B43">
          <w:rPr>
            <w:rStyle w:val="Hyperlink"/>
          </w:rPr>
          <w:t>Terms defined in this Recommendation</w:t>
        </w:r>
        <w:r w:rsidR="00C63F3C">
          <w:rPr>
            <w:webHidden/>
          </w:rPr>
          <w:tab/>
        </w:r>
        <w:r w:rsidR="00C63F3C">
          <w:rPr>
            <w:webHidden/>
          </w:rPr>
          <w:fldChar w:fldCharType="begin"/>
        </w:r>
        <w:r w:rsidR="00C63F3C">
          <w:rPr>
            <w:webHidden/>
          </w:rPr>
          <w:instrText xml:space="preserve"> PAGEREF _Toc35686005 \h </w:instrText>
        </w:r>
        <w:r w:rsidR="00C63F3C">
          <w:rPr>
            <w:webHidden/>
          </w:rPr>
        </w:r>
        <w:r w:rsidR="00C63F3C">
          <w:rPr>
            <w:webHidden/>
          </w:rPr>
          <w:fldChar w:fldCharType="separate"/>
        </w:r>
        <w:r w:rsidR="004E694B">
          <w:rPr>
            <w:webHidden/>
          </w:rPr>
          <w:t>5</w:t>
        </w:r>
        <w:r w:rsidR="00C63F3C">
          <w:rPr>
            <w:webHidden/>
          </w:rPr>
          <w:fldChar w:fldCharType="end"/>
        </w:r>
      </w:hyperlink>
    </w:p>
    <w:p w14:paraId="7A18146F" w14:textId="2113933F" w:rsidR="00C63F3C" w:rsidRDefault="00E85E23" w:rsidP="00C63F3C">
      <w:pPr>
        <w:pStyle w:val="TOC1"/>
        <w:rPr>
          <w:rFonts w:asciiTheme="minorHAnsi" w:eastAsiaTheme="minorEastAsia" w:hAnsiTheme="minorHAnsi" w:cstheme="minorBidi"/>
          <w:szCs w:val="24"/>
          <w:lang w:val="fr-CH" w:eastAsia="fr-FR"/>
        </w:rPr>
      </w:pPr>
      <w:hyperlink w:anchor="_Toc35686006" w:history="1">
        <w:r w:rsidR="00C63F3C" w:rsidRPr="00706B43">
          <w:rPr>
            <w:rStyle w:val="Hyperlink"/>
          </w:rPr>
          <w:t>4</w:t>
        </w:r>
        <w:r w:rsidR="00C63F3C">
          <w:rPr>
            <w:rFonts w:asciiTheme="minorHAnsi" w:eastAsiaTheme="minorEastAsia" w:hAnsiTheme="minorHAnsi" w:cstheme="minorBidi"/>
            <w:szCs w:val="24"/>
            <w:lang w:val="fr-CH" w:eastAsia="fr-FR"/>
          </w:rPr>
          <w:tab/>
        </w:r>
        <w:r w:rsidR="00C63F3C" w:rsidRPr="00706B43">
          <w:rPr>
            <w:rStyle w:val="Hyperlink"/>
          </w:rPr>
          <w:t>Abbreviations and acronyms</w:t>
        </w:r>
        <w:r w:rsidR="00C63F3C">
          <w:rPr>
            <w:webHidden/>
          </w:rPr>
          <w:tab/>
        </w:r>
        <w:r w:rsidR="00C63F3C">
          <w:rPr>
            <w:webHidden/>
          </w:rPr>
          <w:fldChar w:fldCharType="begin"/>
        </w:r>
        <w:r w:rsidR="00C63F3C">
          <w:rPr>
            <w:webHidden/>
          </w:rPr>
          <w:instrText xml:space="preserve"> PAGEREF _Toc35686006 \h </w:instrText>
        </w:r>
        <w:r w:rsidR="00C63F3C">
          <w:rPr>
            <w:webHidden/>
          </w:rPr>
        </w:r>
        <w:r w:rsidR="00C63F3C">
          <w:rPr>
            <w:webHidden/>
          </w:rPr>
          <w:fldChar w:fldCharType="separate"/>
        </w:r>
        <w:r w:rsidR="004E694B">
          <w:rPr>
            <w:webHidden/>
          </w:rPr>
          <w:t>5</w:t>
        </w:r>
        <w:r w:rsidR="00C63F3C">
          <w:rPr>
            <w:webHidden/>
          </w:rPr>
          <w:fldChar w:fldCharType="end"/>
        </w:r>
      </w:hyperlink>
    </w:p>
    <w:p w14:paraId="08D4D6CC" w14:textId="13986E99" w:rsidR="00C63F3C" w:rsidRDefault="00E85E23" w:rsidP="00C63F3C">
      <w:pPr>
        <w:pStyle w:val="TOC1"/>
        <w:rPr>
          <w:rFonts w:asciiTheme="minorHAnsi" w:eastAsiaTheme="minorEastAsia" w:hAnsiTheme="minorHAnsi" w:cstheme="minorBidi"/>
          <w:szCs w:val="24"/>
          <w:lang w:val="fr-CH" w:eastAsia="fr-FR"/>
        </w:rPr>
      </w:pPr>
      <w:hyperlink w:anchor="_Toc35686007" w:history="1">
        <w:r w:rsidR="00C63F3C" w:rsidRPr="00706B43">
          <w:rPr>
            <w:rStyle w:val="Hyperlink"/>
          </w:rPr>
          <w:t>5</w:t>
        </w:r>
        <w:r w:rsidR="00C63F3C">
          <w:rPr>
            <w:rFonts w:asciiTheme="minorHAnsi" w:eastAsiaTheme="minorEastAsia" w:hAnsiTheme="minorHAnsi" w:cstheme="minorBidi"/>
            <w:szCs w:val="24"/>
            <w:lang w:val="fr-CH" w:eastAsia="fr-FR"/>
          </w:rPr>
          <w:tab/>
        </w:r>
        <w:r w:rsidR="00C63F3C" w:rsidRPr="00706B43">
          <w:rPr>
            <w:rStyle w:val="Hyperlink"/>
          </w:rPr>
          <w:t>Conventions</w:t>
        </w:r>
        <w:r w:rsidR="00C63F3C">
          <w:rPr>
            <w:webHidden/>
          </w:rPr>
          <w:tab/>
        </w:r>
        <w:r w:rsidR="00C63F3C">
          <w:rPr>
            <w:webHidden/>
          </w:rPr>
          <w:fldChar w:fldCharType="begin"/>
        </w:r>
        <w:r w:rsidR="00C63F3C">
          <w:rPr>
            <w:webHidden/>
          </w:rPr>
          <w:instrText xml:space="preserve"> PAGEREF _Toc35686007 \h </w:instrText>
        </w:r>
        <w:r w:rsidR="00C63F3C">
          <w:rPr>
            <w:webHidden/>
          </w:rPr>
        </w:r>
        <w:r w:rsidR="00C63F3C">
          <w:rPr>
            <w:webHidden/>
          </w:rPr>
          <w:fldChar w:fldCharType="separate"/>
        </w:r>
        <w:r w:rsidR="004E694B">
          <w:rPr>
            <w:webHidden/>
          </w:rPr>
          <w:t>5</w:t>
        </w:r>
        <w:r w:rsidR="00C63F3C">
          <w:rPr>
            <w:webHidden/>
          </w:rPr>
          <w:fldChar w:fldCharType="end"/>
        </w:r>
      </w:hyperlink>
    </w:p>
    <w:p w14:paraId="6840F5F2" w14:textId="074EC50E" w:rsidR="00C63F3C" w:rsidRDefault="00E85E23" w:rsidP="00C63F3C">
      <w:pPr>
        <w:pStyle w:val="TOC1"/>
        <w:rPr>
          <w:rFonts w:asciiTheme="minorHAnsi" w:eastAsiaTheme="minorEastAsia" w:hAnsiTheme="minorHAnsi" w:cstheme="minorBidi"/>
          <w:szCs w:val="24"/>
          <w:lang w:val="fr-CH" w:eastAsia="fr-FR"/>
        </w:rPr>
      </w:pPr>
      <w:hyperlink w:anchor="_Toc35686008" w:history="1">
        <w:r w:rsidR="00C63F3C" w:rsidRPr="00706B43">
          <w:rPr>
            <w:rStyle w:val="Hyperlink"/>
          </w:rPr>
          <w:t>6</w:t>
        </w:r>
        <w:r w:rsidR="00C63F3C">
          <w:rPr>
            <w:rFonts w:asciiTheme="minorHAnsi" w:eastAsiaTheme="minorEastAsia" w:hAnsiTheme="minorHAnsi" w:cstheme="minorBidi"/>
            <w:szCs w:val="24"/>
            <w:lang w:val="fr-CH" w:eastAsia="fr-FR"/>
          </w:rPr>
          <w:tab/>
        </w:r>
        <w:r w:rsidR="00C63F3C" w:rsidRPr="00706B43">
          <w:rPr>
            <w:rStyle w:val="Hyperlink"/>
          </w:rPr>
          <w:t>General design considerations</w:t>
        </w:r>
        <w:r w:rsidR="00C63F3C">
          <w:rPr>
            <w:webHidden/>
          </w:rPr>
          <w:tab/>
        </w:r>
        <w:r w:rsidR="00C63F3C">
          <w:rPr>
            <w:webHidden/>
          </w:rPr>
          <w:fldChar w:fldCharType="begin"/>
        </w:r>
        <w:r w:rsidR="00C63F3C">
          <w:rPr>
            <w:webHidden/>
          </w:rPr>
          <w:instrText xml:space="preserve"> PAGEREF _Toc35686008 \h </w:instrText>
        </w:r>
        <w:r w:rsidR="00C63F3C">
          <w:rPr>
            <w:webHidden/>
          </w:rPr>
        </w:r>
        <w:r w:rsidR="00C63F3C">
          <w:rPr>
            <w:webHidden/>
          </w:rPr>
          <w:fldChar w:fldCharType="separate"/>
        </w:r>
        <w:r w:rsidR="004E694B">
          <w:rPr>
            <w:webHidden/>
          </w:rPr>
          <w:t>5</w:t>
        </w:r>
        <w:r w:rsidR="00C63F3C">
          <w:rPr>
            <w:webHidden/>
          </w:rPr>
          <w:fldChar w:fldCharType="end"/>
        </w:r>
      </w:hyperlink>
    </w:p>
    <w:p w14:paraId="1F283AB4" w14:textId="138559DB" w:rsidR="00C63F3C" w:rsidRDefault="00E85E23" w:rsidP="00C63F3C">
      <w:pPr>
        <w:pStyle w:val="TOC2"/>
        <w:rPr>
          <w:rFonts w:asciiTheme="minorHAnsi" w:eastAsiaTheme="minorEastAsia" w:hAnsiTheme="minorHAnsi" w:cstheme="minorBidi"/>
          <w:szCs w:val="24"/>
          <w:lang w:val="fr-CH" w:eastAsia="fr-FR"/>
        </w:rPr>
      </w:pPr>
      <w:hyperlink w:anchor="_Toc35686009" w:history="1">
        <w:r w:rsidR="00C63F3C" w:rsidRPr="00706B43">
          <w:rPr>
            <w:rStyle w:val="Hyperlink"/>
          </w:rPr>
          <w:t>6.1</w:t>
        </w:r>
        <w:r w:rsidR="00C63F3C">
          <w:rPr>
            <w:rFonts w:asciiTheme="minorHAnsi" w:eastAsiaTheme="minorEastAsia" w:hAnsiTheme="minorHAnsi" w:cstheme="minorBidi"/>
            <w:szCs w:val="24"/>
            <w:lang w:val="fr-CH" w:eastAsia="fr-FR"/>
          </w:rPr>
          <w:tab/>
        </w:r>
        <w:r w:rsidR="00C63F3C" w:rsidRPr="00706B43">
          <w:rPr>
            <w:rStyle w:val="Hyperlink"/>
          </w:rPr>
          <w:t>Architecture Life Cycle</w:t>
        </w:r>
        <w:r w:rsidR="00C63F3C">
          <w:rPr>
            <w:webHidden/>
          </w:rPr>
          <w:tab/>
        </w:r>
        <w:r w:rsidR="00C63F3C">
          <w:rPr>
            <w:webHidden/>
          </w:rPr>
          <w:fldChar w:fldCharType="begin"/>
        </w:r>
        <w:r w:rsidR="00C63F3C">
          <w:rPr>
            <w:webHidden/>
          </w:rPr>
          <w:instrText xml:space="preserve"> PAGEREF _Toc35686009 \h </w:instrText>
        </w:r>
        <w:r w:rsidR="00C63F3C">
          <w:rPr>
            <w:webHidden/>
          </w:rPr>
        </w:r>
        <w:r w:rsidR="00C63F3C">
          <w:rPr>
            <w:webHidden/>
          </w:rPr>
          <w:fldChar w:fldCharType="separate"/>
        </w:r>
        <w:r w:rsidR="004E694B">
          <w:rPr>
            <w:webHidden/>
          </w:rPr>
          <w:t>5</w:t>
        </w:r>
        <w:r w:rsidR="00C63F3C">
          <w:rPr>
            <w:webHidden/>
          </w:rPr>
          <w:fldChar w:fldCharType="end"/>
        </w:r>
      </w:hyperlink>
    </w:p>
    <w:p w14:paraId="6560D38B" w14:textId="2C2BD882" w:rsidR="00C63F3C" w:rsidRDefault="00E85E23" w:rsidP="00C63F3C">
      <w:pPr>
        <w:pStyle w:val="TOC2"/>
        <w:rPr>
          <w:rFonts w:asciiTheme="minorHAnsi" w:eastAsiaTheme="minorEastAsia" w:hAnsiTheme="minorHAnsi" w:cstheme="minorBidi"/>
          <w:szCs w:val="24"/>
          <w:lang w:val="fr-CH" w:eastAsia="fr-FR"/>
        </w:rPr>
      </w:pPr>
      <w:hyperlink w:anchor="_Toc35686010" w:history="1">
        <w:r w:rsidR="00C63F3C" w:rsidRPr="00706B43">
          <w:rPr>
            <w:rStyle w:val="Hyperlink"/>
          </w:rPr>
          <w:t>6.2</w:t>
        </w:r>
        <w:r w:rsidR="00C63F3C">
          <w:rPr>
            <w:rFonts w:asciiTheme="minorHAnsi" w:eastAsiaTheme="minorEastAsia" w:hAnsiTheme="minorHAnsi" w:cstheme="minorBidi"/>
            <w:szCs w:val="24"/>
            <w:lang w:val="fr-CH" w:eastAsia="fr-FR"/>
          </w:rPr>
          <w:tab/>
        </w:r>
        <w:r w:rsidR="00C63F3C" w:rsidRPr="00706B43">
          <w:rPr>
            <w:rStyle w:val="Hyperlink"/>
          </w:rPr>
          <w:t>Architecture deliverables</w:t>
        </w:r>
        <w:r w:rsidR="00C63F3C">
          <w:rPr>
            <w:webHidden/>
          </w:rPr>
          <w:tab/>
        </w:r>
        <w:r w:rsidR="00C63F3C">
          <w:rPr>
            <w:webHidden/>
          </w:rPr>
          <w:fldChar w:fldCharType="begin"/>
        </w:r>
        <w:r w:rsidR="00C63F3C">
          <w:rPr>
            <w:webHidden/>
          </w:rPr>
          <w:instrText xml:space="preserve"> PAGEREF _Toc35686010 \h </w:instrText>
        </w:r>
        <w:r w:rsidR="00C63F3C">
          <w:rPr>
            <w:webHidden/>
          </w:rPr>
        </w:r>
        <w:r w:rsidR="00C63F3C">
          <w:rPr>
            <w:webHidden/>
          </w:rPr>
          <w:fldChar w:fldCharType="separate"/>
        </w:r>
        <w:r w:rsidR="004E694B">
          <w:rPr>
            <w:webHidden/>
          </w:rPr>
          <w:t>5</w:t>
        </w:r>
        <w:r w:rsidR="00C63F3C">
          <w:rPr>
            <w:webHidden/>
          </w:rPr>
          <w:fldChar w:fldCharType="end"/>
        </w:r>
      </w:hyperlink>
    </w:p>
    <w:p w14:paraId="4EA078A0" w14:textId="4C8A9C4D" w:rsidR="00C63F3C" w:rsidRDefault="00E85E23" w:rsidP="00C63F3C">
      <w:pPr>
        <w:pStyle w:val="TOC2"/>
        <w:rPr>
          <w:rFonts w:asciiTheme="minorHAnsi" w:eastAsiaTheme="minorEastAsia" w:hAnsiTheme="minorHAnsi" w:cstheme="minorBidi"/>
          <w:szCs w:val="24"/>
          <w:lang w:val="fr-CH" w:eastAsia="fr-FR"/>
        </w:rPr>
      </w:pPr>
      <w:hyperlink w:anchor="_Toc35686011" w:history="1">
        <w:r w:rsidR="00C63F3C" w:rsidRPr="00706B43">
          <w:rPr>
            <w:rStyle w:val="Hyperlink"/>
          </w:rPr>
          <w:t>6.3</w:t>
        </w:r>
        <w:r w:rsidR="00C63F3C">
          <w:rPr>
            <w:rFonts w:asciiTheme="minorHAnsi" w:eastAsiaTheme="minorEastAsia" w:hAnsiTheme="minorHAnsi" w:cstheme="minorBidi"/>
            <w:szCs w:val="24"/>
            <w:lang w:val="fr-CH" w:eastAsia="fr-FR"/>
          </w:rPr>
          <w:tab/>
        </w:r>
        <w:r w:rsidR="00C63F3C" w:rsidRPr="00706B43">
          <w:rPr>
            <w:rStyle w:val="Hyperlink"/>
          </w:rPr>
          <w:t>Architect and Designer types</w:t>
        </w:r>
        <w:r w:rsidR="00C63F3C">
          <w:rPr>
            <w:webHidden/>
          </w:rPr>
          <w:tab/>
        </w:r>
        <w:r w:rsidR="00C63F3C">
          <w:rPr>
            <w:webHidden/>
          </w:rPr>
          <w:fldChar w:fldCharType="begin"/>
        </w:r>
        <w:r w:rsidR="00C63F3C">
          <w:rPr>
            <w:webHidden/>
          </w:rPr>
          <w:instrText xml:space="preserve"> PAGEREF _Toc35686011 \h </w:instrText>
        </w:r>
        <w:r w:rsidR="00C63F3C">
          <w:rPr>
            <w:webHidden/>
          </w:rPr>
        </w:r>
        <w:r w:rsidR="00C63F3C">
          <w:rPr>
            <w:webHidden/>
          </w:rPr>
          <w:fldChar w:fldCharType="separate"/>
        </w:r>
        <w:r w:rsidR="004E694B">
          <w:rPr>
            <w:webHidden/>
          </w:rPr>
          <w:t>5</w:t>
        </w:r>
        <w:r w:rsidR="00C63F3C">
          <w:rPr>
            <w:webHidden/>
          </w:rPr>
          <w:fldChar w:fldCharType="end"/>
        </w:r>
      </w:hyperlink>
    </w:p>
    <w:p w14:paraId="7D407900" w14:textId="1D8D74A9" w:rsidR="00C63F3C" w:rsidRDefault="00E85E23" w:rsidP="00C63F3C">
      <w:pPr>
        <w:pStyle w:val="TOC2"/>
        <w:rPr>
          <w:rFonts w:asciiTheme="minorHAnsi" w:eastAsiaTheme="minorEastAsia" w:hAnsiTheme="minorHAnsi" w:cstheme="minorBidi"/>
          <w:szCs w:val="24"/>
          <w:lang w:val="fr-CH" w:eastAsia="fr-FR"/>
        </w:rPr>
      </w:pPr>
      <w:hyperlink w:anchor="_Toc35686012" w:history="1">
        <w:r w:rsidR="00C63F3C" w:rsidRPr="00706B43">
          <w:rPr>
            <w:rStyle w:val="Hyperlink"/>
          </w:rPr>
          <w:t>6.4</w:t>
        </w:r>
        <w:r w:rsidR="00C63F3C">
          <w:rPr>
            <w:rFonts w:asciiTheme="minorHAnsi" w:eastAsiaTheme="minorEastAsia" w:hAnsiTheme="minorHAnsi" w:cstheme="minorBidi"/>
            <w:szCs w:val="24"/>
            <w:lang w:val="fr-CH" w:eastAsia="fr-FR"/>
          </w:rPr>
          <w:tab/>
        </w:r>
        <w:r w:rsidR="00C63F3C" w:rsidRPr="00706B43">
          <w:rPr>
            <w:rStyle w:val="Hyperlink"/>
          </w:rPr>
          <w:t>Design Principles</w:t>
        </w:r>
        <w:r w:rsidR="00C63F3C">
          <w:rPr>
            <w:webHidden/>
          </w:rPr>
          <w:tab/>
        </w:r>
        <w:r w:rsidR="00C63F3C">
          <w:rPr>
            <w:webHidden/>
          </w:rPr>
          <w:fldChar w:fldCharType="begin"/>
        </w:r>
        <w:r w:rsidR="00C63F3C">
          <w:rPr>
            <w:webHidden/>
          </w:rPr>
          <w:instrText xml:space="preserve"> PAGEREF _Toc35686012 \h </w:instrText>
        </w:r>
        <w:r w:rsidR="00C63F3C">
          <w:rPr>
            <w:webHidden/>
          </w:rPr>
        </w:r>
        <w:r w:rsidR="00C63F3C">
          <w:rPr>
            <w:webHidden/>
          </w:rPr>
          <w:fldChar w:fldCharType="separate"/>
        </w:r>
        <w:r w:rsidR="004E694B">
          <w:rPr>
            <w:webHidden/>
          </w:rPr>
          <w:t>5</w:t>
        </w:r>
        <w:r w:rsidR="00C63F3C">
          <w:rPr>
            <w:webHidden/>
          </w:rPr>
          <w:fldChar w:fldCharType="end"/>
        </w:r>
      </w:hyperlink>
    </w:p>
    <w:p w14:paraId="2D6EDDE7" w14:textId="2FF6BE25" w:rsidR="00C63F3C" w:rsidRDefault="00E85E23" w:rsidP="00C63F3C">
      <w:pPr>
        <w:pStyle w:val="TOC3"/>
        <w:rPr>
          <w:rFonts w:asciiTheme="minorHAnsi" w:eastAsiaTheme="minorEastAsia" w:hAnsiTheme="minorHAnsi" w:cstheme="minorBidi"/>
          <w:szCs w:val="24"/>
          <w:lang w:val="fr-CH" w:eastAsia="fr-FR"/>
        </w:rPr>
      </w:pPr>
      <w:hyperlink w:anchor="_Toc35686013" w:history="1">
        <w:r w:rsidR="00C63F3C" w:rsidRPr="00706B43">
          <w:rPr>
            <w:rStyle w:val="Hyperlink"/>
          </w:rPr>
          <w:t>6.4.1</w:t>
        </w:r>
        <w:r w:rsidR="00C63F3C">
          <w:rPr>
            <w:rFonts w:asciiTheme="minorHAnsi" w:eastAsiaTheme="minorEastAsia" w:hAnsiTheme="minorHAnsi" w:cstheme="minorBidi"/>
            <w:szCs w:val="24"/>
            <w:lang w:val="fr-CH" w:eastAsia="fr-FR"/>
          </w:rPr>
          <w:tab/>
        </w:r>
        <w:r w:rsidR="00C63F3C" w:rsidRPr="00706B43">
          <w:rPr>
            <w:rStyle w:val="Hyperlink"/>
          </w:rPr>
          <w:t>Design Criteria Categories</w:t>
        </w:r>
        <w:r w:rsidR="00C63F3C">
          <w:rPr>
            <w:webHidden/>
          </w:rPr>
          <w:tab/>
        </w:r>
        <w:r w:rsidR="00C63F3C">
          <w:rPr>
            <w:webHidden/>
          </w:rPr>
          <w:fldChar w:fldCharType="begin"/>
        </w:r>
        <w:r w:rsidR="00C63F3C">
          <w:rPr>
            <w:webHidden/>
          </w:rPr>
          <w:instrText xml:space="preserve"> PAGEREF _Toc35686013 \h </w:instrText>
        </w:r>
        <w:r w:rsidR="00C63F3C">
          <w:rPr>
            <w:webHidden/>
          </w:rPr>
        </w:r>
        <w:r w:rsidR="00C63F3C">
          <w:rPr>
            <w:webHidden/>
          </w:rPr>
          <w:fldChar w:fldCharType="separate"/>
        </w:r>
        <w:r w:rsidR="004E694B">
          <w:rPr>
            <w:webHidden/>
          </w:rPr>
          <w:t>5</w:t>
        </w:r>
        <w:r w:rsidR="00C63F3C">
          <w:rPr>
            <w:webHidden/>
          </w:rPr>
          <w:fldChar w:fldCharType="end"/>
        </w:r>
      </w:hyperlink>
    </w:p>
    <w:p w14:paraId="1143A5C9" w14:textId="7EEBBD36" w:rsidR="00C63F3C" w:rsidRDefault="00E85E23" w:rsidP="00C63F3C">
      <w:pPr>
        <w:pStyle w:val="TOC3"/>
        <w:rPr>
          <w:rFonts w:asciiTheme="minorHAnsi" w:eastAsiaTheme="minorEastAsia" w:hAnsiTheme="minorHAnsi" w:cstheme="minorBidi"/>
          <w:szCs w:val="24"/>
          <w:lang w:val="fr-CH" w:eastAsia="fr-FR"/>
        </w:rPr>
      </w:pPr>
      <w:hyperlink w:anchor="_Toc35686014" w:history="1">
        <w:r w:rsidR="00C63F3C" w:rsidRPr="00706B43">
          <w:rPr>
            <w:rStyle w:val="Hyperlink"/>
          </w:rPr>
          <w:t>6.4.2</w:t>
        </w:r>
        <w:r w:rsidR="00C63F3C">
          <w:rPr>
            <w:rFonts w:asciiTheme="minorHAnsi" w:eastAsiaTheme="minorEastAsia" w:hAnsiTheme="minorHAnsi" w:cstheme="minorBidi"/>
            <w:szCs w:val="24"/>
            <w:lang w:val="fr-CH" w:eastAsia="fr-FR"/>
          </w:rPr>
          <w:tab/>
        </w:r>
        <w:r w:rsidR="00C63F3C" w:rsidRPr="00706B43">
          <w:rPr>
            <w:rStyle w:val="Hyperlink"/>
          </w:rPr>
          <w:t>Functional Design Criteria</w:t>
        </w:r>
        <w:r w:rsidR="00C63F3C">
          <w:rPr>
            <w:webHidden/>
          </w:rPr>
          <w:tab/>
        </w:r>
        <w:r w:rsidR="00C63F3C">
          <w:rPr>
            <w:webHidden/>
          </w:rPr>
          <w:fldChar w:fldCharType="begin"/>
        </w:r>
        <w:r w:rsidR="00C63F3C">
          <w:rPr>
            <w:webHidden/>
          </w:rPr>
          <w:instrText xml:space="preserve"> PAGEREF _Toc35686014 \h </w:instrText>
        </w:r>
        <w:r w:rsidR="00C63F3C">
          <w:rPr>
            <w:webHidden/>
          </w:rPr>
        </w:r>
        <w:r w:rsidR="00C63F3C">
          <w:rPr>
            <w:webHidden/>
          </w:rPr>
          <w:fldChar w:fldCharType="separate"/>
        </w:r>
        <w:r w:rsidR="004E694B">
          <w:rPr>
            <w:webHidden/>
          </w:rPr>
          <w:t>5</w:t>
        </w:r>
        <w:r w:rsidR="00C63F3C">
          <w:rPr>
            <w:webHidden/>
          </w:rPr>
          <w:fldChar w:fldCharType="end"/>
        </w:r>
      </w:hyperlink>
    </w:p>
    <w:p w14:paraId="6B3BD2B4" w14:textId="7C99A6C6" w:rsidR="00C63F3C" w:rsidRDefault="00E85E23" w:rsidP="00C63F3C">
      <w:pPr>
        <w:pStyle w:val="TOC3"/>
        <w:rPr>
          <w:rFonts w:asciiTheme="minorHAnsi" w:eastAsiaTheme="minorEastAsia" w:hAnsiTheme="minorHAnsi" w:cstheme="minorBidi"/>
          <w:szCs w:val="24"/>
          <w:lang w:val="fr-CH" w:eastAsia="fr-FR"/>
        </w:rPr>
      </w:pPr>
      <w:hyperlink w:anchor="_Toc35686015" w:history="1">
        <w:r w:rsidR="00C63F3C" w:rsidRPr="00706B43">
          <w:rPr>
            <w:rStyle w:val="Hyperlink"/>
          </w:rPr>
          <w:t>6.4.3</w:t>
        </w:r>
        <w:r w:rsidR="00C63F3C">
          <w:rPr>
            <w:rFonts w:asciiTheme="minorHAnsi" w:eastAsiaTheme="minorEastAsia" w:hAnsiTheme="minorHAnsi" w:cstheme="minorBidi"/>
            <w:szCs w:val="24"/>
            <w:lang w:val="fr-CH" w:eastAsia="fr-FR"/>
          </w:rPr>
          <w:tab/>
        </w:r>
        <w:r w:rsidR="00C63F3C" w:rsidRPr="00706B43">
          <w:rPr>
            <w:rStyle w:val="Hyperlink"/>
          </w:rPr>
          <w:t>Non-Functional Design Criteria</w:t>
        </w:r>
        <w:r w:rsidR="00C63F3C">
          <w:rPr>
            <w:webHidden/>
          </w:rPr>
          <w:tab/>
        </w:r>
        <w:r w:rsidR="00C63F3C">
          <w:rPr>
            <w:webHidden/>
          </w:rPr>
          <w:fldChar w:fldCharType="begin"/>
        </w:r>
        <w:r w:rsidR="00C63F3C">
          <w:rPr>
            <w:webHidden/>
          </w:rPr>
          <w:instrText xml:space="preserve"> PAGEREF _Toc35686015 \h </w:instrText>
        </w:r>
        <w:r w:rsidR="00C63F3C">
          <w:rPr>
            <w:webHidden/>
          </w:rPr>
        </w:r>
        <w:r w:rsidR="00C63F3C">
          <w:rPr>
            <w:webHidden/>
          </w:rPr>
          <w:fldChar w:fldCharType="separate"/>
        </w:r>
        <w:r w:rsidR="004E694B">
          <w:rPr>
            <w:webHidden/>
          </w:rPr>
          <w:t>6</w:t>
        </w:r>
        <w:r w:rsidR="00C63F3C">
          <w:rPr>
            <w:webHidden/>
          </w:rPr>
          <w:fldChar w:fldCharType="end"/>
        </w:r>
      </w:hyperlink>
    </w:p>
    <w:p w14:paraId="710F368E" w14:textId="4E6F5D79" w:rsidR="00C63F3C" w:rsidRDefault="00E85E23" w:rsidP="00C63F3C">
      <w:pPr>
        <w:pStyle w:val="TOC1"/>
        <w:rPr>
          <w:rFonts w:asciiTheme="minorHAnsi" w:eastAsiaTheme="minorEastAsia" w:hAnsiTheme="minorHAnsi" w:cstheme="minorBidi"/>
          <w:szCs w:val="24"/>
          <w:lang w:val="fr-CH" w:eastAsia="fr-FR"/>
        </w:rPr>
      </w:pPr>
      <w:hyperlink w:anchor="_Toc35686016" w:history="1">
        <w:r w:rsidR="00C63F3C" w:rsidRPr="00706B43">
          <w:rPr>
            <w:rStyle w:val="Hyperlink"/>
          </w:rPr>
          <w:t>7</w:t>
        </w:r>
        <w:r w:rsidR="00C63F3C">
          <w:rPr>
            <w:rFonts w:asciiTheme="minorHAnsi" w:eastAsiaTheme="minorEastAsia" w:hAnsiTheme="minorHAnsi" w:cstheme="minorBidi"/>
            <w:szCs w:val="24"/>
            <w:lang w:val="fr-CH" w:eastAsia="fr-FR"/>
          </w:rPr>
          <w:tab/>
        </w:r>
        <w:r w:rsidR="00C63F3C" w:rsidRPr="00706B43">
          <w:rPr>
            <w:rStyle w:val="Hyperlink"/>
          </w:rPr>
          <w:t>Design development</w:t>
        </w:r>
        <w:r w:rsidR="00C63F3C">
          <w:rPr>
            <w:webHidden/>
          </w:rPr>
          <w:tab/>
        </w:r>
        <w:r w:rsidR="00C63F3C">
          <w:rPr>
            <w:webHidden/>
          </w:rPr>
          <w:fldChar w:fldCharType="begin"/>
        </w:r>
        <w:r w:rsidR="00C63F3C">
          <w:rPr>
            <w:webHidden/>
          </w:rPr>
          <w:instrText xml:space="preserve"> PAGEREF _Toc35686016 \h </w:instrText>
        </w:r>
        <w:r w:rsidR="00C63F3C">
          <w:rPr>
            <w:webHidden/>
          </w:rPr>
        </w:r>
        <w:r w:rsidR="00C63F3C">
          <w:rPr>
            <w:webHidden/>
          </w:rPr>
          <w:fldChar w:fldCharType="separate"/>
        </w:r>
        <w:r w:rsidR="004E694B">
          <w:rPr>
            <w:webHidden/>
          </w:rPr>
          <w:t>10</w:t>
        </w:r>
        <w:r w:rsidR="00C63F3C">
          <w:rPr>
            <w:webHidden/>
          </w:rPr>
          <w:fldChar w:fldCharType="end"/>
        </w:r>
      </w:hyperlink>
    </w:p>
    <w:p w14:paraId="6FACC677" w14:textId="59150A2A" w:rsidR="00C63F3C" w:rsidRDefault="00E85E23" w:rsidP="00C63F3C">
      <w:pPr>
        <w:pStyle w:val="TOC2"/>
        <w:rPr>
          <w:rFonts w:asciiTheme="minorHAnsi" w:eastAsiaTheme="minorEastAsia" w:hAnsiTheme="minorHAnsi" w:cstheme="minorBidi"/>
          <w:szCs w:val="24"/>
          <w:lang w:val="fr-CH" w:eastAsia="fr-FR"/>
        </w:rPr>
      </w:pPr>
      <w:hyperlink w:anchor="_Toc35686017" w:history="1">
        <w:r w:rsidR="00C63F3C" w:rsidRPr="00706B43">
          <w:rPr>
            <w:rStyle w:val="Hyperlink"/>
          </w:rPr>
          <w:t>7.1</w:t>
        </w:r>
        <w:r w:rsidR="00C63F3C">
          <w:rPr>
            <w:rFonts w:asciiTheme="minorHAnsi" w:eastAsiaTheme="minorEastAsia" w:hAnsiTheme="minorHAnsi" w:cstheme="minorBidi"/>
            <w:szCs w:val="24"/>
            <w:lang w:val="fr-CH" w:eastAsia="fr-FR"/>
          </w:rPr>
          <w:tab/>
        </w:r>
        <w:r w:rsidR="00C63F3C" w:rsidRPr="00706B43">
          <w:rPr>
            <w:rStyle w:val="Hyperlink"/>
          </w:rPr>
          <w:t>Design evaluations</w:t>
        </w:r>
        <w:r w:rsidR="00C63F3C">
          <w:rPr>
            <w:webHidden/>
          </w:rPr>
          <w:tab/>
        </w:r>
        <w:r w:rsidR="00C63F3C">
          <w:rPr>
            <w:webHidden/>
          </w:rPr>
          <w:fldChar w:fldCharType="begin"/>
        </w:r>
        <w:r w:rsidR="00C63F3C">
          <w:rPr>
            <w:webHidden/>
          </w:rPr>
          <w:instrText xml:space="preserve"> PAGEREF _Toc35686017 \h </w:instrText>
        </w:r>
        <w:r w:rsidR="00C63F3C">
          <w:rPr>
            <w:webHidden/>
          </w:rPr>
        </w:r>
        <w:r w:rsidR="00C63F3C">
          <w:rPr>
            <w:webHidden/>
          </w:rPr>
          <w:fldChar w:fldCharType="separate"/>
        </w:r>
        <w:r w:rsidR="004E694B">
          <w:rPr>
            <w:webHidden/>
          </w:rPr>
          <w:t>10</w:t>
        </w:r>
        <w:r w:rsidR="00C63F3C">
          <w:rPr>
            <w:webHidden/>
          </w:rPr>
          <w:fldChar w:fldCharType="end"/>
        </w:r>
      </w:hyperlink>
    </w:p>
    <w:p w14:paraId="5246BE30" w14:textId="301D9918" w:rsidR="00C63F3C" w:rsidRDefault="00E85E23" w:rsidP="00C63F3C">
      <w:pPr>
        <w:pStyle w:val="TOC2"/>
        <w:rPr>
          <w:rFonts w:asciiTheme="minorHAnsi" w:eastAsiaTheme="minorEastAsia" w:hAnsiTheme="minorHAnsi" w:cstheme="minorBidi"/>
          <w:szCs w:val="24"/>
          <w:lang w:val="fr-CH" w:eastAsia="fr-FR"/>
        </w:rPr>
      </w:pPr>
      <w:hyperlink w:anchor="_Toc35686018" w:history="1">
        <w:r w:rsidR="00C63F3C" w:rsidRPr="00706B43">
          <w:rPr>
            <w:rStyle w:val="Hyperlink"/>
          </w:rPr>
          <w:t>7.2</w:t>
        </w:r>
        <w:r w:rsidR="00C63F3C">
          <w:rPr>
            <w:rFonts w:asciiTheme="minorHAnsi" w:eastAsiaTheme="minorEastAsia" w:hAnsiTheme="minorHAnsi" w:cstheme="minorBidi"/>
            <w:szCs w:val="24"/>
            <w:lang w:val="fr-CH" w:eastAsia="fr-FR"/>
          </w:rPr>
          <w:tab/>
        </w:r>
        <w:r w:rsidR="00C63F3C" w:rsidRPr="00706B43">
          <w:rPr>
            <w:rStyle w:val="Hyperlink"/>
          </w:rPr>
          <w:t>Aggregation function</w:t>
        </w:r>
        <w:r w:rsidR="00C63F3C">
          <w:rPr>
            <w:webHidden/>
          </w:rPr>
          <w:tab/>
        </w:r>
        <w:r w:rsidR="00C63F3C">
          <w:rPr>
            <w:webHidden/>
          </w:rPr>
          <w:fldChar w:fldCharType="begin"/>
        </w:r>
        <w:r w:rsidR="00C63F3C">
          <w:rPr>
            <w:webHidden/>
          </w:rPr>
          <w:instrText xml:space="preserve"> PAGEREF _Toc35686018 \h </w:instrText>
        </w:r>
        <w:r w:rsidR="00C63F3C">
          <w:rPr>
            <w:webHidden/>
          </w:rPr>
        </w:r>
        <w:r w:rsidR="00C63F3C">
          <w:rPr>
            <w:webHidden/>
          </w:rPr>
          <w:fldChar w:fldCharType="separate"/>
        </w:r>
        <w:r w:rsidR="004E694B">
          <w:rPr>
            <w:webHidden/>
          </w:rPr>
          <w:t>10</w:t>
        </w:r>
        <w:r w:rsidR="00C63F3C">
          <w:rPr>
            <w:webHidden/>
          </w:rPr>
          <w:fldChar w:fldCharType="end"/>
        </w:r>
      </w:hyperlink>
    </w:p>
    <w:p w14:paraId="7EFB141F" w14:textId="1DF3F0FC" w:rsidR="00C63F3C" w:rsidRDefault="00E85E23" w:rsidP="00C63F3C">
      <w:pPr>
        <w:pStyle w:val="TOC2"/>
        <w:rPr>
          <w:rFonts w:asciiTheme="minorHAnsi" w:eastAsiaTheme="minorEastAsia" w:hAnsiTheme="minorHAnsi" w:cstheme="minorBidi"/>
          <w:szCs w:val="24"/>
          <w:lang w:val="fr-CH" w:eastAsia="fr-FR"/>
        </w:rPr>
      </w:pPr>
      <w:hyperlink w:anchor="_Toc35686019" w:history="1">
        <w:r w:rsidR="00C63F3C" w:rsidRPr="00706B43">
          <w:rPr>
            <w:rStyle w:val="Hyperlink"/>
          </w:rPr>
          <w:t>7.3</w:t>
        </w:r>
        <w:r w:rsidR="00C63F3C">
          <w:rPr>
            <w:rFonts w:asciiTheme="minorHAnsi" w:eastAsiaTheme="minorEastAsia" w:hAnsiTheme="minorHAnsi" w:cstheme="minorBidi"/>
            <w:szCs w:val="24"/>
            <w:lang w:val="fr-CH" w:eastAsia="fr-FR"/>
          </w:rPr>
          <w:tab/>
        </w:r>
        <w:r w:rsidR="00C63F3C" w:rsidRPr="00706B43">
          <w:rPr>
            <w:rStyle w:val="Hyperlink"/>
          </w:rPr>
          <w:t>Architectures comparison</w:t>
        </w:r>
        <w:r w:rsidR="00C63F3C">
          <w:rPr>
            <w:webHidden/>
          </w:rPr>
          <w:tab/>
        </w:r>
        <w:r w:rsidR="00C63F3C">
          <w:rPr>
            <w:webHidden/>
          </w:rPr>
          <w:fldChar w:fldCharType="begin"/>
        </w:r>
        <w:r w:rsidR="00C63F3C">
          <w:rPr>
            <w:webHidden/>
          </w:rPr>
          <w:instrText xml:space="preserve"> PAGEREF _Toc35686019 \h </w:instrText>
        </w:r>
        <w:r w:rsidR="00C63F3C">
          <w:rPr>
            <w:webHidden/>
          </w:rPr>
        </w:r>
        <w:r w:rsidR="00C63F3C">
          <w:rPr>
            <w:webHidden/>
          </w:rPr>
          <w:fldChar w:fldCharType="separate"/>
        </w:r>
        <w:r w:rsidR="004E694B">
          <w:rPr>
            <w:webHidden/>
          </w:rPr>
          <w:t>10</w:t>
        </w:r>
        <w:r w:rsidR="00C63F3C">
          <w:rPr>
            <w:webHidden/>
          </w:rPr>
          <w:fldChar w:fldCharType="end"/>
        </w:r>
      </w:hyperlink>
    </w:p>
    <w:p w14:paraId="013FDD8E" w14:textId="0DE68AC4" w:rsidR="00C63F3C" w:rsidRDefault="00E85E23" w:rsidP="00C63F3C">
      <w:pPr>
        <w:pStyle w:val="TOC2"/>
        <w:rPr>
          <w:rFonts w:asciiTheme="minorHAnsi" w:eastAsiaTheme="minorEastAsia" w:hAnsiTheme="minorHAnsi" w:cstheme="minorBidi"/>
          <w:szCs w:val="24"/>
          <w:lang w:val="fr-CH" w:eastAsia="fr-FR"/>
        </w:rPr>
      </w:pPr>
      <w:hyperlink w:anchor="_Toc35686020" w:history="1">
        <w:r w:rsidR="00C63F3C" w:rsidRPr="00706B43">
          <w:rPr>
            <w:rStyle w:val="Hyperlink"/>
          </w:rPr>
          <w:t>7.4</w:t>
        </w:r>
        <w:r w:rsidR="00C63F3C">
          <w:rPr>
            <w:rFonts w:asciiTheme="minorHAnsi" w:eastAsiaTheme="minorEastAsia" w:hAnsiTheme="minorHAnsi" w:cstheme="minorBidi"/>
            <w:szCs w:val="24"/>
            <w:lang w:val="fr-CH" w:eastAsia="fr-FR"/>
          </w:rPr>
          <w:tab/>
        </w:r>
        <w:r w:rsidR="00C63F3C" w:rsidRPr="00706B43">
          <w:rPr>
            <w:rStyle w:val="Hyperlink"/>
          </w:rPr>
          <w:t>Architectures optimization</w:t>
        </w:r>
        <w:r w:rsidR="00C63F3C">
          <w:rPr>
            <w:webHidden/>
          </w:rPr>
          <w:tab/>
        </w:r>
        <w:r w:rsidR="00C63F3C">
          <w:rPr>
            <w:webHidden/>
          </w:rPr>
          <w:fldChar w:fldCharType="begin"/>
        </w:r>
        <w:r w:rsidR="00C63F3C">
          <w:rPr>
            <w:webHidden/>
          </w:rPr>
          <w:instrText xml:space="preserve"> PAGEREF _Toc35686020 \h </w:instrText>
        </w:r>
        <w:r w:rsidR="00C63F3C">
          <w:rPr>
            <w:webHidden/>
          </w:rPr>
        </w:r>
        <w:r w:rsidR="00C63F3C">
          <w:rPr>
            <w:webHidden/>
          </w:rPr>
          <w:fldChar w:fldCharType="separate"/>
        </w:r>
        <w:r w:rsidR="004E694B">
          <w:rPr>
            <w:webHidden/>
          </w:rPr>
          <w:t>10</w:t>
        </w:r>
        <w:r w:rsidR="00C63F3C">
          <w:rPr>
            <w:webHidden/>
          </w:rPr>
          <w:fldChar w:fldCharType="end"/>
        </w:r>
      </w:hyperlink>
    </w:p>
    <w:p w14:paraId="0A234078" w14:textId="6F7F974E" w:rsidR="00C63F3C" w:rsidRDefault="00E85E23" w:rsidP="00C63F3C">
      <w:pPr>
        <w:pStyle w:val="TOC2"/>
        <w:rPr>
          <w:rFonts w:asciiTheme="minorHAnsi" w:eastAsiaTheme="minorEastAsia" w:hAnsiTheme="minorHAnsi" w:cstheme="minorBidi"/>
          <w:szCs w:val="24"/>
          <w:lang w:val="fr-CH" w:eastAsia="fr-FR"/>
        </w:rPr>
      </w:pPr>
      <w:hyperlink w:anchor="_Toc35686021" w:history="1">
        <w:r w:rsidR="00C63F3C" w:rsidRPr="00706B43">
          <w:rPr>
            <w:rStyle w:val="Hyperlink"/>
          </w:rPr>
          <w:t>7.5</w:t>
        </w:r>
        <w:r w:rsidR="00C63F3C">
          <w:rPr>
            <w:rFonts w:asciiTheme="minorHAnsi" w:eastAsiaTheme="minorEastAsia" w:hAnsiTheme="minorHAnsi" w:cstheme="minorBidi"/>
            <w:szCs w:val="24"/>
            <w:lang w:val="fr-CH" w:eastAsia="fr-FR"/>
          </w:rPr>
          <w:tab/>
        </w:r>
        <w:r w:rsidR="00C63F3C" w:rsidRPr="00706B43">
          <w:rPr>
            <w:rStyle w:val="Hyperlink"/>
          </w:rPr>
          <w:t>Architectures categorization</w:t>
        </w:r>
        <w:r w:rsidR="00C63F3C">
          <w:rPr>
            <w:webHidden/>
          </w:rPr>
          <w:tab/>
        </w:r>
        <w:r w:rsidR="00C63F3C">
          <w:rPr>
            <w:webHidden/>
          </w:rPr>
          <w:fldChar w:fldCharType="begin"/>
        </w:r>
        <w:r w:rsidR="00C63F3C">
          <w:rPr>
            <w:webHidden/>
          </w:rPr>
          <w:instrText xml:space="preserve"> PAGEREF _Toc35686021 \h </w:instrText>
        </w:r>
        <w:r w:rsidR="00C63F3C">
          <w:rPr>
            <w:webHidden/>
          </w:rPr>
        </w:r>
        <w:r w:rsidR="00C63F3C">
          <w:rPr>
            <w:webHidden/>
          </w:rPr>
          <w:fldChar w:fldCharType="separate"/>
        </w:r>
        <w:r w:rsidR="004E694B">
          <w:rPr>
            <w:webHidden/>
          </w:rPr>
          <w:t>10</w:t>
        </w:r>
        <w:r w:rsidR="00C63F3C">
          <w:rPr>
            <w:webHidden/>
          </w:rPr>
          <w:fldChar w:fldCharType="end"/>
        </w:r>
      </w:hyperlink>
    </w:p>
    <w:p w14:paraId="056CF1B2" w14:textId="020D303F" w:rsidR="00C63F3C" w:rsidRDefault="00E85E23" w:rsidP="00C63F3C">
      <w:pPr>
        <w:pStyle w:val="TOC2"/>
        <w:rPr>
          <w:rFonts w:asciiTheme="minorHAnsi" w:eastAsiaTheme="minorEastAsia" w:hAnsiTheme="minorHAnsi" w:cstheme="minorBidi"/>
          <w:szCs w:val="24"/>
          <w:lang w:val="fr-CH" w:eastAsia="fr-FR"/>
        </w:rPr>
      </w:pPr>
      <w:hyperlink w:anchor="_Toc35686022" w:history="1">
        <w:r w:rsidR="00C63F3C" w:rsidRPr="00706B43">
          <w:rPr>
            <w:rStyle w:val="Hyperlink"/>
          </w:rPr>
          <w:t>7.6</w:t>
        </w:r>
        <w:r w:rsidR="00C63F3C">
          <w:rPr>
            <w:rFonts w:asciiTheme="minorHAnsi" w:eastAsiaTheme="minorEastAsia" w:hAnsiTheme="minorHAnsi" w:cstheme="minorBidi"/>
            <w:szCs w:val="24"/>
            <w:lang w:val="fr-CH" w:eastAsia="fr-FR"/>
          </w:rPr>
          <w:tab/>
        </w:r>
        <w:r w:rsidR="00C63F3C" w:rsidRPr="00706B43">
          <w:rPr>
            <w:rStyle w:val="Hyperlink"/>
          </w:rPr>
          <w:t>Architectures refactoring</w:t>
        </w:r>
        <w:r w:rsidR="00C63F3C">
          <w:rPr>
            <w:webHidden/>
          </w:rPr>
          <w:tab/>
        </w:r>
        <w:r w:rsidR="00C63F3C">
          <w:rPr>
            <w:webHidden/>
          </w:rPr>
          <w:fldChar w:fldCharType="begin"/>
        </w:r>
        <w:r w:rsidR="00C63F3C">
          <w:rPr>
            <w:webHidden/>
          </w:rPr>
          <w:instrText xml:space="preserve"> PAGEREF _Toc35686022 \h </w:instrText>
        </w:r>
        <w:r w:rsidR="00C63F3C">
          <w:rPr>
            <w:webHidden/>
          </w:rPr>
        </w:r>
        <w:r w:rsidR="00C63F3C">
          <w:rPr>
            <w:webHidden/>
          </w:rPr>
          <w:fldChar w:fldCharType="separate"/>
        </w:r>
        <w:r w:rsidR="004E694B">
          <w:rPr>
            <w:webHidden/>
          </w:rPr>
          <w:t>10</w:t>
        </w:r>
        <w:r w:rsidR="00C63F3C">
          <w:rPr>
            <w:webHidden/>
          </w:rPr>
          <w:fldChar w:fldCharType="end"/>
        </w:r>
      </w:hyperlink>
    </w:p>
    <w:p w14:paraId="3F80FE30" w14:textId="42F7A6F0" w:rsidR="00C63F3C" w:rsidRDefault="00E85E23" w:rsidP="00C63F3C">
      <w:pPr>
        <w:pStyle w:val="TOC1"/>
        <w:rPr>
          <w:rFonts w:asciiTheme="minorHAnsi" w:eastAsiaTheme="minorEastAsia" w:hAnsiTheme="minorHAnsi" w:cstheme="minorBidi"/>
          <w:szCs w:val="24"/>
          <w:lang w:val="fr-CH" w:eastAsia="fr-FR"/>
        </w:rPr>
      </w:pPr>
      <w:hyperlink w:anchor="_Toc35686023" w:history="1">
        <w:r w:rsidR="00C63F3C" w:rsidRPr="00706B43">
          <w:rPr>
            <w:rStyle w:val="Hyperlink"/>
          </w:rPr>
          <w:t>Annex 1 – Flexibility Criteria Advanced Considerations</w:t>
        </w:r>
        <w:r w:rsidR="00C63F3C">
          <w:rPr>
            <w:webHidden/>
          </w:rPr>
          <w:tab/>
        </w:r>
        <w:r w:rsidR="00C63F3C">
          <w:rPr>
            <w:webHidden/>
          </w:rPr>
          <w:fldChar w:fldCharType="begin"/>
        </w:r>
        <w:r w:rsidR="00C63F3C">
          <w:rPr>
            <w:webHidden/>
          </w:rPr>
          <w:instrText xml:space="preserve"> PAGEREF _Toc35686023 \h </w:instrText>
        </w:r>
        <w:r w:rsidR="00C63F3C">
          <w:rPr>
            <w:webHidden/>
          </w:rPr>
        </w:r>
        <w:r w:rsidR="00C63F3C">
          <w:rPr>
            <w:webHidden/>
          </w:rPr>
          <w:fldChar w:fldCharType="separate"/>
        </w:r>
        <w:r w:rsidR="004E694B">
          <w:rPr>
            <w:webHidden/>
          </w:rPr>
          <w:t>14</w:t>
        </w:r>
        <w:r w:rsidR="00C63F3C">
          <w:rPr>
            <w:webHidden/>
          </w:rPr>
          <w:fldChar w:fldCharType="end"/>
        </w:r>
      </w:hyperlink>
    </w:p>
    <w:p w14:paraId="52A44254" w14:textId="3A76ABB4" w:rsidR="00C63F3C" w:rsidRDefault="00E85E23" w:rsidP="00C63F3C">
      <w:pPr>
        <w:pStyle w:val="TOC1"/>
        <w:rPr>
          <w:rFonts w:asciiTheme="minorHAnsi" w:eastAsiaTheme="minorEastAsia" w:hAnsiTheme="minorHAnsi" w:cstheme="minorBidi"/>
          <w:szCs w:val="24"/>
          <w:lang w:val="fr-CH" w:eastAsia="fr-FR"/>
        </w:rPr>
      </w:pPr>
      <w:hyperlink w:anchor="_Toc35686024" w:history="1">
        <w:r w:rsidR="00C63F3C" w:rsidRPr="00706B43">
          <w:rPr>
            <w:rStyle w:val="Hyperlink"/>
          </w:rPr>
          <w:t>Annex 2 – Architects and Designers types</w:t>
        </w:r>
        <w:r w:rsidR="00C63F3C">
          <w:rPr>
            <w:webHidden/>
          </w:rPr>
          <w:tab/>
        </w:r>
        <w:r w:rsidR="00C63F3C">
          <w:rPr>
            <w:webHidden/>
          </w:rPr>
          <w:fldChar w:fldCharType="begin"/>
        </w:r>
        <w:r w:rsidR="00C63F3C">
          <w:rPr>
            <w:webHidden/>
          </w:rPr>
          <w:instrText xml:space="preserve"> PAGEREF _Toc35686024 \h </w:instrText>
        </w:r>
        <w:r w:rsidR="00C63F3C">
          <w:rPr>
            <w:webHidden/>
          </w:rPr>
        </w:r>
        <w:r w:rsidR="00C63F3C">
          <w:rPr>
            <w:webHidden/>
          </w:rPr>
          <w:fldChar w:fldCharType="separate"/>
        </w:r>
        <w:r w:rsidR="004E694B">
          <w:rPr>
            <w:webHidden/>
          </w:rPr>
          <w:t>15</w:t>
        </w:r>
        <w:r w:rsidR="00C63F3C">
          <w:rPr>
            <w:webHidden/>
          </w:rPr>
          <w:fldChar w:fldCharType="end"/>
        </w:r>
      </w:hyperlink>
    </w:p>
    <w:p w14:paraId="02916C3B" w14:textId="7648E5EA" w:rsidR="00C63F3C" w:rsidRDefault="00E85E23" w:rsidP="00C63F3C">
      <w:pPr>
        <w:pStyle w:val="TOC1"/>
        <w:rPr>
          <w:rFonts w:asciiTheme="minorHAnsi" w:eastAsiaTheme="minorEastAsia" w:hAnsiTheme="minorHAnsi" w:cstheme="minorBidi"/>
          <w:szCs w:val="24"/>
          <w:lang w:val="fr-CH" w:eastAsia="fr-FR"/>
        </w:rPr>
      </w:pPr>
      <w:hyperlink w:anchor="_Toc35686025" w:history="1">
        <w:r w:rsidR="00C63F3C" w:rsidRPr="00706B43">
          <w:rPr>
            <w:rStyle w:val="Hyperlink"/>
          </w:rPr>
          <w:t>Appendix 1 – Background information</w:t>
        </w:r>
        <w:r w:rsidR="00C63F3C">
          <w:rPr>
            <w:webHidden/>
          </w:rPr>
          <w:tab/>
        </w:r>
        <w:r w:rsidR="00C63F3C">
          <w:rPr>
            <w:webHidden/>
          </w:rPr>
          <w:fldChar w:fldCharType="begin"/>
        </w:r>
        <w:r w:rsidR="00C63F3C">
          <w:rPr>
            <w:webHidden/>
          </w:rPr>
          <w:instrText xml:space="preserve"> PAGEREF _Toc35686025 \h </w:instrText>
        </w:r>
        <w:r w:rsidR="00C63F3C">
          <w:rPr>
            <w:webHidden/>
          </w:rPr>
        </w:r>
        <w:r w:rsidR="00C63F3C">
          <w:rPr>
            <w:webHidden/>
          </w:rPr>
          <w:fldChar w:fldCharType="separate"/>
        </w:r>
        <w:r w:rsidR="004E694B">
          <w:rPr>
            <w:webHidden/>
          </w:rPr>
          <w:t>18</w:t>
        </w:r>
        <w:r w:rsidR="00C63F3C">
          <w:rPr>
            <w:webHidden/>
          </w:rPr>
          <w:fldChar w:fldCharType="end"/>
        </w:r>
      </w:hyperlink>
    </w:p>
    <w:p w14:paraId="1FF1D380" w14:textId="0E96F372" w:rsidR="00C63F3C" w:rsidRDefault="00E85E23" w:rsidP="00C63F3C">
      <w:pPr>
        <w:pStyle w:val="TOC1"/>
        <w:rPr>
          <w:rFonts w:asciiTheme="minorHAnsi" w:eastAsiaTheme="minorEastAsia" w:hAnsiTheme="minorHAnsi" w:cstheme="minorBidi"/>
          <w:szCs w:val="24"/>
          <w:lang w:val="fr-CH" w:eastAsia="fr-FR"/>
        </w:rPr>
      </w:pPr>
      <w:hyperlink w:anchor="_Toc35686026" w:history="1">
        <w:r w:rsidR="00C63F3C" w:rsidRPr="00706B43">
          <w:rPr>
            <w:rStyle w:val="Hyperlink"/>
          </w:rPr>
          <w:t>Appendix 2 - Gap Analysis</w:t>
        </w:r>
        <w:r w:rsidR="00C63F3C">
          <w:rPr>
            <w:webHidden/>
          </w:rPr>
          <w:tab/>
        </w:r>
        <w:r w:rsidR="00C63F3C">
          <w:rPr>
            <w:webHidden/>
          </w:rPr>
          <w:fldChar w:fldCharType="begin"/>
        </w:r>
        <w:r w:rsidR="00C63F3C">
          <w:rPr>
            <w:webHidden/>
          </w:rPr>
          <w:instrText xml:space="preserve"> PAGEREF _Toc35686026 \h </w:instrText>
        </w:r>
        <w:r w:rsidR="00C63F3C">
          <w:rPr>
            <w:webHidden/>
          </w:rPr>
        </w:r>
        <w:r w:rsidR="00C63F3C">
          <w:rPr>
            <w:webHidden/>
          </w:rPr>
          <w:fldChar w:fldCharType="separate"/>
        </w:r>
        <w:r w:rsidR="004E694B">
          <w:rPr>
            <w:webHidden/>
          </w:rPr>
          <w:t>20</w:t>
        </w:r>
        <w:r w:rsidR="00C63F3C">
          <w:rPr>
            <w:webHidden/>
          </w:rPr>
          <w:fldChar w:fldCharType="end"/>
        </w:r>
      </w:hyperlink>
    </w:p>
    <w:p w14:paraId="1B4B9498" w14:textId="2063FB6E" w:rsidR="00C63F3C" w:rsidRDefault="00E85E23" w:rsidP="00C63F3C">
      <w:pPr>
        <w:pStyle w:val="TOC1"/>
        <w:rPr>
          <w:rFonts w:asciiTheme="minorHAnsi" w:eastAsiaTheme="minorEastAsia" w:hAnsiTheme="minorHAnsi" w:cstheme="minorBidi"/>
          <w:szCs w:val="24"/>
          <w:lang w:val="fr-CH" w:eastAsia="fr-FR"/>
        </w:rPr>
      </w:pPr>
      <w:hyperlink w:anchor="_Toc35686027" w:history="1">
        <w:r w:rsidR="00C63F3C" w:rsidRPr="00706B43">
          <w:rPr>
            <w:rStyle w:val="Hyperlink"/>
          </w:rPr>
          <w:t>Appendix 3 – Example approach to design methodology</w:t>
        </w:r>
        <w:r w:rsidR="00C63F3C">
          <w:rPr>
            <w:webHidden/>
          </w:rPr>
          <w:tab/>
        </w:r>
        <w:r w:rsidR="00C63F3C">
          <w:rPr>
            <w:webHidden/>
          </w:rPr>
          <w:fldChar w:fldCharType="begin"/>
        </w:r>
        <w:r w:rsidR="00C63F3C">
          <w:rPr>
            <w:webHidden/>
          </w:rPr>
          <w:instrText xml:space="preserve"> PAGEREF _Toc35686027 \h </w:instrText>
        </w:r>
        <w:r w:rsidR="00C63F3C">
          <w:rPr>
            <w:webHidden/>
          </w:rPr>
        </w:r>
        <w:r w:rsidR="00C63F3C">
          <w:rPr>
            <w:webHidden/>
          </w:rPr>
          <w:fldChar w:fldCharType="separate"/>
        </w:r>
        <w:r w:rsidR="004E694B">
          <w:rPr>
            <w:webHidden/>
          </w:rPr>
          <w:t>22</w:t>
        </w:r>
        <w:r w:rsidR="00C63F3C">
          <w:rPr>
            <w:webHidden/>
          </w:rPr>
          <w:fldChar w:fldCharType="end"/>
        </w:r>
      </w:hyperlink>
    </w:p>
    <w:p w14:paraId="3D905373" w14:textId="6EB6A06D" w:rsidR="00C63F3C" w:rsidRDefault="00E85E23" w:rsidP="00C63F3C">
      <w:pPr>
        <w:pStyle w:val="TOC1"/>
        <w:rPr>
          <w:rFonts w:asciiTheme="minorHAnsi" w:eastAsiaTheme="minorEastAsia" w:hAnsiTheme="minorHAnsi" w:cstheme="minorBidi"/>
          <w:szCs w:val="24"/>
          <w:lang w:val="fr-CH" w:eastAsia="fr-FR"/>
        </w:rPr>
      </w:pPr>
      <w:hyperlink w:anchor="_Toc35686028" w:history="1">
        <w:r w:rsidR="00C63F3C" w:rsidRPr="00706B43">
          <w:rPr>
            <w:rStyle w:val="Hyperlink"/>
          </w:rPr>
          <w:t>Appendix 4 – Design criteria based on Sustainable Development Goals (SDG) requirements</w:t>
        </w:r>
        <w:r w:rsidR="00C63F3C">
          <w:rPr>
            <w:webHidden/>
          </w:rPr>
          <w:tab/>
        </w:r>
        <w:r w:rsidR="00C63F3C">
          <w:rPr>
            <w:webHidden/>
          </w:rPr>
          <w:fldChar w:fldCharType="begin"/>
        </w:r>
        <w:r w:rsidR="00C63F3C">
          <w:rPr>
            <w:webHidden/>
          </w:rPr>
          <w:instrText xml:space="preserve"> PAGEREF _Toc35686028 \h </w:instrText>
        </w:r>
        <w:r w:rsidR="00C63F3C">
          <w:rPr>
            <w:webHidden/>
          </w:rPr>
        </w:r>
        <w:r w:rsidR="00C63F3C">
          <w:rPr>
            <w:webHidden/>
          </w:rPr>
          <w:fldChar w:fldCharType="separate"/>
        </w:r>
        <w:r w:rsidR="004E694B">
          <w:rPr>
            <w:webHidden/>
          </w:rPr>
          <w:t>26</w:t>
        </w:r>
        <w:r w:rsidR="00C63F3C">
          <w:rPr>
            <w:webHidden/>
          </w:rPr>
          <w:fldChar w:fldCharType="end"/>
        </w:r>
      </w:hyperlink>
    </w:p>
    <w:p w14:paraId="64DE4083" w14:textId="7221CAC5" w:rsidR="00C63F3C" w:rsidRDefault="00E85E23" w:rsidP="00C63F3C">
      <w:pPr>
        <w:pStyle w:val="TOC1"/>
        <w:rPr>
          <w:rFonts w:asciiTheme="minorHAnsi" w:eastAsiaTheme="minorEastAsia" w:hAnsiTheme="minorHAnsi" w:cstheme="minorBidi"/>
          <w:szCs w:val="24"/>
          <w:lang w:val="fr-CH" w:eastAsia="fr-FR"/>
        </w:rPr>
      </w:pPr>
      <w:hyperlink w:anchor="_Toc35686029" w:history="1">
        <w:r w:rsidR="00C63F3C" w:rsidRPr="00706B43">
          <w:rPr>
            <w:rStyle w:val="Hyperlink"/>
          </w:rPr>
          <w:t>Bibliography</w:t>
        </w:r>
        <w:r w:rsidR="00C63F3C">
          <w:rPr>
            <w:webHidden/>
          </w:rPr>
          <w:tab/>
        </w:r>
        <w:r w:rsidR="00C63F3C">
          <w:rPr>
            <w:webHidden/>
          </w:rPr>
          <w:fldChar w:fldCharType="begin"/>
        </w:r>
        <w:r w:rsidR="00C63F3C">
          <w:rPr>
            <w:webHidden/>
          </w:rPr>
          <w:instrText xml:space="preserve"> PAGEREF _Toc35686029 \h </w:instrText>
        </w:r>
        <w:r w:rsidR="00C63F3C">
          <w:rPr>
            <w:webHidden/>
          </w:rPr>
        </w:r>
        <w:r w:rsidR="00C63F3C">
          <w:rPr>
            <w:webHidden/>
          </w:rPr>
          <w:fldChar w:fldCharType="separate"/>
        </w:r>
        <w:r w:rsidR="004E694B">
          <w:rPr>
            <w:webHidden/>
          </w:rPr>
          <w:t>30</w:t>
        </w:r>
        <w:r w:rsidR="00C63F3C">
          <w:rPr>
            <w:webHidden/>
          </w:rPr>
          <w:fldChar w:fldCharType="end"/>
        </w:r>
      </w:hyperlink>
    </w:p>
    <w:p w14:paraId="3D5DC459" w14:textId="2CBC5245" w:rsidR="004E694B" w:rsidRDefault="00C63F3C" w:rsidP="00C63F3C">
      <w:pPr>
        <w:rPr>
          <w:lang w:eastAsia="en-US"/>
        </w:rPr>
      </w:pPr>
      <w:r>
        <w:rPr>
          <w:lang w:eastAsia="en-US"/>
        </w:rPr>
        <w:fldChar w:fldCharType="end"/>
      </w:r>
    </w:p>
    <w:p w14:paraId="4FACFBF4" w14:textId="77777777" w:rsidR="004E694B" w:rsidRDefault="004E694B">
      <w:pPr>
        <w:spacing w:before="0" w:after="160" w:line="259" w:lineRule="auto"/>
        <w:rPr>
          <w:lang w:eastAsia="en-US"/>
        </w:rPr>
      </w:pPr>
      <w:r>
        <w:rPr>
          <w:lang w:eastAsia="en-US"/>
        </w:rPr>
        <w:br w:type="page"/>
      </w:r>
    </w:p>
    <w:p w14:paraId="51424D3E" w14:textId="77777777" w:rsidR="00C63F3C" w:rsidRPr="00C71258" w:rsidRDefault="00C63F3C" w:rsidP="00C63F3C">
      <w:pPr>
        <w:pStyle w:val="AnnexNotitle"/>
      </w:pPr>
      <w:proofErr w:type="spellStart"/>
      <w:r w:rsidRPr="00C71258">
        <w:lastRenderedPageBreak/>
        <w:t>X.arch</w:t>
      </w:r>
      <w:proofErr w:type="spellEnd"/>
      <w:r w:rsidRPr="00C71258">
        <w:t>-design - Design Principles and Best Practices for Security Architectures</w:t>
      </w:r>
    </w:p>
    <w:p w14:paraId="779A253A" w14:textId="77777777" w:rsidR="00C63F3C" w:rsidRDefault="00C63F3C" w:rsidP="00C63F3C">
      <w:pPr>
        <w:pStyle w:val="Heading1"/>
        <w:numPr>
          <w:ilvl w:val="0"/>
          <w:numId w:val="11"/>
        </w:numPr>
      </w:pPr>
      <w:bookmarkStart w:id="11" w:name="_Toc35685998"/>
      <w:r>
        <w:t>Scope</w:t>
      </w:r>
      <w:bookmarkEnd w:id="11"/>
    </w:p>
    <w:p w14:paraId="6F931CE0" w14:textId="77777777" w:rsidR="00C63F3C" w:rsidRPr="00BB3C17" w:rsidRDefault="00C63F3C" w:rsidP="00C63F3C">
      <w:pPr>
        <w:rPr>
          <w:lang w:eastAsia="en-US"/>
        </w:rPr>
      </w:pPr>
      <w:r w:rsidRPr="006A58C1">
        <w:rPr>
          <w:lang w:val="en-US"/>
        </w:rPr>
        <w:t xml:space="preserve">This scope of this recommendation is the definition of a lightweight, </w:t>
      </w:r>
      <w:proofErr w:type="gramStart"/>
      <w:r w:rsidRPr="006A58C1">
        <w:rPr>
          <w:lang w:val="en-US"/>
        </w:rPr>
        <w:t>pragmatic</w:t>
      </w:r>
      <w:proofErr w:type="gramEnd"/>
      <w:r w:rsidRPr="006A58C1">
        <w:rPr>
          <w:lang w:val="en-US"/>
        </w:rPr>
        <w:t xml:space="preserve"> and proven set of design principles and criteria and how to apply them to architectural recommendations, how to evaluate if the architecture is optimal, how to compare architectures in order to have an upfront check if architectural recommendations will fulfill their objectives on the overall lifecycle of any product or service being standardized.</w:t>
      </w:r>
    </w:p>
    <w:p w14:paraId="79C7B27C" w14:textId="77777777" w:rsidR="00C63F3C" w:rsidRDefault="00C63F3C" w:rsidP="00C63F3C">
      <w:pPr>
        <w:pStyle w:val="Heading1"/>
        <w:numPr>
          <w:ilvl w:val="0"/>
          <w:numId w:val="11"/>
        </w:numPr>
      </w:pPr>
      <w:bookmarkStart w:id="12" w:name="_Toc35685999"/>
      <w:r>
        <w:t>References</w:t>
      </w:r>
      <w:bookmarkEnd w:id="12"/>
    </w:p>
    <w:p w14:paraId="7D173BA6" w14:textId="77777777" w:rsidR="00C63F3C" w:rsidRDefault="00C63F3C" w:rsidP="00C63F3C">
      <w:pPr>
        <w:pStyle w:val="Heading2"/>
        <w:numPr>
          <w:ilvl w:val="1"/>
          <w:numId w:val="11"/>
        </w:numPr>
      </w:pPr>
      <w:bookmarkStart w:id="13" w:name="_Toc35686000"/>
      <w:r>
        <w:t>Normative references</w:t>
      </w:r>
      <w:bookmarkEnd w:id="13"/>
    </w:p>
    <w:p w14:paraId="7F585233" w14:textId="77777777" w:rsidR="00C63F3C" w:rsidRDefault="00C63F3C" w:rsidP="00C63F3C">
      <w:pPr>
        <w:pStyle w:val="Heading3"/>
        <w:numPr>
          <w:ilvl w:val="2"/>
          <w:numId w:val="11"/>
        </w:numPr>
      </w:pPr>
      <w:bookmarkStart w:id="14" w:name="_Toc35686001"/>
      <w:r>
        <w:t>Paired Recommendations | International Standards equivalent in technical content</w:t>
      </w:r>
      <w:bookmarkEnd w:id="14"/>
    </w:p>
    <w:p w14:paraId="7A567B50" w14:textId="77777777" w:rsidR="00C63F3C" w:rsidRDefault="00C63F3C" w:rsidP="00C63F3C">
      <w:pPr>
        <w:pStyle w:val="Heading3"/>
        <w:numPr>
          <w:ilvl w:val="2"/>
          <w:numId w:val="11"/>
        </w:numPr>
      </w:pPr>
      <w:bookmarkStart w:id="15" w:name="_Toc35686002"/>
      <w:r>
        <w:t>Other references</w:t>
      </w:r>
      <w:bookmarkEnd w:id="15"/>
    </w:p>
    <w:p w14:paraId="62C5B7F4" w14:textId="1781B8E0" w:rsidR="00C63F3C" w:rsidRDefault="00C63F3C" w:rsidP="00C63F3C">
      <w:pPr>
        <w:rPr>
          <w:lang w:eastAsia="en-US"/>
        </w:rPr>
      </w:pPr>
      <w:r>
        <w:rPr>
          <w:lang w:eastAsia="en-US"/>
        </w:rPr>
        <w:t xml:space="preserve">[b-ISO/IEC 25030] Systems and software </w:t>
      </w:r>
      <w:r w:rsidR="002B7178">
        <w:rPr>
          <w:lang w:eastAsia="en-US"/>
        </w:rPr>
        <w:t>engineering</w:t>
      </w:r>
      <w:r>
        <w:rPr>
          <w:lang w:eastAsia="en-US"/>
        </w:rPr>
        <w:t xml:space="preserve"> – Systems and software quality requirements and evaluation (</w:t>
      </w:r>
      <w:proofErr w:type="spellStart"/>
      <w:r>
        <w:rPr>
          <w:lang w:eastAsia="en-US"/>
        </w:rPr>
        <w:t>SquaRE</w:t>
      </w:r>
      <w:proofErr w:type="spellEnd"/>
      <w:r>
        <w:rPr>
          <w:lang w:eastAsia="en-US"/>
        </w:rPr>
        <w:t>) – Quality requirements framework</w:t>
      </w:r>
    </w:p>
    <w:p w14:paraId="562EEA46" w14:textId="77777777" w:rsidR="00C63F3C" w:rsidRDefault="00C63F3C" w:rsidP="00C63F3C">
      <w:pPr>
        <w:rPr>
          <w:lang w:eastAsia="en-US"/>
        </w:rPr>
      </w:pPr>
      <w:r>
        <w:rPr>
          <w:lang w:eastAsia="en-US"/>
        </w:rPr>
        <w:t>[b-ISO/IEC 26552] Software and systems engineering – Tools and methods for product line architecture design</w:t>
      </w:r>
    </w:p>
    <w:p w14:paraId="60DE6914" w14:textId="77777777" w:rsidR="00C63F3C" w:rsidRPr="003138E9" w:rsidRDefault="00C63F3C" w:rsidP="00C63F3C">
      <w:pPr>
        <w:rPr>
          <w:lang w:eastAsia="fr-FR"/>
        </w:rPr>
      </w:pPr>
      <w:r>
        <w:rPr>
          <w:lang w:eastAsia="en-US"/>
        </w:rPr>
        <w:t xml:space="preserve">[b-ISO/IEC/IEEE 42030] Software, </w:t>
      </w:r>
      <w:proofErr w:type="gramStart"/>
      <w:r>
        <w:rPr>
          <w:lang w:eastAsia="en-US"/>
        </w:rPr>
        <w:t>systems</w:t>
      </w:r>
      <w:proofErr w:type="gramEnd"/>
      <w:r>
        <w:rPr>
          <w:lang w:eastAsia="en-US"/>
        </w:rPr>
        <w:t xml:space="preserve"> and enterprise – Architecture evaluation framework</w:t>
      </w:r>
      <w:r w:rsidDel="00D75002">
        <w:t xml:space="preserve"> </w:t>
      </w:r>
    </w:p>
    <w:p w14:paraId="4F720273" w14:textId="77777777" w:rsidR="00C63F3C" w:rsidRDefault="00C63F3C" w:rsidP="00C63F3C">
      <w:pPr>
        <w:pStyle w:val="Heading1"/>
        <w:numPr>
          <w:ilvl w:val="0"/>
          <w:numId w:val="11"/>
        </w:numPr>
      </w:pPr>
      <w:bookmarkStart w:id="16" w:name="_Toc35686003"/>
      <w:r>
        <w:t>Definitions</w:t>
      </w:r>
      <w:bookmarkEnd w:id="16"/>
    </w:p>
    <w:p w14:paraId="63D4DBFA" w14:textId="77777777" w:rsidR="00C63F3C" w:rsidRPr="000636E1" w:rsidRDefault="00C63F3C" w:rsidP="00C63F3C">
      <w:pPr>
        <w:pStyle w:val="Heading2"/>
        <w:numPr>
          <w:ilvl w:val="1"/>
          <w:numId w:val="11"/>
        </w:numPr>
      </w:pPr>
      <w:bookmarkStart w:id="17" w:name="_Toc35686004"/>
      <w:r>
        <w:t>Terms defined elsewhere</w:t>
      </w:r>
      <w:bookmarkEnd w:id="17"/>
    </w:p>
    <w:p w14:paraId="7807FCBA" w14:textId="77777777" w:rsidR="00C63F3C" w:rsidRDefault="00C63F3C" w:rsidP="00C63F3C"/>
    <w:p w14:paraId="657775E3" w14:textId="77777777" w:rsidR="00C63F3C" w:rsidRDefault="00C63F3C" w:rsidP="00C63F3C">
      <w:pPr>
        <w:spacing w:before="0"/>
        <w:rPr>
          <w:rFonts w:eastAsia="Times New Roman"/>
          <w:lang w:val="en-US" w:eastAsia="fr-FR"/>
        </w:rPr>
      </w:pPr>
      <w:r w:rsidRPr="009511A7">
        <w:rPr>
          <w:b/>
          <w:bCs/>
        </w:rPr>
        <w:t>3.1.1 functional requirement ([b-ITU-T Z.150] 3</w:t>
      </w:r>
      <w:r>
        <w:rPr>
          <w:b/>
          <w:bCs/>
        </w:rPr>
        <w:t>.8</w:t>
      </w:r>
      <w:r w:rsidRPr="009511A7">
        <w:rPr>
          <w:b/>
          <w:bCs/>
        </w:rPr>
        <w:t>):</w:t>
      </w:r>
      <w:r>
        <w:t xml:space="preserve"> </w:t>
      </w:r>
      <w:r w:rsidRPr="009511A7">
        <w:rPr>
          <w:rFonts w:eastAsia="Times New Roman"/>
          <w:lang w:val="en-US" w:eastAsia="fr-FR"/>
        </w:rPr>
        <w:t>A requirement (see 3.16) defining functions of the system under development.</w:t>
      </w:r>
    </w:p>
    <w:p w14:paraId="32F26B4B" w14:textId="77777777" w:rsidR="00C63F3C" w:rsidRPr="009511A7" w:rsidRDefault="00C63F3C" w:rsidP="00C63F3C">
      <w:pPr>
        <w:spacing w:before="0"/>
        <w:rPr>
          <w:rFonts w:eastAsia="Times New Roman"/>
          <w:lang w:val="en-US" w:eastAsia="fr-FR"/>
        </w:rPr>
      </w:pPr>
      <w:r w:rsidRPr="009511A7">
        <w:rPr>
          <w:rFonts w:eastAsia="Times New Roman"/>
          <w:b/>
          <w:bCs/>
          <w:lang w:val="en-US" w:eastAsia="fr-FR"/>
        </w:rPr>
        <w:t>3.1.2 high-level design ([b-ITU-T Z.150] 3.10):</w:t>
      </w:r>
      <w:r>
        <w:rPr>
          <w:rFonts w:eastAsia="Times New Roman"/>
          <w:lang w:val="en-US" w:eastAsia="fr-FR"/>
        </w:rPr>
        <w:t xml:space="preserve"> </w:t>
      </w:r>
      <w:r w:rsidRPr="009511A7">
        <w:rPr>
          <w:rFonts w:eastAsia="Times New Roman"/>
          <w:lang w:val="en-US" w:eastAsia="fr-FR"/>
        </w:rPr>
        <w:t xml:space="preserve">A design document describing system functionalities, the system architecture, and scenarios. </w:t>
      </w:r>
    </w:p>
    <w:p w14:paraId="190AF051" w14:textId="77777777" w:rsidR="00C63F3C" w:rsidRDefault="00C63F3C" w:rsidP="00C63F3C">
      <w:pPr>
        <w:spacing w:before="0"/>
        <w:rPr>
          <w:rFonts w:eastAsia="Times New Roman"/>
          <w:lang w:val="en-US" w:eastAsia="fr-FR"/>
        </w:rPr>
      </w:pPr>
      <w:r w:rsidRPr="009511A7">
        <w:rPr>
          <w:b/>
          <w:bCs/>
        </w:rPr>
        <w:t>3.1.</w:t>
      </w:r>
      <w:r>
        <w:rPr>
          <w:b/>
          <w:bCs/>
        </w:rPr>
        <w:t>3</w:t>
      </w:r>
      <w:r w:rsidRPr="009511A7">
        <w:rPr>
          <w:b/>
          <w:bCs/>
        </w:rPr>
        <w:t xml:space="preserve"> non-functional requirements ([b-ITU-T Z.150] 3.12):</w:t>
      </w:r>
      <w:r>
        <w:t xml:space="preserve"> </w:t>
      </w:r>
      <w:r w:rsidRPr="009511A7">
        <w:rPr>
          <w:rFonts w:eastAsia="Times New Roman"/>
          <w:lang w:val="en-US" w:eastAsia="fr-FR"/>
        </w:rPr>
        <w:t xml:space="preserve">A requirement (see 3.16) characterizing a system property such as expected performance, robustness, usability, maintainability, etc. Non-functional requirements capture business goals/objectives and product quality attributes. </w:t>
      </w:r>
    </w:p>
    <w:p w14:paraId="53B2259F" w14:textId="77777777" w:rsidR="00C63F3C" w:rsidRPr="009511A7" w:rsidRDefault="00C63F3C" w:rsidP="00C63F3C">
      <w:pPr>
        <w:spacing w:before="0"/>
        <w:rPr>
          <w:rFonts w:eastAsia="Times New Roman"/>
          <w:lang w:val="en-US" w:eastAsia="fr-FR"/>
        </w:rPr>
      </w:pPr>
      <w:r w:rsidRPr="009511A7">
        <w:rPr>
          <w:rFonts w:eastAsia="Times New Roman"/>
          <w:b/>
          <w:bCs/>
          <w:lang w:val="en-US" w:eastAsia="fr-FR"/>
        </w:rPr>
        <w:t>3.1.</w:t>
      </w:r>
      <w:r>
        <w:rPr>
          <w:rFonts w:eastAsia="Times New Roman"/>
          <w:b/>
          <w:bCs/>
          <w:lang w:val="en-US" w:eastAsia="fr-FR"/>
        </w:rPr>
        <w:t>4</w:t>
      </w:r>
      <w:r w:rsidRPr="009511A7">
        <w:rPr>
          <w:rFonts w:eastAsia="Times New Roman"/>
          <w:b/>
          <w:bCs/>
          <w:lang w:val="en-US" w:eastAsia="fr-FR"/>
        </w:rPr>
        <w:t xml:space="preserve"> requirement ([b-ITU-T Z.150)] 3.16):</w:t>
      </w:r>
      <w:r w:rsidRPr="009511A7">
        <w:rPr>
          <w:rFonts w:eastAsia="Times New Roman"/>
          <w:lang w:val="en-US" w:eastAsia="fr-FR"/>
        </w:rPr>
        <w:t xml:space="preserve"> A requirement, as distinct from a language requirement (see 3.11) and a user requirement (see 3.25), is an expression of ideas to be embodied in the system or application under development.  </w:t>
      </w:r>
    </w:p>
    <w:p w14:paraId="745A2890" w14:textId="77777777" w:rsidR="00C63F3C" w:rsidRDefault="00C63F3C" w:rsidP="00C63F3C">
      <w:r>
        <w:rPr>
          <w:b/>
          <w:bCs/>
          <w:lang w:val="en-US" w:eastAsia="en-US"/>
        </w:rPr>
        <w:t>[</w:t>
      </w:r>
      <w:r w:rsidRPr="009511A7">
        <w:rPr>
          <w:lang w:val="en-US" w:eastAsia="en-US"/>
        </w:rPr>
        <w:t>Editor’s note: validation is not in Z.150 but maybe we could use</w:t>
      </w:r>
      <w:r>
        <w:rPr>
          <w:b/>
          <w:bCs/>
          <w:lang w:eastAsia="en-US"/>
        </w:rPr>
        <w:t xml:space="preserve"> satisfiability </w:t>
      </w:r>
      <w:r w:rsidRPr="009511A7">
        <w:rPr>
          <w:lang w:eastAsia="en-US"/>
        </w:rPr>
        <w:t xml:space="preserve">instead. This will be analysed further for the next revision. It will matter in architecture optimisation for example </w:t>
      </w:r>
      <w:r w:rsidRPr="006A58C1">
        <w:rPr>
          <w:b/>
          <w:bCs/>
        </w:rPr>
        <w:t xml:space="preserve">3.1.4 validation </w:t>
      </w:r>
      <w:r w:rsidRPr="00CF7905">
        <w:rPr>
          <w:b/>
          <w:bCs/>
        </w:rPr>
        <w:t>([b-ISO/IEC 25030] 3.21):</w:t>
      </w:r>
      <w:r>
        <w:rPr>
          <w:b/>
          <w:bCs/>
        </w:rPr>
        <w:t xml:space="preserve"> </w:t>
      </w:r>
      <w:r w:rsidRPr="006A58C1">
        <w:t>confirmation, through the provisioning of objective evidence that the requirements for a specific intended use of application have been fulfilled</w:t>
      </w:r>
      <w:r>
        <w:t>.</w:t>
      </w:r>
    </w:p>
    <w:p w14:paraId="41D31A6B" w14:textId="77777777" w:rsidR="00C63F3C" w:rsidRDefault="00C63F3C" w:rsidP="00C63F3C">
      <w:r>
        <w:t xml:space="preserve">Or alternatively could consider validation in Z.100 </w:t>
      </w:r>
    </w:p>
    <w:tbl>
      <w:tblPr>
        <w:tblW w:w="4850" w:type="pct"/>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350"/>
      </w:tblGrid>
      <w:tr w:rsidR="00C63F3C" w:rsidRPr="00E02346" w14:paraId="2B6EAF73" w14:textId="77777777" w:rsidTr="00C63F3C">
        <w:trPr>
          <w:tblCellSpacing w:w="0" w:type="dxa"/>
        </w:trPr>
        <w:tc>
          <w:tcPr>
            <w:tcW w:w="0" w:type="auto"/>
            <w:shd w:val="clear" w:color="auto" w:fill="FFFFFF"/>
            <w:vAlign w:val="center"/>
            <w:hideMark/>
          </w:tcPr>
          <w:p w14:paraId="5AA94952" w14:textId="77777777" w:rsidR="00C63F3C" w:rsidRPr="009511A7" w:rsidRDefault="00C63F3C" w:rsidP="00C63F3C">
            <w:pPr>
              <w:spacing w:before="0"/>
              <w:rPr>
                <w:rFonts w:eastAsia="Times New Roman"/>
                <w:sz w:val="20"/>
                <w:szCs w:val="20"/>
                <w:lang w:val="fr-CH" w:eastAsia="fr-FR"/>
              </w:rPr>
            </w:pPr>
            <w:proofErr w:type="spellStart"/>
            <w:r w:rsidRPr="009511A7">
              <w:rPr>
                <w:rFonts w:eastAsia="Times New Roman"/>
                <w:b/>
                <w:bCs/>
                <w:sz w:val="20"/>
                <w:szCs w:val="20"/>
                <w:lang w:val="fr-CH" w:eastAsia="fr-FR"/>
              </w:rPr>
              <w:t>Term</w:t>
            </w:r>
            <w:proofErr w:type="spellEnd"/>
            <w:r w:rsidRPr="009511A7">
              <w:rPr>
                <w:rFonts w:eastAsia="Times New Roman"/>
                <w:sz w:val="20"/>
                <w:szCs w:val="20"/>
                <w:lang w:val="fr-CH" w:eastAsia="fr-FR"/>
              </w:rPr>
              <w:t> : </w:t>
            </w:r>
            <w:proofErr w:type="spellStart"/>
            <w:r w:rsidRPr="009511A7">
              <w:rPr>
                <w:rFonts w:eastAsia="Times New Roman"/>
                <w:color w:val="0000FF"/>
                <w:sz w:val="20"/>
                <w:szCs w:val="20"/>
                <w:lang w:val="fr-CH" w:eastAsia="fr-FR"/>
              </w:rPr>
              <w:t>formal</w:t>
            </w:r>
            <w:proofErr w:type="spellEnd"/>
            <w:r w:rsidRPr="009511A7">
              <w:rPr>
                <w:rFonts w:eastAsia="Times New Roman"/>
                <w:color w:val="0000FF"/>
                <w:sz w:val="20"/>
                <w:szCs w:val="20"/>
                <w:lang w:val="fr-CH" w:eastAsia="fr-FR"/>
              </w:rPr>
              <w:t xml:space="preserve"> validation</w:t>
            </w:r>
          </w:p>
        </w:tc>
      </w:tr>
      <w:tr w:rsidR="00C63F3C" w:rsidRPr="00E02346" w14:paraId="4A5C7456" w14:textId="77777777" w:rsidTr="00C63F3C">
        <w:trPr>
          <w:tblCellSpacing w:w="0" w:type="dxa"/>
        </w:trPr>
        <w:tc>
          <w:tcPr>
            <w:tcW w:w="0" w:type="auto"/>
            <w:shd w:val="clear" w:color="auto" w:fill="FFFFFF"/>
            <w:vAlign w:val="center"/>
            <w:hideMark/>
          </w:tcPr>
          <w:p w14:paraId="504D8E64" w14:textId="77777777" w:rsidR="00C63F3C" w:rsidRPr="009511A7" w:rsidRDefault="00C63F3C" w:rsidP="00EF05CD">
            <w:pPr>
              <w:spacing w:before="0"/>
              <w:jc w:val="both"/>
              <w:rPr>
                <w:rFonts w:eastAsia="Times New Roman"/>
                <w:sz w:val="20"/>
                <w:szCs w:val="20"/>
                <w:lang w:val="en-US" w:eastAsia="fr-FR"/>
              </w:rPr>
            </w:pPr>
            <w:proofErr w:type="gramStart"/>
            <w:r w:rsidRPr="009511A7">
              <w:rPr>
                <w:rFonts w:eastAsia="Times New Roman"/>
                <w:b/>
                <w:bCs/>
                <w:sz w:val="20"/>
                <w:szCs w:val="20"/>
                <w:lang w:val="en-US" w:eastAsia="fr-FR"/>
              </w:rPr>
              <w:t>Definition</w:t>
            </w:r>
            <w:r w:rsidRPr="009511A7">
              <w:rPr>
                <w:rFonts w:eastAsia="Times New Roman"/>
                <w:sz w:val="20"/>
                <w:szCs w:val="20"/>
                <w:lang w:val="en-US" w:eastAsia="fr-FR"/>
              </w:rPr>
              <w:t> :</w:t>
            </w:r>
            <w:proofErr w:type="gramEnd"/>
            <w:r w:rsidRPr="009511A7">
              <w:rPr>
                <w:rFonts w:eastAsia="Times New Roman"/>
                <w:sz w:val="20"/>
                <w:szCs w:val="20"/>
                <w:lang w:val="en-US" w:eastAsia="fr-FR"/>
              </w:rPr>
              <w:t> </w:t>
            </w:r>
            <w:r w:rsidRPr="009511A7">
              <w:rPr>
                <w:rFonts w:eastAsia="Times New Roman"/>
                <w:color w:val="0000FF"/>
                <w:sz w:val="20"/>
                <w:szCs w:val="20"/>
                <w:lang w:val="en-US" w:eastAsia="fr-FR"/>
              </w:rPr>
              <w:t>Systematic investigation of a specification (or implementation) to determine whether or not it possesses certain desirable properties and includes: checking the syntactic and semantic correctness of the specification (implementation), and checking that the known requirements of the specified system are expressed by the specification (implementation).</w:t>
            </w:r>
          </w:p>
        </w:tc>
      </w:tr>
      <w:tr w:rsidR="00C63F3C" w:rsidRPr="00E02346" w14:paraId="73514FB7" w14:textId="77777777" w:rsidTr="00C63F3C">
        <w:trPr>
          <w:tblCellSpacing w:w="0" w:type="dxa"/>
        </w:trPr>
        <w:tc>
          <w:tcPr>
            <w:tcW w:w="0" w:type="auto"/>
            <w:shd w:val="clear" w:color="auto" w:fill="FFFFFF"/>
            <w:vAlign w:val="center"/>
            <w:hideMark/>
          </w:tcPr>
          <w:p w14:paraId="57E7D132" w14:textId="77777777" w:rsidR="00C63F3C" w:rsidRPr="009511A7" w:rsidRDefault="004E694B" w:rsidP="00C63F3C">
            <w:pPr>
              <w:spacing w:before="0"/>
              <w:jc w:val="center"/>
              <w:rPr>
                <w:rFonts w:eastAsia="Times New Roman"/>
                <w:sz w:val="20"/>
                <w:szCs w:val="20"/>
                <w:lang w:val="fr-CH" w:eastAsia="fr-FR"/>
              </w:rPr>
            </w:pPr>
            <w:r>
              <w:rPr>
                <w:rFonts w:eastAsia="Times New Roman"/>
                <w:noProof/>
                <w:sz w:val="20"/>
                <w:szCs w:val="20"/>
                <w:lang w:val="fr-CH" w:eastAsia="fr-FR"/>
              </w:rPr>
              <w:lastRenderedPageBreak/>
              <w:pict w14:anchorId="0C6592CD">
                <v:rect id="_x0000_i1025" alt="" style="width:468pt;height:.05pt;mso-width-percent:0;mso-height-percent:0;mso-width-percent:0;mso-height-percent:0" o:hralign="center" o:hrstd="t" o:hr="t" fillcolor="#a0a0a0" stroked="f"/>
              </w:pict>
            </w:r>
          </w:p>
        </w:tc>
      </w:tr>
      <w:tr w:rsidR="00C63F3C" w:rsidRPr="00E02346" w14:paraId="7AA99E18" w14:textId="77777777" w:rsidTr="00C63F3C">
        <w:trPr>
          <w:tblCellSpacing w:w="0" w:type="dxa"/>
        </w:trPr>
        <w:tc>
          <w:tcPr>
            <w:tcW w:w="0" w:type="auto"/>
            <w:shd w:val="clear" w:color="auto" w:fill="FFFFFF"/>
            <w:vAlign w:val="center"/>
            <w:hideMark/>
          </w:tcPr>
          <w:p w14:paraId="116C168B" w14:textId="77777777" w:rsidR="00C63F3C" w:rsidRPr="009511A7" w:rsidRDefault="00C63F3C" w:rsidP="00C63F3C">
            <w:pPr>
              <w:spacing w:before="0"/>
              <w:rPr>
                <w:rFonts w:eastAsia="Times New Roman"/>
                <w:sz w:val="20"/>
                <w:szCs w:val="20"/>
                <w:lang w:val="fr-CH" w:eastAsia="fr-FR"/>
              </w:rPr>
            </w:pPr>
            <w:r w:rsidRPr="009511A7">
              <w:rPr>
                <w:rFonts w:eastAsia="Times New Roman"/>
                <w:b/>
                <w:bCs/>
                <w:sz w:val="20"/>
                <w:szCs w:val="20"/>
                <w:lang w:val="fr-CH" w:eastAsia="fr-FR"/>
              </w:rPr>
              <w:t>Source</w:t>
            </w:r>
            <w:r w:rsidRPr="009511A7">
              <w:rPr>
                <w:rFonts w:eastAsia="Times New Roman"/>
                <w:sz w:val="20"/>
                <w:szCs w:val="20"/>
                <w:lang w:val="fr-CH" w:eastAsia="fr-FR"/>
              </w:rPr>
              <w:t> : Sup. 1 to Z.100 (97), 2.22</w:t>
            </w:r>
          </w:p>
        </w:tc>
      </w:tr>
    </w:tbl>
    <w:p w14:paraId="5823097C" w14:textId="77777777" w:rsidR="00C63F3C" w:rsidRPr="00CF7905" w:rsidRDefault="00C63F3C" w:rsidP="00C63F3C">
      <w:pPr>
        <w:rPr>
          <w:lang w:eastAsia="en-US"/>
        </w:rPr>
      </w:pPr>
      <w:proofErr w:type="gramStart"/>
      <w:r>
        <w:t>Actually</w:t>
      </w:r>
      <w:proofErr w:type="gramEnd"/>
      <w:r>
        <w:t xml:space="preserve"> it would be worth discussing with M. Rick Reed and with Q12!]</w:t>
      </w:r>
    </w:p>
    <w:p w14:paraId="532FC32C" w14:textId="77777777" w:rsidR="00C63F3C" w:rsidRDefault="00C63F3C" w:rsidP="00C63F3C">
      <w:pPr>
        <w:pStyle w:val="Heading2"/>
        <w:numPr>
          <w:ilvl w:val="1"/>
          <w:numId w:val="11"/>
        </w:numPr>
      </w:pPr>
      <w:bookmarkStart w:id="18" w:name="_Toc35686005"/>
      <w:r>
        <w:t>Terms defined in this Recommendation</w:t>
      </w:r>
      <w:bookmarkEnd w:id="18"/>
    </w:p>
    <w:p w14:paraId="6A5F42C0" w14:textId="77777777" w:rsidR="00C63F3C" w:rsidRDefault="00C63F3C" w:rsidP="00C63F3C">
      <w:pPr>
        <w:rPr>
          <w:lang w:eastAsia="en-US"/>
        </w:rPr>
      </w:pPr>
      <w:r w:rsidRPr="006A58C1">
        <w:rPr>
          <w:b/>
          <w:bCs/>
          <w:lang w:eastAsia="en-US"/>
        </w:rPr>
        <w:t>3.2.1 criteria:</w:t>
      </w:r>
      <w:r>
        <w:rPr>
          <w:lang w:eastAsia="en-US"/>
        </w:rPr>
        <w:t xml:space="preserve"> a principle or standard by which something may be judged or decided</w:t>
      </w:r>
    </w:p>
    <w:p w14:paraId="6390C2CC" w14:textId="77777777" w:rsidR="00C63F3C" w:rsidRDefault="00C63F3C" w:rsidP="00C63F3C">
      <w:pPr>
        <w:rPr>
          <w:lang w:eastAsia="en-US"/>
        </w:rPr>
      </w:pPr>
      <w:r w:rsidRPr="006A58C1">
        <w:rPr>
          <w:b/>
          <w:bCs/>
          <w:lang w:eastAsia="en-US"/>
        </w:rPr>
        <w:t>3.2.2 design:</w:t>
      </w:r>
      <w:r>
        <w:rPr>
          <w:lang w:eastAsia="en-US"/>
        </w:rPr>
        <w:t xml:space="preserve"> a specification for the construction of a system (hardware or software or both)</w:t>
      </w:r>
    </w:p>
    <w:p w14:paraId="438E0066" w14:textId="77777777" w:rsidR="00C63F3C" w:rsidRDefault="00C63F3C" w:rsidP="00C63F3C">
      <w:pPr>
        <w:rPr>
          <w:lang w:eastAsia="en-US"/>
        </w:rPr>
      </w:pPr>
      <w:r w:rsidRPr="006A58C1">
        <w:rPr>
          <w:b/>
          <w:bCs/>
          <w:lang w:eastAsia="en-US"/>
        </w:rPr>
        <w:t>3.2.3 design criteria:</w:t>
      </w:r>
      <w:r>
        <w:rPr>
          <w:lang w:eastAsia="en-US"/>
        </w:rPr>
        <w:t xml:space="preserve"> a </w:t>
      </w:r>
      <w:proofErr w:type="gramStart"/>
      <w:r>
        <w:rPr>
          <w:lang w:eastAsia="en-US"/>
        </w:rPr>
        <w:t>criteria</w:t>
      </w:r>
      <w:proofErr w:type="gramEnd"/>
      <w:r>
        <w:rPr>
          <w:lang w:eastAsia="en-US"/>
        </w:rPr>
        <w:t xml:space="preserve"> that applies to a given design</w:t>
      </w:r>
    </w:p>
    <w:p w14:paraId="39B21F4C" w14:textId="77777777" w:rsidR="00C63F3C" w:rsidRPr="006A58C1" w:rsidRDefault="00C63F3C" w:rsidP="00C63F3C">
      <w:pPr>
        <w:rPr>
          <w:lang w:eastAsia="en-US"/>
        </w:rPr>
      </w:pPr>
      <w:r>
        <w:rPr>
          <w:lang w:eastAsia="en-US"/>
        </w:rPr>
        <w:t>[Editor’s note: Given the ITU-T Terms and Definitions database, keep investigate terms with the help of Q12 members and SDL, which is a remarkable good reminder that a lot exists and could be reused here from SG17 itself!]</w:t>
      </w:r>
    </w:p>
    <w:p w14:paraId="01678313" w14:textId="77777777" w:rsidR="00C63F3C" w:rsidRDefault="00C63F3C" w:rsidP="00C63F3C">
      <w:pPr>
        <w:pStyle w:val="Heading1"/>
        <w:numPr>
          <w:ilvl w:val="0"/>
          <w:numId w:val="11"/>
        </w:numPr>
      </w:pPr>
      <w:bookmarkStart w:id="19" w:name="_Toc35686006"/>
      <w:r>
        <w:t>Abbreviations and acronyms</w:t>
      </w:r>
      <w:bookmarkEnd w:id="19"/>
    </w:p>
    <w:p w14:paraId="7B1C28EB" w14:textId="77777777" w:rsidR="00C63F3C" w:rsidRDefault="00C63F3C" w:rsidP="00C63F3C">
      <w:pPr>
        <w:pStyle w:val="Heading1"/>
        <w:numPr>
          <w:ilvl w:val="0"/>
          <w:numId w:val="11"/>
        </w:numPr>
      </w:pPr>
      <w:bookmarkStart w:id="20" w:name="_Toc35686007"/>
      <w:r>
        <w:t>Conventions</w:t>
      </w:r>
      <w:bookmarkEnd w:id="20"/>
    </w:p>
    <w:p w14:paraId="025AC858" w14:textId="77777777" w:rsidR="00C63F3C" w:rsidRPr="00823257" w:rsidRDefault="00C63F3C" w:rsidP="00C63F3C">
      <w:pPr>
        <w:pStyle w:val="Heading1"/>
        <w:numPr>
          <w:ilvl w:val="0"/>
          <w:numId w:val="11"/>
        </w:numPr>
      </w:pPr>
      <w:bookmarkStart w:id="21" w:name="_Toc35686008"/>
      <w:r>
        <w:t>General design considerations</w:t>
      </w:r>
      <w:bookmarkEnd w:id="21"/>
    </w:p>
    <w:p w14:paraId="6FC4987B" w14:textId="77777777" w:rsidR="00C63F3C" w:rsidRDefault="00C63F3C" w:rsidP="00C63F3C">
      <w:pPr>
        <w:pStyle w:val="Heading2"/>
        <w:numPr>
          <w:ilvl w:val="1"/>
          <w:numId w:val="11"/>
        </w:numPr>
      </w:pPr>
      <w:bookmarkStart w:id="22" w:name="_Toc35686009"/>
      <w:r>
        <w:t>Architecture Life Cycle</w:t>
      </w:r>
      <w:bookmarkEnd w:id="22"/>
    </w:p>
    <w:p w14:paraId="641A8F95" w14:textId="77777777" w:rsidR="00C63F3C" w:rsidRPr="006E6C51" w:rsidRDefault="00C63F3C" w:rsidP="00C63F3C">
      <w:pPr>
        <w:rPr>
          <w:lang w:eastAsia="en-US"/>
        </w:rPr>
      </w:pPr>
      <w:r>
        <w:rPr>
          <w:lang w:eastAsia="en-US"/>
        </w:rPr>
        <w:t>[Editor’s note: review the best way to introduce a lightweight Architecture Life Cycle Analysis on ITU and ISO/IEC/IEEE documents is on-going]</w:t>
      </w:r>
    </w:p>
    <w:p w14:paraId="6A03436F" w14:textId="77777777" w:rsidR="00C63F3C" w:rsidRPr="006A58C1" w:rsidRDefault="00C63F3C" w:rsidP="00C63F3C">
      <w:pPr>
        <w:rPr>
          <w:lang w:eastAsia="en-US"/>
        </w:rPr>
      </w:pPr>
    </w:p>
    <w:p w14:paraId="1A3EE047" w14:textId="77777777" w:rsidR="00C63F3C" w:rsidRDefault="00C63F3C" w:rsidP="00C63F3C">
      <w:pPr>
        <w:pStyle w:val="Heading2"/>
        <w:numPr>
          <w:ilvl w:val="1"/>
          <w:numId w:val="11"/>
        </w:numPr>
      </w:pPr>
      <w:bookmarkStart w:id="23" w:name="_Toc35686010"/>
      <w:r>
        <w:t>Architecture deliverables</w:t>
      </w:r>
      <w:bookmarkEnd w:id="23"/>
    </w:p>
    <w:p w14:paraId="792ECD4B" w14:textId="77777777" w:rsidR="00C63F3C" w:rsidRDefault="00C63F3C" w:rsidP="00C63F3C">
      <w:pPr>
        <w:rPr>
          <w:lang w:eastAsia="en-US"/>
        </w:rPr>
      </w:pPr>
      <w:r>
        <w:rPr>
          <w:lang w:eastAsia="en-US"/>
        </w:rPr>
        <w:t>[Editor’s note: review the best way to introduce Vision, General and Detailed Architectures, Architecture Flows etc. Analysis on ITU and ISO/IEC/IEEE documents is on-going]</w:t>
      </w:r>
    </w:p>
    <w:p w14:paraId="1386BDB8" w14:textId="77777777" w:rsidR="00C63F3C" w:rsidRDefault="00C63F3C" w:rsidP="00C63F3C">
      <w:pPr>
        <w:pStyle w:val="Heading2"/>
        <w:numPr>
          <w:ilvl w:val="1"/>
          <w:numId w:val="11"/>
        </w:numPr>
      </w:pPr>
      <w:bookmarkStart w:id="24" w:name="_Toc35686011"/>
      <w:r>
        <w:t>Architect and Designer types</w:t>
      </w:r>
      <w:bookmarkEnd w:id="24"/>
    </w:p>
    <w:p w14:paraId="3328FEE8" w14:textId="77777777" w:rsidR="00C63F3C" w:rsidRPr="00EF1096" w:rsidRDefault="00C63F3C" w:rsidP="00C63F3C">
      <w:r>
        <w:t>[Editor’s note: refer to Annex 2]</w:t>
      </w:r>
    </w:p>
    <w:p w14:paraId="46C7D390" w14:textId="77777777" w:rsidR="00C63F3C" w:rsidRPr="009D22A3" w:rsidRDefault="00C63F3C" w:rsidP="00C63F3C">
      <w:pPr>
        <w:rPr>
          <w:lang w:eastAsia="en-US"/>
        </w:rPr>
      </w:pPr>
    </w:p>
    <w:p w14:paraId="7B0C0783" w14:textId="77777777" w:rsidR="00C63F3C" w:rsidRDefault="00C63F3C" w:rsidP="00C63F3C">
      <w:pPr>
        <w:pStyle w:val="Heading2"/>
        <w:numPr>
          <w:ilvl w:val="1"/>
          <w:numId w:val="11"/>
        </w:numPr>
      </w:pPr>
      <w:bookmarkStart w:id="25" w:name="_Toc35686012"/>
      <w:r>
        <w:t>Design Principles</w:t>
      </w:r>
      <w:bookmarkEnd w:id="25"/>
    </w:p>
    <w:p w14:paraId="17892261" w14:textId="77777777" w:rsidR="00C63F3C" w:rsidRDefault="00C63F3C" w:rsidP="00C63F3C">
      <w:pPr>
        <w:pStyle w:val="Heading3"/>
        <w:numPr>
          <w:ilvl w:val="2"/>
          <w:numId w:val="11"/>
        </w:numPr>
      </w:pPr>
      <w:bookmarkStart w:id="26" w:name="_Toc35686013"/>
      <w:r>
        <w:t>Design Criteria Categories</w:t>
      </w:r>
      <w:bookmarkEnd w:id="26"/>
    </w:p>
    <w:p w14:paraId="02F8AB66" w14:textId="77777777" w:rsidR="00C63F3C" w:rsidRDefault="00C63F3C" w:rsidP="00C63F3C">
      <w:pPr>
        <w:rPr>
          <w:lang w:eastAsia="en-US"/>
        </w:rPr>
      </w:pPr>
      <w:r>
        <w:rPr>
          <w:lang w:eastAsia="en-US"/>
        </w:rPr>
        <w:t xml:space="preserve">Design criteria can be grouped in 2 categories: </w:t>
      </w:r>
    </w:p>
    <w:p w14:paraId="18D41876" w14:textId="77777777" w:rsidR="00C63F3C" w:rsidRDefault="00C63F3C" w:rsidP="00C63F3C">
      <w:pPr>
        <w:pStyle w:val="ListParagraph"/>
        <w:numPr>
          <w:ilvl w:val="0"/>
          <w:numId w:val="15"/>
        </w:numPr>
        <w:rPr>
          <w:lang w:eastAsia="en-US"/>
        </w:rPr>
      </w:pPr>
      <w:r>
        <w:rPr>
          <w:lang w:eastAsia="en-US"/>
        </w:rPr>
        <w:t>Functional design criteria apply to the completeness of the design validation of functional requirements</w:t>
      </w:r>
    </w:p>
    <w:p w14:paraId="1BBB2763" w14:textId="77777777" w:rsidR="00C63F3C" w:rsidRDefault="00C63F3C" w:rsidP="00C63F3C">
      <w:pPr>
        <w:pStyle w:val="ListParagraph"/>
        <w:numPr>
          <w:ilvl w:val="0"/>
          <w:numId w:val="15"/>
        </w:numPr>
        <w:rPr>
          <w:lang w:eastAsia="en-US"/>
        </w:rPr>
      </w:pPr>
      <w:r>
        <w:rPr>
          <w:lang w:eastAsia="en-US"/>
        </w:rPr>
        <w:t>Non-functional design criteria apply to the completeness of the design validation of non-functional requirements</w:t>
      </w:r>
    </w:p>
    <w:p w14:paraId="75E2B423" w14:textId="77777777" w:rsidR="00C63F3C" w:rsidRDefault="00C63F3C" w:rsidP="00C63F3C">
      <w:pPr>
        <w:pStyle w:val="Heading3"/>
        <w:numPr>
          <w:ilvl w:val="2"/>
          <w:numId w:val="11"/>
        </w:numPr>
      </w:pPr>
      <w:bookmarkStart w:id="27" w:name="_Toc35686014"/>
      <w:r>
        <w:t>Functional Design Criteria</w:t>
      </w:r>
      <w:bookmarkEnd w:id="27"/>
    </w:p>
    <w:p w14:paraId="1525A53E" w14:textId="77777777" w:rsidR="00C63F3C" w:rsidRPr="00775163" w:rsidRDefault="00C63F3C" w:rsidP="00C63F3C">
      <w:pPr>
        <w:rPr>
          <w:lang w:eastAsia="en-US"/>
        </w:rPr>
      </w:pPr>
    </w:p>
    <w:p w14:paraId="6040FF2F" w14:textId="77777777" w:rsidR="00C63F3C" w:rsidRDefault="00C63F3C" w:rsidP="00C63F3C">
      <w:pPr>
        <w:pStyle w:val="Heading3"/>
        <w:numPr>
          <w:ilvl w:val="2"/>
          <w:numId w:val="11"/>
        </w:numPr>
      </w:pPr>
      <w:bookmarkStart w:id="28" w:name="_Toc35686015"/>
      <w:r>
        <w:lastRenderedPageBreak/>
        <w:t>Non-Functional Design Criteria</w:t>
      </w:r>
      <w:bookmarkEnd w:id="28"/>
    </w:p>
    <w:p w14:paraId="251A6CB5" w14:textId="77777777" w:rsidR="007006DA" w:rsidRPr="007006DA" w:rsidRDefault="007006DA" w:rsidP="00F875A6">
      <w:pPr>
        <w:jc w:val="both"/>
        <w:rPr>
          <w:ins w:id="29" w:author="NARNIX TECHNOLABS" w:date="2022-07-31T20:35:00Z"/>
          <w:lang w:val="en-US" w:eastAsia="zh-CN"/>
        </w:rPr>
      </w:pPr>
      <w:ins w:id="30" w:author="NARNIX TECHNOLABS" w:date="2022-07-31T20:35:00Z">
        <w:r w:rsidRPr="007006DA">
          <w:rPr>
            <w:lang w:val="en-US" w:eastAsia="zh-CN"/>
          </w:rPr>
          <w:t xml:space="preserve">Non-functional design characteristics evolved significantly over time from simple ones such as performance, scalability, high availability, to a much more elaborated and sophisticated set of characteristics. In this context security is only one characteristic which will often </w:t>
        </w:r>
        <w:proofErr w:type="gramStart"/>
        <w:r w:rsidRPr="007006DA">
          <w:rPr>
            <w:lang w:val="en-US" w:eastAsia="zh-CN"/>
          </w:rPr>
          <w:t>be in conflict with</w:t>
        </w:r>
        <w:proofErr w:type="gramEnd"/>
        <w:r w:rsidRPr="007006DA">
          <w:rPr>
            <w:lang w:val="en-US" w:eastAsia="zh-CN"/>
          </w:rPr>
          <w:t xml:space="preserve"> others, therefore why the importance to keep this context. </w:t>
        </w:r>
      </w:ins>
    </w:p>
    <w:p w14:paraId="2EB5537C" w14:textId="01C92A82" w:rsidR="00FA0C53" w:rsidRDefault="007006DA" w:rsidP="00F875A6">
      <w:pPr>
        <w:jc w:val="both"/>
        <w:rPr>
          <w:lang w:val="en-US" w:eastAsia="zh-CN"/>
        </w:rPr>
      </w:pPr>
      <w:ins w:id="31" w:author="NARNIX TECHNOLABS" w:date="2022-07-31T20:35:00Z">
        <w:r w:rsidRPr="007006DA">
          <w:rPr>
            <w:lang w:val="en-US" w:eastAsia="zh-CN"/>
          </w:rPr>
          <w:t>One group of such non-functional design characteristics is called Trustworthiness</w:t>
        </w:r>
      </w:ins>
    </w:p>
    <w:p w14:paraId="465854FD" w14:textId="77777777" w:rsidR="007006DA" w:rsidRPr="00F875A6" w:rsidRDefault="007006DA" w:rsidP="007006DA">
      <w:pPr>
        <w:rPr>
          <w:ins w:id="32" w:author="NARNIX TECHNOLABS" w:date="2022-07-31T20:37:00Z"/>
          <w:b/>
          <w:bCs/>
          <w:lang w:val="en-US" w:eastAsia="zh-CN"/>
        </w:rPr>
      </w:pPr>
      <w:ins w:id="33" w:author="NARNIX TECHNOLABS" w:date="2022-07-31T20:37:00Z">
        <w:r w:rsidRPr="00F875A6">
          <w:rPr>
            <w:b/>
            <w:bCs/>
            <w:lang w:val="en-US" w:eastAsia="zh-CN"/>
          </w:rPr>
          <w:t>TRUSTWORTHINESS</w:t>
        </w:r>
      </w:ins>
    </w:p>
    <w:p w14:paraId="45C137F0" w14:textId="77777777" w:rsidR="007006DA" w:rsidRPr="007006DA" w:rsidRDefault="007006DA" w:rsidP="00F875A6">
      <w:pPr>
        <w:jc w:val="both"/>
        <w:rPr>
          <w:ins w:id="34" w:author="NARNIX TECHNOLABS" w:date="2022-07-31T20:37:00Z"/>
          <w:lang w:val="en-US" w:eastAsia="zh-CN"/>
        </w:rPr>
      </w:pPr>
      <w:ins w:id="35" w:author="NARNIX TECHNOLABS" w:date="2022-07-31T20:37:00Z">
        <w:r w:rsidRPr="007006DA">
          <w:rPr>
            <w:lang w:val="en-US" w:eastAsia="zh-CN"/>
          </w:rPr>
          <w:t xml:space="preserve">Trustworthiness can be viewed as a Systems Engineering concept that covers all the attributes that are involved in having stakeholders ‘trust’ </w:t>
        </w:r>
        <w:proofErr w:type="gramStart"/>
        <w:r w:rsidRPr="007006DA">
          <w:rPr>
            <w:lang w:val="en-US" w:eastAsia="zh-CN"/>
          </w:rPr>
          <w:t>in a given</w:t>
        </w:r>
        <w:proofErr w:type="gramEnd"/>
        <w:r w:rsidRPr="007006DA">
          <w:rPr>
            <w:lang w:val="en-US" w:eastAsia="zh-CN"/>
          </w:rPr>
          <w:t xml:space="preserve"> system. </w:t>
        </w:r>
      </w:ins>
    </w:p>
    <w:p w14:paraId="30C55BB2" w14:textId="77283C8F" w:rsidR="007006DA" w:rsidRDefault="007006DA" w:rsidP="00F875A6">
      <w:pPr>
        <w:jc w:val="both"/>
        <w:rPr>
          <w:ins w:id="36" w:author="ADG TS" w:date="2022-08-03T11:16:00Z"/>
          <w:lang w:val="en-US" w:eastAsia="zh-CN"/>
        </w:rPr>
      </w:pPr>
      <w:ins w:id="37" w:author="NARNIX TECHNOLABS" w:date="2022-07-31T20:37:00Z">
        <w:r w:rsidRPr="007006DA">
          <w:rPr>
            <w:lang w:val="en-US" w:eastAsia="zh-CN"/>
          </w:rPr>
          <w:t xml:space="preserve">•Trustworthiness is an attribute that can be applied to services, products, technology, </w:t>
        </w:r>
        <w:proofErr w:type="gramStart"/>
        <w:r w:rsidRPr="007006DA">
          <w:rPr>
            <w:lang w:val="en-US" w:eastAsia="zh-CN"/>
          </w:rPr>
          <w:t>data</w:t>
        </w:r>
        <w:proofErr w:type="gramEnd"/>
        <w:r w:rsidRPr="007006DA">
          <w:rPr>
            <w:lang w:val="en-US" w:eastAsia="zh-CN"/>
          </w:rPr>
          <w:t xml:space="preserve"> and information as well as, in the context of governance, to organizations.</w:t>
        </w:r>
      </w:ins>
    </w:p>
    <w:p w14:paraId="1E5B8792" w14:textId="515CABF2" w:rsidR="007006DA" w:rsidRPr="007006DA" w:rsidRDefault="007006DA" w:rsidP="00F875A6">
      <w:pPr>
        <w:jc w:val="both"/>
        <w:rPr>
          <w:ins w:id="38" w:author="NARNIX TECHNOLABS" w:date="2022-07-31T20:37:00Z"/>
          <w:lang w:val="en-US" w:eastAsia="zh-CN"/>
        </w:rPr>
      </w:pPr>
      <w:ins w:id="39" w:author="NARNIX TECHNOLABS" w:date="2022-07-31T20:37:00Z">
        <w:r w:rsidRPr="007006DA">
          <w:rPr>
            <w:lang w:val="en-US" w:eastAsia="zh-CN"/>
          </w:rPr>
          <w:t>•</w:t>
        </w:r>
      </w:ins>
      <w:ins w:id="40" w:author="NARNIX TECHNOLABS" w:date="2022-08-05T13:38:00Z">
        <w:r w:rsidR="00EF05CD" w:rsidRPr="007006DA">
          <w:rPr>
            <w:lang w:val="en-US" w:eastAsia="zh-CN"/>
          </w:rPr>
          <w:t xml:space="preserve">•It is primarily a ‘black box’ attribute which is ‘technology’ agnostic but is ‘domain’/application dependent. </w:t>
        </w:r>
      </w:ins>
    </w:p>
    <w:p w14:paraId="386C9F97" w14:textId="57738858" w:rsidR="007006DA" w:rsidRPr="007006DA" w:rsidRDefault="007006DA" w:rsidP="00F875A6">
      <w:pPr>
        <w:jc w:val="both"/>
        <w:rPr>
          <w:ins w:id="41" w:author="NARNIX TECHNOLABS" w:date="2022-07-31T20:37:00Z"/>
          <w:lang w:val="en-US" w:eastAsia="zh-CN"/>
        </w:rPr>
      </w:pPr>
      <w:ins w:id="42" w:author="NARNIX TECHNOLABS" w:date="2022-07-31T20:37:00Z">
        <w:r w:rsidRPr="007006DA">
          <w:rPr>
            <w:lang w:val="en-US" w:eastAsia="zh-CN"/>
          </w:rPr>
          <w:t>•Characteristics of trustworthiness include - Reliability, Availability, Resilience, Security, Privacy, Safety, Accountability, Transparency, Integrity, Authenticity, Quality, Usability and Accuracy</w:t>
        </w:r>
      </w:ins>
      <w:ins w:id="43" w:author="ADG TS" w:date="2022-08-03T11:17:00Z">
        <w:r w:rsidR="00660F54">
          <w:rPr>
            <w:lang w:val="en-US" w:eastAsia="zh-CN"/>
          </w:rPr>
          <w:t>.</w:t>
        </w:r>
      </w:ins>
    </w:p>
    <w:p w14:paraId="3A333C7F" w14:textId="2F364A19" w:rsidR="007006DA" w:rsidRPr="007006DA" w:rsidRDefault="007006DA" w:rsidP="00F875A6">
      <w:pPr>
        <w:jc w:val="both"/>
        <w:rPr>
          <w:ins w:id="44" w:author="NARNIX TECHNOLABS" w:date="2022-07-31T20:37:00Z"/>
          <w:lang w:val="en-US" w:eastAsia="zh-CN"/>
        </w:rPr>
      </w:pPr>
      <w:ins w:id="45" w:author="NARNIX TECHNOLABS" w:date="2022-07-31T20:37:00Z">
        <w:r w:rsidRPr="007006DA">
          <w:rPr>
            <w:lang w:val="en-US" w:eastAsia="zh-CN"/>
          </w:rPr>
          <w:t>•A working definition of trustworthiness is the degree to which a user or other stakeholder has confidence that a product or system will behave as intended. This definition can be applied across the broad range of systems, technologies, and application domains.</w:t>
        </w:r>
      </w:ins>
    </w:p>
    <w:p w14:paraId="5AA4A967" w14:textId="5C22764C" w:rsidR="007006DA" w:rsidRPr="007006DA" w:rsidRDefault="007006DA" w:rsidP="00F875A6">
      <w:pPr>
        <w:jc w:val="both"/>
        <w:rPr>
          <w:ins w:id="46" w:author="NARNIX TECHNOLABS" w:date="2022-07-31T20:37:00Z"/>
          <w:lang w:val="en-US" w:eastAsia="zh-CN"/>
        </w:rPr>
      </w:pPr>
      <w:ins w:id="47" w:author="NARNIX TECHNOLABS" w:date="2022-07-31T20:37:00Z">
        <w:r w:rsidRPr="007006DA">
          <w:rPr>
            <w:lang w:val="en-US" w:eastAsia="zh-CN"/>
          </w:rPr>
          <w:t xml:space="preserve">•Like with security, trustworthiness has been understood and treated as a non-functional requirement specifying emergent properties of a system — i.e. a set of inherent characteristics with their attributes — within the context of quality of use.  </w:t>
        </w:r>
      </w:ins>
    </w:p>
    <w:p w14:paraId="7A03C961" w14:textId="4C58C906" w:rsidR="007006DA" w:rsidRPr="007006DA" w:rsidRDefault="007006DA" w:rsidP="00F875A6">
      <w:pPr>
        <w:jc w:val="both"/>
        <w:rPr>
          <w:ins w:id="48" w:author="NARNIX TECHNOLABS" w:date="2022-07-31T20:37:00Z"/>
          <w:lang w:val="en-US" w:eastAsia="zh-CN"/>
        </w:rPr>
      </w:pPr>
      <w:ins w:id="49" w:author="NARNIX TECHNOLABS" w:date="2022-07-31T20:37:00Z">
        <w:r w:rsidRPr="007006DA">
          <w:rPr>
            <w:lang w:val="en-US" w:eastAsia="zh-CN"/>
          </w:rPr>
          <w:t xml:space="preserve">•Additionally, like with security, trustworthiness can be established through an organizational process with specific measurable outcomes and key performance indicators (KPIs). </w:t>
        </w:r>
      </w:ins>
    </w:p>
    <w:p w14:paraId="7E517CD4" w14:textId="3F4A62F1" w:rsidR="007006DA" w:rsidRPr="007006DA" w:rsidRDefault="007006DA" w:rsidP="00F875A6">
      <w:pPr>
        <w:jc w:val="both"/>
        <w:rPr>
          <w:ins w:id="50" w:author="NARNIX TECHNOLABS" w:date="2022-07-31T20:37:00Z"/>
          <w:lang w:val="en-US" w:eastAsia="zh-CN"/>
        </w:rPr>
      </w:pPr>
      <w:ins w:id="51" w:author="NARNIX TECHNOLABS" w:date="2022-07-31T20:37:00Z">
        <w:r w:rsidRPr="007006DA">
          <w:rPr>
            <w:lang w:val="en-US" w:eastAsia="zh-CN"/>
          </w:rPr>
          <w:t>•In summary, trustworthiness has been understood and treated as both an ongoing organizational process as well as a (non-functional) requirement.</w:t>
        </w:r>
      </w:ins>
    </w:p>
    <w:p w14:paraId="172ED51E" w14:textId="68961BF1" w:rsidR="007006DA" w:rsidRPr="007006DA" w:rsidRDefault="007006DA" w:rsidP="00F875A6">
      <w:pPr>
        <w:jc w:val="both"/>
        <w:rPr>
          <w:ins w:id="52" w:author="NARNIX TECHNOLABS" w:date="2022-07-31T20:37:00Z"/>
          <w:lang w:val="en-US" w:eastAsia="zh-CN"/>
        </w:rPr>
      </w:pPr>
      <w:ins w:id="53" w:author="NARNIX TECHNOLABS" w:date="2022-07-31T20:37:00Z">
        <w:r w:rsidRPr="007006DA">
          <w:rPr>
            <w:lang w:val="en-US" w:eastAsia="zh-CN"/>
          </w:rPr>
          <w:t>•Trustworthiness is ensured and maintained through a sound governance framework and systems engineering practices</w:t>
        </w:r>
      </w:ins>
      <w:ins w:id="54" w:author="ADG TS" w:date="2022-08-03T11:19:00Z">
        <w:r w:rsidR="00660F54">
          <w:rPr>
            <w:lang w:val="en-US" w:eastAsia="zh-CN"/>
          </w:rPr>
          <w:t xml:space="preserve"> and can contribute to building of confidence</w:t>
        </w:r>
      </w:ins>
    </w:p>
    <w:p w14:paraId="7AB29C5D" w14:textId="7985AB86" w:rsidR="007006DA" w:rsidRPr="007006DA" w:rsidRDefault="007006DA" w:rsidP="00F875A6">
      <w:pPr>
        <w:jc w:val="both"/>
        <w:rPr>
          <w:ins w:id="55" w:author="NARNIX TECHNOLABS" w:date="2022-07-31T20:37:00Z"/>
          <w:lang w:val="en-US" w:eastAsia="zh-CN"/>
        </w:rPr>
      </w:pPr>
      <w:ins w:id="56" w:author="NARNIX TECHNOLABS" w:date="2022-07-31T20:37:00Z">
        <w:r w:rsidRPr="007006DA">
          <w:rPr>
            <w:lang w:val="en-US" w:eastAsia="zh-CN"/>
          </w:rPr>
          <w:t>•</w:t>
        </w:r>
      </w:ins>
    </w:p>
    <w:p w14:paraId="0879C648" w14:textId="3A002BC6" w:rsidR="007006DA" w:rsidRPr="007006DA" w:rsidRDefault="007006DA" w:rsidP="00F875A6">
      <w:pPr>
        <w:jc w:val="both"/>
        <w:rPr>
          <w:ins w:id="57" w:author="NARNIX TECHNOLABS" w:date="2022-07-31T20:37:00Z"/>
          <w:lang w:val="en-US" w:eastAsia="zh-CN"/>
        </w:rPr>
      </w:pPr>
      <w:ins w:id="58" w:author="NARNIX TECHNOLABS" w:date="2022-07-31T20:37:00Z">
        <w:r w:rsidRPr="007006DA">
          <w:rPr>
            <w:lang w:val="en-US" w:eastAsia="zh-CN"/>
          </w:rPr>
          <w:t>•The terms “trust” or “trusted” are sometimes used to characterize specific interactions between technical systems. Systems engaging in such interactions could be considered as trustworthy by operators and users of those systems or by other stakeholders.</w:t>
        </w:r>
      </w:ins>
    </w:p>
    <w:p w14:paraId="42B8748C" w14:textId="3716EFAC" w:rsidR="007006DA" w:rsidRPr="007006DA" w:rsidRDefault="007006DA" w:rsidP="00F875A6">
      <w:pPr>
        <w:jc w:val="both"/>
        <w:rPr>
          <w:ins w:id="59" w:author="NARNIX TECHNOLABS" w:date="2022-07-31T20:37:00Z"/>
          <w:lang w:val="en-US" w:eastAsia="zh-CN"/>
        </w:rPr>
      </w:pPr>
      <w:ins w:id="60" w:author="NARNIX TECHNOLABS" w:date="2022-07-31T20:37:00Z">
        <w:r w:rsidRPr="007006DA">
          <w:rPr>
            <w:lang w:val="en-US" w:eastAsia="zh-CN"/>
          </w:rPr>
          <w:t xml:space="preserve">•The ITU-T report on Trust Provisioning introduces three layers of trust: physical trust, cyber trust, and social trust, </w:t>
        </w:r>
        <w:proofErr w:type="gramStart"/>
        <w:r w:rsidRPr="007006DA">
          <w:rPr>
            <w:lang w:val="en-US" w:eastAsia="zh-CN"/>
          </w:rPr>
          <w:t>taking into account</w:t>
        </w:r>
        <w:proofErr w:type="gramEnd"/>
        <w:r w:rsidRPr="007006DA">
          <w:rPr>
            <w:lang w:val="en-US" w:eastAsia="zh-CN"/>
          </w:rPr>
          <w:t xml:space="preserve"> the physical infrastructure for data collection (e.g., sensors and actuators), IT infrastructure for data storage and processing (e.g., cloud), and end-applications (e.g., ML algorithms, expert systems, and applications for end-users).</w:t>
        </w:r>
      </w:ins>
    </w:p>
    <w:p w14:paraId="4BE033EA" w14:textId="77777777" w:rsidR="009177CD" w:rsidRPr="007006DA" w:rsidRDefault="009177CD" w:rsidP="00F875A6">
      <w:pPr>
        <w:jc w:val="both"/>
        <w:rPr>
          <w:ins w:id="61" w:author="NARNIX TECHNOLABS" w:date="2022-08-05T13:31:00Z"/>
          <w:lang w:val="en-US" w:eastAsia="zh-CN"/>
        </w:rPr>
      </w:pPr>
    </w:p>
    <w:p w14:paraId="1AB0E210" w14:textId="77777777" w:rsidR="007006DA" w:rsidRPr="00F875A6" w:rsidRDefault="007006DA" w:rsidP="00F875A6">
      <w:pPr>
        <w:jc w:val="both"/>
        <w:rPr>
          <w:ins w:id="62" w:author="NARNIX TECHNOLABS" w:date="2022-07-31T20:37:00Z"/>
          <w:b/>
          <w:bCs/>
          <w:lang w:val="en-US" w:eastAsia="zh-CN"/>
        </w:rPr>
      </w:pPr>
      <w:ins w:id="63" w:author="NARNIX TECHNOLABS" w:date="2022-07-31T20:37:00Z">
        <w:r w:rsidRPr="00F875A6">
          <w:rPr>
            <w:b/>
            <w:bCs/>
            <w:lang w:val="en-US" w:eastAsia="zh-CN"/>
          </w:rPr>
          <w:t>DEFINITIONS: A few relevant updated definitions:</w:t>
        </w:r>
      </w:ins>
    </w:p>
    <w:p w14:paraId="0EDD2DE6" w14:textId="77777777" w:rsidR="007006DA" w:rsidRPr="007006DA" w:rsidRDefault="007006DA" w:rsidP="00F875A6">
      <w:pPr>
        <w:jc w:val="both"/>
        <w:rPr>
          <w:ins w:id="64" w:author="NARNIX TECHNOLABS" w:date="2022-07-31T20:37:00Z"/>
          <w:lang w:val="en-US" w:eastAsia="zh-CN"/>
        </w:rPr>
      </w:pPr>
      <w:ins w:id="65" w:author="NARNIX TECHNOLABS" w:date="2022-07-31T20:37:00Z">
        <w:r w:rsidRPr="00F875A6">
          <w:rPr>
            <w:b/>
            <w:bCs/>
            <w:lang w:val="en-US" w:eastAsia="zh-CN"/>
          </w:rPr>
          <w:t>Trustworthiness:</w:t>
        </w:r>
        <w:r w:rsidRPr="007006DA">
          <w:rPr>
            <w:lang w:val="en-US" w:eastAsia="zh-CN"/>
          </w:rPr>
          <w:t xml:space="preserve"> Ability to meet stakeholders’ expectations in a verifiable way.</w:t>
        </w:r>
      </w:ins>
    </w:p>
    <w:p w14:paraId="563678DD" w14:textId="77777777" w:rsidR="007006DA" w:rsidRPr="007006DA" w:rsidRDefault="007006DA" w:rsidP="00F875A6">
      <w:pPr>
        <w:jc w:val="both"/>
        <w:rPr>
          <w:ins w:id="66" w:author="NARNIX TECHNOLABS" w:date="2022-07-31T20:37:00Z"/>
          <w:lang w:val="en-US" w:eastAsia="zh-CN"/>
        </w:rPr>
      </w:pPr>
      <w:ins w:id="67" w:author="NARNIX TECHNOLABS" w:date="2022-07-31T20:37:00Z">
        <w:r w:rsidRPr="007006DA">
          <w:rPr>
            <w:lang w:val="en-US" w:eastAsia="zh-CN"/>
          </w:rPr>
          <w:t xml:space="preserve">Note 1 to entry: Depending on the context or sector, </w:t>
        </w:r>
        <w:proofErr w:type="gramStart"/>
        <w:r w:rsidRPr="007006DA">
          <w:rPr>
            <w:lang w:val="en-US" w:eastAsia="zh-CN"/>
          </w:rPr>
          <w:t>and also</w:t>
        </w:r>
        <w:proofErr w:type="gramEnd"/>
        <w:r w:rsidRPr="007006DA">
          <w:rPr>
            <w:lang w:val="en-US" w:eastAsia="zh-CN"/>
          </w:rPr>
          <w:t xml:space="preserve"> on the specific product or service, data, technology and process used, different characteristics apply and need verification to ensure stakeholders’ expectations are met.</w:t>
        </w:r>
      </w:ins>
    </w:p>
    <w:p w14:paraId="02C7ABDA" w14:textId="77777777" w:rsidR="007006DA" w:rsidRPr="007006DA" w:rsidRDefault="007006DA" w:rsidP="00F875A6">
      <w:pPr>
        <w:jc w:val="both"/>
        <w:rPr>
          <w:ins w:id="68" w:author="NARNIX TECHNOLABS" w:date="2022-07-31T20:37:00Z"/>
          <w:lang w:val="en-US" w:eastAsia="zh-CN"/>
        </w:rPr>
      </w:pPr>
      <w:ins w:id="69" w:author="NARNIX TECHNOLABS" w:date="2022-07-31T20:37:00Z">
        <w:r w:rsidRPr="007006DA">
          <w:rPr>
            <w:lang w:val="en-US" w:eastAsia="zh-CN"/>
          </w:rPr>
          <w:lastRenderedPageBreak/>
          <w:t>Note 2 to entry: Characteristics of trustworthiness include, for instance, accountability, accuracy, authenticity, availability, controllability, integrity, privacy, quality, reliability, resilience, robustness, safety, security, transparency, and usability.</w:t>
        </w:r>
      </w:ins>
    </w:p>
    <w:p w14:paraId="41187D72" w14:textId="77777777" w:rsidR="007006DA" w:rsidRPr="007006DA" w:rsidRDefault="007006DA" w:rsidP="00F875A6">
      <w:pPr>
        <w:jc w:val="both"/>
        <w:rPr>
          <w:ins w:id="70" w:author="NARNIX TECHNOLABS" w:date="2022-07-31T20:37:00Z"/>
          <w:lang w:val="en-US" w:eastAsia="zh-CN"/>
        </w:rPr>
      </w:pPr>
      <w:ins w:id="71" w:author="NARNIX TECHNOLABS" w:date="2022-07-31T20:37:00Z">
        <w:r w:rsidRPr="007006DA">
          <w:rPr>
            <w:lang w:val="en-US" w:eastAsia="zh-CN"/>
          </w:rPr>
          <w:t>Note 3 to entry: Trustworthiness is an attribute that can be applied to services, products, technology, data, and information as well as to organizations.</w:t>
        </w:r>
      </w:ins>
    </w:p>
    <w:p w14:paraId="6391618B" w14:textId="77777777" w:rsidR="007006DA" w:rsidRPr="007006DA" w:rsidRDefault="007006DA" w:rsidP="00F875A6">
      <w:pPr>
        <w:jc w:val="both"/>
        <w:rPr>
          <w:ins w:id="72" w:author="NARNIX TECHNOLABS" w:date="2022-07-31T20:37:00Z"/>
          <w:lang w:val="en-US" w:eastAsia="zh-CN"/>
        </w:rPr>
      </w:pPr>
      <w:ins w:id="73" w:author="NARNIX TECHNOLABS" w:date="2022-07-31T20:37:00Z">
        <w:r w:rsidRPr="007006DA">
          <w:rPr>
            <w:lang w:val="en-US" w:eastAsia="zh-CN"/>
          </w:rPr>
          <w:t>Note 4 to entry: Verifiability includes measurability and demonstrability by means of objective evidence.</w:t>
        </w:r>
      </w:ins>
    </w:p>
    <w:p w14:paraId="5B580E40" w14:textId="77777777" w:rsidR="007006DA" w:rsidRPr="007006DA" w:rsidRDefault="007006DA" w:rsidP="00F875A6">
      <w:pPr>
        <w:jc w:val="both"/>
        <w:rPr>
          <w:ins w:id="74" w:author="NARNIX TECHNOLABS" w:date="2022-07-31T20:37:00Z"/>
          <w:lang w:val="en-US" w:eastAsia="zh-CN"/>
        </w:rPr>
      </w:pPr>
      <w:ins w:id="75" w:author="NARNIX TECHNOLABS" w:date="2022-07-31T20:37:00Z">
        <w:r w:rsidRPr="007006DA">
          <w:rPr>
            <w:lang w:val="en-US" w:eastAsia="zh-CN"/>
          </w:rPr>
          <w:t>[SOURCE: ISO/IEC TS 5723:2022, 3.1]</w:t>
        </w:r>
      </w:ins>
    </w:p>
    <w:p w14:paraId="5C2797A6" w14:textId="77777777" w:rsidR="007006DA" w:rsidRPr="007006DA" w:rsidRDefault="007006DA" w:rsidP="00F875A6">
      <w:pPr>
        <w:jc w:val="both"/>
        <w:rPr>
          <w:ins w:id="76" w:author="NARNIX TECHNOLABS" w:date="2022-07-31T20:37:00Z"/>
          <w:lang w:val="en-US" w:eastAsia="zh-CN"/>
        </w:rPr>
      </w:pPr>
      <w:ins w:id="77" w:author="NARNIX TECHNOLABS" w:date="2022-07-31T20:37:00Z">
        <w:r w:rsidRPr="00F875A6">
          <w:rPr>
            <w:b/>
            <w:bCs/>
            <w:lang w:val="en-US" w:eastAsia="zh-CN"/>
          </w:rPr>
          <w:t>Accountability:</w:t>
        </w:r>
        <w:r w:rsidRPr="007006DA">
          <w:rPr>
            <w:lang w:val="en-US" w:eastAsia="zh-CN"/>
          </w:rPr>
          <w:t xml:space="preserve"> State of being accountable</w:t>
        </w:r>
      </w:ins>
    </w:p>
    <w:p w14:paraId="75F19271" w14:textId="77777777" w:rsidR="007006DA" w:rsidRPr="007006DA" w:rsidRDefault="007006DA" w:rsidP="00F875A6">
      <w:pPr>
        <w:jc w:val="both"/>
        <w:rPr>
          <w:ins w:id="78" w:author="NARNIX TECHNOLABS" w:date="2022-07-31T20:37:00Z"/>
          <w:lang w:val="en-US" w:eastAsia="zh-CN"/>
        </w:rPr>
      </w:pPr>
      <w:ins w:id="79" w:author="NARNIX TECHNOLABS" w:date="2022-07-31T20:37:00Z">
        <w:r w:rsidRPr="007006DA">
          <w:rPr>
            <w:lang w:val="en-US" w:eastAsia="zh-CN"/>
          </w:rPr>
          <w:t>Note 1 to entry: Accountability relates to an allocated responsibility. The responsibility can be based on regulation or agreement or through assignment as part of delegation.</w:t>
        </w:r>
      </w:ins>
    </w:p>
    <w:p w14:paraId="4F8C02C5" w14:textId="77777777" w:rsidR="007006DA" w:rsidRPr="007006DA" w:rsidRDefault="007006DA" w:rsidP="00F875A6">
      <w:pPr>
        <w:jc w:val="both"/>
        <w:rPr>
          <w:ins w:id="80" w:author="NARNIX TECHNOLABS" w:date="2022-07-31T20:37:00Z"/>
          <w:lang w:val="en-US" w:eastAsia="zh-CN"/>
        </w:rPr>
      </w:pPr>
      <w:ins w:id="81" w:author="NARNIX TECHNOLABS" w:date="2022-07-31T20:37:00Z">
        <w:r w:rsidRPr="007006DA">
          <w:rPr>
            <w:lang w:val="en-US" w:eastAsia="zh-CN"/>
          </w:rPr>
          <w:t>Note 2 to entry: For systems, accountability is a property that ensures that actions of an entity can be traced uniquely to the entity (see ISO 7498-2:1989, 3.3.3).</w:t>
        </w:r>
      </w:ins>
    </w:p>
    <w:p w14:paraId="49531403" w14:textId="77777777" w:rsidR="007006DA" w:rsidRPr="007006DA" w:rsidRDefault="007006DA" w:rsidP="00F875A6">
      <w:pPr>
        <w:jc w:val="both"/>
        <w:rPr>
          <w:ins w:id="82" w:author="NARNIX TECHNOLABS" w:date="2022-07-31T20:37:00Z"/>
          <w:lang w:val="en-US" w:eastAsia="zh-CN"/>
        </w:rPr>
      </w:pPr>
      <w:ins w:id="83" w:author="NARNIX TECHNOLABS" w:date="2022-07-31T20:37:00Z">
        <w:r w:rsidRPr="007006DA">
          <w:rPr>
            <w:lang w:val="en-US" w:eastAsia="zh-CN"/>
          </w:rPr>
          <w:t xml:space="preserve">Note 3 to entry: In a governance context, accountability is the obligation of an individual or organization to account for its activities, for completion of a deliverable or task, accept the responsibility for those activities, </w:t>
        </w:r>
        <w:proofErr w:type="gramStart"/>
        <w:r w:rsidRPr="007006DA">
          <w:rPr>
            <w:lang w:val="en-US" w:eastAsia="zh-CN"/>
          </w:rPr>
          <w:t>deliverables</w:t>
        </w:r>
        <w:proofErr w:type="gramEnd"/>
        <w:r w:rsidRPr="007006DA">
          <w:rPr>
            <w:lang w:val="en-US" w:eastAsia="zh-CN"/>
          </w:rPr>
          <w:t xml:space="preserve"> or tasks, and to disclose the results in a transparent manner (see ISO/TS 21089:2018, 3.3.1).</w:t>
        </w:r>
      </w:ins>
    </w:p>
    <w:p w14:paraId="133385C5" w14:textId="77777777" w:rsidR="007006DA" w:rsidRPr="007006DA" w:rsidRDefault="007006DA" w:rsidP="00F875A6">
      <w:pPr>
        <w:jc w:val="both"/>
        <w:rPr>
          <w:ins w:id="84" w:author="NARNIX TECHNOLABS" w:date="2022-07-31T20:37:00Z"/>
          <w:lang w:val="en-US" w:eastAsia="zh-CN"/>
        </w:rPr>
      </w:pPr>
      <w:ins w:id="85" w:author="NARNIX TECHNOLABS" w:date="2022-07-31T20:37:00Z">
        <w:r w:rsidRPr="007006DA">
          <w:rPr>
            <w:lang w:val="en-US" w:eastAsia="zh-CN"/>
          </w:rPr>
          <w:t>[SOURCE: ISO/IEC TS 5723:2022, 3.2.1]</w:t>
        </w:r>
      </w:ins>
    </w:p>
    <w:p w14:paraId="3A9F7F67" w14:textId="77777777" w:rsidR="007006DA" w:rsidRPr="007006DA" w:rsidRDefault="007006DA" w:rsidP="00F875A6">
      <w:pPr>
        <w:jc w:val="both"/>
        <w:rPr>
          <w:ins w:id="86" w:author="NARNIX TECHNOLABS" w:date="2022-07-31T20:37:00Z"/>
          <w:lang w:val="en-US" w:eastAsia="zh-CN"/>
        </w:rPr>
      </w:pPr>
      <w:ins w:id="87" w:author="NARNIX TECHNOLABS" w:date="2022-07-31T20:37:00Z">
        <w:r w:rsidRPr="00F875A6">
          <w:rPr>
            <w:b/>
            <w:bCs/>
            <w:lang w:val="en-US" w:eastAsia="zh-CN"/>
          </w:rPr>
          <w:t>Accuracy:</w:t>
        </w:r>
        <w:r w:rsidRPr="007006DA">
          <w:rPr>
            <w:lang w:val="en-US" w:eastAsia="zh-CN"/>
          </w:rPr>
          <w:t xml:space="preserve"> Measure of closeness of results of observations, computations, or estimates to the true values or the values accepted as being true</w:t>
        </w:r>
      </w:ins>
    </w:p>
    <w:p w14:paraId="13E76C09" w14:textId="77777777" w:rsidR="007006DA" w:rsidRPr="007006DA" w:rsidRDefault="007006DA" w:rsidP="00F875A6">
      <w:pPr>
        <w:jc w:val="both"/>
        <w:rPr>
          <w:ins w:id="88" w:author="NARNIX TECHNOLABS" w:date="2022-07-31T20:37:00Z"/>
          <w:lang w:val="en-US" w:eastAsia="zh-CN"/>
        </w:rPr>
      </w:pPr>
      <w:ins w:id="89" w:author="NARNIX TECHNOLABS" w:date="2022-07-31T20:37:00Z">
        <w:r w:rsidRPr="007006DA">
          <w:rPr>
            <w:lang w:val="en-US" w:eastAsia="zh-CN"/>
          </w:rPr>
          <w:t>[SOURCE: ISO 17572-1:2022, 3.1]</w:t>
        </w:r>
      </w:ins>
    </w:p>
    <w:p w14:paraId="3028520A" w14:textId="77777777" w:rsidR="007006DA" w:rsidRPr="007006DA" w:rsidRDefault="007006DA" w:rsidP="00F875A6">
      <w:pPr>
        <w:jc w:val="both"/>
        <w:rPr>
          <w:ins w:id="90" w:author="NARNIX TECHNOLABS" w:date="2022-07-31T20:37:00Z"/>
          <w:lang w:val="en-US" w:eastAsia="zh-CN"/>
        </w:rPr>
      </w:pPr>
      <w:ins w:id="91" w:author="NARNIX TECHNOLABS" w:date="2022-07-31T20:37:00Z">
        <w:r w:rsidRPr="00F875A6">
          <w:rPr>
            <w:b/>
            <w:bCs/>
            <w:lang w:val="en-US" w:eastAsia="zh-CN"/>
          </w:rPr>
          <w:t>Authenticity:</w:t>
        </w:r>
        <w:r w:rsidRPr="007006DA">
          <w:rPr>
            <w:lang w:val="en-US" w:eastAsia="zh-CN"/>
          </w:rPr>
          <w:t xml:space="preserve"> Property that an entity is what it claims to be</w:t>
        </w:r>
      </w:ins>
    </w:p>
    <w:p w14:paraId="15E00906" w14:textId="77777777" w:rsidR="007006DA" w:rsidRPr="007006DA" w:rsidRDefault="007006DA" w:rsidP="00F875A6">
      <w:pPr>
        <w:jc w:val="both"/>
        <w:rPr>
          <w:ins w:id="92" w:author="NARNIX TECHNOLABS" w:date="2022-07-31T20:37:00Z"/>
          <w:lang w:val="en-US" w:eastAsia="zh-CN"/>
        </w:rPr>
      </w:pPr>
      <w:ins w:id="93" w:author="NARNIX TECHNOLABS" w:date="2022-07-31T20:37:00Z">
        <w:r w:rsidRPr="007006DA">
          <w:rPr>
            <w:lang w:val="en-US" w:eastAsia="zh-CN"/>
          </w:rPr>
          <w:t>[SOURCE: ISO/IEC 27000:2018, 3.6]</w:t>
        </w:r>
      </w:ins>
    </w:p>
    <w:p w14:paraId="4EC6F848" w14:textId="77777777" w:rsidR="007006DA" w:rsidRPr="007006DA" w:rsidRDefault="007006DA" w:rsidP="00F875A6">
      <w:pPr>
        <w:jc w:val="both"/>
        <w:rPr>
          <w:ins w:id="94" w:author="NARNIX TECHNOLABS" w:date="2022-07-31T20:37:00Z"/>
          <w:lang w:val="en-US" w:eastAsia="zh-CN"/>
        </w:rPr>
      </w:pPr>
      <w:ins w:id="95" w:author="NARNIX TECHNOLABS" w:date="2022-07-31T20:37:00Z">
        <w:r w:rsidRPr="00F875A6">
          <w:rPr>
            <w:b/>
            <w:bCs/>
            <w:lang w:val="en-US" w:eastAsia="zh-CN"/>
          </w:rPr>
          <w:t>Availability:</w:t>
        </w:r>
        <w:r w:rsidRPr="007006DA">
          <w:rPr>
            <w:lang w:val="en-US" w:eastAsia="zh-CN"/>
          </w:rPr>
          <w:t xml:space="preserve"> Property of being accessible and usable on demand by an authorized entity</w:t>
        </w:r>
      </w:ins>
    </w:p>
    <w:p w14:paraId="422FB879" w14:textId="77777777" w:rsidR="007006DA" w:rsidRPr="007006DA" w:rsidRDefault="007006DA" w:rsidP="00F875A6">
      <w:pPr>
        <w:jc w:val="both"/>
        <w:rPr>
          <w:ins w:id="96" w:author="NARNIX TECHNOLABS" w:date="2022-07-31T20:37:00Z"/>
          <w:lang w:val="en-US" w:eastAsia="zh-CN"/>
        </w:rPr>
      </w:pPr>
      <w:ins w:id="97" w:author="NARNIX TECHNOLABS" w:date="2022-07-31T20:37:00Z">
        <w:r w:rsidRPr="007006DA">
          <w:rPr>
            <w:lang w:val="en-US" w:eastAsia="zh-CN"/>
          </w:rPr>
          <w:t>[SOURCE: ISO/IEC 27000:2018, 3.7]</w:t>
        </w:r>
      </w:ins>
    </w:p>
    <w:p w14:paraId="3BC4DD63" w14:textId="77777777" w:rsidR="007006DA" w:rsidRPr="007006DA" w:rsidRDefault="007006DA" w:rsidP="00F875A6">
      <w:pPr>
        <w:jc w:val="both"/>
        <w:rPr>
          <w:ins w:id="98" w:author="NARNIX TECHNOLABS" w:date="2022-07-31T20:37:00Z"/>
          <w:lang w:val="en-US" w:eastAsia="zh-CN"/>
        </w:rPr>
      </w:pPr>
      <w:ins w:id="99" w:author="NARNIX TECHNOLABS" w:date="2022-07-31T20:37:00Z">
        <w:r w:rsidRPr="00F875A6">
          <w:rPr>
            <w:b/>
            <w:bCs/>
            <w:lang w:val="en-US" w:eastAsia="zh-CN"/>
          </w:rPr>
          <w:t>Controllability:</w:t>
        </w:r>
        <w:r w:rsidRPr="007006DA">
          <w:rPr>
            <w:lang w:val="en-US" w:eastAsia="zh-CN"/>
          </w:rPr>
          <w:t xml:space="preserve"> Property of a system that allows a human or another external agent to intervene in the system’s functioning</w:t>
        </w:r>
      </w:ins>
    </w:p>
    <w:p w14:paraId="0A6DFA3B" w14:textId="77777777" w:rsidR="007006DA" w:rsidRPr="007006DA" w:rsidRDefault="007006DA" w:rsidP="00F875A6">
      <w:pPr>
        <w:jc w:val="both"/>
        <w:rPr>
          <w:ins w:id="100" w:author="NARNIX TECHNOLABS" w:date="2022-07-31T20:37:00Z"/>
          <w:lang w:val="en-US" w:eastAsia="zh-CN"/>
        </w:rPr>
      </w:pPr>
      <w:ins w:id="101" w:author="NARNIX TECHNOLABS" w:date="2022-07-31T20:37:00Z">
        <w:r w:rsidRPr="007006DA">
          <w:rPr>
            <w:lang w:val="en-US" w:eastAsia="zh-CN"/>
          </w:rPr>
          <w:t>Note 1 to entry: Such a system is heteronomous.</w:t>
        </w:r>
      </w:ins>
    </w:p>
    <w:p w14:paraId="3825660D" w14:textId="77777777" w:rsidR="007006DA" w:rsidRPr="007006DA" w:rsidRDefault="007006DA" w:rsidP="00F875A6">
      <w:pPr>
        <w:jc w:val="both"/>
        <w:rPr>
          <w:ins w:id="102" w:author="NARNIX TECHNOLABS" w:date="2022-07-31T20:37:00Z"/>
          <w:lang w:val="en-US" w:eastAsia="zh-CN"/>
        </w:rPr>
      </w:pPr>
      <w:ins w:id="103" w:author="NARNIX TECHNOLABS" w:date="2022-07-31T20:37:00Z">
        <w:r w:rsidRPr="007006DA">
          <w:rPr>
            <w:lang w:val="en-US" w:eastAsia="zh-CN"/>
          </w:rPr>
          <w:t>[SOURCE: ISO/IEC TS 5723:2022, 3.2.5]</w:t>
        </w:r>
      </w:ins>
    </w:p>
    <w:p w14:paraId="0DC8D88B" w14:textId="77777777" w:rsidR="007006DA" w:rsidRPr="007006DA" w:rsidRDefault="007006DA" w:rsidP="00F875A6">
      <w:pPr>
        <w:jc w:val="both"/>
        <w:rPr>
          <w:ins w:id="104" w:author="NARNIX TECHNOLABS" w:date="2022-07-31T20:37:00Z"/>
          <w:lang w:val="en-US" w:eastAsia="zh-CN"/>
        </w:rPr>
      </w:pPr>
      <w:ins w:id="105" w:author="NARNIX TECHNOLABS" w:date="2022-07-31T20:37:00Z">
        <w:r w:rsidRPr="00F875A6">
          <w:rPr>
            <w:b/>
            <w:bCs/>
            <w:lang w:val="en-US" w:eastAsia="zh-CN"/>
          </w:rPr>
          <w:t>Information Security:</w:t>
        </w:r>
        <w:r w:rsidRPr="007006DA">
          <w:rPr>
            <w:lang w:val="en-US" w:eastAsia="zh-CN"/>
          </w:rPr>
          <w:t xml:space="preserve"> Preservation of confidentiality, integrity, and availability of information</w:t>
        </w:r>
      </w:ins>
    </w:p>
    <w:p w14:paraId="6D27FB79" w14:textId="77777777" w:rsidR="007006DA" w:rsidRPr="007006DA" w:rsidRDefault="007006DA" w:rsidP="00F875A6">
      <w:pPr>
        <w:jc w:val="both"/>
        <w:rPr>
          <w:ins w:id="106" w:author="NARNIX TECHNOLABS" w:date="2022-07-31T20:37:00Z"/>
          <w:lang w:val="en-US" w:eastAsia="zh-CN"/>
        </w:rPr>
      </w:pPr>
      <w:ins w:id="107" w:author="NARNIX TECHNOLABS" w:date="2022-07-31T20:37:00Z">
        <w:r w:rsidRPr="007006DA">
          <w:rPr>
            <w:lang w:val="en-US" w:eastAsia="zh-CN"/>
          </w:rPr>
          <w:t>Note 1 to entry: In addition, other properties, such as authenticity, accountability, non- repudiation, and reliability can also be involved.</w:t>
        </w:r>
      </w:ins>
    </w:p>
    <w:p w14:paraId="117D8B17" w14:textId="3C741735" w:rsidR="007006DA" w:rsidRPr="007006DA" w:rsidRDefault="007006DA" w:rsidP="00F875A6">
      <w:pPr>
        <w:jc w:val="both"/>
        <w:rPr>
          <w:ins w:id="108" w:author="NARNIX TECHNOLABS" w:date="2022-07-31T20:37:00Z"/>
          <w:lang w:val="en-US" w:eastAsia="zh-CN"/>
        </w:rPr>
      </w:pPr>
      <w:ins w:id="109" w:author="NARNIX TECHNOLABS" w:date="2022-07-31T20:37:00Z">
        <w:r w:rsidRPr="007006DA">
          <w:rPr>
            <w:lang w:val="en-US" w:eastAsia="zh-CN"/>
          </w:rPr>
          <w:t>[SOURCE: ISO 27000:2018, 3.28]</w:t>
        </w:r>
      </w:ins>
    </w:p>
    <w:p w14:paraId="184DB70B" w14:textId="77777777" w:rsidR="007006DA" w:rsidRPr="007006DA" w:rsidRDefault="007006DA" w:rsidP="00F875A6">
      <w:pPr>
        <w:jc w:val="both"/>
        <w:rPr>
          <w:ins w:id="110" w:author="NARNIX TECHNOLABS" w:date="2022-07-31T20:37:00Z"/>
          <w:lang w:val="en-US" w:eastAsia="zh-CN"/>
        </w:rPr>
      </w:pPr>
      <w:ins w:id="111" w:author="NARNIX TECHNOLABS" w:date="2022-07-31T20:37:00Z">
        <w:r w:rsidRPr="00F875A6">
          <w:rPr>
            <w:b/>
            <w:bCs/>
            <w:lang w:val="en-US" w:eastAsia="zh-CN"/>
          </w:rPr>
          <w:t>Integrity &lt;data&gt;:</w:t>
        </w:r>
        <w:r w:rsidRPr="007006DA">
          <w:rPr>
            <w:lang w:val="en-US" w:eastAsia="zh-CN"/>
          </w:rPr>
          <w:t xml:space="preserve"> Property whereby data have not been altered in an unauthorized manner since they were created, transmitted, or stored</w:t>
        </w:r>
      </w:ins>
    </w:p>
    <w:p w14:paraId="7873D19F" w14:textId="77777777" w:rsidR="007006DA" w:rsidRPr="007006DA" w:rsidRDefault="007006DA" w:rsidP="00F875A6">
      <w:pPr>
        <w:jc w:val="both"/>
        <w:rPr>
          <w:ins w:id="112" w:author="NARNIX TECHNOLABS" w:date="2022-07-31T20:37:00Z"/>
          <w:lang w:val="en-US" w:eastAsia="zh-CN"/>
        </w:rPr>
      </w:pPr>
      <w:ins w:id="113" w:author="NARNIX TECHNOLABS" w:date="2022-07-31T20:37:00Z">
        <w:r w:rsidRPr="007006DA">
          <w:rPr>
            <w:lang w:val="en-US" w:eastAsia="zh-CN"/>
          </w:rPr>
          <w:t>[SOURCE: ISO/IEC TS 5723:2022, 3.2.7]</w:t>
        </w:r>
      </w:ins>
    </w:p>
    <w:p w14:paraId="0E3DBC8C" w14:textId="77777777" w:rsidR="007006DA" w:rsidRPr="007006DA" w:rsidRDefault="007006DA" w:rsidP="00F875A6">
      <w:pPr>
        <w:jc w:val="both"/>
        <w:rPr>
          <w:ins w:id="114" w:author="NARNIX TECHNOLABS" w:date="2022-07-31T20:37:00Z"/>
          <w:lang w:val="en-US" w:eastAsia="zh-CN"/>
        </w:rPr>
      </w:pPr>
      <w:ins w:id="115" w:author="NARNIX TECHNOLABS" w:date="2022-07-31T20:37:00Z">
        <w:r w:rsidRPr="00F875A6">
          <w:rPr>
            <w:b/>
            <w:bCs/>
            <w:lang w:val="en-US" w:eastAsia="zh-CN"/>
          </w:rPr>
          <w:t>Integrity &lt;systems&gt;:</w:t>
        </w:r>
        <w:r w:rsidRPr="007006DA">
          <w:rPr>
            <w:lang w:val="en-US" w:eastAsia="zh-CN"/>
          </w:rPr>
          <w:t xml:space="preserve"> Property of accuracy and completeness</w:t>
        </w:r>
      </w:ins>
    </w:p>
    <w:p w14:paraId="7176FD08" w14:textId="77777777" w:rsidR="007006DA" w:rsidRPr="007006DA" w:rsidRDefault="007006DA" w:rsidP="00F875A6">
      <w:pPr>
        <w:jc w:val="both"/>
        <w:rPr>
          <w:ins w:id="116" w:author="NARNIX TECHNOLABS" w:date="2022-07-31T20:37:00Z"/>
          <w:lang w:val="en-US" w:eastAsia="zh-CN"/>
        </w:rPr>
      </w:pPr>
      <w:ins w:id="117" w:author="NARNIX TECHNOLABS" w:date="2022-07-31T20:37:00Z">
        <w:r w:rsidRPr="007006DA">
          <w:rPr>
            <w:lang w:val="en-US" w:eastAsia="zh-CN"/>
          </w:rPr>
          <w:t>[SOURCE: ISO/IEC TS 5723:2022, 3.2.8]</w:t>
        </w:r>
      </w:ins>
    </w:p>
    <w:p w14:paraId="7CD60241" w14:textId="77777777" w:rsidR="007006DA" w:rsidRPr="007006DA" w:rsidRDefault="007006DA" w:rsidP="00F875A6">
      <w:pPr>
        <w:jc w:val="both"/>
        <w:rPr>
          <w:ins w:id="118" w:author="NARNIX TECHNOLABS" w:date="2022-07-31T20:37:00Z"/>
          <w:lang w:val="en-US" w:eastAsia="zh-CN"/>
        </w:rPr>
      </w:pPr>
      <w:ins w:id="119" w:author="NARNIX TECHNOLABS" w:date="2022-07-31T20:37:00Z">
        <w:r w:rsidRPr="00F875A6">
          <w:rPr>
            <w:b/>
            <w:bCs/>
            <w:lang w:val="en-US" w:eastAsia="zh-CN"/>
          </w:rPr>
          <w:t>Privacy:</w:t>
        </w:r>
        <w:r w:rsidRPr="007006DA">
          <w:rPr>
            <w:lang w:val="en-US" w:eastAsia="zh-CN"/>
          </w:rPr>
          <w:t xml:space="preserve"> Freedom from intrusion into the private life or affairs of an individual</w:t>
        </w:r>
      </w:ins>
    </w:p>
    <w:p w14:paraId="39217C9D" w14:textId="77777777" w:rsidR="007006DA" w:rsidRPr="007006DA" w:rsidRDefault="007006DA" w:rsidP="00F875A6">
      <w:pPr>
        <w:jc w:val="both"/>
        <w:rPr>
          <w:ins w:id="120" w:author="NARNIX TECHNOLABS" w:date="2022-07-31T20:37:00Z"/>
          <w:lang w:val="en-US" w:eastAsia="zh-CN"/>
        </w:rPr>
      </w:pPr>
      <w:ins w:id="121" w:author="NARNIX TECHNOLABS" w:date="2022-07-31T20:37:00Z">
        <w:r w:rsidRPr="007006DA">
          <w:rPr>
            <w:lang w:val="en-US" w:eastAsia="zh-CN"/>
          </w:rPr>
          <w:lastRenderedPageBreak/>
          <w:t>[SOURCE: ISO/IEC TS 5723:2022, 3.2.9]</w:t>
        </w:r>
      </w:ins>
    </w:p>
    <w:p w14:paraId="54B65665" w14:textId="77777777" w:rsidR="007006DA" w:rsidRPr="007006DA" w:rsidRDefault="007006DA" w:rsidP="00F875A6">
      <w:pPr>
        <w:jc w:val="both"/>
        <w:rPr>
          <w:ins w:id="122" w:author="NARNIX TECHNOLABS" w:date="2022-07-31T20:37:00Z"/>
          <w:lang w:val="en-US" w:eastAsia="zh-CN"/>
        </w:rPr>
      </w:pPr>
      <w:ins w:id="123" w:author="NARNIX TECHNOLABS" w:date="2022-07-31T20:37:00Z">
        <w:r w:rsidRPr="00F875A6">
          <w:rPr>
            <w:b/>
            <w:bCs/>
            <w:lang w:val="en-US" w:eastAsia="zh-CN"/>
          </w:rPr>
          <w:t>Quality &lt;data&gt;:</w:t>
        </w:r>
        <w:r w:rsidRPr="007006DA">
          <w:rPr>
            <w:lang w:val="en-US" w:eastAsia="zh-CN"/>
          </w:rPr>
          <w:t xml:space="preserve"> Degree to which the characteristics of data satisfy stated and implied needs when used under specified conditions</w:t>
        </w:r>
      </w:ins>
    </w:p>
    <w:p w14:paraId="721D45D8" w14:textId="77777777" w:rsidR="007006DA" w:rsidRPr="007006DA" w:rsidRDefault="007006DA" w:rsidP="00F875A6">
      <w:pPr>
        <w:jc w:val="both"/>
        <w:rPr>
          <w:ins w:id="124" w:author="NARNIX TECHNOLABS" w:date="2022-07-31T20:37:00Z"/>
          <w:lang w:val="en-US" w:eastAsia="zh-CN"/>
        </w:rPr>
      </w:pPr>
      <w:ins w:id="125" w:author="NARNIX TECHNOLABS" w:date="2022-07-31T20:37:00Z">
        <w:r w:rsidRPr="007006DA">
          <w:rPr>
            <w:lang w:val="en-US" w:eastAsia="zh-CN"/>
          </w:rPr>
          <w:t>[SOURCE: ISO/IEC TS 5723:2022,3.2.</w:t>
        </w:r>
        <w:proofErr w:type="gramStart"/>
        <w:r w:rsidRPr="007006DA">
          <w:rPr>
            <w:lang w:val="en-US" w:eastAsia="zh-CN"/>
          </w:rPr>
          <w:t>10 ]</w:t>
        </w:r>
        <w:proofErr w:type="gramEnd"/>
      </w:ins>
    </w:p>
    <w:p w14:paraId="680D518C" w14:textId="77777777" w:rsidR="007006DA" w:rsidRPr="007006DA" w:rsidRDefault="007006DA" w:rsidP="00F875A6">
      <w:pPr>
        <w:jc w:val="both"/>
        <w:rPr>
          <w:ins w:id="126" w:author="NARNIX TECHNOLABS" w:date="2022-07-31T20:37:00Z"/>
          <w:lang w:val="en-US" w:eastAsia="zh-CN"/>
        </w:rPr>
      </w:pPr>
      <w:ins w:id="127" w:author="NARNIX TECHNOLABS" w:date="2022-07-31T20:37:00Z">
        <w:r w:rsidRPr="00F875A6">
          <w:rPr>
            <w:b/>
            <w:bCs/>
            <w:lang w:val="en-US" w:eastAsia="zh-CN"/>
          </w:rPr>
          <w:t>Quality &lt;system&gt;:</w:t>
        </w:r>
        <w:r w:rsidRPr="007006DA">
          <w:rPr>
            <w:lang w:val="en-US" w:eastAsia="zh-CN"/>
          </w:rPr>
          <w:t xml:space="preserve"> Degree to which a set of inherent characteristics of an object fulfils requirements</w:t>
        </w:r>
      </w:ins>
    </w:p>
    <w:p w14:paraId="61FE5F38" w14:textId="77777777" w:rsidR="007006DA" w:rsidRPr="007006DA" w:rsidRDefault="007006DA" w:rsidP="00F875A6">
      <w:pPr>
        <w:jc w:val="both"/>
        <w:rPr>
          <w:ins w:id="128" w:author="NARNIX TECHNOLABS" w:date="2022-07-31T20:37:00Z"/>
          <w:lang w:val="en-US" w:eastAsia="zh-CN"/>
        </w:rPr>
      </w:pPr>
      <w:ins w:id="129" w:author="NARNIX TECHNOLABS" w:date="2022-07-31T20:37:00Z">
        <w:r w:rsidRPr="007006DA">
          <w:rPr>
            <w:lang w:val="en-US" w:eastAsia="zh-CN"/>
          </w:rPr>
          <w:t xml:space="preserve">Note 1 to entry: An object can be a product, </w:t>
        </w:r>
        <w:proofErr w:type="gramStart"/>
        <w:r w:rsidRPr="007006DA">
          <w:rPr>
            <w:lang w:val="en-US" w:eastAsia="zh-CN"/>
          </w:rPr>
          <w:t>process</w:t>
        </w:r>
        <w:proofErr w:type="gramEnd"/>
        <w:r w:rsidRPr="007006DA">
          <w:rPr>
            <w:lang w:val="en-US" w:eastAsia="zh-CN"/>
          </w:rPr>
          <w:t xml:space="preserve"> or service.</w:t>
        </w:r>
      </w:ins>
    </w:p>
    <w:p w14:paraId="7697CEBE" w14:textId="77777777" w:rsidR="007006DA" w:rsidRPr="007006DA" w:rsidRDefault="007006DA" w:rsidP="00F875A6">
      <w:pPr>
        <w:jc w:val="both"/>
        <w:rPr>
          <w:ins w:id="130" w:author="NARNIX TECHNOLABS" w:date="2022-07-31T20:37:00Z"/>
          <w:lang w:val="en-US" w:eastAsia="zh-CN"/>
        </w:rPr>
      </w:pPr>
      <w:ins w:id="131" w:author="NARNIX TECHNOLABS" w:date="2022-07-31T20:37:00Z">
        <w:r w:rsidRPr="007006DA">
          <w:rPr>
            <w:lang w:val="en-US" w:eastAsia="zh-CN"/>
          </w:rPr>
          <w:t>[SOURCE: ISO/IEC TS 5723:2022, 3.2.11]</w:t>
        </w:r>
      </w:ins>
    </w:p>
    <w:p w14:paraId="38E34257" w14:textId="1B058F42" w:rsidR="007006DA" w:rsidRPr="007006DA" w:rsidRDefault="007006DA" w:rsidP="00F875A6">
      <w:pPr>
        <w:jc w:val="both"/>
        <w:rPr>
          <w:ins w:id="132" w:author="NARNIX TECHNOLABS" w:date="2022-07-31T20:37:00Z"/>
          <w:lang w:val="en-US" w:eastAsia="zh-CN"/>
        </w:rPr>
      </w:pPr>
      <w:ins w:id="133" w:author="NARNIX TECHNOLABS" w:date="2022-07-31T20:37:00Z">
        <w:r w:rsidRPr="00F875A6">
          <w:rPr>
            <w:b/>
            <w:bCs/>
            <w:lang w:val="en-US" w:eastAsia="zh-CN"/>
          </w:rPr>
          <w:t>Reliability &lt;cybersecurity</w:t>
        </w:r>
        <w:r w:rsidRPr="007006DA">
          <w:rPr>
            <w:lang w:val="en-US" w:eastAsia="zh-CN"/>
          </w:rPr>
          <w:t xml:space="preserve">&gt;: Property of consistent intended </w:t>
        </w:r>
      </w:ins>
      <w:ins w:id="134" w:author="NARNIX TECHNOLABS" w:date="2022-07-31T20:41:00Z">
        <w:r w:rsidR="001800C6" w:rsidRPr="007006DA">
          <w:rPr>
            <w:lang w:val="en-US" w:eastAsia="zh-CN"/>
          </w:rPr>
          <w:t>behavior</w:t>
        </w:r>
      </w:ins>
      <w:ins w:id="135" w:author="NARNIX TECHNOLABS" w:date="2022-07-31T20:37:00Z">
        <w:r w:rsidRPr="007006DA">
          <w:rPr>
            <w:lang w:val="en-US" w:eastAsia="zh-CN"/>
          </w:rPr>
          <w:t xml:space="preserve"> and results</w:t>
        </w:r>
      </w:ins>
    </w:p>
    <w:p w14:paraId="0174CC11" w14:textId="77777777" w:rsidR="007006DA" w:rsidRPr="007006DA" w:rsidRDefault="007006DA" w:rsidP="00F875A6">
      <w:pPr>
        <w:jc w:val="both"/>
        <w:rPr>
          <w:ins w:id="136" w:author="NARNIX TECHNOLABS" w:date="2022-07-31T20:37:00Z"/>
          <w:lang w:val="en-US" w:eastAsia="zh-CN"/>
        </w:rPr>
      </w:pPr>
      <w:ins w:id="137" w:author="NARNIX TECHNOLABS" w:date="2022-07-31T20:37:00Z">
        <w:r w:rsidRPr="007006DA">
          <w:rPr>
            <w:lang w:val="en-US" w:eastAsia="zh-CN"/>
          </w:rPr>
          <w:t>[SOURCE: ISO/IEC TS 5723:2022, 3.2.12]</w:t>
        </w:r>
      </w:ins>
    </w:p>
    <w:p w14:paraId="78C54E16" w14:textId="77777777" w:rsidR="007006DA" w:rsidRPr="007006DA" w:rsidRDefault="007006DA" w:rsidP="00F875A6">
      <w:pPr>
        <w:jc w:val="both"/>
        <w:rPr>
          <w:ins w:id="138" w:author="NARNIX TECHNOLABS" w:date="2022-07-31T20:37:00Z"/>
          <w:lang w:val="en-US" w:eastAsia="zh-CN"/>
        </w:rPr>
      </w:pPr>
      <w:ins w:id="139" w:author="NARNIX TECHNOLABS" w:date="2022-07-31T20:37:00Z">
        <w:r w:rsidRPr="00F875A6">
          <w:rPr>
            <w:b/>
            <w:bCs/>
            <w:lang w:val="en-US" w:eastAsia="zh-CN"/>
          </w:rPr>
          <w:t>Reliability &lt;system&gt;:</w:t>
        </w:r>
        <w:r w:rsidRPr="007006DA">
          <w:rPr>
            <w:lang w:val="en-US" w:eastAsia="zh-CN"/>
          </w:rPr>
          <w:t xml:space="preserve"> Ability of an item to perform as required, without failure, for a given time interval, under given conditions</w:t>
        </w:r>
      </w:ins>
    </w:p>
    <w:p w14:paraId="44519EC0" w14:textId="77777777" w:rsidR="007006DA" w:rsidRPr="007006DA" w:rsidRDefault="007006DA" w:rsidP="00F875A6">
      <w:pPr>
        <w:jc w:val="both"/>
        <w:rPr>
          <w:ins w:id="140" w:author="NARNIX TECHNOLABS" w:date="2022-07-31T20:37:00Z"/>
          <w:lang w:val="en-US" w:eastAsia="zh-CN"/>
        </w:rPr>
      </w:pPr>
      <w:ins w:id="141" w:author="NARNIX TECHNOLABS" w:date="2022-07-31T20:37:00Z">
        <w:r w:rsidRPr="007006DA">
          <w:rPr>
            <w:lang w:val="en-US" w:eastAsia="zh-CN"/>
          </w:rPr>
          <w:t>Note 1 to entry: The time interval duration can be expressed in units appropriate to the item concerned (e.g. calendar time, operating cycles, distance run, etc.) and the units should always be clearly stated.</w:t>
        </w:r>
      </w:ins>
    </w:p>
    <w:p w14:paraId="0A43FB67" w14:textId="77777777" w:rsidR="007006DA" w:rsidRPr="007006DA" w:rsidRDefault="007006DA" w:rsidP="00F875A6">
      <w:pPr>
        <w:jc w:val="both"/>
        <w:rPr>
          <w:ins w:id="142" w:author="NARNIX TECHNOLABS" w:date="2022-07-31T20:37:00Z"/>
          <w:lang w:val="en-US" w:eastAsia="zh-CN"/>
        </w:rPr>
      </w:pPr>
      <w:ins w:id="143" w:author="NARNIX TECHNOLABS" w:date="2022-07-31T20:37:00Z">
        <w:r w:rsidRPr="007006DA">
          <w:rPr>
            <w:lang w:val="en-US" w:eastAsia="zh-CN"/>
          </w:rPr>
          <w:t>Note 2 to entry: Given conditions include aspects that affect reliability, such as: mode of operation, stress levels, environmental conditions, and maintenance.</w:t>
        </w:r>
      </w:ins>
    </w:p>
    <w:p w14:paraId="6D10551D" w14:textId="77777777" w:rsidR="007006DA" w:rsidRPr="007006DA" w:rsidRDefault="007006DA" w:rsidP="00F875A6">
      <w:pPr>
        <w:jc w:val="both"/>
        <w:rPr>
          <w:ins w:id="144" w:author="NARNIX TECHNOLABS" w:date="2022-07-31T20:37:00Z"/>
          <w:lang w:val="en-US" w:eastAsia="zh-CN"/>
        </w:rPr>
      </w:pPr>
      <w:ins w:id="145" w:author="NARNIX TECHNOLABS" w:date="2022-07-31T20:37:00Z">
        <w:r w:rsidRPr="007006DA">
          <w:rPr>
            <w:lang w:val="en-US" w:eastAsia="zh-CN"/>
          </w:rPr>
          <w:t>[SOURCE: ISO/IEC TS 5723:2022, 3.2.13]</w:t>
        </w:r>
      </w:ins>
    </w:p>
    <w:p w14:paraId="269E2A4E" w14:textId="77777777" w:rsidR="007006DA" w:rsidRPr="007006DA" w:rsidRDefault="007006DA" w:rsidP="00F875A6">
      <w:pPr>
        <w:jc w:val="both"/>
        <w:rPr>
          <w:ins w:id="146" w:author="NARNIX TECHNOLABS" w:date="2022-07-31T20:37:00Z"/>
          <w:lang w:val="en-US" w:eastAsia="zh-CN"/>
        </w:rPr>
      </w:pPr>
      <w:ins w:id="147" w:author="NARNIX TECHNOLABS" w:date="2022-07-31T20:37:00Z">
        <w:r w:rsidRPr="00F875A6">
          <w:rPr>
            <w:b/>
            <w:bCs/>
            <w:lang w:val="en-US" w:eastAsia="zh-CN"/>
          </w:rPr>
          <w:t>Resilience &lt;governance&gt;:</w:t>
        </w:r>
        <w:r w:rsidRPr="007006DA">
          <w:rPr>
            <w:lang w:val="en-US" w:eastAsia="zh-CN"/>
          </w:rPr>
          <w:t xml:space="preserve"> Ability to anticipate and adapt to, resist, or quickly recover from a potentially disruptive event, whether natural or man-made</w:t>
        </w:r>
      </w:ins>
    </w:p>
    <w:p w14:paraId="1CC9B40D" w14:textId="77777777" w:rsidR="007006DA" w:rsidRPr="007006DA" w:rsidRDefault="007006DA" w:rsidP="00F875A6">
      <w:pPr>
        <w:jc w:val="both"/>
        <w:rPr>
          <w:ins w:id="148" w:author="NARNIX TECHNOLABS" w:date="2022-07-31T20:37:00Z"/>
          <w:lang w:val="en-US" w:eastAsia="zh-CN"/>
        </w:rPr>
      </w:pPr>
      <w:ins w:id="149" w:author="NARNIX TECHNOLABS" w:date="2022-07-31T20:37:00Z">
        <w:r w:rsidRPr="007006DA">
          <w:rPr>
            <w:lang w:val="en-US" w:eastAsia="zh-CN"/>
          </w:rPr>
          <w:t>[SOURCE: ISO/IEC TS 5723:2022,3.2.14]</w:t>
        </w:r>
      </w:ins>
    </w:p>
    <w:p w14:paraId="010D15AB" w14:textId="77777777" w:rsidR="007006DA" w:rsidRPr="007006DA" w:rsidRDefault="007006DA" w:rsidP="00F875A6">
      <w:pPr>
        <w:jc w:val="both"/>
        <w:rPr>
          <w:ins w:id="150" w:author="NARNIX TECHNOLABS" w:date="2022-07-31T20:37:00Z"/>
          <w:lang w:val="en-US" w:eastAsia="zh-CN"/>
        </w:rPr>
      </w:pPr>
      <w:ins w:id="151" w:author="NARNIX TECHNOLABS" w:date="2022-07-31T20:37:00Z">
        <w:r w:rsidRPr="00F875A6">
          <w:rPr>
            <w:b/>
            <w:bCs/>
            <w:lang w:val="en-US" w:eastAsia="zh-CN"/>
          </w:rPr>
          <w:t>Resilience &lt;system&gt;:</w:t>
        </w:r>
        <w:r w:rsidRPr="007006DA">
          <w:rPr>
            <w:lang w:val="en-US" w:eastAsia="zh-CN"/>
          </w:rPr>
          <w:t xml:space="preserve"> Capability of a system to maintain its functions and structure in the face of internal and external change, and to degrade gracefully when this is necessary</w:t>
        </w:r>
      </w:ins>
    </w:p>
    <w:p w14:paraId="6E04E469" w14:textId="77777777" w:rsidR="007006DA" w:rsidRPr="007006DA" w:rsidRDefault="007006DA" w:rsidP="00F875A6">
      <w:pPr>
        <w:jc w:val="both"/>
        <w:rPr>
          <w:ins w:id="152" w:author="NARNIX TECHNOLABS" w:date="2022-07-31T20:37:00Z"/>
          <w:lang w:val="en-US" w:eastAsia="zh-CN"/>
        </w:rPr>
      </w:pPr>
      <w:ins w:id="153" w:author="NARNIX TECHNOLABS" w:date="2022-07-31T20:37:00Z">
        <w:r w:rsidRPr="007006DA">
          <w:rPr>
            <w:lang w:val="en-US" w:eastAsia="zh-CN"/>
          </w:rPr>
          <w:t>[SOURCE: ISO/IEC TS 5723:2022, 3.2.15]</w:t>
        </w:r>
      </w:ins>
    </w:p>
    <w:p w14:paraId="4CBB7F30" w14:textId="77777777" w:rsidR="007006DA" w:rsidRPr="007006DA" w:rsidRDefault="007006DA" w:rsidP="00F875A6">
      <w:pPr>
        <w:jc w:val="both"/>
        <w:rPr>
          <w:ins w:id="154" w:author="NARNIX TECHNOLABS" w:date="2022-07-31T20:37:00Z"/>
          <w:lang w:val="en-US" w:eastAsia="zh-CN"/>
        </w:rPr>
      </w:pPr>
      <w:ins w:id="155" w:author="NARNIX TECHNOLABS" w:date="2022-07-31T20:37:00Z">
        <w:r w:rsidRPr="00F875A6">
          <w:rPr>
            <w:b/>
            <w:bCs/>
            <w:lang w:val="en-US" w:eastAsia="zh-CN"/>
          </w:rPr>
          <w:t>Robustness:</w:t>
        </w:r>
        <w:r w:rsidRPr="007006DA">
          <w:rPr>
            <w:lang w:val="en-US" w:eastAsia="zh-CN"/>
          </w:rPr>
          <w:t xml:space="preserve"> Ability of a system to maintain its level of performance under a variety of circumstances</w:t>
        </w:r>
      </w:ins>
    </w:p>
    <w:p w14:paraId="500B4128" w14:textId="77777777" w:rsidR="007006DA" w:rsidRPr="007006DA" w:rsidRDefault="007006DA" w:rsidP="00F875A6">
      <w:pPr>
        <w:jc w:val="both"/>
        <w:rPr>
          <w:ins w:id="156" w:author="NARNIX TECHNOLABS" w:date="2022-07-31T20:37:00Z"/>
          <w:lang w:val="en-US" w:eastAsia="zh-CN"/>
        </w:rPr>
      </w:pPr>
      <w:ins w:id="157" w:author="NARNIX TECHNOLABS" w:date="2022-07-31T20:37:00Z">
        <w:r w:rsidRPr="007006DA">
          <w:rPr>
            <w:lang w:val="en-US" w:eastAsia="zh-CN"/>
          </w:rPr>
          <w:t>[SOURCE: ISO/IEC TS 5723:2022, 3.2.16]</w:t>
        </w:r>
      </w:ins>
    </w:p>
    <w:p w14:paraId="5ACF8AE0" w14:textId="77777777" w:rsidR="007006DA" w:rsidRPr="007006DA" w:rsidRDefault="007006DA" w:rsidP="00F875A6">
      <w:pPr>
        <w:jc w:val="both"/>
        <w:rPr>
          <w:ins w:id="158" w:author="NARNIX TECHNOLABS" w:date="2022-07-31T20:37:00Z"/>
          <w:lang w:val="en-US" w:eastAsia="zh-CN"/>
        </w:rPr>
      </w:pPr>
      <w:ins w:id="159" w:author="NARNIX TECHNOLABS" w:date="2022-07-31T20:37:00Z">
        <w:r w:rsidRPr="00F875A6">
          <w:rPr>
            <w:b/>
            <w:bCs/>
            <w:lang w:val="en-US" w:eastAsia="zh-CN"/>
          </w:rPr>
          <w:t>Safety:</w:t>
        </w:r>
        <w:r w:rsidRPr="007006DA">
          <w:rPr>
            <w:lang w:val="en-US" w:eastAsia="zh-CN"/>
          </w:rPr>
          <w:t xml:space="preserve"> Property of a system such that it does not, under defined conditions, lead to a state in which human life, health, property, or the environment is endangered</w:t>
        </w:r>
      </w:ins>
    </w:p>
    <w:p w14:paraId="670F8A11" w14:textId="77777777" w:rsidR="007006DA" w:rsidRPr="007006DA" w:rsidRDefault="007006DA" w:rsidP="00F875A6">
      <w:pPr>
        <w:jc w:val="both"/>
        <w:rPr>
          <w:ins w:id="160" w:author="NARNIX TECHNOLABS" w:date="2022-07-31T20:37:00Z"/>
          <w:lang w:val="en-US" w:eastAsia="zh-CN"/>
        </w:rPr>
      </w:pPr>
      <w:ins w:id="161" w:author="NARNIX TECHNOLABS" w:date="2022-07-31T20:37:00Z">
        <w:r w:rsidRPr="007006DA">
          <w:rPr>
            <w:lang w:val="en-US" w:eastAsia="zh-CN"/>
          </w:rPr>
          <w:t>[SOURCE: ISO/IEC TS 5723:2022, 3.2.17]</w:t>
        </w:r>
      </w:ins>
    </w:p>
    <w:p w14:paraId="5A308E15" w14:textId="77777777" w:rsidR="007006DA" w:rsidRPr="007006DA" w:rsidRDefault="007006DA" w:rsidP="00F875A6">
      <w:pPr>
        <w:jc w:val="both"/>
        <w:rPr>
          <w:ins w:id="162" w:author="NARNIX TECHNOLABS" w:date="2022-07-31T20:37:00Z"/>
          <w:lang w:val="en-US" w:eastAsia="zh-CN"/>
        </w:rPr>
      </w:pPr>
      <w:ins w:id="163" w:author="NARNIX TECHNOLABS" w:date="2022-07-31T20:37:00Z">
        <w:r w:rsidRPr="00F875A6">
          <w:rPr>
            <w:b/>
            <w:bCs/>
            <w:lang w:val="en-US" w:eastAsia="zh-CN"/>
          </w:rPr>
          <w:t>Security:</w:t>
        </w:r>
        <w:r w:rsidRPr="007006DA">
          <w:rPr>
            <w:lang w:val="en-US" w:eastAsia="zh-CN"/>
          </w:rPr>
          <w:t xml:space="preserve"> Resistance to intentional, unauthorized act(s) designed to cause harm or damage to a system</w:t>
        </w:r>
      </w:ins>
    </w:p>
    <w:p w14:paraId="13C7A8A7" w14:textId="77777777" w:rsidR="007006DA" w:rsidRPr="007006DA" w:rsidRDefault="007006DA" w:rsidP="00F875A6">
      <w:pPr>
        <w:jc w:val="both"/>
        <w:rPr>
          <w:ins w:id="164" w:author="NARNIX TECHNOLABS" w:date="2022-07-31T20:37:00Z"/>
          <w:lang w:val="en-US" w:eastAsia="zh-CN"/>
        </w:rPr>
      </w:pPr>
      <w:ins w:id="165" w:author="NARNIX TECHNOLABS" w:date="2022-07-31T20:37:00Z">
        <w:r w:rsidRPr="007006DA">
          <w:rPr>
            <w:lang w:val="en-US" w:eastAsia="zh-CN"/>
          </w:rPr>
          <w:t>[SOURCE: ISO/IEC 23643:2020, 3.16]</w:t>
        </w:r>
      </w:ins>
    </w:p>
    <w:p w14:paraId="6D9DCD28" w14:textId="77777777" w:rsidR="007006DA" w:rsidRPr="007006DA" w:rsidRDefault="007006DA" w:rsidP="00F875A6">
      <w:pPr>
        <w:jc w:val="both"/>
        <w:rPr>
          <w:ins w:id="166" w:author="NARNIX TECHNOLABS" w:date="2022-07-31T20:37:00Z"/>
          <w:lang w:val="en-US" w:eastAsia="zh-CN"/>
        </w:rPr>
      </w:pPr>
      <w:ins w:id="167" w:author="NARNIX TECHNOLABS" w:date="2022-07-31T20:37:00Z">
        <w:r w:rsidRPr="00F875A6">
          <w:rPr>
            <w:b/>
            <w:bCs/>
            <w:lang w:val="en-US" w:eastAsia="zh-CN"/>
          </w:rPr>
          <w:t>Transparency &lt;information&gt;:</w:t>
        </w:r>
        <w:r w:rsidRPr="007006DA">
          <w:rPr>
            <w:lang w:val="en-US" w:eastAsia="zh-CN"/>
          </w:rPr>
          <w:t xml:space="preserve"> Open, comprehensive, accessible, </w:t>
        </w:r>
        <w:proofErr w:type="gramStart"/>
        <w:r w:rsidRPr="007006DA">
          <w:rPr>
            <w:lang w:val="en-US" w:eastAsia="zh-CN"/>
          </w:rPr>
          <w:t>clear</w:t>
        </w:r>
        <w:proofErr w:type="gramEnd"/>
        <w:r w:rsidRPr="007006DA">
          <w:rPr>
            <w:lang w:val="en-US" w:eastAsia="zh-CN"/>
          </w:rPr>
          <w:t xml:space="preserve"> and understandable presentation of information</w:t>
        </w:r>
      </w:ins>
    </w:p>
    <w:p w14:paraId="59D4641A" w14:textId="77777777" w:rsidR="007006DA" w:rsidRPr="007006DA" w:rsidRDefault="007006DA" w:rsidP="00F875A6">
      <w:pPr>
        <w:jc w:val="both"/>
        <w:rPr>
          <w:ins w:id="168" w:author="NARNIX TECHNOLABS" w:date="2022-07-31T20:37:00Z"/>
          <w:lang w:val="en-US" w:eastAsia="zh-CN"/>
        </w:rPr>
      </w:pPr>
      <w:ins w:id="169" w:author="NARNIX TECHNOLABS" w:date="2022-07-31T20:37:00Z">
        <w:r w:rsidRPr="007006DA">
          <w:rPr>
            <w:lang w:val="en-US" w:eastAsia="zh-CN"/>
          </w:rPr>
          <w:t>[SOURCE: ISO/IEC TS 5723:2022, 3.2.19]</w:t>
        </w:r>
      </w:ins>
    </w:p>
    <w:p w14:paraId="44111AED" w14:textId="77777777" w:rsidR="007006DA" w:rsidRPr="007006DA" w:rsidRDefault="007006DA" w:rsidP="00F875A6">
      <w:pPr>
        <w:jc w:val="both"/>
        <w:rPr>
          <w:ins w:id="170" w:author="NARNIX TECHNOLABS" w:date="2022-07-31T20:37:00Z"/>
          <w:lang w:val="en-US" w:eastAsia="zh-CN"/>
        </w:rPr>
      </w:pPr>
      <w:ins w:id="171" w:author="NARNIX TECHNOLABS" w:date="2022-07-31T20:37:00Z">
        <w:r w:rsidRPr="00F875A6">
          <w:rPr>
            <w:b/>
            <w:bCs/>
            <w:lang w:val="en-US" w:eastAsia="zh-CN"/>
          </w:rPr>
          <w:t>Transparency &lt;systems&gt;:</w:t>
        </w:r>
        <w:r w:rsidRPr="007006DA">
          <w:rPr>
            <w:lang w:val="en-US" w:eastAsia="zh-CN"/>
          </w:rPr>
          <w:t xml:space="preserve"> Property of a system or process to imply openness and accountability</w:t>
        </w:r>
      </w:ins>
    </w:p>
    <w:p w14:paraId="5F42DC00" w14:textId="77777777" w:rsidR="007006DA" w:rsidRPr="007006DA" w:rsidRDefault="007006DA" w:rsidP="00F875A6">
      <w:pPr>
        <w:jc w:val="both"/>
        <w:rPr>
          <w:ins w:id="172" w:author="NARNIX TECHNOLABS" w:date="2022-07-31T20:37:00Z"/>
          <w:lang w:val="en-US" w:eastAsia="zh-CN"/>
        </w:rPr>
      </w:pPr>
      <w:ins w:id="173" w:author="NARNIX TECHNOLABS" w:date="2022-07-31T20:37:00Z">
        <w:r w:rsidRPr="007006DA">
          <w:rPr>
            <w:lang w:val="en-US" w:eastAsia="zh-CN"/>
          </w:rPr>
          <w:t>[SOURCE: ISO/IEC TS 5723:2022, 3.2.20]</w:t>
        </w:r>
      </w:ins>
    </w:p>
    <w:p w14:paraId="22FEC70A" w14:textId="77777777" w:rsidR="007006DA" w:rsidRPr="007006DA" w:rsidRDefault="007006DA" w:rsidP="00F875A6">
      <w:pPr>
        <w:jc w:val="both"/>
        <w:rPr>
          <w:ins w:id="174" w:author="NARNIX TECHNOLABS" w:date="2022-07-31T20:37:00Z"/>
          <w:lang w:val="en-US" w:eastAsia="zh-CN"/>
        </w:rPr>
      </w:pPr>
      <w:ins w:id="175" w:author="NARNIX TECHNOLABS" w:date="2022-07-31T20:37:00Z">
        <w:r w:rsidRPr="00F875A6">
          <w:rPr>
            <w:b/>
            <w:bCs/>
            <w:lang w:val="en-US" w:eastAsia="zh-CN"/>
          </w:rPr>
          <w:t>Usability:</w:t>
        </w:r>
        <w:r w:rsidRPr="007006DA">
          <w:rPr>
            <w:lang w:val="en-US" w:eastAsia="zh-CN"/>
          </w:rPr>
          <w:t xml:space="preserve"> Extent to which a system product or service can be used by specified users to achieve specified goals with effectiveness, </w:t>
        </w:r>
        <w:proofErr w:type="gramStart"/>
        <w:r w:rsidRPr="007006DA">
          <w:rPr>
            <w:lang w:val="en-US" w:eastAsia="zh-CN"/>
          </w:rPr>
          <w:t>efficiency</w:t>
        </w:r>
        <w:proofErr w:type="gramEnd"/>
        <w:r w:rsidRPr="007006DA">
          <w:rPr>
            <w:lang w:val="en-US" w:eastAsia="zh-CN"/>
          </w:rPr>
          <w:t xml:space="preserve"> and satisfaction in a specified context of use</w:t>
        </w:r>
      </w:ins>
    </w:p>
    <w:p w14:paraId="232698B6" w14:textId="77777777" w:rsidR="007006DA" w:rsidRPr="007006DA" w:rsidRDefault="007006DA" w:rsidP="00F875A6">
      <w:pPr>
        <w:jc w:val="both"/>
        <w:rPr>
          <w:ins w:id="176" w:author="NARNIX TECHNOLABS" w:date="2022-07-31T20:37:00Z"/>
          <w:lang w:val="en-US" w:eastAsia="zh-CN"/>
        </w:rPr>
      </w:pPr>
      <w:ins w:id="177" w:author="NARNIX TECHNOLABS" w:date="2022-07-31T20:37:00Z">
        <w:r w:rsidRPr="007006DA">
          <w:rPr>
            <w:lang w:val="en-US" w:eastAsia="zh-CN"/>
          </w:rPr>
          <w:t xml:space="preserve">Note 1 to entry: The “specified” users, goals and context of use refer to the </w:t>
        </w:r>
        <w:proofErr w:type="gramStart"/>
        <w:r w:rsidRPr="007006DA">
          <w:rPr>
            <w:lang w:val="en-US" w:eastAsia="zh-CN"/>
          </w:rPr>
          <w:t>particular combination</w:t>
        </w:r>
        <w:proofErr w:type="gramEnd"/>
        <w:r w:rsidRPr="007006DA">
          <w:rPr>
            <w:lang w:val="en-US" w:eastAsia="zh-CN"/>
          </w:rPr>
          <w:t xml:space="preserve"> of users, goals and context of use for which usability is being considered.</w:t>
        </w:r>
      </w:ins>
    </w:p>
    <w:p w14:paraId="1ABD3BF0" w14:textId="77777777" w:rsidR="007006DA" w:rsidRPr="007006DA" w:rsidRDefault="007006DA" w:rsidP="00F875A6">
      <w:pPr>
        <w:jc w:val="both"/>
        <w:rPr>
          <w:ins w:id="178" w:author="NARNIX TECHNOLABS" w:date="2022-07-31T20:37:00Z"/>
          <w:lang w:val="en-US" w:eastAsia="zh-CN"/>
        </w:rPr>
      </w:pPr>
      <w:ins w:id="179" w:author="NARNIX TECHNOLABS" w:date="2022-07-31T20:37:00Z">
        <w:r w:rsidRPr="007006DA">
          <w:rPr>
            <w:lang w:val="en-US" w:eastAsia="zh-CN"/>
          </w:rPr>
          <w:lastRenderedPageBreak/>
          <w:t xml:space="preserve">Note 2 to entry: The word “usability” is also used as a qualifier to refer to the design knowledge, competencies, </w:t>
        </w:r>
        <w:proofErr w:type="gramStart"/>
        <w:r w:rsidRPr="007006DA">
          <w:rPr>
            <w:lang w:val="en-US" w:eastAsia="zh-CN"/>
          </w:rPr>
          <w:t>activities</w:t>
        </w:r>
        <w:proofErr w:type="gramEnd"/>
        <w:r w:rsidRPr="007006DA">
          <w:rPr>
            <w:lang w:val="en-US" w:eastAsia="zh-CN"/>
          </w:rPr>
          <w:t xml:space="preserve"> and design attributes that contribute to usability, such as usability expertise, usability professional, usability engineering, usability method, usability evaluation, usability heuristic.</w:t>
        </w:r>
      </w:ins>
    </w:p>
    <w:p w14:paraId="31E4F308" w14:textId="68B1140B" w:rsidR="00FA0C53" w:rsidRDefault="007006DA" w:rsidP="00F875A6">
      <w:pPr>
        <w:jc w:val="both"/>
        <w:rPr>
          <w:lang w:val="en-US" w:eastAsia="zh-CN"/>
        </w:rPr>
      </w:pPr>
      <w:ins w:id="180" w:author="NARNIX TECHNOLABS" w:date="2022-07-31T20:37:00Z">
        <w:r w:rsidRPr="007006DA">
          <w:rPr>
            <w:lang w:val="en-US" w:eastAsia="zh-CN"/>
          </w:rPr>
          <w:t>[SOURCE: ISO 9241-11:2018, 3.1.1]</w:t>
        </w:r>
      </w:ins>
    </w:p>
    <w:p w14:paraId="6F8BE689" w14:textId="6BE444E8" w:rsidR="001800C6" w:rsidRDefault="001800C6" w:rsidP="00C63F3C">
      <w:pPr>
        <w:rPr>
          <w:ins w:id="181" w:author="NARNIX TECHNOLABS" w:date="2022-07-31T20:43:00Z"/>
          <w:lang w:val="en-US" w:eastAsia="zh-CN"/>
        </w:rPr>
      </w:pPr>
    </w:p>
    <w:p w14:paraId="2F346A06" w14:textId="40934F91" w:rsidR="001800C6" w:rsidRDefault="001800C6" w:rsidP="00F875A6">
      <w:pPr>
        <w:jc w:val="both"/>
        <w:rPr>
          <w:lang w:val="en-US" w:eastAsia="zh-CN"/>
        </w:rPr>
      </w:pPr>
      <w:r w:rsidRPr="001800C6">
        <w:rPr>
          <w:lang w:val="en-US" w:eastAsia="zh-CN"/>
        </w:rPr>
        <w:t>Of course security will sometimes be in apparent opposition or paradox with some other characteristics like privacy. Even worse, when safety, privacy and security are required together, this leads to some bigger paradoxes showing a fundamental problem in this triad.</w:t>
      </w:r>
    </w:p>
    <w:p w14:paraId="7B4E530E" w14:textId="77777777" w:rsidR="00EA1DD2" w:rsidRDefault="00EA1DD2" w:rsidP="00C63F3C">
      <w:pPr>
        <w:rPr>
          <w:ins w:id="182" w:author="NARNIX TECHNOLABS" w:date="2022-07-31T20:44:00Z"/>
          <w:lang w:val="en-US" w:eastAsia="zh-CN"/>
        </w:rPr>
      </w:pPr>
    </w:p>
    <w:p w14:paraId="388A88BD" w14:textId="5FB34441" w:rsidR="00C63F3C" w:rsidRDefault="00C63F3C" w:rsidP="00C63F3C">
      <w:pPr>
        <w:rPr>
          <w:lang w:val="en-US" w:eastAsia="zh-CN"/>
        </w:rPr>
      </w:pPr>
      <w:r>
        <w:rPr>
          <w:lang w:val="en-US" w:eastAsia="zh-CN"/>
        </w:rPr>
        <w:t>This section provides non-functional criteria for designers in charge of delivering a complete solution that can effectively be put in production.</w:t>
      </w:r>
    </w:p>
    <w:p w14:paraId="35AC8C42" w14:textId="77777777" w:rsidR="00C63F3C" w:rsidRDefault="00C63F3C" w:rsidP="00C63F3C">
      <w:pPr>
        <w:rPr>
          <w:lang w:val="en-US" w:eastAsia="zh-CN"/>
        </w:rPr>
      </w:pPr>
    </w:p>
    <w:p w14:paraId="378D9266" w14:textId="46ACC4F3" w:rsidR="00C63F3C" w:rsidRDefault="00C63F3C" w:rsidP="00C63F3C">
      <w:pPr>
        <w:pStyle w:val="Caption"/>
        <w:keepNext/>
      </w:pPr>
      <w:r>
        <w:t xml:space="preserve">Table </w:t>
      </w:r>
      <w:r>
        <w:fldChar w:fldCharType="begin"/>
      </w:r>
      <w:r>
        <w:instrText xml:space="preserve"> SEQ Table \* ARABIC </w:instrText>
      </w:r>
      <w:r>
        <w:fldChar w:fldCharType="separate"/>
      </w:r>
      <w:r w:rsidR="003937C3">
        <w:rPr>
          <w:noProof/>
        </w:rPr>
        <w:t>1</w:t>
      </w:r>
      <w:r>
        <w:fldChar w:fldCharType="end"/>
      </w:r>
      <w:r>
        <w:t xml:space="preserve"> - Non-functional design criteria</w:t>
      </w:r>
    </w:p>
    <w:tbl>
      <w:tblPr>
        <w:tblStyle w:val="TableGrid"/>
        <w:tblW w:w="0" w:type="auto"/>
        <w:tblLook w:val="04A0" w:firstRow="1" w:lastRow="0" w:firstColumn="1" w:lastColumn="0" w:noHBand="0" w:noVBand="1"/>
      </w:tblPr>
      <w:tblGrid>
        <w:gridCol w:w="562"/>
        <w:gridCol w:w="2410"/>
        <w:gridCol w:w="6657"/>
      </w:tblGrid>
      <w:tr w:rsidR="00C63F3C" w14:paraId="58DC809B" w14:textId="77777777" w:rsidTr="00C63F3C">
        <w:tc>
          <w:tcPr>
            <w:tcW w:w="2972" w:type="dxa"/>
            <w:gridSpan w:val="2"/>
          </w:tcPr>
          <w:p w14:paraId="4D362567" w14:textId="77777777" w:rsidR="00C63F3C" w:rsidRDefault="00C63F3C" w:rsidP="00C63F3C">
            <w:r>
              <w:t>Non-functional design criteria</w:t>
            </w:r>
          </w:p>
        </w:tc>
        <w:tc>
          <w:tcPr>
            <w:tcW w:w="6657" w:type="dxa"/>
          </w:tcPr>
          <w:p w14:paraId="3145ABCC" w14:textId="77777777" w:rsidR="00C63F3C" w:rsidRDefault="00C63F3C" w:rsidP="00C63F3C">
            <w:r>
              <w:t>Definition</w:t>
            </w:r>
          </w:p>
        </w:tc>
      </w:tr>
      <w:tr w:rsidR="00C63F3C" w14:paraId="75756B29" w14:textId="77777777" w:rsidTr="00C63F3C">
        <w:tc>
          <w:tcPr>
            <w:tcW w:w="2972" w:type="dxa"/>
            <w:gridSpan w:val="2"/>
          </w:tcPr>
          <w:p w14:paraId="1E3EAFCC" w14:textId="77777777" w:rsidR="00C63F3C" w:rsidRDefault="00C63F3C" w:rsidP="00C63F3C">
            <w:r>
              <w:t>Stability</w:t>
            </w:r>
          </w:p>
        </w:tc>
        <w:tc>
          <w:tcPr>
            <w:tcW w:w="6657" w:type="dxa"/>
          </w:tcPr>
          <w:p w14:paraId="65EAF7C1" w14:textId="77777777" w:rsidR="00C63F3C" w:rsidRDefault="00C63F3C" w:rsidP="00C63F3C">
            <w:r>
              <w:t>The resistance of the solution to environment changes.</w:t>
            </w:r>
          </w:p>
          <w:p w14:paraId="022F8E5E" w14:textId="77777777" w:rsidR="00C63F3C" w:rsidRDefault="00C63F3C" w:rsidP="00C63F3C">
            <w:r>
              <w:t>It can be broken down into more detailed criteria: Scalability, High Availability, Resilience and Performance.</w:t>
            </w:r>
          </w:p>
        </w:tc>
      </w:tr>
      <w:tr w:rsidR="00C63F3C" w14:paraId="2C19B579" w14:textId="77777777" w:rsidTr="00C63F3C">
        <w:tc>
          <w:tcPr>
            <w:tcW w:w="562" w:type="dxa"/>
          </w:tcPr>
          <w:p w14:paraId="349CFAE2" w14:textId="77777777" w:rsidR="00C63F3C" w:rsidRDefault="00C63F3C" w:rsidP="00C63F3C"/>
        </w:tc>
        <w:tc>
          <w:tcPr>
            <w:tcW w:w="2410" w:type="dxa"/>
          </w:tcPr>
          <w:p w14:paraId="05518BBE" w14:textId="77777777" w:rsidR="00C63F3C" w:rsidRDefault="00C63F3C" w:rsidP="00C63F3C">
            <w:r>
              <w:t>Scalability</w:t>
            </w:r>
          </w:p>
        </w:tc>
        <w:tc>
          <w:tcPr>
            <w:tcW w:w="6657" w:type="dxa"/>
          </w:tcPr>
          <w:p w14:paraId="246AB11F" w14:textId="77777777" w:rsidR="00C63F3C" w:rsidRDefault="00C63F3C" w:rsidP="00C63F3C">
            <w:r>
              <w:t xml:space="preserve">The capacity of the solution to adapt to increased </w:t>
            </w:r>
            <w:proofErr w:type="gramStart"/>
            <w:r>
              <w:t>work-load</w:t>
            </w:r>
            <w:proofErr w:type="gramEnd"/>
            <w:r>
              <w:t>.</w:t>
            </w:r>
          </w:p>
        </w:tc>
      </w:tr>
      <w:tr w:rsidR="00C63F3C" w14:paraId="3107345C" w14:textId="77777777" w:rsidTr="00C63F3C">
        <w:tc>
          <w:tcPr>
            <w:tcW w:w="562" w:type="dxa"/>
          </w:tcPr>
          <w:p w14:paraId="7153BA2C" w14:textId="77777777" w:rsidR="00C63F3C" w:rsidRDefault="00C63F3C" w:rsidP="00C63F3C"/>
        </w:tc>
        <w:tc>
          <w:tcPr>
            <w:tcW w:w="2410" w:type="dxa"/>
          </w:tcPr>
          <w:p w14:paraId="341A144F" w14:textId="77777777" w:rsidR="00C63F3C" w:rsidRDefault="00C63F3C" w:rsidP="00C63F3C">
            <w:r>
              <w:t>High Availability</w:t>
            </w:r>
          </w:p>
        </w:tc>
        <w:tc>
          <w:tcPr>
            <w:tcW w:w="6657" w:type="dxa"/>
          </w:tcPr>
          <w:p w14:paraId="6789EAF2" w14:textId="77777777" w:rsidR="00C63F3C" w:rsidRDefault="00C63F3C" w:rsidP="00C63F3C">
            <w:r>
              <w:t xml:space="preserve">The capacity of the solution to adapt to system failures within its data </w:t>
            </w:r>
            <w:proofErr w:type="spellStart"/>
            <w:r>
              <w:t>center</w:t>
            </w:r>
            <w:proofErr w:type="spellEnd"/>
            <w:r>
              <w:t xml:space="preserve"> premise.</w:t>
            </w:r>
          </w:p>
        </w:tc>
      </w:tr>
      <w:tr w:rsidR="00C63F3C" w14:paraId="14533CBE" w14:textId="77777777" w:rsidTr="00C63F3C">
        <w:tc>
          <w:tcPr>
            <w:tcW w:w="562" w:type="dxa"/>
          </w:tcPr>
          <w:p w14:paraId="7C707D38" w14:textId="77777777" w:rsidR="00C63F3C" w:rsidRDefault="00C63F3C" w:rsidP="00C63F3C"/>
        </w:tc>
        <w:tc>
          <w:tcPr>
            <w:tcW w:w="2410" w:type="dxa"/>
          </w:tcPr>
          <w:p w14:paraId="0280B858" w14:textId="77777777" w:rsidR="00C63F3C" w:rsidRDefault="00C63F3C" w:rsidP="00C63F3C">
            <w:r>
              <w:t>Resiliency</w:t>
            </w:r>
          </w:p>
        </w:tc>
        <w:tc>
          <w:tcPr>
            <w:tcW w:w="6657" w:type="dxa"/>
          </w:tcPr>
          <w:p w14:paraId="1F2CCA22" w14:textId="77777777" w:rsidR="00C63F3C" w:rsidRDefault="00C63F3C" w:rsidP="00C63F3C">
            <w:r>
              <w:t xml:space="preserve">The capacity of the solution to adapt to overall data centre failures and major outages. </w:t>
            </w:r>
          </w:p>
        </w:tc>
      </w:tr>
      <w:tr w:rsidR="00C63F3C" w14:paraId="4FB89D74" w14:textId="77777777" w:rsidTr="00C63F3C">
        <w:tc>
          <w:tcPr>
            <w:tcW w:w="562" w:type="dxa"/>
          </w:tcPr>
          <w:p w14:paraId="584E0CF4" w14:textId="77777777" w:rsidR="00C63F3C" w:rsidRDefault="00C63F3C" w:rsidP="00C63F3C"/>
        </w:tc>
        <w:tc>
          <w:tcPr>
            <w:tcW w:w="2410" w:type="dxa"/>
          </w:tcPr>
          <w:p w14:paraId="4553D4DE" w14:textId="77777777" w:rsidR="00C63F3C" w:rsidRDefault="00C63F3C" w:rsidP="00C63F3C">
            <w:r>
              <w:t>Performance</w:t>
            </w:r>
          </w:p>
        </w:tc>
        <w:tc>
          <w:tcPr>
            <w:tcW w:w="6657" w:type="dxa"/>
          </w:tcPr>
          <w:p w14:paraId="3C1A1587" w14:textId="77777777" w:rsidR="00C63F3C" w:rsidRDefault="00C63F3C" w:rsidP="00C63F3C">
            <w:r>
              <w:t>The capacity of the solution to deliver maximum throughput.</w:t>
            </w:r>
          </w:p>
        </w:tc>
      </w:tr>
      <w:tr w:rsidR="00C63F3C" w14:paraId="00F936FE" w14:textId="77777777" w:rsidTr="00C63F3C">
        <w:tc>
          <w:tcPr>
            <w:tcW w:w="2972" w:type="dxa"/>
            <w:gridSpan w:val="2"/>
          </w:tcPr>
          <w:p w14:paraId="787D5AEE" w14:textId="77777777" w:rsidR="00C63F3C" w:rsidRDefault="00C63F3C" w:rsidP="00C63F3C">
            <w:r>
              <w:t>Security</w:t>
            </w:r>
          </w:p>
        </w:tc>
        <w:tc>
          <w:tcPr>
            <w:tcW w:w="6657" w:type="dxa"/>
          </w:tcPr>
          <w:p w14:paraId="7C165CF6" w14:textId="77777777" w:rsidR="00C63F3C" w:rsidRDefault="00C63F3C" w:rsidP="00C63F3C">
            <w:r>
              <w:t>The resistance of the solution to security attacks.</w:t>
            </w:r>
          </w:p>
        </w:tc>
      </w:tr>
      <w:tr w:rsidR="00C63F3C" w14:paraId="54347E98" w14:textId="77777777" w:rsidTr="00C63F3C">
        <w:tc>
          <w:tcPr>
            <w:tcW w:w="2972" w:type="dxa"/>
            <w:gridSpan w:val="2"/>
          </w:tcPr>
          <w:p w14:paraId="73BF57DB" w14:textId="77777777" w:rsidR="00C63F3C" w:rsidRDefault="00C63F3C" w:rsidP="00C63F3C">
            <w:r>
              <w:t>Flexibility</w:t>
            </w:r>
          </w:p>
        </w:tc>
        <w:tc>
          <w:tcPr>
            <w:tcW w:w="6657" w:type="dxa"/>
          </w:tcPr>
          <w:p w14:paraId="0E9A657F" w14:textId="77777777" w:rsidR="00C63F3C" w:rsidRDefault="00C63F3C" w:rsidP="00C63F3C">
            <w:r>
              <w:t xml:space="preserve">The ability of the solution </w:t>
            </w:r>
            <w:r w:rsidRPr="006B158F">
              <w:t>to adapt its state to changing conditions</w:t>
            </w:r>
            <w:r>
              <w:t xml:space="preserve"> </w:t>
            </w:r>
            <w:r w:rsidRPr="006B158F">
              <w:t>promptly</w:t>
            </w:r>
            <w:r>
              <w:t xml:space="preserve"> </w:t>
            </w:r>
            <w:r w:rsidRPr="006B158F">
              <w:t>and with</w:t>
            </w:r>
            <w:r>
              <w:t xml:space="preserve"> </w:t>
            </w:r>
            <w:r w:rsidRPr="006B158F">
              <w:t>little effort.</w:t>
            </w:r>
          </w:p>
        </w:tc>
      </w:tr>
      <w:tr w:rsidR="00C63F3C" w14:paraId="69003367" w14:textId="77777777" w:rsidTr="00C63F3C">
        <w:tc>
          <w:tcPr>
            <w:tcW w:w="2972" w:type="dxa"/>
            <w:gridSpan w:val="2"/>
          </w:tcPr>
          <w:p w14:paraId="7CE975AA" w14:textId="77777777" w:rsidR="00C63F3C" w:rsidRDefault="00C63F3C" w:rsidP="00C63F3C">
            <w:proofErr w:type="spellStart"/>
            <w:r>
              <w:t>Integratability</w:t>
            </w:r>
            <w:proofErr w:type="spellEnd"/>
            <w:r>
              <w:t xml:space="preserve"> (or Easiness of integration)</w:t>
            </w:r>
          </w:p>
        </w:tc>
        <w:tc>
          <w:tcPr>
            <w:tcW w:w="6657" w:type="dxa"/>
          </w:tcPr>
          <w:p w14:paraId="235402E8" w14:textId="77777777" w:rsidR="00C63F3C" w:rsidRDefault="00C63F3C" w:rsidP="00C63F3C">
            <w:r>
              <w:t>The easiness of the solution to integrate in its surrounding environment.</w:t>
            </w:r>
          </w:p>
        </w:tc>
      </w:tr>
      <w:tr w:rsidR="00C63F3C" w14:paraId="48947E33" w14:textId="77777777" w:rsidTr="00C63F3C">
        <w:tc>
          <w:tcPr>
            <w:tcW w:w="2972" w:type="dxa"/>
            <w:gridSpan w:val="2"/>
          </w:tcPr>
          <w:p w14:paraId="47C0EE4E" w14:textId="77777777" w:rsidR="00C63F3C" w:rsidRDefault="00C63F3C" w:rsidP="00C63F3C">
            <w:r>
              <w:t>Manageability</w:t>
            </w:r>
          </w:p>
        </w:tc>
        <w:tc>
          <w:tcPr>
            <w:tcW w:w="6657" w:type="dxa"/>
          </w:tcPr>
          <w:p w14:paraId="4F82F1CA" w14:textId="77777777" w:rsidR="00C63F3C" w:rsidRDefault="00C63F3C" w:rsidP="00C63F3C">
            <w:r>
              <w:t>The capacity of the solution to be managed.</w:t>
            </w:r>
          </w:p>
          <w:p w14:paraId="6D82A8D9" w14:textId="77777777" w:rsidR="00C63F3C" w:rsidRDefault="00C63F3C" w:rsidP="00C63F3C">
            <w:r>
              <w:t>For example, it can include configurability, operational management, lifecycle management, etc.</w:t>
            </w:r>
          </w:p>
        </w:tc>
      </w:tr>
      <w:tr w:rsidR="00C63F3C" w14:paraId="5AEE6684" w14:textId="77777777" w:rsidTr="00C63F3C">
        <w:tc>
          <w:tcPr>
            <w:tcW w:w="2972" w:type="dxa"/>
            <w:gridSpan w:val="2"/>
          </w:tcPr>
          <w:p w14:paraId="03BA3DA0" w14:textId="77777777" w:rsidR="00C63F3C" w:rsidRDefault="00C63F3C" w:rsidP="00C63F3C">
            <w:r>
              <w:t>Auditability</w:t>
            </w:r>
          </w:p>
        </w:tc>
        <w:tc>
          <w:tcPr>
            <w:tcW w:w="6657" w:type="dxa"/>
          </w:tcPr>
          <w:p w14:paraId="1ADAE776" w14:textId="77777777" w:rsidR="00C63F3C" w:rsidRDefault="00C63F3C" w:rsidP="00C63F3C">
            <w:r>
              <w:t>The capacity of the solution to be audited.</w:t>
            </w:r>
          </w:p>
        </w:tc>
      </w:tr>
    </w:tbl>
    <w:p w14:paraId="06DFCF31" w14:textId="77777777" w:rsidR="00C63F3C" w:rsidRDefault="00C63F3C" w:rsidP="00C63F3C"/>
    <w:p w14:paraId="531C3A3B" w14:textId="77777777" w:rsidR="00C63F3C" w:rsidRDefault="00C63F3C" w:rsidP="00C63F3C">
      <w:pPr>
        <w:rPr>
          <w:lang w:eastAsia="en-US"/>
        </w:rPr>
      </w:pPr>
      <w:r>
        <w:rPr>
          <w:lang w:eastAsia="en-US"/>
        </w:rPr>
        <w:t xml:space="preserve">[Editor’s notes: </w:t>
      </w:r>
    </w:p>
    <w:p w14:paraId="7CF2C272" w14:textId="77777777" w:rsidR="00C63F3C" w:rsidRDefault="00C63F3C" w:rsidP="00C63F3C">
      <w:pPr>
        <w:pStyle w:val="ListParagraph"/>
        <w:numPr>
          <w:ilvl w:val="0"/>
          <w:numId w:val="15"/>
        </w:numPr>
        <w:rPr>
          <w:lang w:eastAsia="en-US"/>
        </w:rPr>
      </w:pPr>
      <w:r>
        <w:rPr>
          <w:lang w:eastAsia="en-US"/>
        </w:rPr>
        <w:t>Non-Functional may be interpreted as Trustworthiness but this needs to be deeper analysed through ISO documentation</w:t>
      </w:r>
    </w:p>
    <w:p w14:paraId="081A8787" w14:textId="77777777" w:rsidR="00C63F3C" w:rsidRDefault="00C63F3C" w:rsidP="00C63F3C">
      <w:pPr>
        <w:pStyle w:val="ListParagraph"/>
        <w:numPr>
          <w:ilvl w:val="0"/>
          <w:numId w:val="15"/>
        </w:numPr>
        <w:rPr>
          <w:lang w:eastAsia="en-US"/>
        </w:rPr>
      </w:pPr>
      <w:r>
        <w:rPr>
          <w:lang w:eastAsia="en-US"/>
        </w:rPr>
        <w:t xml:space="preserve">There are still many </w:t>
      </w:r>
      <w:proofErr w:type="spellStart"/>
      <w:r>
        <w:rPr>
          <w:lang w:eastAsia="en-US"/>
        </w:rPr>
        <w:t>ilities</w:t>
      </w:r>
      <w:proofErr w:type="spellEnd"/>
      <w:r>
        <w:rPr>
          <w:lang w:eastAsia="en-US"/>
        </w:rPr>
        <w:t xml:space="preserve"> to consider here as per the excellent note in Table E.1 of [b-ISO/IEC 25030] in Annex E on Non-Functional requirements</w:t>
      </w:r>
    </w:p>
    <w:p w14:paraId="7CCE001C" w14:textId="77777777" w:rsidR="00C63F3C" w:rsidRDefault="00C63F3C" w:rsidP="00C63F3C">
      <w:pPr>
        <w:pStyle w:val="ListParagraph"/>
        <w:numPr>
          <w:ilvl w:val="0"/>
          <w:numId w:val="15"/>
        </w:numPr>
        <w:rPr>
          <w:lang w:eastAsia="en-US"/>
        </w:rPr>
      </w:pPr>
      <w:r>
        <w:rPr>
          <w:lang w:eastAsia="en-US"/>
        </w:rPr>
        <w:lastRenderedPageBreak/>
        <w:t>The note on the ‘</w:t>
      </w:r>
      <w:proofErr w:type="spellStart"/>
      <w:r>
        <w:rPr>
          <w:lang w:eastAsia="en-US"/>
        </w:rPr>
        <w:t>ilities</w:t>
      </w:r>
      <w:proofErr w:type="spellEnd"/>
      <w:r>
        <w:rPr>
          <w:lang w:eastAsia="en-US"/>
        </w:rPr>
        <w:t>’ is how the contributor and his team defined it in a previous organization and it became THE standard way to publish customer documentation.</w:t>
      </w:r>
    </w:p>
    <w:p w14:paraId="05E7299D" w14:textId="77777777" w:rsidR="00C63F3C" w:rsidRDefault="00C63F3C" w:rsidP="00C63F3C">
      <w:pPr>
        <w:pStyle w:val="ListParagraph"/>
        <w:numPr>
          <w:ilvl w:val="0"/>
          <w:numId w:val="15"/>
        </w:numPr>
        <w:rPr>
          <w:lang w:eastAsia="en-US"/>
        </w:rPr>
      </w:pPr>
      <w:r>
        <w:rPr>
          <w:lang w:eastAsia="en-US"/>
        </w:rPr>
        <w:t>The overall Annex E is very relevant to this document as a whole]</w:t>
      </w:r>
    </w:p>
    <w:p w14:paraId="10340DD5" w14:textId="77777777" w:rsidR="00C63F3C" w:rsidRPr="006A58C1" w:rsidRDefault="00C63F3C" w:rsidP="00C63F3C">
      <w:pPr>
        <w:rPr>
          <w:lang w:eastAsia="en-US"/>
        </w:rPr>
      </w:pPr>
    </w:p>
    <w:p w14:paraId="380354C9" w14:textId="77777777" w:rsidR="00C63F3C" w:rsidRPr="006A58C1" w:rsidRDefault="00C63F3C" w:rsidP="00C63F3C">
      <w:pPr>
        <w:rPr>
          <w:lang w:eastAsia="zh-CN"/>
        </w:rPr>
      </w:pPr>
    </w:p>
    <w:p w14:paraId="72D86388" w14:textId="77777777" w:rsidR="00C63F3C" w:rsidRPr="00CC435A" w:rsidRDefault="00C63F3C" w:rsidP="00C63F3C">
      <w:pPr>
        <w:rPr>
          <w:lang w:eastAsia="en-US"/>
        </w:rPr>
      </w:pPr>
    </w:p>
    <w:p w14:paraId="726F414E" w14:textId="77777777" w:rsidR="00C63F3C" w:rsidRDefault="00C63F3C" w:rsidP="00C63F3C">
      <w:pPr>
        <w:pStyle w:val="Heading4"/>
        <w:numPr>
          <w:ilvl w:val="3"/>
          <w:numId w:val="11"/>
        </w:numPr>
      </w:pPr>
      <w:r>
        <w:t>Sustainable Development Goals Design Criteria</w:t>
      </w:r>
    </w:p>
    <w:p w14:paraId="31293291" w14:textId="77777777" w:rsidR="00C63F3C" w:rsidRPr="00CC435A" w:rsidRDefault="00C63F3C" w:rsidP="00C63F3C">
      <w:pPr>
        <w:rPr>
          <w:lang w:eastAsia="en-US"/>
        </w:rPr>
      </w:pPr>
      <w:r>
        <w:rPr>
          <w:lang w:eastAsia="en-US"/>
        </w:rPr>
        <w:t xml:space="preserve">[Editor’s note: Consult with Japan on the best way to introduce the SDGs in a normative manner as a </w:t>
      </w:r>
      <w:proofErr w:type="spellStart"/>
      <w:r>
        <w:rPr>
          <w:lang w:eastAsia="en-US"/>
        </w:rPr>
        <w:t>non mandatory</w:t>
      </w:r>
      <w:proofErr w:type="spellEnd"/>
      <w:r>
        <w:rPr>
          <w:lang w:eastAsia="en-US"/>
        </w:rPr>
        <w:t xml:space="preserve"> group of design criteria]</w:t>
      </w:r>
    </w:p>
    <w:p w14:paraId="1485A771" w14:textId="77777777" w:rsidR="00C63F3C" w:rsidRPr="00823257" w:rsidRDefault="00C63F3C" w:rsidP="00C63F3C">
      <w:pPr>
        <w:rPr>
          <w:lang w:eastAsia="en-US"/>
        </w:rPr>
      </w:pPr>
    </w:p>
    <w:p w14:paraId="66754775" w14:textId="77777777" w:rsidR="00C63F3C" w:rsidRDefault="00C63F3C" w:rsidP="00C63F3C">
      <w:pPr>
        <w:pStyle w:val="Heading1"/>
        <w:numPr>
          <w:ilvl w:val="0"/>
          <w:numId w:val="11"/>
        </w:numPr>
      </w:pPr>
      <w:bookmarkStart w:id="183" w:name="_Toc35686016"/>
      <w:r>
        <w:t>Design development</w:t>
      </w:r>
      <w:bookmarkEnd w:id="183"/>
    </w:p>
    <w:p w14:paraId="3C433031" w14:textId="77777777" w:rsidR="00C63F3C" w:rsidRDefault="00C63F3C" w:rsidP="00C63F3C">
      <w:pPr>
        <w:pStyle w:val="Heading2"/>
        <w:numPr>
          <w:ilvl w:val="1"/>
          <w:numId w:val="11"/>
        </w:numPr>
      </w:pPr>
      <w:bookmarkStart w:id="184" w:name="_Toc35686017"/>
      <w:r>
        <w:t>Design evaluations</w:t>
      </w:r>
      <w:bookmarkEnd w:id="184"/>
    </w:p>
    <w:p w14:paraId="789C95B9" w14:textId="77777777" w:rsidR="00C63F3C" w:rsidRDefault="00C63F3C" w:rsidP="00C63F3C">
      <w:r>
        <w:rPr>
          <w:lang w:eastAsia="en-US"/>
        </w:rPr>
        <w:t xml:space="preserve">[Editor’s note: Here we describe design criteria </w:t>
      </w:r>
      <w:proofErr w:type="gramStart"/>
      <w:r>
        <w:rPr>
          <w:lang w:eastAsia="en-US"/>
        </w:rPr>
        <w:t>measurements</w:t>
      </w:r>
      <w:proofErr w:type="gramEnd"/>
      <w:r>
        <w:rPr>
          <w:lang w:eastAsia="en-US"/>
        </w:rPr>
        <w:t xml:space="preserve"> and this will require a strong set of examples in Annex]</w:t>
      </w:r>
    </w:p>
    <w:p w14:paraId="2A28D6D0" w14:textId="77777777" w:rsidR="00C63F3C" w:rsidRDefault="00C63F3C" w:rsidP="00C63F3C">
      <w:pPr>
        <w:rPr>
          <w:rStyle w:val="mjx-char"/>
          <w:rFonts w:ascii="Cambria Math" w:hAnsi="Cambria Math" w:cs="Cambria Math"/>
          <w:sz w:val="27"/>
          <w:szCs w:val="27"/>
        </w:rPr>
      </w:pPr>
      <w:r>
        <w:t xml:space="preserve">Flexibility of a system design refers to its stability against new requirements i.e. the ability to support adaptation requests that can be, for example, changes in the requirements. We define the flexibility </w:t>
      </w:r>
      <w:r>
        <w:rPr>
          <w:rStyle w:val="mjx-char"/>
          <w:sz w:val="27"/>
          <w:szCs w:val="27"/>
        </w:rPr>
        <w:t>ρ</w:t>
      </w:r>
      <w:r>
        <w:t xml:space="preserve"> of a system </w:t>
      </w:r>
      <w:r>
        <w:rPr>
          <w:rStyle w:val="mjx-char"/>
          <w:sz w:val="27"/>
          <w:szCs w:val="27"/>
        </w:rPr>
        <w:t>S</w:t>
      </w:r>
      <w:r>
        <w:t xml:space="preserve"> as the fraction of requests that can be supported from a given set and sequence of requests and within a given time threshold </w:t>
      </w:r>
      <w:r>
        <w:rPr>
          <w:rStyle w:val="mjx-char"/>
          <w:sz w:val="27"/>
          <w:szCs w:val="27"/>
        </w:rPr>
        <w:t>T</w:t>
      </w:r>
      <w:r>
        <w:t xml:space="preserve"> and cost budget </w:t>
      </w:r>
      <w:r>
        <w:rPr>
          <w:rStyle w:val="mjx-char"/>
          <w:sz w:val="27"/>
          <w:szCs w:val="27"/>
        </w:rPr>
        <w:t>C</w:t>
      </w:r>
      <w:r>
        <w:t xml:space="preserve"> for each adaptation request: </w:t>
      </w:r>
      <w:r>
        <w:rPr>
          <w:rStyle w:val="mjx-char"/>
          <w:sz w:val="27"/>
          <w:szCs w:val="27"/>
        </w:rPr>
        <w:t>ρ</w:t>
      </w:r>
      <w:r>
        <w:rPr>
          <w:rStyle w:val="mjx-char"/>
          <w:sz w:val="19"/>
          <w:szCs w:val="19"/>
        </w:rPr>
        <w:t xml:space="preserve"> </w:t>
      </w:r>
      <w:r>
        <w:rPr>
          <w:rStyle w:val="mjx-char"/>
          <w:sz w:val="27"/>
          <w:szCs w:val="27"/>
        </w:rPr>
        <w:t xml:space="preserve">= </w:t>
      </w:r>
      <w:r>
        <w:rPr>
          <w:rStyle w:val="mjx-char"/>
          <w:rFonts w:ascii="Cambria Math" w:hAnsi="Cambria Math" w:cs="Cambria Math"/>
          <w:sz w:val="27"/>
          <w:szCs w:val="27"/>
        </w:rPr>
        <w:t>∣</w:t>
      </w:r>
      <w:r>
        <w:rPr>
          <w:rStyle w:val="mjx-char"/>
          <w:sz w:val="27"/>
          <w:szCs w:val="27"/>
        </w:rPr>
        <w:t>supported requests within T and C</w:t>
      </w:r>
      <w:r>
        <w:rPr>
          <w:rStyle w:val="mjx-char"/>
          <w:rFonts w:ascii="Cambria Math" w:hAnsi="Cambria Math" w:cs="Cambria Math"/>
          <w:sz w:val="27"/>
          <w:szCs w:val="27"/>
        </w:rPr>
        <w:t>∣ / ∣</w:t>
      </w:r>
      <w:r>
        <w:rPr>
          <w:rStyle w:val="mjx-char"/>
          <w:sz w:val="27"/>
          <w:szCs w:val="27"/>
        </w:rPr>
        <w:t>total number of requests</w:t>
      </w:r>
      <w:r>
        <w:rPr>
          <w:rStyle w:val="mjx-char"/>
          <w:rFonts w:ascii="Cambria Math" w:hAnsi="Cambria Math" w:cs="Cambria Math"/>
          <w:sz w:val="27"/>
          <w:szCs w:val="27"/>
        </w:rPr>
        <w:t>∣</w:t>
      </w:r>
    </w:p>
    <w:p w14:paraId="7BC5C618" w14:textId="77777777" w:rsidR="00C63F3C" w:rsidRPr="00F06241" w:rsidRDefault="00C63F3C" w:rsidP="00C63F3C">
      <w:pPr>
        <w:rPr>
          <w:lang w:eastAsia="en-US"/>
        </w:rPr>
      </w:pPr>
      <w:r>
        <w:rPr>
          <w:rStyle w:val="mjx-char"/>
          <w:rFonts w:ascii="Cambria Math" w:hAnsi="Cambria Math" w:cs="Cambria Math"/>
          <w:sz w:val="27"/>
          <w:szCs w:val="27"/>
        </w:rPr>
        <w:t>[KELLERER3]</w:t>
      </w:r>
    </w:p>
    <w:p w14:paraId="6D4D936F" w14:textId="77777777" w:rsidR="00C63F3C" w:rsidRDefault="00C63F3C" w:rsidP="00C63F3C">
      <w:pPr>
        <w:pStyle w:val="Heading2"/>
        <w:numPr>
          <w:ilvl w:val="1"/>
          <w:numId w:val="11"/>
        </w:numPr>
      </w:pPr>
      <w:bookmarkStart w:id="185" w:name="_Toc35686018"/>
      <w:r>
        <w:t>Aggregation function</w:t>
      </w:r>
      <w:bookmarkEnd w:id="185"/>
    </w:p>
    <w:p w14:paraId="541DE7F5" w14:textId="77777777" w:rsidR="00C63F3C" w:rsidRDefault="00C63F3C" w:rsidP="00C63F3C">
      <w:pPr>
        <w:rPr>
          <w:lang w:eastAsia="en-US"/>
        </w:rPr>
      </w:pPr>
      <w:r>
        <w:rPr>
          <w:lang w:eastAsia="en-US"/>
        </w:rPr>
        <w:t xml:space="preserve">[Editor’s note: </w:t>
      </w:r>
    </w:p>
    <w:p w14:paraId="1A588BBB" w14:textId="77777777" w:rsidR="00C63F3C" w:rsidRDefault="00C63F3C" w:rsidP="00C63F3C">
      <w:pPr>
        <w:pStyle w:val="ListParagraph"/>
        <w:numPr>
          <w:ilvl w:val="0"/>
          <w:numId w:val="15"/>
        </w:numPr>
        <w:rPr>
          <w:lang w:eastAsia="en-US"/>
        </w:rPr>
      </w:pPr>
      <w:r>
        <w:rPr>
          <w:lang w:eastAsia="en-US"/>
        </w:rPr>
        <w:t xml:space="preserve">[b-ISO/IEC 25030] shows a good discussion of potential conflicts between criteria in Annex G </w:t>
      </w:r>
    </w:p>
    <w:p w14:paraId="51F543B9" w14:textId="77777777" w:rsidR="00C63F3C" w:rsidRDefault="00C63F3C" w:rsidP="00C63F3C">
      <w:pPr>
        <w:pStyle w:val="ListParagraph"/>
        <w:numPr>
          <w:ilvl w:val="0"/>
          <w:numId w:val="15"/>
        </w:numPr>
        <w:rPr>
          <w:lang w:eastAsia="en-US"/>
        </w:rPr>
      </w:pPr>
      <w:r>
        <w:rPr>
          <w:lang w:eastAsia="en-US"/>
        </w:rPr>
        <w:t xml:space="preserve">Here we describe the ways to aggregate the scores from each criteria using </w:t>
      </w:r>
      <w:proofErr w:type="gramStart"/>
      <w:r>
        <w:rPr>
          <w:lang w:eastAsia="en-US"/>
        </w:rPr>
        <w:t>e.g.</w:t>
      </w:r>
      <w:proofErr w:type="gramEnd"/>
      <w:r>
        <w:rPr>
          <w:lang w:eastAsia="en-US"/>
        </w:rPr>
        <w:t xml:space="preserve"> multi-criteria choice operators from social mathematics and this will require a strong set of examples in Annex]</w:t>
      </w:r>
    </w:p>
    <w:p w14:paraId="4933F24A" w14:textId="77777777" w:rsidR="00C63F3C" w:rsidRPr="00775163" w:rsidRDefault="00C63F3C" w:rsidP="00C63F3C">
      <w:pPr>
        <w:rPr>
          <w:lang w:eastAsia="en-US"/>
        </w:rPr>
      </w:pPr>
    </w:p>
    <w:p w14:paraId="68E2D1CE" w14:textId="77777777" w:rsidR="00C63F3C" w:rsidRDefault="00C63F3C" w:rsidP="00C63F3C">
      <w:pPr>
        <w:pStyle w:val="Heading2"/>
        <w:numPr>
          <w:ilvl w:val="1"/>
          <w:numId w:val="11"/>
        </w:numPr>
      </w:pPr>
      <w:bookmarkStart w:id="186" w:name="_Toc35686019"/>
      <w:r>
        <w:t>Architectures comparison</w:t>
      </w:r>
      <w:bookmarkEnd w:id="186"/>
    </w:p>
    <w:p w14:paraId="6097AC44" w14:textId="77777777" w:rsidR="00C63F3C" w:rsidRPr="00775163" w:rsidRDefault="00C63F3C" w:rsidP="00C63F3C">
      <w:pPr>
        <w:pStyle w:val="Heading2"/>
        <w:numPr>
          <w:ilvl w:val="1"/>
          <w:numId w:val="11"/>
        </w:numPr>
      </w:pPr>
      <w:bookmarkStart w:id="187" w:name="_Toc35686020"/>
      <w:r>
        <w:t>Architectures optimization</w:t>
      </w:r>
      <w:bookmarkEnd w:id="187"/>
    </w:p>
    <w:p w14:paraId="35B8A424" w14:textId="77777777" w:rsidR="00C63F3C" w:rsidRDefault="00C63F3C" w:rsidP="00C63F3C">
      <w:pPr>
        <w:pStyle w:val="Heading2"/>
        <w:numPr>
          <w:ilvl w:val="1"/>
          <w:numId w:val="11"/>
        </w:numPr>
      </w:pPr>
      <w:bookmarkStart w:id="188" w:name="_Toc35686021"/>
      <w:r>
        <w:t>Architectures categorization</w:t>
      </w:r>
      <w:bookmarkEnd w:id="188"/>
    </w:p>
    <w:p w14:paraId="077DC117" w14:textId="77777777" w:rsidR="00C63F3C" w:rsidRDefault="00C63F3C" w:rsidP="00C63F3C">
      <w:pPr>
        <w:pStyle w:val="Heading2"/>
        <w:numPr>
          <w:ilvl w:val="1"/>
          <w:numId w:val="11"/>
        </w:numPr>
      </w:pPr>
      <w:bookmarkStart w:id="189" w:name="_Toc35686022"/>
      <w:r>
        <w:t>Architectures refactoring</w:t>
      </w:r>
      <w:bookmarkEnd w:id="189"/>
    </w:p>
    <w:p w14:paraId="7E6531D2" w14:textId="77777777" w:rsidR="00C63F3C" w:rsidRDefault="00C63F3C" w:rsidP="00C63F3C">
      <w:pPr>
        <w:rPr>
          <w:lang w:eastAsia="en-US"/>
        </w:rPr>
      </w:pPr>
    </w:p>
    <w:p w14:paraId="0B353469" w14:textId="77777777" w:rsidR="00C63F3C" w:rsidRDefault="00C63F3C" w:rsidP="00C63F3C">
      <w:pPr>
        <w:pStyle w:val="Heading1"/>
        <w:numPr>
          <w:ilvl w:val="0"/>
          <w:numId w:val="11"/>
        </w:numPr>
      </w:pPr>
      <w:r>
        <w:t>Security architecture design</w:t>
      </w:r>
    </w:p>
    <w:p w14:paraId="13286202" w14:textId="162A80B5" w:rsidR="00C63F3C" w:rsidRDefault="00C63F3C" w:rsidP="00C63F3C">
      <w:pPr>
        <w:rPr>
          <w:lang w:eastAsia="en-US"/>
        </w:rPr>
      </w:pPr>
      <w:r>
        <w:rPr>
          <w:lang w:eastAsia="en-US"/>
        </w:rPr>
        <w:t>Security architecture is one component of a system of interest overall architecture and is developed to address the security concerns during the design of the system of interest.</w:t>
      </w:r>
    </w:p>
    <w:p w14:paraId="0F44B39B" w14:textId="4E18B92D" w:rsidR="00C63F3C" w:rsidRDefault="00C63F3C" w:rsidP="00C63F3C">
      <w:pPr>
        <w:rPr>
          <w:lang w:eastAsia="en-US"/>
        </w:rPr>
      </w:pPr>
      <w:r>
        <w:rPr>
          <w:lang w:eastAsia="en-US"/>
        </w:rPr>
        <w:lastRenderedPageBreak/>
        <w:t>S</w:t>
      </w:r>
      <w:r w:rsidRPr="00B43B2D">
        <w:rPr>
          <w:lang w:eastAsia="en-US"/>
        </w:rPr>
        <w:t xml:space="preserve">ecurity </w:t>
      </w:r>
      <w:r>
        <w:rPr>
          <w:lang w:eastAsia="en-US"/>
        </w:rPr>
        <w:t>a</w:t>
      </w:r>
      <w:r w:rsidRPr="00B43B2D">
        <w:rPr>
          <w:lang w:eastAsia="en-US"/>
        </w:rPr>
        <w:t xml:space="preserve">rchitecture </w:t>
      </w:r>
      <w:r>
        <w:rPr>
          <w:lang w:eastAsia="en-US"/>
        </w:rPr>
        <w:t>practice</w:t>
      </w:r>
      <w:r w:rsidRPr="00B43B2D">
        <w:rPr>
          <w:lang w:eastAsia="en-US"/>
        </w:rPr>
        <w:t xml:space="preserve"> focuses on the security linked to components and technology </w:t>
      </w:r>
      <w:r>
        <w:rPr>
          <w:lang w:eastAsia="en-US"/>
        </w:rPr>
        <w:t>being dealt</w:t>
      </w:r>
      <w:r w:rsidRPr="00B43B2D">
        <w:rPr>
          <w:lang w:eastAsia="en-US"/>
        </w:rPr>
        <w:t xml:space="preserve"> with during the architectural design of </w:t>
      </w:r>
      <w:r>
        <w:rPr>
          <w:lang w:eastAsia="en-US"/>
        </w:rPr>
        <w:t>the product/system</w:t>
      </w:r>
      <w:r w:rsidRPr="00B43B2D">
        <w:rPr>
          <w:lang w:eastAsia="en-US"/>
        </w:rPr>
        <w:t xml:space="preserve">. Secure </w:t>
      </w:r>
      <w:r>
        <w:rPr>
          <w:lang w:eastAsia="en-US"/>
        </w:rPr>
        <w:t>a</w:t>
      </w:r>
      <w:r w:rsidRPr="00B43B2D">
        <w:rPr>
          <w:lang w:eastAsia="en-US"/>
        </w:rPr>
        <w:t xml:space="preserve">rchitecture </w:t>
      </w:r>
      <w:r>
        <w:rPr>
          <w:lang w:eastAsia="en-US"/>
        </w:rPr>
        <w:t>d</w:t>
      </w:r>
      <w:r w:rsidRPr="00B43B2D">
        <w:rPr>
          <w:lang w:eastAsia="en-US"/>
        </w:rPr>
        <w:t xml:space="preserve">esign </w:t>
      </w:r>
      <w:r>
        <w:rPr>
          <w:lang w:eastAsia="en-US"/>
        </w:rPr>
        <w:t xml:space="preserve">focuses on how the security controls/countermeasures are positioned and how they relate to the overall system of interest architecture. These controls/countermeasures serve the purpose to maintain the system of interest’s quality attributes such as confidentiality, </w:t>
      </w:r>
      <w:proofErr w:type="gramStart"/>
      <w:r>
        <w:rPr>
          <w:lang w:eastAsia="en-US"/>
        </w:rPr>
        <w:t>integrity</w:t>
      </w:r>
      <w:proofErr w:type="gramEnd"/>
      <w:r>
        <w:rPr>
          <w:lang w:eastAsia="en-US"/>
        </w:rPr>
        <w:t xml:space="preserve"> and availability.</w:t>
      </w:r>
    </w:p>
    <w:p w14:paraId="59AB02B8" w14:textId="77777777" w:rsidR="00C63F3C" w:rsidRDefault="00C63F3C" w:rsidP="00464620">
      <w:pPr>
        <w:pStyle w:val="Heading2"/>
        <w:numPr>
          <w:ilvl w:val="1"/>
          <w:numId w:val="11"/>
        </w:numPr>
      </w:pPr>
      <w:r>
        <w:t xml:space="preserve">Security architecture design in the security process </w:t>
      </w:r>
    </w:p>
    <w:p w14:paraId="10943CA4" w14:textId="77777777" w:rsidR="00C63F3C" w:rsidRDefault="00C63F3C" w:rsidP="00C63F3C">
      <w:pPr>
        <w:rPr>
          <w:lang w:eastAsia="en-US"/>
        </w:rPr>
      </w:pPr>
      <w:r>
        <w:rPr>
          <w:lang w:eastAsia="en-US"/>
        </w:rPr>
        <w:t xml:space="preserve">At high level, the methodologies of security process built into the product/system development [b-OWASP-Sec] are very similar and consist </w:t>
      </w:r>
      <w:proofErr w:type="gramStart"/>
      <w:r>
        <w:rPr>
          <w:lang w:eastAsia="en-US"/>
        </w:rPr>
        <w:t>on</w:t>
      </w:r>
      <w:proofErr w:type="gramEnd"/>
      <w:r>
        <w:rPr>
          <w:lang w:eastAsia="en-US"/>
        </w:rPr>
        <w:t xml:space="preserve"> integrating security activities such as security requirements, threat modelling, secure architecture design and reviews, static &amp; dynamic analysis, secure code reviews, security/penetration testing and secure configuration, which are shown in Figure 8-1. </w:t>
      </w:r>
    </w:p>
    <w:p w14:paraId="21E7135B" w14:textId="77777777" w:rsidR="00C63F3C" w:rsidRDefault="00C63F3C" w:rsidP="00C63F3C">
      <w:pPr>
        <w:rPr>
          <w:lang w:eastAsia="en-US"/>
        </w:rPr>
      </w:pPr>
      <w:r>
        <w:rPr>
          <w:lang w:eastAsia="en-US"/>
        </w:rPr>
        <w:t>Security architecture design is an important stage of the security process.</w:t>
      </w:r>
    </w:p>
    <w:p w14:paraId="38DE513E" w14:textId="77777777" w:rsidR="00C63F3C" w:rsidRDefault="00C63F3C" w:rsidP="00C63F3C">
      <w:pPr>
        <w:jc w:val="center"/>
        <w:rPr>
          <w:lang w:eastAsia="en-US"/>
        </w:rPr>
      </w:pPr>
      <w:r>
        <w:rPr>
          <w:noProof/>
          <w:lang w:val="en-IN" w:eastAsia="en-IN" w:bidi="hi-IN"/>
        </w:rPr>
        <w:drawing>
          <wp:inline distT="0" distB="0" distL="0" distR="0" wp14:anchorId="10714C8A" wp14:editId="6591F6F0">
            <wp:extent cx="6120130" cy="2211191"/>
            <wp:effectExtent l="0" t="0" r="0" b="0"/>
            <wp:docPr id="5" name="Picture 5"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e image contenant capture d’écran&#10;&#10;Description générée automatiquement"/>
                    <pic:cNvPicPr>
                      <a:picLocks noChangeAspect="1" noChangeArrowheads="1"/>
                    </pic:cNvPicPr>
                  </pic:nvPicPr>
                  <pic:blipFill rotWithShape="1">
                    <a:blip r:embed="rId12">
                      <a:extLst>
                        <a:ext uri="{28A0092B-C50C-407E-A947-70E740481C1C}">
                          <a14:useLocalDpi xmlns:a14="http://schemas.microsoft.com/office/drawing/2010/main" val="0"/>
                        </a:ext>
                      </a:extLst>
                    </a:blip>
                    <a:srcRect t="30440"/>
                    <a:stretch/>
                  </pic:blipFill>
                  <pic:spPr bwMode="auto">
                    <a:xfrm>
                      <a:off x="0" y="0"/>
                      <a:ext cx="6120130" cy="2211191"/>
                    </a:xfrm>
                    <a:prstGeom prst="rect">
                      <a:avLst/>
                    </a:prstGeom>
                    <a:noFill/>
                    <a:ln>
                      <a:noFill/>
                    </a:ln>
                    <a:extLst>
                      <a:ext uri="{53640926-AAD7-44D8-BBD7-CCE9431645EC}">
                        <a14:shadowObscured xmlns:a14="http://schemas.microsoft.com/office/drawing/2010/main"/>
                      </a:ext>
                    </a:extLst>
                  </pic:spPr>
                </pic:pic>
              </a:graphicData>
            </a:graphic>
          </wp:inline>
        </w:drawing>
      </w:r>
    </w:p>
    <w:p w14:paraId="43DF806E" w14:textId="77777777" w:rsidR="00C63F3C" w:rsidRDefault="00C63F3C" w:rsidP="00464620">
      <w:pPr>
        <w:jc w:val="center"/>
        <w:rPr>
          <w:lang w:eastAsia="en-US"/>
        </w:rPr>
      </w:pPr>
      <w:r>
        <w:rPr>
          <w:lang w:eastAsia="en-US"/>
        </w:rPr>
        <w:t>Figure 8- Security process built into a product/system development</w:t>
      </w:r>
    </w:p>
    <w:p w14:paraId="704ECBAF" w14:textId="77777777" w:rsidR="00C63F3C" w:rsidRDefault="00C63F3C" w:rsidP="00C63F3C">
      <w:pPr>
        <w:pStyle w:val="Heading2"/>
        <w:numPr>
          <w:ilvl w:val="1"/>
          <w:numId w:val="11"/>
        </w:numPr>
      </w:pPr>
      <w:r>
        <w:t xml:space="preserve">Security architecture design principles </w:t>
      </w:r>
    </w:p>
    <w:p w14:paraId="19E8DC9B" w14:textId="77777777" w:rsidR="00C63F3C" w:rsidRDefault="00C63F3C" w:rsidP="00C63F3C">
      <w:pPr>
        <w:rPr>
          <w:lang w:eastAsia="en-US"/>
        </w:rPr>
      </w:pPr>
      <w:r>
        <w:t>With referring to [b-</w:t>
      </w:r>
      <w:proofErr w:type="spellStart"/>
      <w:r>
        <w:t>SecArch</w:t>
      </w:r>
      <w:proofErr w:type="spellEnd"/>
      <w:r>
        <w:t>-Design], some main</w:t>
      </w:r>
      <w:r>
        <w:rPr>
          <w:lang w:eastAsia="en-US"/>
        </w:rPr>
        <w:t xml:space="preserve"> security architecture design principles are listed as following.</w:t>
      </w:r>
    </w:p>
    <w:p w14:paraId="1563ECAB" w14:textId="77777777" w:rsidR="00C63F3C" w:rsidRDefault="00C63F3C" w:rsidP="00C63F3C">
      <w:pPr>
        <w:pStyle w:val="ListParagraph"/>
        <w:numPr>
          <w:ilvl w:val="0"/>
          <w:numId w:val="21"/>
        </w:numPr>
        <w:rPr>
          <w:lang w:eastAsia="en-US"/>
        </w:rPr>
      </w:pPr>
      <w:r>
        <w:rPr>
          <w:lang w:eastAsia="en-US"/>
        </w:rPr>
        <w:t>Vulnerable components are unacceptable.</w:t>
      </w:r>
    </w:p>
    <w:p w14:paraId="357B251A" w14:textId="77777777" w:rsidR="00C63F3C" w:rsidRDefault="00C63F3C" w:rsidP="00464620">
      <w:pPr>
        <w:ind w:left="720"/>
        <w:rPr>
          <w:lang w:eastAsia="en-US"/>
        </w:rPr>
      </w:pPr>
      <w:r>
        <w:rPr>
          <w:lang w:eastAsia="en-US"/>
        </w:rPr>
        <w:t>During security architecture design, it’s required to either deprecate or refactor the vulnerable components of the product/system.</w:t>
      </w:r>
    </w:p>
    <w:p w14:paraId="504B2D23" w14:textId="77777777" w:rsidR="00C63F3C" w:rsidRDefault="00C63F3C" w:rsidP="00C63F3C">
      <w:pPr>
        <w:pStyle w:val="ListParagraph"/>
        <w:numPr>
          <w:ilvl w:val="0"/>
          <w:numId w:val="21"/>
        </w:numPr>
        <w:rPr>
          <w:lang w:eastAsia="en-US"/>
        </w:rPr>
      </w:pPr>
      <w:r>
        <w:rPr>
          <w:lang w:eastAsia="en-US"/>
        </w:rPr>
        <w:t xml:space="preserve">Robustness is a prerequisite for a security architecture. </w:t>
      </w:r>
    </w:p>
    <w:p w14:paraId="6F0F779F" w14:textId="77777777" w:rsidR="00C63F3C" w:rsidRDefault="00C63F3C" w:rsidP="00464620">
      <w:pPr>
        <w:ind w:left="720"/>
        <w:rPr>
          <w:lang w:eastAsia="en-US"/>
        </w:rPr>
      </w:pPr>
      <w:r>
        <w:rPr>
          <w:lang w:eastAsia="en-US"/>
        </w:rPr>
        <w:t>In a dynamic system, a state of robustness is not inherently stable and cannot be expected to last forever. However, it is still a necessary requirement that all components be robust. If a component of the product/system is weak, it’s required to remedy the situation.</w:t>
      </w:r>
    </w:p>
    <w:p w14:paraId="3F6CFBC8" w14:textId="77777777" w:rsidR="00C63F3C" w:rsidRDefault="00C63F3C" w:rsidP="00C63F3C">
      <w:pPr>
        <w:pStyle w:val="ListParagraph"/>
        <w:numPr>
          <w:ilvl w:val="0"/>
          <w:numId w:val="21"/>
        </w:numPr>
        <w:rPr>
          <w:lang w:eastAsia="en-US"/>
        </w:rPr>
      </w:pPr>
      <w:r>
        <w:rPr>
          <w:lang w:eastAsia="en-US"/>
        </w:rPr>
        <w:t>D</w:t>
      </w:r>
      <w:r w:rsidRPr="009947B0">
        <w:rPr>
          <w:lang w:eastAsia="en-US"/>
        </w:rPr>
        <w:t>etection and logging capabilities</w:t>
      </w:r>
      <w:r>
        <w:rPr>
          <w:lang w:eastAsia="en-US"/>
        </w:rPr>
        <w:t xml:space="preserve"> are designed into security architecture.</w:t>
      </w:r>
    </w:p>
    <w:p w14:paraId="53040C95" w14:textId="77777777" w:rsidR="00C63F3C" w:rsidRDefault="00C63F3C" w:rsidP="00C63F3C">
      <w:pPr>
        <w:ind w:left="720"/>
        <w:rPr>
          <w:lang w:eastAsia="en-US"/>
        </w:rPr>
      </w:pPr>
      <w:r>
        <w:rPr>
          <w:lang w:eastAsia="en-US"/>
        </w:rPr>
        <w:t>It’s required that detection and logging capabilities are designed into the product/system security architecture. In this way, continuous learning and improvement could be supported.</w:t>
      </w:r>
    </w:p>
    <w:p w14:paraId="5D63A3AB" w14:textId="77777777" w:rsidR="00C63F3C" w:rsidRDefault="00C63F3C" w:rsidP="00C63F3C">
      <w:pPr>
        <w:pStyle w:val="ListParagraph"/>
        <w:numPr>
          <w:ilvl w:val="0"/>
          <w:numId w:val="21"/>
        </w:numPr>
        <w:rPr>
          <w:lang w:eastAsia="en-US"/>
        </w:rPr>
      </w:pPr>
      <w:r>
        <w:rPr>
          <w:lang w:eastAsia="en-US"/>
        </w:rPr>
        <w:t>Failures provide invaluable information.</w:t>
      </w:r>
    </w:p>
    <w:p w14:paraId="528AB468" w14:textId="77777777" w:rsidR="00C63F3C" w:rsidRDefault="00C63F3C" w:rsidP="00464620">
      <w:pPr>
        <w:ind w:left="720"/>
        <w:rPr>
          <w:lang w:eastAsia="en-US"/>
        </w:rPr>
      </w:pPr>
      <w:r>
        <w:rPr>
          <w:lang w:eastAsia="en-US"/>
        </w:rPr>
        <w:t xml:space="preserve">To learn from failure is essential. Failures provide vital information about how the system </w:t>
      </w:r>
      <w:proofErr w:type="gramStart"/>
      <w:r>
        <w:rPr>
          <w:lang w:eastAsia="en-US"/>
        </w:rPr>
        <w:t>actually works</w:t>
      </w:r>
      <w:proofErr w:type="gramEnd"/>
      <w:r>
        <w:rPr>
          <w:lang w:eastAsia="en-US"/>
        </w:rPr>
        <w:t xml:space="preserve">. </w:t>
      </w:r>
      <w:r w:rsidRPr="009947B0">
        <w:rPr>
          <w:lang w:eastAsia="en-US"/>
        </w:rPr>
        <w:t>To learn from security failures in other systems is also important</w:t>
      </w:r>
      <w:r>
        <w:rPr>
          <w:lang w:eastAsia="en-US"/>
        </w:rPr>
        <w:t>.</w:t>
      </w:r>
    </w:p>
    <w:p w14:paraId="2E37D917" w14:textId="77777777" w:rsidR="00C63F3C" w:rsidRDefault="00C63F3C" w:rsidP="00C63F3C">
      <w:pPr>
        <w:pStyle w:val="ListParagraph"/>
        <w:numPr>
          <w:ilvl w:val="0"/>
          <w:numId w:val="21"/>
        </w:numPr>
        <w:rPr>
          <w:lang w:eastAsia="en-US"/>
        </w:rPr>
      </w:pPr>
      <w:r>
        <w:rPr>
          <w:lang w:eastAsia="en-US"/>
        </w:rPr>
        <w:lastRenderedPageBreak/>
        <w:t>Risks must be avoided.</w:t>
      </w:r>
    </w:p>
    <w:p w14:paraId="2F9022FE" w14:textId="77777777" w:rsidR="00C63F3C" w:rsidRDefault="00C63F3C" w:rsidP="00464620">
      <w:pPr>
        <w:ind w:left="720"/>
        <w:rPr>
          <w:lang w:eastAsia="en-US"/>
        </w:rPr>
      </w:pPr>
      <w:r>
        <w:rPr>
          <w:lang w:eastAsia="en-US"/>
        </w:rPr>
        <w:t>Even if the losses of the risks can be afforded, it is generally suggested avoiding those risks.</w:t>
      </w:r>
    </w:p>
    <w:p w14:paraId="479B49BB" w14:textId="77777777" w:rsidR="00C63F3C" w:rsidRDefault="00C63F3C" w:rsidP="00C63F3C">
      <w:pPr>
        <w:pStyle w:val="ListParagraph"/>
        <w:numPr>
          <w:ilvl w:val="0"/>
          <w:numId w:val="21"/>
        </w:numPr>
        <w:rPr>
          <w:lang w:eastAsia="en-US"/>
        </w:rPr>
      </w:pPr>
      <w:r>
        <w:rPr>
          <w:lang w:eastAsia="en-US"/>
        </w:rPr>
        <w:t>Scalability must be handled with great care.</w:t>
      </w:r>
    </w:p>
    <w:p w14:paraId="2B687482" w14:textId="77777777" w:rsidR="00C63F3C" w:rsidRDefault="00C63F3C" w:rsidP="00464620">
      <w:pPr>
        <w:ind w:left="720"/>
        <w:rPr>
          <w:lang w:eastAsia="en-US"/>
        </w:rPr>
      </w:pPr>
      <w:r>
        <w:rPr>
          <w:lang w:eastAsia="en-US"/>
        </w:rPr>
        <w:t>S</w:t>
      </w:r>
      <w:r w:rsidRPr="000F2765">
        <w:rPr>
          <w:lang w:eastAsia="en-US"/>
        </w:rPr>
        <w:t>calability</w:t>
      </w:r>
      <w:r>
        <w:rPr>
          <w:lang w:eastAsia="en-US"/>
        </w:rPr>
        <w:t xml:space="preserve"> is </w:t>
      </w:r>
      <w:r w:rsidRPr="000F2765">
        <w:rPr>
          <w:lang w:eastAsia="en-US"/>
        </w:rPr>
        <w:t>a key property</w:t>
      </w:r>
      <w:r>
        <w:rPr>
          <w:lang w:eastAsia="en-US"/>
        </w:rPr>
        <w:t xml:space="preserve"> of security architecture.</w:t>
      </w:r>
    </w:p>
    <w:p w14:paraId="614A7671" w14:textId="77777777" w:rsidR="00C63F3C" w:rsidRDefault="00C63F3C" w:rsidP="00C63F3C">
      <w:pPr>
        <w:pStyle w:val="ListParagraph"/>
        <w:numPr>
          <w:ilvl w:val="0"/>
          <w:numId w:val="21"/>
        </w:numPr>
        <w:rPr>
          <w:lang w:eastAsia="en-US"/>
        </w:rPr>
      </w:pPr>
      <w:r>
        <w:rPr>
          <w:lang w:eastAsia="en-US"/>
        </w:rPr>
        <w:t>Threat landscape awareness is a prerequisite.</w:t>
      </w:r>
    </w:p>
    <w:p w14:paraId="00AEB761" w14:textId="77777777" w:rsidR="00C63F3C" w:rsidRDefault="00C63F3C" w:rsidP="00464620">
      <w:pPr>
        <w:ind w:left="720"/>
        <w:rPr>
          <w:lang w:eastAsia="en-US"/>
        </w:rPr>
      </w:pPr>
      <w:proofErr w:type="gramStart"/>
      <w:r>
        <w:rPr>
          <w:lang w:eastAsia="en-US"/>
        </w:rPr>
        <w:t>In order to</w:t>
      </w:r>
      <w:proofErr w:type="gramEnd"/>
      <w:r>
        <w:rPr>
          <w:lang w:eastAsia="en-US"/>
        </w:rPr>
        <w:t xml:space="preserve"> take appropriate countermeasure, it is important to know what kind of threats the system is likely to face. Therefore, it is required to conduct threat landscape investigations, which is a continual process.</w:t>
      </w:r>
    </w:p>
    <w:p w14:paraId="49BDAE0C" w14:textId="77777777" w:rsidR="00C63F3C" w:rsidRDefault="00C63F3C" w:rsidP="00C63F3C">
      <w:pPr>
        <w:pStyle w:val="ListParagraph"/>
        <w:numPr>
          <w:ilvl w:val="0"/>
          <w:numId w:val="21"/>
        </w:numPr>
        <w:rPr>
          <w:lang w:eastAsia="en-US"/>
        </w:rPr>
      </w:pPr>
      <w:r>
        <w:rPr>
          <w:lang w:eastAsia="en-US"/>
        </w:rPr>
        <w:t xml:space="preserve">Known vulnerabilities could be fixed through different security and protection </w:t>
      </w:r>
      <w:r w:rsidRPr="008063B8">
        <w:rPr>
          <w:lang w:eastAsia="en-US"/>
        </w:rPr>
        <w:t>levels</w:t>
      </w:r>
      <w:r>
        <w:rPr>
          <w:lang w:eastAsia="en-US"/>
        </w:rPr>
        <w:t>.</w:t>
      </w:r>
    </w:p>
    <w:p w14:paraId="0CCAE9D7" w14:textId="77777777" w:rsidR="00C63F3C" w:rsidRDefault="00C63F3C" w:rsidP="00464620">
      <w:pPr>
        <w:ind w:left="720"/>
        <w:rPr>
          <w:lang w:eastAsia="en-US"/>
        </w:rPr>
      </w:pPr>
      <w:r>
        <w:rPr>
          <w:lang w:eastAsia="en-US"/>
        </w:rPr>
        <w:t xml:space="preserve">An attacker would need to exploit </w:t>
      </w:r>
      <w:proofErr w:type="gramStart"/>
      <w:r>
        <w:rPr>
          <w:lang w:eastAsia="en-US"/>
        </w:rPr>
        <w:t>some kind of vulnerability</w:t>
      </w:r>
      <w:proofErr w:type="gramEnd"/>
      <w:r>
        <w:rPr>
          <w:lang w:eastAsia="en-US"/>
        </w:rPr>
        <w:t xml:space="preserve"> in order to successfully carry out an attack. This is not to suggest that every vulnerability is equally important or need urgent attention. It simply means that all known vulnerabilities could be fixed</w:t>
      </w:r>
      <w:r w:rsidRPr="009E5335">
        <w:rPr>
          <w:lang w:eastAsia="en-US"/>
        </w:rPr>
        <w:t xml:space="preserve"> </w:t>
      </w:r>
      <w:r>
        <w:rPr>
          <w:lang w:eastAsia="en-US"/>
        </w:rPr>
        <w:t xml:space="preserve">through different security and protection </w:t>
      </w:r>
      <w:r w:rsidRPr="008063B8">
        <w:rPr>
          <w:lang w:eastAsia="en-US"/>
        </w:rPr>
        <w:t>levels</w:t>
      </w:r>
      <w:r>
        <w:rPr>
          <w:lang w:eastAsia="en-US"/>
        </w:rPr>
        <w:t>. Sometimes it may suffice to reduce the exposure to provide an effective stop-gap mitigation</w:t>
      </w:r>
    </w:p>
    <w:p w14:paraId="5F799620" w14:textId="77777777" w:rsidR="00C63F3C" w:rsidRDefault="00C63F3C" w:rsidP="00C63F3C">
      <w:pPr>
        <w:pStyle w:val="ListParagraph"/>
        <w:numPr>
          <w:ilvl w:val="0"/>
          <w:numId w:val="21"/>
        </w:numPr>
        <w:rPr>
          <w:lang w:eastAsia="en-US"/>
        </w:rPr>
      </w:pPr>
      <w:r>
        <w:rPr>
          <w:lang w:eastAsia="en-US"/>
        </w:rPr>
        <w:t>System interfaces and exposure should be explicitly defined.</w:t>
      </w:r>
    </w:p>
    <w:p w14:paraId="56812C3B" w14:textId="77777777" w:rsidR="00C63F3C" w:rsidRDefault="00C63F3C" w:rsidP="00464620">
      <w:pPr>
        <w:ind w:left="720"/>
        <w:rPr>
          <w:lang w:eastAsia="en-US"/>
        </w:rPr>
      </w:pPr>
      <w:r w:rsidRPr="009E5335">
        <w:rPr>
          <w:lang w:eastAsia="en-US"/>
        </w:rPr>
        <w:t>Be explicit about intended exposure. To be explicit about intended exposure does not guarantee that the attack surface is well-</w:t>
      </w:r>
      <w:r>
        <w:rPr>
          <w:lang w:eastAsia="en-US"/>
        </w:rPr>
        <w:t>c</w:t>
      </w:r>
      <w:r w:rsidRPr="009E5335">
        <w:rPr>
          <w:lang w:eastAsia="en-US"/>
        </w:rPr>
        <w:t>ontained, but it will at least indicate that the problem has been considered</w:t>
      </w:r>
    </w:p>
    <w:p w14:paraId="348AAEC6" w14:textId="77777777" w:rsidR="00C63F3C" w:rsidRDefault="00C63F3C" w:rsidP="00C63F3C">
      <w:pPr>
        <w:pStyle w:val="ListParagraph"/>
        <w:numPr>
          <w:ilvl w:val="0"/>
          <w:numId w:val="21"/>
        </w:numPr>
        <w:rPr>
          <w:lang w:eastAsia="en-US"/>
        </w:rPr>
      </w:pPr>
      <w:r>
        <w:rPr>
          <w:lang w:eastAsia="en-US"/>
        </w:rPr>
        <w:t>Awareness of the Cyber Kill Chain is necessary.</w:t>
      </w:r>
    </w:p>
    <w:p w14:paraId="475FA584" w14:textId="77777777" w:rsidR="00C63F3C" w:rsidRDefault="00C63F3C" w:rsidP="00464620">
      <w:pPr>
        <w:ind w:left="720"/>
        <w:rPr>
          <w:lang w:eastAsia="en-US"/>
        </w:rPr>
      </w:pPr>
      <w:r>
        <w:rPr>
          <w:lang w:eastAsia="en-US"/>
        </w:rPr>
        <w:t xml:space="preserve">Advanced persistent threat (APT) actors will tend to follow a certain set of steps to attack a system. These steps are called the “kill chain”. </w:t>
      </w:r>
      <w:r w:rsidRPr="003A0D31">
        <w:rPr>
          <w:lang w:eastAsia="en-US"/>
        </w:rPr>
        <w:t xml:space="preserve">Kill chain knowledge is no silver </w:t>
      </w:r>
      <w:proofErr w:type="gramStart"/>
      <w:r w:rsidRPr="003A0D31">
        <w:rPr>
          <w:lang w:eastAsia="en-US"/>
        </w:rPr>
        <w:t>bullet, but</w:t>
      </w:r>
      <w:proofErr w:type="gramEnd"/>
      <w:r w:rsidRPr="003A0D31">
        <w:rPr>
          <w:lang w:eastAsia="en-US"/>
        </w:rPr>
        <w:t xml:space="preserve"> kill chain awareness is nevertheless very important</w:t>
      </w:r>
      <w:r>
        <w:rPr>
          <w:lang w:eastAsia="en-US"/>
        </w:rPr>
        <w:t>.</w:t>
      </w:r>
    </w:p>
    <w:p w14:paraId="3B5D8CA6" w14:textId="77777777" w:rsidR="00C63F3C" w:rsidRDefault="00C63F3C" w:rsidP="00C63F3C">
      <w:pPr>
        <w:pStyle w:val="ListParagraph"/>
        <w:numPr>
          <w:ilvl w:val="0"/>
          <w:numId w:val="21"/>
        </w:numPr>
        <w:rPr>
          <w:lang w:eastAsia="en-US"/>
        </w:rPr>
      </w:pPr>
      <w:r>
        <w:rPr>
          <w:lang w:eastAsia="en-US"/>
        </w:rPr>
        <w:t>Be explicit. Do not assume.</w:t>
      </w:r>
    </w:p>
    <w:p w14:paraId="0EE99207" w14:textId="77777777" w:rsidR="00C63F3C" w:rsidRDefault="00C63F3C" w:rsidP="00464620">
      <w:pPr>
        <w:ind w:left="720"/>
        <w:rPr>
          <w:lang w:eastAsia="en-US"/>
        </w:rPr>
      </w:pPr>
      <w:r>
        <w:rPr>
          <w:lang w:eastAsia="en-US"/>
        </w:rPr>
        <w:t xml:space="preserve">A sound design is normally also a more secure design. A clean and transparent design will contribute towards this goal. However, it is under most conditions also an unattainable goal. Still, this is not the kind of goal that one expects to reach, it more a guideline for direction. One factor that contributes quite a lot is explicitness. Do not assume anything. If it is indeed important, then state it explicitly. This is sound advice for system designs at </w:t>
      </w:r>
      <w:r w:rsidRPr="008757A3">
        <w:rPr>
          <w:lang w:eastAsia="en-US"/>
        </w:rPr>
        <w:t>large, and even more so for security designs</w:t>
      </w:r>
      <w:r>
        <w:rPr>
          <w:lang w:eastAsia="en-US"/>
        </w:rPr>
        <w:t>.</w:t>
      </w:r>
    </w:p>
    <w:p w14:paraId="3193C23A" w14:textId="77777777" w:rsidR="00C63F3C" w:rsidRDefault="00C63F3C" w:rsidP="00C63F3C">
      <w:pPr>
        <w:pStyle w:val="ListParagraph"/>
        <w:numPr>
          <w:ilvl w:val="0"/>
          <w:numId w:val="21"/>
        </w:numPr>
        <w:rPr>
          <w:lang w:eastAsia="en-US"/>
        </w:rPr>
      </w:pPr>
      <w:r>
        <w:rPr>
          <w:lang w:eastAsia="en-US"/>
        </w:rPr>
        <w:t>Fallback and backwards compatibility must be managed.</w:t>
      </w:r>
    </w:p>
    <w:p w14:paraId="0C8F00F1" w14:textId="77777777" w:rsidR="00C63F3C" w:rsidRDefault="00C63F3C" w:rsidP="00464620">
      <w:pPr>
        <w:ind w:left="720"/>
        <w:rPr>
          <w:lang w:eastAsia="en-US"/>
        </w:rPr>
      </w:pPr>
      <w:r>
        <w:rPr>
          <w:lang w:eastAsia="en-US"/>
        </w:rPr>
        <w:t>In a dynamic system, it is required to manage fallback and backwards compatibility during the security architecture design.</w:t>
      </w:r>
    </w:p>
    <w:p w14:paraId="6523D72B" w14:textId="77777777" w:rsidR="00C63F3C" w:rsidRDefault="00C63F3C" w:rsidP="00C63F3C">
      <w:pPr>
        <w:pStyle w:val="ListParagraph"/>
        <w:numPr>
          <w:ilvl w:val="0"/>
          <w:numId w:val="21"/>
        </w:numPr>
        <w:rPr>
          <w:lang w:eastAsia="en-US"/>
        </w:rPr>
      </w:pPr>
      <w:r>
        <w:rPr>
          <w:lang w:eastAsia="en-US"/>
        </w:rPr>
        <w:t>Single point of failure must be avoided (and planned for).</w:t>
      </w:r>
    </w:p>
    <w:p w14:paraId="2B02809D" w14:textId="77777777" w:rsidR="00C63F3C" w:rsidRDefault="00C63F3C" w:rsidP="00464620">
      <w:pPr>
        <w:ind w:left="720"/>
        <w:rPr>
          <w:lang w:eastAsia="en-US"/>
        </w:rPr>
      </w:pPr>
      <w:r>
        <w:rPr>
          <w:lang w:eastAsia="en-US"/>
        </w:rPr>
        <w:t>W</w:t>
      </w:r>
      <w:r w:rsidRPr="006C0CB0">
        <w:rPr>
          <w:lang w:eastAsia="en-US"/>
        </w:rPr>
        <w:t>ith serious consideration of the drawbacks</w:t>
      </w:r>
      <w:r>
        <w:rPr>
          <w:lang w:eastAsia="en-US"/>
        </w:rPr>
        <w:t xml:space="preserve">, </w:t>
      </w:r>
      <w:r w:rsidRPr="006C0CB0">
        <w:rPr>
          <w:lang w:eastAsia="en-US"/>
        </w:rPr>
        <w:t>a single point of failure</w:t>
      </w:r>
      <w:r>
        <w:rPr>
          <w:lang w:eastAsia="en-US"/>
        </w:rPr>
        <w:t xml:space="preserve"> could be avoided.</w:t>
      </w:r>
    </w:p>
    <w:p w14:paraId="1A0CC168" w14:textId="77777777" w:rsidR="00C63F3C" w:rsidRDefault="00C63F3C" w:rsidP="00C63F3C">
      <w:pPr>
        <w:pStyle w:val="ListParagraph"/>
        <w:numPr>
          <w:ilvl w:val="0"/>
          <w:numId w:val="21"/>
        </w:numPr>
        <w:rPr>
          <w:lang w:eastAsia="en-US"/>
        </w:rPr>
      </w:pPr>
      <w:r>
        <w:rPr>
          <w:lang w:eastAsia="en-US"/>
        </w:rPr>
        <w:t>Compartmentalize and de-couple whenever possible.</w:t>
      </w:r>
    </w:p>
    <w:p w14:paraId="7664795C" w14:textId="77777777" w:rsidR="00C63F3C" w:rsidRDefault="00C63F3C" w:rsidP="00464620">
      <w:pPr>
        <w:ind w:left="720"/>
        <w:rPr>
          <w:lang w:eastAsia="en-US"/>
        </w:rPr>
      </w:pPr>
      <w:r w:rsidRPr="0097223B">
        <w:rPr>
          <w:lang w:eastAsia="en-US"/>
        </w:rPr>
        <w:t>To segment or modularize, the system design is sound advice. Likewise, to reduce coupling to the minimum is a sensible goal.</w:t>
      </w:r>
    </w:p>
    <w:p w14:paraId="0790C2AD" w14:textId="77777777" w:rsidR="00C63F3C" w:rsidRDefault="00C63F3C" w:rsidP="00C63F3C">
      <w:pPr>
        <w:pStyle w:val="ListParagraph"/>
        <w:numPr>
          <w:ilvl w:val="0"/>
          <w:numId w:val="21"/>
        </w:numPr>
        <w:rPr>
          <w:lang w:eastAsia="en-US"/>
        </w:rPr>
      </w:pPr>
      <w:proofErr w:type="spellStart"/>
      <w:r>
        <w:rPr>
          <w:lang w:eastAsia="en-US"/>
        </w:rPr>
        <w:t>Defense</w:t>
      </w:r>
      <w:proofErr w:type="spellEnd"/>
      <w:r>
        <w:rPr>
          <w:lang w:eastAsia="en-US"/>
        </w:rPr>
        <w:t>-in-Depth is a requirement.</w:t>
      </w:r>
    </w:p>
    <w:p w14:paraId="57890AE3" w14:textId="77777777" w:rsidR="00C63F3C" w:rsidRDefault="00C63F3C" w:rsidP="00464620">
      <w:pPr>
        <w:ind w:left="720"/>
        <w:rPr>
          <w:lang w:eastAsia="en-US"/>
        </w:rPr>
      </w:pPr>
      <w:proofErr w:type="spellStart"/>
      <w:r>
        <w:rPr>
          <w:lang w:eastAsia="en-US"/>
        </w:rPr>
        <w:t>Defense</w:t>
      </w:r>
      <w:proofErr w:type="spellEnd"/>
      <w:r>
        <w:rPr>
          <w:lang w:eastAsia="en-US"/>
        </w:rPr>
        <w:t xml:space="preserve">-in-depth is an approach in which a series of defensive mechanisms are layered </w:t>
      </w:r>
      <w:proofErr w:type="gramStart"/>
      <w:r>
        <w:rPr>
          <w:lang w:eastAsia="en-US"/>
        </w:rPr>
        <w:t>in order to</w:t>
      </w:r>
      <w:proofErr w:type="gramEnd"/>
      <w:r>
        <w:rPr>
          <w:lang w:eastAsia="en-US"/>
        </w:rPr>
        <w:t xml:space="preserve"> protect valuable data and information. This may be according to segmentation </w:t>
      </w:r>
      <w:r>
        <w:rPr>
          <w:lang w:eastAsia="en-US"/>
        </w:rPr>
        <w:lastRenderedPageBreak/>
        <w:t>boundaries, etc. If one mechanism fails, the perpetrator must very soon face another security mechanism. This will make an attack more complex to conduct, and it will incur a greater cost in the attack. This will effectively make the attack less scalable and may even thwart the attack.</w:t>
      </w:r>
    </w:p>
    <w:p w14:paraId="3F738E77" w14:textId="77777777" w:rsidR="00C63F3C" w:rsidRDefault="00C63F3C" w:rsidP="00C63F3C">
      <w:pPr>
        <w:pStyle w:val="ListParagraph"/>
        <w:numPr>
          <w:ilvl w:val="0"/>
          <w:numId w:val="21"/>
        </w:numPr>
        <w:rPr>
          <w:lang w:eastAsia="en-US"/>
        </w:rPr>
      </w:pPr>
      <w:r>
        <w:rPr>
          <w:lang w:eastAsia="en-US"/>
        </w:rPr>
        <w:t>Security coverage must be comprehensive and consistent.</w:t>
      </w:r>
    </w:p>
    <w:p w14:paraId="4F2D4991" w14:textId="77777777" w:rsidR="00C63F3C" w:rsidRDefault="00C63F3C" w:rsidP="00464620">
      <w:pPr>
        <w:ind w:left="720"/>
        <w:rPr>
          <w:lang w:eastAsia="en-US"/>
        </w:rPr>
      </w:pPr>
      <w:r>
        <w:rPr>
          <w:lang w:eastAsia="en-US"/>
        </w:rPr>
        <w:t>Security features of the product/system typically comprise identification and authentication schemes, security protection for data in transit and data at rest, and security schemes for authorization and access protection. These functionalities need to be there and be as consistent and comprehensive as possible.</w:t>
      </w:r>
    </w:p>
    <w:p w14:paraId="176C0D74" w14:textId="77777777" w:rsidR="00C63F3C" w:rsidRDefault="00C63F3C" w:rsidP="00C63F3C">
      <w:pPr>
        <w:pStyle w:val="ListParagraph"/>
        <w:numPr>
          <w:ilvl w:val="0"/>
          <w:numId w:val="21"/>
        </w:numPr>
        <w:rPr>
          <w:lang w:eastAsia="en-US"/>
        </w:rPr>
      </w:pPr>
      <w:r>
        <w:rPr>
          <w:lang w:eastAsia="en-US"/>
        </w:rPr>
        <w:t>All security functions must be upgradable and replaceable.</w:t>
      </w:r>
    </w:p>
    <w:p w14:paraId="274CE373" w14:textId="77777777" w:rsidR="00C63F3C" w:rsidRDefault="00C63F3C" w:rsidP="00464620">
      <w:pPr>
        <w:ind w:left="720"/>
        <w:rPr>
          <w:lang w:eastAsia="en-US"/>
        </w:rPr>
      </w:pPr>
      <w:r>
        <w:rPr>
          <w:lang w:eastAsia="en-US"/>
        </w:rPr>
        <w:t>All security functions will need to be upgradable and replaceable, which can pose a lot of challenges for security functionality.</w:t>
      </w:r>
    </w:p>
    <w:p w14:paraId="4BBE711E" w14:textId="77777777" w:rsidR="00C63F3C" w:rsidRDefault="00C63F3C" w:rsidP="00C63F3C">
      <w:pPr>
        <w:pStyle w:val="ListParagraph"/>
        <w:numPr>
          <w:ilvl w:val="0"/>
          <w:numId w:val="21"/>
        </w:numPr>
        <w:rPr>
          <w:lang w:eastAsia="en-US"/>
        </w:rPr>
      </w:pPr>
      <w:r>
        <w:rPr>
          <w:lang w:eastAsia="en-US"/>
        </w:rPr>
        <w:t>There must be strong detection and response capabilities.</w:t>
      </w:r>
    </w:p>
    <w:p w14:paraId="64066A88" w14:textId="77777777" w:rsidR="00C63F3C" w:rsidRDefault="00C63F3C" w:rsidP="00464620">
      <w:pPr>
        <w:ind w:left="720"/>
        <w:rPr>
          <w:lang w:eastAsia="en-US"/>
        </w:rPr>
      </w:pPr>
      <w:r w:rsidRPr="00C357BE">
        <w:rPr>
          <w:lang w:eastAsia="en-US"/>
        </w:rPr>
        <w:t xml:space="preserve">Reactive </w:t>
      </w:r>
      <w:r>
        <w:rPr>
          <w:lang w:eastAsia="en-US"/>
        </w:rPr>
        <w:t>s</w:t>
      </w:r>
      <w:r w:rsidRPr="00C357BE">
        <w:rPr>
          <w:lang w:eastAsia="en-US"/>
        </w:rPr>
        <w:t xml:space="preserve">ecurity </w:t>
      </w:r>
      <w:r>
        <w:rPr>
          <w:lang w:eastAsia="en-US"/>
        </w:rPr>
        <w:t>m</w:t>
      </w:r>
      <w:r w:rsidRPr="00C357BE">
        <w:rPr>
          <w:lang w:eastAsia="en-US"/>
        </w:rPr>
        <w:t xml:space="preserve">easures </w:t>
      </w:r>
      <w:r>
        <w:rPr>
          <w:lang w:eastAsia="en-US"/>
        </w:rPr>
        <w:t>are for the dynamic cases, and often for unexpected events. So, detection and response capabilities, including the full gauntlet of recovery and incident investigations, are necessary to be supported.</w:t>
      </w:r>
    </w:p>
    <w:p w14:paraId="6531CD0E" w14:textId="77777777" w:rsidR="00C63F3C" w:rsidRDefault="00C63F3C" w:rsidP="00C63F3C">
      <w:pPr>
        <w:pStyle w:val="ListParagraph"/>
        <w:numPr>
          <w:ilvl w:val="0"/>
          <w:numId w:val="21"/>
        </w:numPr>
        <w:rPr>
          <w:lang w:eastAsia="en-US"/>
        </w:rPr>
      </w:pPr>
      <w:r>
        <w:rPr>
          <w:lang w:eastAsia="en-US"/>
        </w:rPr>
        <w:t>A threat modelling mindset must apply to security architecture design.</w:t>
      </w:r>
    </w:p>
    <w:p w14:paraId="42947045" w14:textId="77777777" w:rsidR="00C63F3C" w:rsidRDefault="00C63F3C" w:rsidP="00464620">
      <w:pPr>
        <w:ind w:left="720"/>
        <w:rPr>
          <w:lang w:eastAsia="en-US"/>
        </w:rPr>
      </w:pPr>
      <w:r>
        <w:rPr>
          <w:lang w:eastAsia="en-US"/>
        </w:rPr>
        <w:t xml:space="preserve">Threat modelling is an activity normally associated with the design phase of a system, including security architecture design. </w:t>
      </w:r>
    </w:p>
    <w:p w14:paraId="53A3ED45" w14:textId="77777777" w:rsidR="00C63F3C" w:rsidRDefault="00C63F3C" w:rsidP="00C63F3C">
      <w:pPr>
        <w:pStyle w:val="ListParagraph"/>
        <w:numPr>
          <w:ilvl w:val="0"/>
          <w:numId w:val="21"/>
        </w:numPr>
        <w:rPr>
          <w:lang w:eastAsia="en-US"/>
        </w:rPr>
      </w:pPr>
      <w:r>
        <w:rPr>
          <w:lang w:eastAsia="en-US"/>
        </w:rPr>
        <w:t>Plan for success and a long-term future.</w:t>
      </w:r>
    </w:p>
    <w:p w14:paraId="52D2409D" w14:textId="77777777" w:rsidR="00C63F3C" w:rsidRDefault="00C63F3C" w:rsidP="00464620">
      <w:pPr>
        <w:ind w:left="720"/>
        <w:rPr>
          <w:lang w:eastAsia="en-US"/>
        </w:rPr>
      </w:pPr>
      <w:r w:rsidRPr="00C10A9D">
        <w:rPr>
          <w:lang w:eastAsia="en-US"/>
        </w:rPr>
        <w:t>The passage of time almost directly translates into change. And, invariably, any successful large-scale systems will be long lived. This literally translates into requirements to embrace change.</w:t>
      </w:r>
    </w:p>
    <w:p w14:paraId="6705AAFD" w14:textId="3F8363E4" w:rsidR="00C63F3C" w:rsidRDefault="00C63F3C" w:rsidP="00C63F3C">
      <w:pPr>
        <w:rPr>
          <w:lang w:eastAsia="en-US"/>
        </w:rPr>
      </w:pPr>
    </w:p>
    <w:p w14:paraId="5F7D9196" w14:textId="77777777" w:rsidR="00C63F3C" w:rsidRDefault="00C63F3C" w:rsidP="00C63F3C">
      <w:pPr>
        <w:rPr>
          <w:lang w:eastAsia="en-US"/>
        </w:rPr>
      </w:pPr>
    </w:p>
    <w:p w14:paraId="6F4713FC" w14:textId="77777777" w:rsidR="00C63F3C" w:rsidRDefault="00C63F3C" w:rsidP="00C63F3C">
      <w:pPr>
        <w:rPr>
          <w:lang w:eastAsia="en-US"/>
        </w:rPr>
      </w:pPr>
    </w:p>
    <w:p w14:paraId="14D6AB5A" w14:textId="77777777" w:rsidR="00C63F3C" w:rsidRDefault="00C63F3C" w:rsidP="00C63F3C">
      <w:pPr>
        <w:pStyle w:val="AnnexNotitle"/>
      </w:pPr>
      <w:r>
        <w:br w:type="page"/>
      </w:r>
    </w:p>
    <w:p w14:paraId="0A785877" w14:textId="77777777" w:rsidR="00C63F3C" w:rsidRPr="00270545" w:rsidRDefault="00C63F3C" w:rsidP="00C63F3C">
      <w:pPr>
        <w:pStyle w:val="AnnexNotitle"/>
      </w:pPr>
      <w:bookmarkStart w:id="190" w:name="_Toc35686023"/>
      <w:r>
        <w:lastRenderedPageBreak/>
        <w:t>Annex 1 – Flexibility Criteria Advanced Considerations</w:t>
      </w:r>
      <w:bookmarkEnd w:id="190"/>
    </w:p>
    <w:p w14:paraId="45E68C9F" w14:textId="77777777" w:rsidR="00C63F3C" w:rsidRDefault="00C63F3C" w:rsidP="00C63F3C"/>
    <w:p w14:paraId="38AD7CDD" w14:textId="77777777" w:rsidR="00C63F3C" w:rsidRDefault="00C63F3C" w:rsidP="00C63F3C">
      <w:pPr>
        <w:spacing w:before="0" w:after="160" w:line="259" w:lineRule="auto"/>
      </w:pPr>
      <w:r>
        <w:t xml:space="preserve">[Editor’s Note: Taken from [KELLERER4]] </w:t>
      </w:r>
      <w:r w:rsidRPr="006B158F">
        <w:t>Just as most high-level terms,</w:t>
      </w:r>
      <w:r>
        <w:t xml:space="preserve"> such as “creativity”, “intelli</w:t>
      </w:r>
      <w:r w:rsidRPr="006B158F">
        <w:t>gence” or “fairness”, the meaning of the term flexibility is not</w:t>
      </w:r>
      <w:r>
        <w:t xml:space="preserve"> </w:t>
      </w:r>
      <w:r w:rsidRPr="006B158F">
        <w:t>easily defined in a clear fashion, nor can any short definition</w:t>
      </w:r>
      <w:r>
        <w:t xml:space="preserve"> </w:t>
      </w:r>
      <w:r w:rsidRPr="006B158F">
        <w:t xml:space="preserve">capture the full meaning of the term. </w:t>
      </w:r>
      <w:r>
        <w:t>T</w:t>
      </w:r>
      <w:r w:rsidRPr="006B158F">
        <w:t>o specify what</w:t>
      </w:r>
      <w:r>
        <w:t xml:space="preserve"> </w:t>
      </w:r>
      <w:r w:rsidRPr="006B158F">
        <w:t>a flexibility analysis would be</w:t>
      </w:r>
      <w:r>
        <w:t xml:space="preserve"> </w:t>
      </w:r>
      <w:r w:rsidRPr="006B158F">
        <w:t>about, we must specify what we refer to with the term</w:t>
      </w:r>
      <w:r>
        <w:t xml:space="preserve"> </w:t>
      </w:r>
      <w:r w:rsidRPr="006B158F">
        <w:t>in this</w:t>
      </w:r>
      <w:r>
        <w:t xml:space="preserve"> </w:t>
      </w:r>
      <w:r w:rsidRPr="006B158F">
        <w:t>context.  From  our  literature  review,  we  realize  that  the  main</w:t>
      </w:r>
      <w:r>
        <w:t xml:space="preserve"> </w:t>
      </w:r>
      <w:r w:rsidRPr="006B158F">
        <w:t>features of interest for communication networks are threefold,</w:t>
      </w:r>
      <w:r>
        <w:t xml:space="preserve"> </w:t>
      </w:r>
      <w:r w:rsidRPr="006B158F">
        <w:t>referring  to  (</w:t>
      </w:r>
      <w:proofErr w:type="spellStart"/>
      <w:r w:rsidRPr="006B158F">
        <w:t>i</w:t>
      </w:r>
      <w:proofErr w:type="spellEnd"/>
      <w:r w:rsidRPr="006B158F">
        <w:t>)  variety  of  adaptation  possibilities,  (ii)  speed</w:t>
      </w:r>
      <w:r>
        <w:t xml:space="preserve"> </w:t>
      </w:r>
      <w:r w:rsidRPr="006B158F">
        <w:t>of  adaptation  and  (iii)  overhead/cost  of  adaptation.  Without</w:t>
      </w:r>
      <w:r>
        <w:t xml:space="preserve"> </w:t>
      </w:r>
      <w:r w:rsidRPr="006B158F">
        <w:t>claiming completeness of this definition, we refer to flexibility</w:t>
      </w:r>
      <w:r>
        <w:t xml:space="preserve"> </w:t>
      </w:r>
      <w:r w:rsidRPr="006B158F">
        <w:t>in the following fashion:</w:t>
      </w:r>
    </w:p>
    <w:p w14:paraId="729C009A" w14:textId="77777777" w:rsidR="00C63F3C" w:rsidRDefault="00C63F3C" w:rsidP="00C63F3C">
      <w:pPr>
        <w:spacing w:before="0" w:after="160" w:line="259" w:lineRule="auto"/>
      </w:pPr>
      <w:r w:rsidRPr="006B158F">
        <w:t>Definition 1: Network flexibil</w:t>
      </w:r>
      <w:r>
        <w:t>ity is the ability of a com</w:t>
      </w:r>
      <w:r w:rsidRPr="006B158F">
        <w:t>munication network to adapt its state to changing conditions</w:t>
      </w:r>
      <w:r>
        <w:t xml:space="preserve"> </w:t>
      </w:r>
      <w:r w:rsidRPr="006B158F">
        <w:t>promptly</w:t>
      </w:r>
      <w:r>
        <w:t xml:space="preserve"> </w:t>
      </w:r>
      <w:r w:rsidRPr="006B158F">
        <w:t>and with</w:t>
      </w:r>
      <w:r>
        <w:t xml:space="preserve"> </w:t>
      </w:r>
      <w:r w:rsidRPr="006B158F">
        <w:t>little effort.</w:t>
      </w:r>
      <w:r>
        <w:t xml:space="preserve"> </w:t>
      </w:r>
    </w:p>
    <w:p w14:paraId="65CFF760" w14:textId="77777777" w:rsidR="00C63F3C" w:rsidRDefault="00C63F3C" w:rsidP="00C63F3C">
      <w:pPr>
        <w:spacing w:before="0" w:after="160" w:line="259" w:lineRule="auto"/>
      </w:pPr>
      <w:r w:rsidRPr="006B158F">
        <w:t>A state here can be, e.g., the routes used by communication</w:t>
      </w:r>
      <w:r>
        <w:t xml:space="preserve"> </w:t>
      </w:r>
      <w:r w:rsidRPr="006B158F">
        <w:t>flows or network resource usage patterns. The effort can be</w:t>
      </w:r>
      <w:r>
        <w:t xml:space="preserve"> </w:t>
      </w:r>
      <w:r w:rsidRPr="006B158F">
        <w:t>related to any cost metric, such</w:t>
      </w:r>
      <w:r>
        <w:t xml:space="preserve"> </w:t>
      </w:r>
      <w:r w:rsidRPr="006B158F">
        <w:t>as overhead, complexity or</w:t>
      </w:r>
      <w:r>
        <w:t xml:space="preserve"> </w:t>
      </w:r>
      <w:r w:rsidRPr="006B158F">
        <w:t>monetary cost, and the conditions can be externally given</w:t>
      </w:r>
      <w:r>
        <w:t xml:space="preserve"> </w:t>
      </w:r>
      <w:r w:rsidRPr="006B158F">
        <w:t>or actively demanded. In an abstract sense, different states</w:t>
      </w:r>
      <w:r>
        <w:t xml:space="preserve"> </w:t>
      </w:r>
      <w:r w:rsidRPr="006B158F">
        <w:t>can be realized by a given system implementation, which is</w:t>
      </w:r>
      <w:r>
        <w:t xml:space="preserve"> </w:t>
      </w:r>
      <w:r w:rsidRPr="006B158F">
        <w:t xml:space="preserve">bound to specific protocols, </w:t>
      </w:r>
      <w:proofErr w:type="gramStart"/>
      <w:r w:rsidRPr="006B158F">
        <w:t>hardware</w:t>
      </w:r>
      <w:proofErr w:type="gramEnd"/>
      <w:r w:rsidRPr="006B158F">
        <w:t xml:space="preserve"> and software modules.</w:t>
      </w:r>
      <w:r>
        <w:t xml:space="preserve"> </w:t>
      </w:r>
      <w:r w:rsidRPr="006B158F">
        <w:t xml:space="preserve">A change of state can then happen on different </w:t>
      </w:r>
      <w:proofErr w:type="gramStart"/>
      <w:r w:rsidRPr="006B158F">
        <w:t>time-scales</w:t>
      </w:r>
      <w:proofErr w:type="gramEnd"/>
      <w:r>
        <w:t xml:space="preserve"> </w:t>
      </w:r>
      <w:r w:rsidRPr="006B158F">
        <w:t>and with differing effort and lead or not lead to a proper</w:t>
      </w:r>
      <w:r>
        <w:t xml:space="preserve"> </w:t>
      </w:r>
      <w:r w:rsidRPr="006B158F">
        <w:t>adaptation to changing conditions. It is this interaction of</w:t>
      </w:r>
      <w:r>
        <w:t xml:space="preserve"> </w:t>
      </w:r>
      <w:r w:rsidRPr="006B158F">
        <w:t>changing conditions, state change, speed of change and change</w:t>
      </w:r>
      <w:r>
        <w:t xml:space="preserve"> </w:t>
      </w:r>
      <w:r w:rsidRPr="006B158F">
        <w:t>effort that impact our view on flexibility.</w:t>
      </w:r>
    </w:p>
    <w:p w14:paraId="7651F936" w14:textId="77777777" w:rsidR="00C63F3C" w:rsidRDefault="00C63F3C" w:rsidP="00C63F3C">
      <w:pPr>
        <w:spacing w:before="0" w:after="160" w:line="259" w:lineRule="auto"/>
      </w:pPr>
      <w:r>
        <w:t xml:space="preserve">In other words, the flexibility of a system design reflects the stability of the system with respect to changes in the functional and non-functional requirements. A flexible system design </w:t>
      </w:r>
      <w:proofErr w:type="gramStart"/>
      <w:r>
        <w:t>support</w:t>
      </w:r>
      <w:proofErr w:type="gramEnd"/>
      <w:r>
        <w:t xml:space="preserve"> a system to adapt its state against new requirements at a low (if at all) additional cost and in a short timeframe.</w:t>
      </w:r>
    </w:p>
    <w:p w14:paraId="41D27691" w14:textId="77777777" w:rsidR="00C63F3C" w:rsidRDefault="00C63F3C" w:rsidP="00C63F3C">
      <w:pPr>
        <w:pStyle w:val="AnnexNotitle"/>
      </w:pPr>
      <w:r>
        <w:br w:type="page"/>
      </w:r>
      <w:bookmarkStart w:id="191" w:name="_Toc35686024"/>
      <w:r>
        <w:lastRenderedPageBreak/>
        <w:t xml:space="preserve">Annex 2 – Architects and </w:t>
      </w:r>
      <w:proofErr w:type="gramStart"/>
      <w:r>
        <w:t>Designers</w:t>
      </w:r>
      <w:proofErr w:type="gramEnd"/>
      <w:r>
        <w:t xml:space="preserve"> types</w:t>
      </w:r>
      <w:bookmarkEnd w:id="191"/>
    </w:p>
    <w:p w14:paraId="421B6C85" w14:textId="77777777" w:rsidR="00C63F3C" w:rsidRDefault="00C63F3C" w:rsidP="00C63F3C">
      <w:pPr>
        <w:spacing w:before="0" w:after="160" w:line="259" w:lineRule="auto"/>
      </w:pPr>
    </w:p>
    <w:p w14:paraId="311F0DF9" w14:textId="77777777" w:rsidR="00C63F3C" w:rsidRDefault="00C63F3C" w:rsidP="00C63F3C">
      <w:pPr>
        <w:spacing w:before="0" w:after="160" w:line="259" w:lineRule="auto"/>
      </w:pPr>
      <w:r>
        <w:t>[Editor’s note: This section is important but will require a lot of rewording]</w:t>
      </w:r>
    </w:p>
    <w:p w14:paraId="0F67D344" w14:textId="77777777" w:rsidR="00C63F3C" w:rsidRDefault="00C63F3C" w:rsidP="00C63F3C">
      <w:pPr>
        <w:pStyle w:val="Headingb"/>
      </w:pPr>
      <w:r>
        <w:t>Designer and architect jobs across domains</w:t>
      </w:r>
    </w:p>
    <w:p w14:paraId="1D2087F6" w14:textId="77777777" w:rsidR="00C63F3C" w:rsidRDefault="00C63F3C" w:rsidP="00C63F3C">
      <w:pPr>
        <w:rPr>
          <w:lang w:eastAsia="en-US"/>
        </w:rPr>
      </w:pPr>
      <w:r>
        <w:rPr>
          <w:lang w:eastAsia="en-US"/>
        </w:rPr>
        <w:t xml:space="preserve">In military engineering and way later in civil engineering (as this is a domain where humans have a long experience) designers and architects have rather well codified job descriptions with full curricula that are not only licensed but deliver diploma which not only gives the right to the architect to do his </w:t>
      </w:r>
      <w:proofErr w:type="gramStart"/>
      <w:r>
        <w:rPr>
          <w:lang w:eastAsia="en-US"/>
        </w:rPr>
        <w:t>job, but</w:t>
      </w:r>
      <w:proofErr w:type="gramEnd"/>
      <w:r>
        <w:rPr>
          <w:lang w:eastAsia="en-US"/>
        </w:rPr>
        <w:t xml:space="preserve"> comes too with responsibilities and liabilities. </w:t>
      </w:r>
    </w:p>
    <w:p w14:paraId="040C9AF3" w14:textId="77777777" w:rsidR="00C63F3C" w:rsidRDefault="00C63F3C" w:rsidP="00C63F3C">
      <w:pPr>
        <w:rPr>
          <w:lang w:eastAsia="en-US"/>
        </w:rPr>
      </w:pPr>
      <w:r>
        <w:rPr>
          <w:lang w:eastAsia="en-US"/>
        </w:rPr>
        <w:t xml:space="preserve">If a bridge </w:t>
      </w:r>
      <w:proofErr w:type="gramStart"/>
      <w:r>
        <w:rPr>
          <w:lang w:eastAsia="en-US"/>
        </w:rPr>
        <w:t>falls down</w:t>
      </w:r>
      <w:proofErr w:type="gramEnd"/>
      <w:r>
        <w:rPr>
          <w:lang w:eastAsia="en-US"/>
        </w:rPr>
        <w:t xml:space="preserve">, both from a legal and an insurance perspective, the process will inevitably lead to the question of whether or not the architect is responsible (liable) or not. His/her responsibility may be engaged. </w:t>
      </w:r>
    </w:p>
    <w:p w14:paraId="72A100B1" w14:textId="77777777" w:rsidR="00C63F3C" w:rsidRDefault="00C63F3C" w:rsidP="00C63F3C">
      <w:pPr>
        <w:pStyle w:val="Headingb"/>
      </w:pPr>
      <w:r>
        <w:t>Designer and architect jobs in ICT</w:t>
      </w:r>
    </w:p>
    <w:p w14:paraId="25A46AC8" w14:textId="77777777" w:rsidR="00C63F3C" w:rsidRDefault="00C63F3C" w:rsidP="00C63F3C">
      <w:pPr>
        <w:rPr>
          <w:lang w:eastAsia="en-US"/>
        </w:rPr>
      </w:pPr>
      <w:r>
        <w:rPr>
          <w:lang w:eastAsia="en-US"/>
        </w:rPr>
        <w:t xml:space="preserve">The ICT industry incrementally recognized the problem and attributed its solution to architects and designers which were allocated in various types and </w:t>
      </w:r>
      <w:proofErr w:type="gramStart"/>
      <w:r>
        <w:rPr>
          <w:lang w:eastAsia="en-US"/>
        </w:rPr>
        <w:t>companies</w:t>
      </w:r>
      <w:proofErr w:type="gramEnd"/>
      <w:r>
        <w:rPr>
          <w:lang w:eastAsia="en-US"/>
        </w:rPr>
        <w:t xml:space="preserve"> functions </w:t>
      </w:r>
    </w:p>
    <w:p w14:paraId="2FA14476" w14:textId="77777777" w:rsidR="00C63F3C" w:rsidRDefault="00C63F3C" w:rsidP="00C63F3C">
      <w:pPr>
        <w:rPr>
          <w:lang w:eastAsia="en-US"/>
        </w:rPr>
      </w:pPr>
      <w:r>
        <w:rPr>
          <w:lang w:eastAsia="en-US"/>
        </w:rPr>
        <w:t>in IT and ICT we observe many differences, at this stage:</w:t>
      </w:r>
    </w:p>
    <w:p w14:paraId="58CC397C" w14:textId="77777777" w:rsidR="00C63F3C" w:rsidRDefault="00C63F3C" w:rsidP="00C63F3C">
      <w:pPr>
        <w:pStyle w:val="ListParagraph"/>
        <w:numPr>
          <w:ilvl w:val="0"/>
          <w:numId w:val="14"/>
        </w:numPr>
        <w:rPr>
          <w:lang w:eastAsia="en-US"/>
        </w:rPr>
      </w:pPr>
      <w:r>
        <w:rPr>
          <w:lang w:eastAsia="en-US"/>
        </w:rPr>
        <w:t>IT and ICT are domains that are much younger by orders of magnitude than civil engineering</w:t>
      </w:r>
    </w:p>
    <w:p w14:paraId="2DC622FD" w14:textId="77777777" w:rsidR="00C63F3C" w:rsidRDefault="00C63F3C" w:rsidP="00C63F3C">
      <w:pPr>
        <w:pStyle w:val="ListParagraph"/>
        <w:numPr>
          <w:ilvl w:val="0"/>
          <w:numId w:val="14"/>
        </w:numPr>
        <w:rPr>
          <w:lang w:eastAsia="en-US"/>
        </w:rPr>
      </w:pPr>
      <w:r>
        <w:rPr>
          <w:lang w:eastAsia="en-US"/>
        </w:rPr>
        <w:t xml:space="preserve">The role/job of an architect is extremely recent and was mostly hidden in the wordings ‘software engineer’, etc. </w:t>
      </w:r>
    </w:p>
    <w:p w14:paraId="25390EB1" w14:textId="77777777" w:rsidR="00C63F3C" w:rsidRDefault="00C63F3C" w:rsidP="00C63F3C">
      <w:pPr>
        <w:pStyle w:val="ListParagraph"/>
        <w:numPr>
          <w:ilvl w:val="0"/>
          <w:numId w:val="14"/>
        </w:numPr>
        <w:rPr>
          <w:lang w:eastAsia="en-US"/>
        </w:rPr>
      </w:pPr>
      <w:r>
        <w:rPr>
          <w:lang w:eastAsia="en-US"/>
        </w:rPr>
        <w:t>The role/job and covers many subtypes:</w:t>
      </w:r>
    </w:p>
    <w:p w14:paraId="18F55A6B" w14:textId="77777777" w:rsidR="00C63F3C" w:rsidRDefault="00C63F3C" w:rsidP="00C63F3C">
      <w:pPr>
        <w:pStyle w:val="ListParagraph"/>
        <w:numPr>
          <w:ilvl w:val="1"/>
          <w:numId w:val="14"/>
        </w:numPr>
        <w:rPr>
          <w:lang w:eastAsia="en-US"/>
        </w:rPr>
      </w:pPr>
      <w:r>
        <w:rPr>
          <w:lang w:eastAsia="en-US"/>
        </w:rPr>
        <w:t>Software architect</w:t>
      </w:r>
    </w:p>
    <w:p w14:paraId="179A849A" w14:textId="77777777" w:rsidR="00C63F3C" w:rsidRDefault="00C63F3C" w:rsidP="00C63F3C">
      <w:pPr>
        <w:pStyle w:val="ListParagraph"/>
        <w:numPr>
          <w:ilvl w:val="1"/>
          <w:numId w:val="14"/>
        </w:numPr>
        <w:rPr>
          <w:lang w:eastAsia="en-US"/>
        </w:rPr>
      </w:pPr>
      <w:r>
        <w:rPr>
          <w:lang w:eastAsia="en-US"/>
        </w:rPr>
        <w:t>System architect</w:t>
      </w:r>
    </w:p>
    <w:p w14:paraId="1DDDD799" w14:textId="77777777" w:rsidR="00C63F3C" w:rsidRDefault="00C63F3C" w:rsidP="00C63F3C">
      <w:pPr>
        <w:pStyle w:val="ListParagraph"/>
        <w:numPr>
          <w:ilvl w:val="1"/>
          <w:numId w:val="14"/>
        </w:numPr>
        <w:rPr>
          <w:lang w:eastAsia="en-US"/>
        </w:rPr>
      </w:pPr>
      <w:r>
        <w:rPr>
          <w:lang w:eastAsia="en-US"/>
        </w:rPr>
        <w:t>Solution architect</w:t>
      </w:r>
    </w:p>
    <w:p w14:paraId="62A4BF47" w14:textId="77777777" w:rsidR="00C63F3C" w:rsidRDefault="00C63F3C" w:rsidP="00C63F3C">
      <w:pPr>
        <w:pStyle w:val="ListParagraph"/>
        <w:numPr>
          <w:ilvl w:val="1"/>
          <w:numId w:val="14"/>
        </w:numPr>
        <w:rPr>
          <w:lang w:eastAsia="en-US"/>
        </w:rPr>
      </w:pPr>
      <w:r>
        <w:rPr>
          <w:lang w:eastAsia="en-US"/>
        </w:rPr>
        <w:t>Etc.</w:t>
      </w:r>
    </w:p>
    <w:p w14:paraId="654AF78F" w14:textId="77777777" w:rsidR="00C63F3C" w:rsidRDefault="00C63F3C" w:rsidP="00C63F3C">
      <w:pPr>
        <w:pStyle w:val="ListParagraph"/>
        <w:numPr>
          <w:ilvl w:val="0"/>
          <w:numId w:val="14"/>
        </w:numPr>
        <w:rPr>
          <w:lang w:eastAsia="en-US"/>
        </w:rPr>
      </w:pPr>
      <w:r>
        <w:rPr>
          <w:lang w:eastAsia="en-US"/>
        </w:rPr>
        <w:t>For a long time there were no codification and even trainings or certification for this job until TOGAF arrived in 1995 and yet, even today, like anything, it has limits</w:t>
      </w:r>
    </w:p>
    <w:p w14:paraId="080810F4" w14:textId="77777777" w:rsidR="00C63F3C" w:rsidRDefault="00C63F3C" w:rsidP="00C63F3C">
      <w:pPr>
        <w:pStyle w:val="ListParagraph"/>
        <w:numPr>
          <w:ilvl w:val="0"/>
          <w:numId w:val="14"/>
        </w:numPr>
        <w:rPr>
          <w:lang w:eastAsia="en-US"/>
        </w:rPr>
      </w:pPr>
      <w:r>
        <w:rPr>
          <w:lang w:eastAsia="en-US"/>
        </w:rPr>
        <w:t>There are no liabilities attached to any architect. An architect making a mistake at design level has absolutely no risk even if (lived stories) it could incur enormous costs and liabilities for the ‘customer’ and for the ‘provider’ of the architecture.</w:t>
      </w:r>
    </w:p>
    <w:p w14:paraId="387F189D" w14:textId="77777777" w:rsidR="00C63F3C" w:rsidRDefault="00C63F3C" w:rsidP="00C63F3C">
      <w:pPr>
        <w:pStyle w:val="Headingb"/>
      </w:pPr>
      <w:r>
        <w:t>Different types of ICT Designer and Architects</w:t>
      </w:r>
    </w:p>
    <w:p w14:paraId="7EE00CCF" w14:textId="77777777" w:rsidR="00C63F3C" w:rsidRDefault="00C63F3C" w:rsidP="00C63F3C">
      <w:pPr>
        <w:rPr>
          <w:lang w:eastAsia="en-US"/>
        </w:rPr>
      </w:pPr>
      <w:r>
        <w:rPr>
          <w:lang w:eastAsia="en-US"/>
        </w:rPr>
        <w:t>Firstly, at product and service level, there are various types of architects (the list is not meant to be exhaustive)</w:t>
      </w:r>
    </w:p>
    <w:p w14:paraId="74584FDE" w14:textId="77777777" w:rsidR="00C63F3C" w:rsidRDefault="00C63F3C" w:rsidP="00C63F3C">
      <w:pPr>
        <w:rPr>
          <w:lang w:eastAsia="en-US"/>
        </w:rPr>
      </w:pPr>
    </w:p>
    <w:p w14:paraId="7AFCDC6C" w14:textId="5D21B706" w:rsidR="00C63F3C" w:rsidRDefault="00C63F3C" w:rsidP="00C63F3C">
      <w:pPr>
        <w:pStyle w:val="Caption"/>
        <w:keepNext/>
      </w:pPr>
      <w:r>
        <w:t xml:space="preserve">Table </w:t>
      </w:r>
      <w:r>
        <w:fldChar w:fldCharType="begin"/>
      </w:r>
      <w:r>
        <w:instrText xml:space="preserve"> SEQ Table \* ARABIC </w:instrText>
      </w:r>
      <w:r>
        <w:fldChar w:fldCharType="separate"/>
      </w:r>
      <w:r w:rsidR="003937C3">
        <w:rPr>
          <w:noProof/>
        </w:rPr>
        <w:t>2</w:t>
      </w:r>
      <w:r>
        <w:fldChar w:fldCharType="end"/>
      </w:r>
      <w:r>
        <w:t xml:space="preserve"> - Architect and Designer types</w:t>
      </w:r>
    </w:p>
    <w:tbl>
      <w:tblPr>
        <w:tblStyle w:val="TableGrid"/>
        <w:tblW w:w="0" w:type="auto"/>
        <w:tblLook w:val="04A0" w:firstRow="1" w:lastRow="0" w:firstColumn="1" w:lastColumn="0" w:noHBand="0" w:noVBand="1"/>
      </w:tblPr>
      <w:tblGrid>
        <w:gridCol w:w="1555"/>
        <w:gridCol w:w="5670"/>
        <w:gridCol w:w="2268"/>
      </w:tblGrid>
      <w:tr w:rsidR="00C63F3C" w:rsidRPr="0019482A" w14:paraId="20722EB8" w14:textId="77777777" w:rsidTr="00C63F3C">
        <w:tc>
          <w:tcPr>
            <w:tcW w:w="1555" w:type="dxa"/>
            <w:shd w:val="clear" w:color="auto" w:fill="BFBFBF" w:themeFill="background1" w:themeFillShade="BF"/>
          </w:tcPr>
          <w:p w14:paraId="51A12746" w14:textId="77777777" w:rsidR="00C63F3C" w:rsidRPr="0019482A" w:rsidRDefault="00C63F3C" w:rsidP="00C63F3C">
            <w:pPr>
              <w:rPr>
                <w:b/>
                <w:bCs/>
                <w:sz w:val="16"/>
                <w:szCs w:val="16"/>
                <w:lang w:eastAsia="en-US"/>
              </w:rPr>
            </w:pPr>
            <w:r w:rsidRPr="0019482A">
              <w:rPr>
                <w:b/>
                <w:bCs/>
                <w:sz w:val="16"/>
                <w:szCs w:val="16"/>
                <w:lang w:eastAsia="en-US"/>
              </w:rPr>
              <w:t>Architect type</w:t>
            </w:r>
          </w:p>
        </w:tc>
        <w:tc>
          <w:tcPr>
            <w:tcW w:w="5670" w:type="dxa"/>
            <w:shd w:val="clear" w:color="auto" w:fill="BFBFBF" w:themeFill="background1" w:themeFillShade="BF"/>
          </w:tcPr>
          <w:p w14:paraId="2E6C9501" w14:textId="77777777" w:rsidR="00C63F3C" w:rsidRPr="0019482A" w:rsidRDefault="00C63F3C" w:rsidP="00C63F3C">
            <w:pPr>
              <w:rPr>
                <w:b/>
                <w:bCs/>
                <w:sz w:val="16"/>
                <w:szCs w:val="16"/>
                <w:lang w:eastAsia="en-US"/>
              </w:rPr>
            </w:pPr>
            <w:r w:rsidRPr="0019482A">
              <w:rPr>
                <w:b/>
                <w:bCs/>
                <w:sz w:val="16"/>
                <w:szCs w:val="16"/>
                <w:lang w:eastAsia="en-US"/>
              </w:rPr>
              <w:t>Coverage</w:t>
            </w:r>
          </w:p>
        </w:tc>
        <w:tc>
          <w:tcPr>
            <w:tcW w:w="2268" w:type="dxa"/>
            <w:shd w:val="clear" w:color="auto" w:fill="BFBFBF" w:themeFill="background1" w:themeFillShade="BF"/>
          </w:tcPr>
          <w:p w14:paraId="169D0269" w14:textId="77777777" w:rsidR="00C63F3C" w:rsidRPr="0019482A" w:rsidRDefault="00C63F3C" w:rsidP="00C63F3C">
            <w:pPr>
              <w:rPr>
                <w:b/>
                <w:bCs/>
                <w:sz w:val="16"/>
                <w:szCs w:val="16"/>
                <w:lang w:eastAsia="en-US"/>
              </w:rPr>
            </w:pPr>
            <w:r>
              <w:rPr>
                <w:b/>
                <w:bCs/>
                <w:sz w:val="16"/>
                <w:szCs w:val="16"/>
                <w:lang w:eastAsia="en-US"/>
              </w:rPr>
              <w:t>Organization</w:t>
            </w:r>
          </w:p>
        </w:tc>
      </w:tr>
      <w:tr w:rsidR="00C63F3C" w:rsidRPr="0019482A" w14:paraId="3A607799" w14:textId="77777777" w:rsidTr="00C63F3C">
        <w:tc>
          <w:tcPr>
            <w:tcW w:w="1555" w:type="dxa"/>
          </w:tcPr>
          <w:p w14:paraId="577701A3" w14:textId="77777777" w:rsidR="00C63F3C" w:rsidRPr="0019482A" w:rsidRDefault="00C63F3C" w:rsidP="00C63F3C">
            <w:pPr>
              <w:rPr>
                <w:sz w:val="16"/>
                <w:szCs w:val="16"/>
                <w:lang w:eastAsia="en-US"/>
              </w:rPr>
            </w:pPr>
            <w:r>
              <w:rPr>
                <w:sz w:val="16"/>
                <w:szCs w:val="16"/>
                <w:lang w:eastAsia="en-US"/>
              </w:rPr>
              <w:t>Software Architect</w:t>
            </w:r>
          </w:p>
        </w:tc>
        <w:tc>
          <w:tcPr>
            <w:tcW w:w="5670" w:type="dxa"/>
          </w:tcPr>
          <w:p w14:paraId="0B86BE48" w14:textId="77777777" w:rsidR="00C63F3C" w:rsidRPr="0019482A" w:rsidRDefault="00C63F3C" w:rsidP="00C63F3C">
            <w:pPr>
              <w:rPr>
                <w:sz w:val="16"/>
                <w:szCs w:val="16"/>
                <w:lang w:eastAsia="en-US"/>
              </w:rPr>
            </w:pPr>
            <w:r>
              <w:rPr>
                <w:sz w:val="16"/>
                <w:szCs w:val="16"/>
                <w:lang w:eastAsia="en-US"/>
              </w:rPr>
              <w:t>Covers the architecture of a software that needs to be developed</w:t>
            </w:r>
          </w:p>
        </w:tc>
        <w:tc>
          <w:tcPr>
            <w:tcW w:w="2268" w:type="dxa"/>
          </w:tcPr>
          <w:p w14:paraId="4B3E917E" w14:textId="77777777" w:rsidR="00C63F3C" w:rsidRDefault="00C63F3C" w:rsidP="00C63F3C">
            <w:pPr>
              <w:rPr>
                <w:sz w:val="16"/>
                <w:szCs w:val="16"/>
                <w:lang w:eastAsia="en-US"/>
              </w:rPr>
            </w:pPr>
            <w:r>
              <w:rPr>
                <w:sz w:val="16"/>
                <w:szCs w:val="16"/>
                <w:lang w:eastAsia="en-US"/>
              </w:rPr>
              <w:t>Engineering / R&amp;D</w:t>
            </w:r>
          </w:p>
        </w:tc>
      </w:tr>
      <w:tr w:rsidR="00C63F3C" w:rsidRPr="0019482A" w14:paraId="5AE923AC" w14:textId="77777777" w:rsidTr="00C63F3C">
        <w:tc>
          <w:tcPr>
            <w:tcW w:w="1555" w:type="dxa"/>
          </w:tcPr>
          <w:p w14:paraId="21D906D8" w14:textId="77777777" w:rsidR="00C63F3C" w:rsidRDefault="00C63F3C" w:rsidP="00C63F3C">
            <w:pPr>
              <w:rPr>
                <w:sz w:val="16"/>
                <w:szCs w:val="16"/>
                <w:lang w:eastAsia="en-US"/>
              </w:rPr>
            </w:pPr>
            <w:r>
              <w:rPr>
                <w:sz w:val="16"/>
                <w:szCs w:val="16"/>
                <w:lang w:eastAsia="en-US"/>
              </w:rPr>
              <w:t>Product Architect</w:t>
            </w:r>
          </w:p>
        </w:tc>
        <w:tc>
          <w:tcPr>
            <w:tcW w:w="5670" w:type="dxa"/>
          </w:tcPr>
          <w:p w14:paraId="1DE85347" w14:textId="77777777" w:rsidR="00C63F3C" w:rsidRDefault="00C63F3C" w:rsidP="00C63F3C">
            <w:pPr>
              <w:rPr>
                <w:sz w:val="16"/>
                <w:szCs w:val="16"/>
                <w:lang w:eastAsia="en-US"/>
              </w:rPr>
            </w:pPr>
            <w:r>
              <w:rPr>
                <w:sz w:val="16"/>
                <w:szCs w:val="16"/>
                <w:lang w:eastAsia="en-US"/>
              </w:rPr>
              <w:t xml:space="preserve">Covers the </w:t>
            </w:r>
            <w:proofErr w:type="gramStart"/>
            <w:r>
              <w:rPr>
                <w:sz w:val="16"/>
                <w:szCs w:val="16"/>
                <w:lang w:eastAsia="en-US"/>
              </w:rPr>
              <w:t>end to end</w:t>
            </w:r>
            <w:proofErr w:type="gramEnd"/>
            <w:r>
              <w:rPr>
                <w:sz w:val="16"/>
                <w:szCs w:val="16"/>
                <w:lang w:eastAsia="en-US"/>
              </w:rPr>
              <w:t xml:space="preserve"> architecture of product that needs to be developed</w:t>
            </w:r>
          </w:p>
        </w:tc>
        <w:tc>
          <w:tcPr>
            <w:tcW w:w="2268" w:type="dxa"/>
          </w:tcPr>
          <w:p w14:paraId="74CF9738" w14:textId="77777777" w:rsidR="00C63F3C" w:rsidRDefault="00C63F3C" w:rsidP="00C63F3C">
            <w:pPr>
              <w:rPr>
                <w:sz w:val="16"/>
                <w:szCs w:val="16"/>
                <w:lang w:eastAsia="en-US"/>
              </w:rPr>
            </w:pPr>
            <w:r>
              <w:rPr>
                <w:sz w:val="16"/>
                <w:szCs w:val="16"/>
                <w:lang w:eastAsia="en-US"/>
              </w:rPr>
              <w:t xml:space="preserve">Engineering / R&amp;D </w:t>
            </w:r>
          </w:p>
        </w:tc>
      </w:tr>
      <w:tr w:rsidR="00C63F3C" w:rsidRPr="0019482A" w14:paraId="6A65DEEE" w14:textId="77777777" w:rsidTr="00C63F3C">
        <w:tc>
          <w:tcPr>
            <w:tcW w:w="1555" w:type="dxa"/>
          </w:tcPr>
          <w:p w14:paraId="3D0A5FB7" w14:textId="77777777" w:rsidR="00C63F3C" w:rsidRDefault="00C63F3C" w:rsidP="00C63F3C">
            <w:pPr>
              <w:rPr>
                <w:sz w:val="16"/>
                <w:szCs w:val="16"/>
                <w:lang w:eastAsia="en-US"/>
              </w:rPr>
            </w:pPr>
            <w:r>
              <w:rPr>
                <w:sz w:val="16"/>
                <w:szCs w:val="16"/>
                <w:lang w:eastAsia="en-US"/>
              </w:rPr>
              <w:t>Designer</w:t>
            </w:r>
          </w:p>
        </w:tc>
        <w:tc>
          <w:tcPr>
            <w:tcW w:w="5670" w:type="dxa"/>
          </w:tcPr>
          <w:p w14:paraId="5206CE57" w14:textId="77777777" w:rsidR="00C63F3C" w:rsidRDefault="00C63F3C" w:rsidP="00C63F3C">
            <w:pPr>
              <w:rPr>
                <w:sz w:val="16"/>
                <w:szCs w:val="16"/>
                <w:lang w:eastAsia="en-US"/>
              </w:rPr>
            </w:pPr>
            <w:r>
              <w:rPr>
                <w:sz w:val="16"/>
                <w:szCs w:val="16"/>
                <w:lang w:eastAsia="en-US"/>
              </w:rPr>
              <w:t>Covers the full design of a product or groups of products including other design criteria such as Societal, Technical, Ecological, Environmental, Political, Human Factor, etc.</w:t>
            </w:r>
          </w:p>
        </w:tc>
        <w:tc>
          <w:tcPr>
            <w:tcW w:w="2268" w:type="dxa"/>
          </w:tcPr>
          <w:p w14:paraId="6A26B7CB" w14:textId="77777777" w:rsidR="00C63F3C" w:rsidRDefault="00C63F3C" w:rsidP="00C63F3C">
            <w:pPr>
              <w:rPr>
                <w:sz w:val="16"/>
                <w:szCs w:val="16"/>
                <w:lang w:eastAsia="en-US"/>
              </w:rPr>
            </w:pPr>
            <w:r>
              <w:rPr>
                <w:sz w:val="16"/>
                <w:szCs w:val="16"/>
                <w:lang w:eastAsia="en-US"/>
              </w:rPr>
              <w:t>Engineering / R&amp;D</w:t>
            </w:r>
          </w:p>
        </w:tc>
      </w:tr>
      <w:tr w:rsidR="00C63F3C" w:rsidRPr="0019482A" w14:paraId="58179B9A" w14:textId="77777777" w:rsidTr="00C63F3C">
        <w:tc>
          <w:tcPr>
            <w:tcW w:w="1555" w:type="dxa"/>
          </w:tcPr>
          <w:p w14:paraId="612637C9" w14:textId="77777777" w:rsidR="00C63F3C" w:rsidRDefault="00C63F3C" w:rsidP="00C63F3C">
            <w:pPr>
              <w:rPr>
                <w:sz w:val="16"/>
                <w:szCs w:val="16"/>
                <w:lang w:eastAsia="en-US"/>
              </w:rPr>
            </w:pPr>
            <w:r>
              <w:rPr>
                <w:sz w:val="16"/>
                <w:szCs w:val="16"/>
                <w:lang w:eastAsia="en-US"/>
              </w:rPr>
              <w:t>Security Architect</w:t>
            </w:r>
          </w:p>
        </w:tc>
        <w:tc>
          <w:tcPr>
            <w:tcW w:w="5670" w:type="dxa"/>
          </w:tcPr>
          <w:p w14:paraId="1237065E" w14:textId="77777777" w:rsidR="00C63F3C" w:rsidRDefault="00C63F3C" w:rsidP="00C63F3C">
            <w:pPr>
              <w:rPr>
                <w:sz w:val="16"/>
                <w:szCs w:val="16"/>
                <w:lang w:eastAsia="en-US"/>
              </w:rPr>
            </w:pPr>
            <w:r>
              <w:rPr>
                <w:sz w:val="16"/>
                <w:szCs w:val="16"/>
                <w:lang w:eastAsia="en-US"/>
              </w:rPr>
              <w:t>Covers the security aspect of a solution and proposes either a security architecture or a security by design ‘design’</w:t>
            </w:r>
          </w:p>
        </w:tc>
        <w:tc>
          <w:tcPr>
            <w:tcW w:w="2268" w:type="dxa"/>
          </w:tcPr>
          <w:p w14:paraId="63FC10A6" w14:textId="77777777" w:rsidR="00C63F3C" w:rsidRDefault="00C63F3C" w:rsidP="00C63F3C">
            <w:pPr>
              <w:rPr>
                <w:sz w:val="16"/>
                <w:szCs w:val="16"/>
                <w:lang w:eastAsia="en-US"/>
              </w:rPr>
            </w:pPr>
            <w:r>
              <w:rPr>
                <w:sz w:val="16"/>
                <w:szCs w:val="16"/>
                <w:lang w:eastAsia="en-US"/>
              </w:rPr>
              <w:t>SoC / CISO / etc.</w:t>
            </w:r>
          </w:p>
        </w:tc>
      </w:tr>
      <w:tr w:rsidR="00C63F3C" w:rsidRPr="0019482A" w14:paraId="5BA4FEE1" w14:textId="77777777" w:rsidTr="00C63F3C">
        <w:tc>
          <w:tcPr>
            <w:tcW w:w="1555" w:type="dxa"/>
          </w:tcPr>
          <w:p w14:paraId="1CB940FC" w14:textId="77777777" w:rsidR="00C63F3C" w:rsidRPr="0019482A" w:rsidRDefault="00C63F3C" w:rsidP="00C63F3C">
            <w:pPr>
              <w:rPr>
                <w:sz w:val="16"/>
                <w:szCs w:val="16"/>
                <w:lang w:eastAsia="en-US"/>
              </w:rPr>
            </w:pPr>
            <w:r>
              <w:rPr>
                <w:sz w:val="16"/>
                <w:szCs w:val="16"/>
                <w:lang w:eastAsia="en-US"/>
              </w:rPr>
              <w:t>System Architect</w:t>
            </w:r>
          </w:p>
        </w:tc>
        <w:tc>
          <w:tcPr>
            <w:tcW w:w="5670" w:type="dxa"/>
          </w:tcPr>
          <w:p w14:paraId="09FEB574" w14:textId="77777777" w:rsidR="00C63F3C" w:rsidRPr="0019482A" w:rsidRDefault="00C63F3C" w:rsidP="00C63F3C">
            <w:pPr>
              <w:rPr>
                <w:sz w:val="16"/>
                <w:szCs w:val="16"/>
                <w:lang w:eastAsia="en-US"/>
              </w:rPr>
            </w:pPr>
            <w:r>
              <w:rPr>
                <w:sz w:val="16"/>
                <w:szCs w:val="16"/>
                <w:lang w:eastAsia="en-US"/>
              </w:rPr>
              <w:t xml:space="preserve">Covers the design of an entire set of systems (hardware, software, etc.) that needs to be put in production for a given </w:t>
            </w:r>
            <w:proofErr w:type="gramStart"/>
            <w:r>
              <w:rPr>
                <w:sz w:val="16"/>
                <w:szCs w:val="16"/>
                <w:lang w:eastAsia="en-US"/>
              </w:rPr>
              <w:t>period of time</w:t>
            </w:r>
            <w:proofErr w:type="gramEnd"/>
            <w:r>
              <w:rPr>
                <w:sz w:val="16"/>
                <w:szCs w:val="16"/>
                <w:lang w:eastAsia="en-US"/>
              </w:rPr>
              <w:t xml:space="preserve"> (usually years or more)</w:t>
            </w:r>
          </w:p>
        </w:tc>
        <w:tc>
          <w:tcPr>
            <w:tcW w:w="2268" w:type="dxa"/>
          </w:tcPr>
          <w:p w14:paraId="0B83D592" w14:textId="77777777" w:rsidR="00C63F3C" w:rsidRDefault="00C63F3C" w:rsidP="00C63F3C">
            <w:pPr>
              <w:rPr>
                <w:sz w:val="16"/>
                <w:szCs w:val="16"/>
                <w:lang w:eastAsia="en-US"/>
              </w:rPr>
            </w:pPr>
            <w:r>
              <w:rPr>
                <w:sz w:val="16"/>
                <w:szCs w:val="16"/>
                <w:lang w:eastAsia="en-US"/>
              </w:rPr>
              <w:t>Field</w:t>
            </w:r>
          </w:p>
        </w:tc>
      </w:tr>
      <w:tr w:rsidR="00C63F3C" w:rsidRPr="0019482A" w14:paraId="5FD20496" w14:textId="77777777" w:rsidTr="00C63F3C">
        <w:tc>
          <w:tcPr>
            <w:tcW w:w="1555" w:type="dxa"/>
          </w:tcPr>
          <w:p w14:paraId="63D2EA75" w14:textId="77777777" w:rsidR="00C63F3C" w:rsidRPr="0019482A" w:rsidRDefault="00C63F3C" w:rsidP="00C63F3C">
            <w:pPr>
              <w:rPr>
                <w:sz w:val="16"/>
                <w:szCs w:val="16"/>
                <w:lang w:eastAsia="en-US"/>
              </w:rPr>
            </w:pPr>
            <w:r>
              <w:rPr>
                <w:sz w:val="16"/>
                <w:szCs w:val="16"/>
                <w:lang w:eastAsia="en-US"/>
              </w:rPr>
              <w:lastRenderedPageBreak/>
              <w:t>Solution Architect</w:t>
            </w:r>
          </w:p>
        </w:tc>
        <w:tc>
          <w:tcPr>
            <w:tcW w:w="5670" w:type="dxa"/>
          </w:tcPr>
          <w:p w14:paraId="2D7979D9" w14:textId="77777777" w:rsidR="00C63F3C" w:rsidRPr="0019482A" w:rsidRDefault="00C63F3C" w:rsidP="00C63F3C">
            <w:pPr>
              <w:rPr>
                <w:sz w:val="16"/>
                <w:szCs w:val="16"/>
                <w:lang w:eastAsia="en-US"/>
              </w:rPr>
            </w:pPr>
            <w:r>
              <w:rPr>
                <w:sz w:val="16"/>
                <w:szCs w:val="16"/>
                <w:lang w:eastAsia="en-US"/>
              </w:rPr>
              <w:t xml:space="preserve">Covers the </w:t>
            </w:r>
            <w:proofErr w:type="gramStart"/>
            <w:r>
              <w:rPr>
                <w:sz w:val="16"/>
                <w:szCs w:val="16"/>
                <w:lang w:eastAsia="en-US"/>
              </w:rPr>
              <w:t>end to end</w:t>
            </w:r>
            <w:proofErr w:type="gramEnd"/>
            <w:r>
              <w:rPr>
                <w:sz w:val="16"/>
                <w:szCs w:val="16"/>
                <w:lang w:eastAsia="en-US"/>
              </w:rPr>
              <w:t xml:space="preserve"> solution (hardware, software, professional services, partners, compliancy, etc.) for a given customer</w:t>
            </w:r>
          </w:p>
        </w:tc>
        <w:tc>
          <w:tcPr>
            <w:tcW w:w="2268" w:type="dxa"/>
          </w:tcPr>
          <w:p w14:paraId="28445087" w14:textId="77777777" w:rsidR="00C63F3C" w:rsidRDefault="00C63F3C" w:rsidP="00C63F3C">
            <w:pPr>
              <w:rPr>
                <w:sz w:val="16"/>
                <w:szCs w:val="16"/>
                <w:lang w:eastAsia="en-US"/>
              </w:rPr>
            </w:pPr>
            <w:r>
              <w:rPr>
                <w:sz w:val="16"/>
                <w:szCs w:val="16"/>
                <w:lang w:eastAsia="en-US"/>
              </w:rPr>
              <w:t>Field</w:t>
            </w:r>
          </w:p>
        </w:tc>
      </w:tr>
      <w:tr w:rsidR="00C63F3C" w:rsidRPr="0019482A" w14:paraId="7C30C13D" w14:textId="77777777" w:rsidTr="00C63F3C">
        <w:tc>
          <w:tcPr>
            <w:tcW w:w="1555" w:type="dxa"/>
          </w:tcPr>
          <w:p w14:paraId="1706DB84" w14:textId="77777777" w:rsidR="00C63F3C" w:rsidRDefault="00C63F3C" w:rsidP="00C63F3C">
            <w:pPr>
              <w:rPr>
                <w:sz w:val="16"/>
                <w:szCs w:val="16"/>
                <w:lang w:eastAsia="en-US"/>
              </w:rPr>
            </w:pPr>
            <w:r>
              <w:rPr>
                <w:sz w:val="16"/>
                <w:szCs w:val="16"/>
                <w:lang w:eastAsia="en-US"/>
              </w:rPr>
              <w:t>Technical Directors</w:t>
            </w:r>
          </w:p>
        </w:tc>
        <w:tc>
          <w:tcPr>
            <w:tcW w:w="5670" w:type="dxa"/>
          </w:tcPr>
          <w:p w14:paraId="7D201571" w14:textId="77777777" w:rsidR="00C63F3C" w:rsidRDefault="00C63F3C" w:rsidP="00C63F3C">
            <w:pPr>
              <w:rPr>
                <w:sz w:val="16"/>
                <w:szCs w:val="16"/>
                <w:lang w:eastAsia="en-US"/>
              </w:rPr>
            </w:pPr>
            <w:r>
              <w:rPr>
                <w:sz w:val="16"/>
                <w:szCs w:val="16"/>
                <w:lang w:eastAsia="en-US"/>
              </w:rPr>
              <w:t>Office of the CTO and CTOs do have a view on design in terms of internal standardisation, design directions, harmonisation, composability and do participate in the organization transformation, breaking the silos or contributing to the collaboration and coordination between the silos based on design approaches</w:t>
            </w:r>
          </w:p>
        </w:tc>
        <w:tc>
          <w:tcPr>
            <w:tcW w:w="2268" w:type="dxa"/>
          </w:tcPr>
          <w:p w14:paraId="52E37C9F" w14:textId="77777777" w:rsidR="00C63F3C" w:rsidRDefault="00C63F3C" w:rsidP="00C63F3C">
            <w:pPr>
              <w:rPr>
                <w:sz w:val="16"/>
                <w:szCs w:val="16"/>
                <w:lang w:eastAsia="en-US"/>
              </w:rPr>
            </w:pPr>
            <w:r>
              <w:rPr>
                <w:sz w:val="16"/>
                <w:szCs w:val="16"/>
                <w:lang w:eastAsia="en-US"/>
              </w:rPr>
              <w:t>Office of CTO</w:t>
            </w:r>
          </w:p>
        </w:tc>
      </w:tr>
    </w:tbl>
    <w:p w14:paraId="75724D6C" w14:textId="77777777" w:rsidR="00C63F3C" w:rsidRDefault="00C63F3C" w:rsidP="00C63F3C">
      <w:pPr>
        <w:rPr>
          <w:lang w:eastAsia="en-US"/>
        </w:rPr>
      </w:pPr>
    </w:p>
    <w:p w14:paraId="3D1129A3" w14:textId="77777777" w:rsidR="00C63F3C" w:rsidRDefault="00C63F3C" w:rsidP="00C63F3C">
      <w:pPr>
        <w:pStyle w:val="Headingb"/>
      </w:pPr>
      <w:r>
        <w:t>The nature of the job</w:t>
      </w:r>
    </w:p>
    <w:p w14:paraId="5677205D" w14:textId="77777777" w:rsidR="00C63F3C" w:rsidRDefault="00C63F3C" w:rsidP="00C63F3C">
      <w:pPr>
        <w:rPr>
          <w:lang w:eastAsia="en-US"/>
        </w:rPr>
      </w:pPr>
      <w:r>
        <w:rPr>
          <w:lang w:eastAsia="en-US"/>
        </w:rPr>
        <w:t xml:space="preserve">The architects and designers have a pivot job in each organization because they </w:t>
      </w:r>
      <w:proofErr w:type="gramStart"/>
      <w:r>
        <w:rPr>
          <w:lang w:eastAsia="en-US"/>
        </w:rPr>
        <w:t>have to</w:t>
      </w:r>
      <w:proofErr w:type="gramEnd"/>
      <w:r>
        <w:rPr>
          <w:lang w:eastAsia="en-US"/>
        </w:rPr>
        <w:t xml:space="preserve"> produce deliverables that will take into </w:t>
      </w:r>
    </w:p>
    <w:p w14:paraId="33217AEF" w14:textId="77777777" w:rsidR="00C63F3C" w:rsidRDefault="00C63F3C" w:rsidP="00C63F3C">
      <w:pPr>
        <w:pStyle w:val="ListParagraph"/>
        <w:numPr>
          <w:ilvl w:val="0"/>
          <w:numId w:val="17"/>
        </w:numPr>
        <w:rPr>
          <w:lang w:eastAsia="en-US"/>
        </w:rPr>
      </w:pPr>
      <w:r>
        <w:rPr>
          <w:lang w:eastAsia="en-US"/>
        </w:rPr>
        <w:t xml:space="preserve">In one hand, the considerations of definitions, standards, requirements, </w:t>
      </w:r>
      <w:proofErr w:type="gramStart"/>
      <w:r>
        <w:rPr>
          <w:lang w:eastAsia="en-US"/>
        </w:rPr>
        <w:t>limits</w:t>
      </w:r>
      <w:proofErr w:type="gramEnd"/>
      <w:r>
        <w:rPr>
          <w:lang w:eastAsia="en-US"/>
        </w:rPr>
        <w:t xml:space="preserve"> and constraints </w:t>
      </w:r>
    </w:p>
    <w:p w14:paraId="2675F2ED" w14:textId="77777777" w:rsidR="00C63F3C" w:rsidRDefault="00C63F3C" w:rsidP="00C63F3C">
      <w:pPr>
        <w:pStyle w:val="ListParagraph"/>
        <w:numPr>
          <w:ilvl w:val="0"/>
          <w:numId w:val="17"/>
        </w:numPr>
        <w:rPr>
          <w:lang w:eastAsia="en-US"/>
        </w:rPr>
      </w:pPr>
      <w:r>
        <w:rPr>
          <w:lang w:eastAsia="en-US"/>
        </w:rPr>
        <w:t>On the other hand, the whole lifecycle of a product or a. service</w:t>
      </w:r>
    </w:p>
    <w:p w14:paraId="15F5283F" w14:textId="77777777" w:rsidR="00C63F3C" w:rsidRDefault="00C63F3C" w:rsidP="00C63F3C">
      <w:pPr>
        <w:rPr>
          <w:lang w:eastAsia="en-US"/>
        </w:rPr>
      </w:pPr>
      <w:r>
        <w:rPr>
          <w:lang w:eastAsia="en-US"/>
        </w:rPr>
        <w:t xml:space="preserve">The diagram below shows this pivot role on the top and on the bottom shows </w:t>
      </w:r>
      <w:proofErr w:type="gramStart"/>
      <w:r>
        <w:rPr>
          <w:lang w:eastAsia="en-US"/>
        </w:rPr>
        <w:t>a number of</w:t>
      </w:r>
      <w:proofErr w:type="gramEnd"/>
      <w:r>
        <w:rPr>
          <w:lang w:eastAsia="en-US"/>
        </w:rPr>
        <w:t xml:space="preserve"> dimensions that make the characteristics of the architect in his core and deepest nature. </w:t>
      </w:r>
    </w:p>
    <w:p w14:paraId="7915AA90" w14:textId="77777777" w:rsidR="00C63F3C" w:rsidRDefault="00C63F3C" w:rsidP="00C63F3C">
      <w:pPr>
        <w:rPr>
          <w:lang w:eastAsia="en-US"/>
        </w:rPr>
      </w:pPr>
    </w:p>
    <w:p w14:paraId="4F3D408F" w14:textId="7CE06872" w:rsidR="00C63F3C" w:rsidRDefault="00C63F3C" w:rsidP="00C63F3C">
      <w:pPr>
        <w:pStyle w:val="Caption"/>
        <w:keepNext/>
      </w:pPr>
      <w:r>
        <w:t xml:space="preserve">Table </w:t>
      </w:r>
      <w:r>
        <w:fldChar w:fldCharType="begin"/>
      </w:r>
      <w:r>
        <w:instrText xml:space="preserve"> SEQ Table \* ARABIC </w:instrText>
      </w:r>
      <w:r>
        <w:fldChar w:fldCharType="separate"/>
      </w:r>
      <w:r w:rsidR="003937C3">
        <w:rPr>
          <w:noProof/>
        </w:rPr>
        <w:t>3</w:t>
      </w:r>
      <w:r>
        <w:fldChar w:fldCharType="end"/>
      </w:r>
      <w:r>
        <w:t xml:space="preserve"> - The architect and designers play a pivot role</w:t>
      </w:r>
    </w:p>
    <w:p w14:paraId="7BE29DAA" w14:textId="77777777" w:rsidR="00C63F3C" w:rsidRDefault="00C63F3C" w:rsidP="00C63F3C">
      <w:pPr>
        <w:rPr>
          <w:lang w:eastAsia="en-US"/>
        </w:rPr>
      </w:pPr>
      <w:r w:rsidRPr="008A0139">
        <w:rPr>
          <w:noProof/>
          <w:lang w:val="en-IN" w:eastAsia="en-IN" w:bidi="hi-IN"/>
        </w:rPr>
        <w:drawing>
          <wp:inline distT="0" distB="0" distL="0" distR="0" wp14:anchorId="2BBB46DB" wp14:editId="4A9A0817">
            <wp:extent cx="6120765" cy="2617470"/>
            <wp:effectExtent l="0" t="0" r="635" b="0"/>
            <wp:docPr id="1"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10;&#10;Description générée automatiquement"/>
                    <pic:cNvPicPr/>
                  </pic:nvPicPr>
                  <pic:blipFill>
                    <a:blip r:embed="rId13"/>
                    <a:stretch>
                      <a:fillRect/>
                    </a:stretch>
                  </pic:blipFill>
                  <pic:spPr>
                    <a:xfrm>
                      <a:off x="0" y="0"/>
                      <a:ext cx="6120765" cy="2617470"/>
                    </a:xfrm>
                    <a:prstGeom prst="rect">
                      <a:avLst/>
                    </a:prstGeom>
                  </pic:spPr>
                </pic:pic>
              </a:graphicData>
            </a:graphic>
          </wp:inline>
        </w:drawing>
      </w:r>
    </w:p>
    <w:p w14:paraId="3FC77C4B" w14:textId="77777777" w:rsidR="00C63F3C" w:rsidRDefault="00C63F3C" w:rsidP="00C63F3C">
      <w:pPr>
        <w:overflowPunct w:val="0"/>
        <w:autoSpaceDE w:val="0"/>
        <w:autoSpaceDN w:val="0"/>
        <w:adjustRightInd w:val="0"/>
        <w:ind w:left="567" w:hanging="567"/>
        <w:textAlignment w:val="baseline"/>
      </w:pPr>
    </w:p>
    <w:p w14:paraId="62F814B2" w14:textId="77777777" w:rsidR="00C63F3C" w:rsidRDefault="00C63F3C" w:rsidP="00C63F3C">
      <w:r>
        <w:t xml:space="preserve">As well it is important that each architect / designer, will come with his own approach which will likely be </w:t>
      </w:r>
      <w:proofErr w:type="gramStart"/>
      <w:r>
        <w:t>unique in itself</w:t>
      </w:r>
      <w:proofErr w:type="gramEnd"/>
      <w:r>
        <w:t>. This is a normal phenomenon as the foundation of an architect are normally based on the following maturity in order in the list below:</w:t>
      </w:r>
    </w:p>
    <w:p w14:paraId="623EED7E" w14:textId="77777777" w:rsidR="00C63F3C" w:rsidRDefault="00C63F3C" w:rsidP="00C63F3C">
      <w:pPr>
        <w:pStyle w:val="ListParagraph"/>
        <w:numPr>
          <w:ilvl w:val="0"/>
          <w:numId w:val="13"/>
        </w:numPr>
      </w:pPr>
      <w:r>
        <w:t>Anthropology</w:t>
      </w:r>
    </w:p>
    <w:p w14:paraId="2329EC24" w14:textId="77777777" w:rsidR="00C63F3C" w:rsidRDefault="00C63F3C" w:rsidP="00C63F3C">
      <w:pPr>
        <w:pStyle w:val="ListParagraph"/>
        <w:numPr>
          <w:ilvl w:val="0"/>
          <w:numId w:val="13"/>
        </w:numPr>
      </w:pPr>
      <w:r>
        <w:t>Ethics</w:t>
      </w:r>
    </w:p>
    <w:p w14:paraId="1A54F41A" w14:textId="77777777" w:rsidR="00C63F3C" w:rsidRDefault="00C63F3C" w:rsidP="00C63F3C">
      <w:pPr>
        <w:pStyle w:val="ListParagraph"/>
        <w:numPr>
          <w:ilvl w:val="0"/>
          <w:numId w:val="13"/>
        </w:numPr>
      </w:pPr>
      <w:r>
        <w:t>Law</w:t>
      </w:r>
    </w:p>
    <w:p w14:paraId="482546D0" w14:textId="77777777" w:rsidR="00C63F3C" w:rsidRDefault="00C63F3C" w:rsidP="00C63F3C">
      <w:pPr>
        <w:pStyle w:val="ListParagraph"/>
        <w:numPr>
          <w:ilvl w:val="0"/>
          <w:numId w:val="13"/>
        </w:numPr>
      </w:pPr>
      <w:r>
        <w:t>Technology</w:t>
      </w:r>
    </w:p>
    <w:p w14:paraId="591A6A56" w14:textId="77777777" w:rsidR="00C63F3C" w:rsidRDefault="00C63F3C" w:rsidP="00C63F3C">
      <w:r>
        <w:t>In special conditions though, especially when no human being had any previous experience, one needs to consider the reverse order:</w:t>
      </w:r>
    </w:p>
    <w:p w14:paraId="656E37BC" w14:textId="77777777" w:rsidR="00C63F3C" w:rsidRDefault="00C63F3C" w:rsidP="00C63F3C">
      <w:pPr>
        <w:pStyle w:val="ListParagraph"/>
        <w:numPr>
          <w:ilvl w:val="0"/>
          <w:numId w:val="13"/>
        </w:numPr>
      </w:pPr>
      <w:r>
        <w:t>Technology</w:t>
      </w:r>
    </w:p>
    <w:p w14:paraId="505D26F9" w14:textId="77777777" w:rsidR="00C63F3C" w:rsidRDefault="00C63F3C" w:rsidP="00C63F3C">
      <w:pPr>
        <w:pStyle w:val="ListParagraph"/>
        <w:numPr>
          <w:ilvl w:val="0"/>
          <w:numId w:val="13"/>
        </w:numPr>
      </w:pPr>
      <w:r>
        <w:t>Law</w:t>
      </w:r>
    </w:p>
    <w:p w14:paraId="20AD0C14" w14:textId="77777777" w:rsidR="00C63F3C" w:rsidRDefault="00C63F3C" w:rsidP="00C63F3C">
      <w:pPr>
        <w:pStyle w:val="ListParagraph"/>
        <w:numPr>
          <w:ilvl w:val="0"/>
          <w:numId w:val="13"/>
        </w:numPr>
      </w:pPr>
      <w:r>
        <w:t>Ethics</w:t>
      </w:r>
    </w:p>
    <w:p w14:paraId="29B52B24" w14:textId="77777777" w:rsidR="00C63F3C" w:rsidRDefault="00C63F3C" w:rsidP="00C63F3C">
      <w:pPr>
        <w:pStyle w:val="ListParagraph"/>
        <w:numPr>
          <w:ilvl w:val="0"/>
          <w:numId w:val="13"/>
        </w:numPr>
      </w:pPr>
      <w:r>
        <w:t>Anthropology</w:t>
      </w:r>
    </w:p>
    <w:p w14:paraId="2644CFAF" w14:textId="77777777" w:rsidR="00C63F3C" w:rsidRDefault="00C63F3C" w:rsidP="00C63F3C">
      <w:r>
        <w:lastRenderedPageBreak/>
        <w:t xml:space="preserve">Whilst these principles look very remote from the ‘tech world’, one needs to recognize that the ‘tech world’ is in place since a few </w:t>
      </w:r>
      <w:proofErr w:type="gramStart"/>
      <w:r>
        <w:t>decades</w:t>
      </w:r>
      <w:proofErr w:type="gramEnd"/>
      <w:r>
        <w:t xml:space="preserve"> vs say ‘civil engineering’ where humans have experience since </w:t>
      </w:r>
      <w:proofErr w:type="spellStart"/>
      <w:r>
        <w:t>towsands</w:t>
      </w:r>
      <w:proofErr w:type="spellEnd"/>
      <w:r>
        <w:t xml:space="preserve"> years ago.</w:t>
      </w:r>
    </w:p>
    <w:p w14:paraId="38E02A9E" w14:textId="77777777" w:rsidR="00C63F3C" w:rsidRDefault="00C63F3C" w:rsidP="00C63F3C">
      <w:r>
        <w:t xml:space="preserve">The comparison with civil engineering is not </w:t>
      </w:r>
      <w:proofErr w:type="spellStart"/>
      <w:r>
        <w:t>begnine</w:t>
      </w:r>
      <w:proofErr w:type="spellEnd"/>
      <w:r>
        <w:t xml:space="preserve"> because many ‘tech world’ architects will explain that our work is unique when the premise here is actually no, it is not </w:t>
      </w:r>
      <w:proofErr w:type="gramStart"/>
      <w:r>
        <w:t>unique</w:t>
      </w:r>
      <w:proofErr w:type="gramEnd"/>
      <w:r>
        <w:t xml:space="preserve"> and the author could not find so far any evidence that architecture and design in the ‘tech world’ would require a different set of criteria than in other fields such as ‘civil engineering’. </w:t>
      </w:r>
    </w:p>
    <w:p w14:paraId="0ACFB22A" w14:textId="77777777" w:rsidR="00C63F3C" w:rsidRDefault="00C63F3C" w:rsidP="00C63F3C">
      <w:r>
        <w:t>Unfortunately there is not yet a universally adopted training in the ICT and OTT worlds, but other domains are way more advanced for example in civil engineering, etc. where they not only have proper trainings, but they developed a vast literature on the topic and do have tools to help design, architectures, validations, certifications, etc. This is due to one key difference that in the other areas architects and designers are liable, which is not the case in the ICT and OTT worlds.</w:t>
      </w:r>
    </w:p>
    <w:p w14:paraId="5CF2A2AA" w14:textId="77777777" w:rsidR="00C63F3C" w:rsidRPr="009D40D3" w:rsidRDefault="00C63F3C" w:rsidP="00C63F3C">
      <w:pPr>
        <w:rPr>
          <w:lang w:eastAsia="en-US"/>
        </w:rPr>
      </w:pPr>
    </w:p>
    <w:p w14:paraId="63573071" w14:textId="77777777" w:rsidR="00C63F3C" w:rsidRDefault="00C63F3C" w:rsidP="00C63F3C">
      <w:pPr>
        <w:spacing w:before="0" w:after="160" w:line="259" w:lineRule="auto"/>
      </w:pPr>
    </w:p>
    <w:p w14:paraId="22EA5357" w14:textId="77777777" w:rsidR="00C63F3C" w:rsidRDefault="00C63F3C" w:rsidP="00C63F3C">
      <w:pPr>
        <w:spacing w:before="0" w:after="160" w:line="259" w:lineRule="auto"/>
      </w:pPr>
    </w:p>
    <w:p w14:paraId="128C06DA" w14:textId="77777777" w:rsidR="00C63F3C" w:rsidRDefault="00C63F3C" w:rsidP="00C63F3C">
      <w:pPr>
        <w:spacing w:before="0" w:after="160" w:line="259" w:lineRule="auto"/>
      </w:pPr>
    </w:p>
    <w:p w14:paraId="20EF8F4C" w14:textId="77777777" w:rsidR="00C63F3C" w:rsidRDefault="00C63F3C" w:rsidP="00C63F3C">
      <w:pPr>
        <w:spacing w:before="0" w:after="160" w:line="259" w:lineRule="auto"/>
      </w:pPr>
    </w:p>
    <w:p w14:paraId="21590FA2" w14:textId="77777777" w:rsidR="00C63F3C" w:rsidRDefault="00C63F3C" w:rsidP="00C63F3C">
      <w:pPr>
        <w:spacing w:before="0" w:after="160" w:line="259" w:lineRule="auto"/>
        <w:rPr>
          <w:rFonts w:eastAsia="Times New Roman"/>
          <w:b/>
          <w:sz w:val="28"/>
          <w:szCs w:val="20"/>
          <w:lang w:eastAsia="en-US"/>
        </w:rPr>
      </w:pPr>
      <w:r>
        <w:br w:type="page"/>
      </w:r>
    </w:p>
    <w:p w14:paraId="70B97617" w14:textId="77777777" w:rsidR="00C63F3C" w:rsidRDefault="00C63F3C" w:rsidP="00C63F3C">
      <w:pPr>
        <w:pStyle w:val="AnnexNotitle"/>
      </w:pPr>
      <w:bookmarkStart w:id="192" w:name="_Toc35686025"/>
      <w:r>
        <w:lastRenderedPageBreak/>
        <w:t>Appendix 1 – Background information</w:t>
      </w:r>
      <w:bookmarkEnd w:id="192"/>
      <w:r>
        <w:t xml:space="preserve"> </w:t>
      </w:r>
    </w:p>
    <w:p w14:paraId="15F4520F" w14:textId="77777777" w:rsidR="00C63F3C" w:rsidRDefault="00C63F3C" w:rsidP="00C63F3C">
      <w:pPr>
        <w:rPr>
          <w:lang w:eastAsia="en-US"/>
        </w:rPr>
      </w:pPr>
      <w:r>
        <w:rPr>
          <w:lang w:eastAsia="en-US"/>
        </w:rPr>
        <w:t xml:space="preserve">[Editor’s note: These are background information from various texts that is kept temporarily here as to remind </w:t>
      </w:r>
      <w:proofErr w:type="gramStart"/>
      <w:r>
        <w:rPr>
          <w:lang w:eastAsia="en-US"/>
        </w:rPr>
        <w:t>us</w:t>
      </w:r>
      <w:proofErr w:type="gramEnd"/>
      <w:r>
        <w:rPr>
          <w:lang w:eastAsia="en-US"/>
        </w:rPr>
        <w:t xml:space="preserve"> what is guiding our Recommendation. Most of it will be gradually removed in the future]</w:t>
      </w:r>
    </w:p>
    <w:p w14:paraId="58FCCD1C" w14:textId="77777777" w:rsidR="00C63F3C" w:rsidRDefault="00C63F3C" w:rsidP="00C63F3C">
      <w:pPr>
        <w:rPr>
          <w:lang w:eastAsia="en-US"/>
        </w:rPr>
      </w:pPr>
    </w:p>
    <w:p w14:paraId="755585D5" w14:textId="77777777" w:rsidR="00C63F3C" w:rsidRPr="009D40D3" w:rsidRDefault="00C63F3C" w:rsidP="00C63F3C">
      <w:pPr>
        <w:pStyle w:val="Headingb"/>
      </w:pPr>
      <w:r>
        <w:t>Context</w:t>
      </w:r>
    </w:p>
    <w:p w14:paraId="6CFC3456" w14:textId="77777777" w:rsidR="00C63F3C" w:rsidRDefault="00C63F3C" w:rsidP="00C63F3C">
      <w:pPr>
        <w:rPr>
          <w:lang w:eastAsia="en-US"/>
        </w:rPr>
      </w:pPr>
      <w:r>
        <w:rPr>
          <w:lang w:eastAsia="en-US"/>
        </w:rPr>
        <w:t xml:space="preserve">Standardisation is at the very beginning of a whole cycle that starts with definitions which is then used by industry to design, build, test, stage, certify, release, migrate, </w:t>
      </w:r>
      <w:proofErr w:type="gramStart"/>
      <w:r>
        <w:rPr>
          <w:lang w:eastAsia="en-US"/>
        </w:rPr>
        <w:t>run</w:t>
      </w:r>
      <w:proofErr w:type="gramEnd"/>
      <w:r>
        <w:rPr>
          <w:lang w:eastAsia="en-US"/>
        </w:rPr>
        <w:t xml:space="preserve"> and finally terminate a product or a service. </w:t>
      </w:r>
    </w:p>
    <w:p w14:paraId="2270C01B" w14:textId="77777777" w:rsidR="00C63F3C" w:rsidRDefault="00C63F3C" w:rsidP="00C63F3C">
      <w:pPr>
        <w:rPr>
          <w:lang w:eastAsia="en-US"/>
        </w:rPr>
      </w:pPr>
      <w:r>
        <w:rPr>
          <w:lang w:eastAsia="en-US"/>
        </w:rPr>
        <w:t>Each of these steps will inevitably generate a specific set of meta data as it will:</w:t>
      </w:r>
    </w:p>
    <w:p w14:paraId="5A867ED5" w14:textId="77777777" w:rsidR="00C63F3C" w:rsidRDefault="00C63F3C" w:rsidP="00C63F3C">
      <w:pPr>
        <w:pStyle w:val="ListParagraph"/>
        <w:numPr>
          <w:ilvl w:val="0"/>
          <w:numId w:val="14"/>
        </w:numPr>
        <w:rPr>
          <w:lang w:eastAsia="en-US"/>
        </w:rPr>
      </w:pPr>
      <w:r>
        <w:rPr>
          <w:lang w:eastAsia="en-US"/>
        </w:rPr>
        <w:t xml:space="preserve">come with their own lessons learnt, best practices </w:t>
      </w:r>
    </w:p>
    <w:p w14:paraId="74BCA5F7" w14:textId="77777777" w:rsidR="00C63F3C" w:rsidRDefault="00C63F3C" w:rsidP="00C63F3C">
      <w:pPr>
        <w:pStyle w:val="ListParagraph"/>
        <w:numPr>
          <w:ilvl w:val="0"/>
          <w:numId w:val="14"/>
        </w:numPr>
        <w:rPr>
          <w:lang w:eastAsia="en-US"/>
        </w:rPr>
      </w:pPr>
      <w:r>
        <w:rPr>
          <w:lang w:eastAsia="en-US"/>
        </w:rPr>
        <w:t xml:space="preserve">mature to </w:t>
      </w:r>
      <w:proofErr w:type="gramStart"/>
      <w:r>
        <w:rPr>
          <w:lang w:eastAsia="en-US"/>
        </w:rPr>
        <w:t>then possibly express their own inferred requirements, limits and constraints</w:t>
      </w:r>
      <w:proofErr w:type="gramEnd"/>
      <w:r>
        <w:rPr>
          <w:lang w:eastAsia="en-US"/>
        </w:rPr>
        <w:t xml:space="preserve"> </w:t>
      </w:r>
    </w:p>
    <w:p w14:paraId="0437E6DA" w14:textId="77777777" w:rsidR="00C63F3C" w:rsidRDefault="00C63F3C" w:rsidP="00C63F3C">
      <w:pPr>
        <w:pStyle w:val="ListParagraph"/>
        <w:numPr>
          <w:ilvl w:val="0"/>
          <w:numId w:val="14"/>
        </w:numPr>
        <w:rPr>
          <w:lang w:eastAsia="en-US"/>
        </w:rPr>
      </w:pPr>
      <w:r>
        <w:rPr>
          <w:lang w:eastAsia="en-US"/>
        </w:rPr>
        <w:t>inspire new innovative ideas to improve the outcome</w:t>
      </w:r>
    </w:p>
    <w:p w14:paraId="6F9FDEE2" w14:textId="77777777" w:rsidR="00C63F3C" w:rsidRDefault="00C63F3C" w:rsidP="00C63F3C">
      <w:pPr>
        <w:pStyle w:val="ListParagraph"/>
        <w:numPr>
          <w:ilvl w:val="0"/>
          <w:numId w:val="14"/>
        </w:numPr>
        <w:rPr>
          <w:lang w:eastAsia="en-US"/>
        </w:rPr>
      </w:pPr>
      <w:r>
        <w:rPr>
          <w:lang w:eastAsia="en-US"/>
        </w:rPr>
        <w:t xml:space="preserve">discover new abstraction patterns opening entirely new areas of solutions  </w:t>
      </w:r>
    </w:p>
    <w:p w14:paraId="63366BF3" w14:textId="77777777" w:rsidR="00C63F3C" w:rsidRDefault="00C63F3C" w:rsidP="00C63F3C">
      <w:pPr>
        <w:rPr>
          <w:lang w:eastAsia="en-US"/>
        </w:rPr>
      </w:pPr>
      <w:proofErr w:type="gramStart"/>
      <w:r>
        <w:rPr>
          <w:lang w:eastAsia="en-US"/>
        </w:rPr>
        <w:t>In a given</w:t>
      </w:r>
      <w:proofErr w:type="gramEnd"/>
      <w:r>
        <w:rPr>
          <w:lang w:eastAsia="en-US"/>
        </w:rPr>
        <w:t xml:space="preserve"> domain, unless completely new, this cycle would have been put in practice repeatedly across all the domain constituencies. Yet, finding consolidated, qualified documentation of any of the above metadata is, if it exists, most of the time incomplete, partial, sometimes immature, and may not be shared for any secrecy reasons. </w:t>
      </w:r>
    </w:p>
    <w:p w14:paraId="39D84030" w14:textId="77777777" w:rsidR="00C63F3C" w:rsidRDefault="00C63F3C" w:rsidP="00C63F3C">
      <w:pPr>
        <w:rPr>
          <w:lang w:eastAsia="en-US"/>
        </w:rPr>
      </w:pPr>
      <w:r>
        <w:rPr>
          <w:lang w:eastAsia="en-US"/>
        </w:rPr>
        <w:t>And when some of the documents happen to be well described and done, yet their language, abstractions, categories are most of the time ‘</w:t>
      </w:r>
      <w:proofErr w:type="spellStart"/>
      <w:r>
        <w:rPr>
          <w:lang w:eastAsia="en-US"/>
        </w:rPr>
        <w:t>adhoc</w:t>
      </w:r>
      <w:proofErr w:type="spellEnd"/>
      <w:r>
        <w:rPr>
          <w:lang w:eastAsia="en-US"/>
        </w:rPr>
        <w:t>’ because, say, the architect who developed them has his own capabilities, limits and constraints which happen to be for very deep conscious or unconscious reasons.</w:t>
      </w:r>
    </w:p>
    <w:p w14:paraId="38235565" w14:textId="77777777" w:rsidR="00C63F3C" w:rsidRDefault="00C63F3C" w:rsidP="00C63F3C">
      <w:pPr>
        <w:rPr>
          <w:lang w:eastAsia="en-US"/>
        </w:rPr>
      </w:pPr>
      <w:r>
        <w:rPr>
          <w:lang w:eastAsia="en-US"/>
        </w:rPr>
        <w:t xml:space="preserve">These metadata, </w:t>
      </w:r>
      <w:proofErr w:type="gramStart"/>
      <w:r>
        <w:rPr>
          <w:lang w:eastAsia="en-US"/>
        </w:rPr>
        <w:t>however</w:t>
      </w:r>
      <w:proofErr w:type="gramEnd"/>
      <w:r>
        <w:rPr>
          <w:lang w:eastAsia="en-US"/>
        </w:rPr>
        <w:t xml:space="preserve"> are an essential loopback input to the overall process and having access to these meta data would significantly help standardisation to codify the right description at definition level. Again, as each practitioner comes with his own way to document it is difficult to organize </w:t>
      </w:r>
      <w:proofErr w:type="gramStart"/>
      <w:r>
        <w:rPr>
          <w:lang w:eastAsia="en-US"/>
        </w:rPr>
        <w:t>all of</w:t>
      </w:r>
      <w:proofErr w:type="gramEnd"/>
      <w:r>
        <w:rPr>
          <w:lang w:eastAsia="en-US"/>
        </w:rPr>
        <w:t xml:space="preserve"> these input in a uniform ‘standard’ manner to simply evaluate these inputs, compare them when there are multiple alternatives or even put them in a way that one can start an optimisation process from these inputs to finally improve significantly the overall standard. </w:t>
      </w:r>
    </w:p>
    <w:p w14:paraId="3E8FC302" w14:textId="77777777" w:rsidR="00C63F3C" w:rsidRDefault="00C63F3C" w:rsidP="00C63F3C">
      <w:pPr>
        <w:rPr>
          <w:lang w:eastAsia="en-US"/>
        </w:rPr>
      </w:pPr>
      <w:r>
        <w:rPr>
          <w:lang w:eastAsia="en-US"/>
        </w:rPr>
        <w:t>The ‘negative’ view of the above is that a ‘mistake’ or ‘incompleteness’ at definition level may have massive implications on any subsequent phase down the cycle. If the ‘user’ of the standard is more experienced than the team who produced the standard and understands the negative implications, the standard will not be adopted.</w:t>
      </w:r>
    </w:p>
    <w:p w14:paraId="2C38E9DC" w14:textId="77777777" w:rsidR="00C63F3C" w:rsidRDefault="00C63F3C" w:rsidP="00C63F3C">
      <w:pPr>
        <w:rPr>
          <w:lang w:eastAsia="en-US"/>
        </w:rPr>
      </w:pPr>
      <w:r>
        <w:rPr>
          <w:lang w:eastAsia="en-US"/>
        </w:rPr>
        <w:t xml:space="preserve">As now a standard can be of many types (ontology, taxonomy, definition, framework, architecture, detailed architecture, specification, test, etc.), standards may map on various aspects of the cycle too. </w:t>
      </w:r>
    </w:p>
    <w:p w14:paraId="1E70775D" w14:textId="77777777" w:rsidR="00C63F3C" w:rsidRDefault="00C63F3C" w:rsidP="00C63F3C">
      <w:pPr>
        <w:rPr>
          <w:lang w:eastAsia="en-US"/>
        </w:rPr>
      </w:pPr>
      <w:r>
        <w:rPr>
          <w:lang w:eastAsia="en-US"/>
        </w:rPr>
        <w:t xml:space="preserve">Yet the critical articulation will happen when the standard is ‘being used’ as the first cycle step the standard ‘will meet’ is the design step. In this articulation a designer will have to turn the standard into an instantiated design and the designer will produce various deliverables (vision architecture, general architecture and detailed architecture) that will be then handed over to a project team that will go through the next steps of the cycles until release in production and then it will follow the rest of the cycle (and those </w:t>
      </w:r>
      <w:proofErr w:type="gramStart"/>
      <w:r>
        <w:rPr>
          <w:lang w:eastAsia="en-US"/>
        </w:rPr>
        <w:t>not make</w:t>
      </w:r>
      <w:proofErr w:type="gramEnd"/>
      <w:r>
        <w:rPr>
          <w:lang w:eastAsia="en-US"/>
        </w:rPr>
        <w:t xml:space="preserve"> any assumption on waterfall/agile/methodologies)</w:t>
      </w:r>
    </w:p>
    <w:p w14:paraId="5B9FE77A" w14:textId="77777777" w:rsidR="00C63F3C" w:rsidRDefault="00C63F3C" w:rsidP="00C63F3C">
      <w:pPr>
        <w:rPr>
          <w:lang w:eastAsia="en-US"/>
        </w:rPr>
      </w:pPr>
      <w:r>
        <w:rPr>
          <w:lang w:eastAsia="en-US"/>
        </w:rPr>
        <w:t>Designers have therefore a critical job as they need to ensure that their design will be a good fit for all the rest of the cycle and make sure they produce an optimal design choice in the requirements, limits and constraints that will fit as best as possible to all the steps downward the cycle.</w:t>
      </w:r>
    </w:p>
    <w:p w14:paraId="2080121B" w14:textId="77777777" w:rsidR="00C63F3C" w:rsidRDefault="00C63F3C" w:rsidP="00C63F3C">
      <w:pPr>
        <w:rPr>
          <w:lang w:eastAsia="en-US"/>
        </w:rPr>
      </w:pPr>
      <w:r>
        <w:rPr>
          <w:lang w:eastAsia="en-US"/>
        </w:rPr>
        <w:lastRenderedPageBreak/>
        <w:t>So, an approach to architecture standardization that would be lightweight and could deliver design principles and best practices could:</w:t>
      </w:r>
    </w:p>
    <w:p w14:paraId="6C436707" w14:textId="77777777" w:rsidR="00C63F3C" w:rsidRDefault="00C63F3C" w:rsidP="00C63F3C">
      <w:pPr>
        <w:pStyle w:val="ListParagraph"/>
        <w:numPr>
          <w:ilvl w:val="0"/>
          <w:numId w:val="14"/>
        </w:numPr>
        <w:rPr>
          <w:lang w:eastAsia="en-US"/>
        </w:rPr>
      </w:pPr>
      <w:r>
        <w:rPr>
          <w:lang w:eastAsia="en-US"/>
        </w:rPr>
        <w:t xml:space="preserve">not only help the designer to ensure that what he is delivering is giving enough guarantees that it provides the best possible solution to the problem and documents what will be the limits of his proposed solution, </w:t>
      </w:r>
    </w:p>
    <w:p w14:paraId="70D473D9" w14:textId="77777777" w:rsidR="00C63F3C" w:rsidRDefault="00C63F3C" w:rsidP="00C63F3C">
      <w:pPr>
        <w:pStyle w:val="ListParagraph"/>
        <w:numPr>
          <w:ilvl w:val="0"/>
          <w:numId w:val="14"/>
        </w:numPr>
        <w:rPr>
          <w:lang w:eastAsia="en-US"/>
        </w:rPr>
      </w:pPr>
      <w:r>
        <w:rPr>
          <w:lang w:eastAsia="en-US"/>
        </w:rPr>
        <w:t xml:space="preserve">but it could help too standardisation to systematically review, upfront, the fit of its purpose against the same design principles </w:t>
      </w:r>
    </w:p>
    <w:p w14:paraId="216D32DC" w14:textId="77777777" w:rsidR="00C63F3C" w:rsidRDefault="00C63F3C" w:rsidP="00C63F3C">
      <w:pPr>
        <w:pStyle w:val="ListParagraph"/>
        <w:numPr>
          <w:ilvl w:val="0"/>
          <w:numId w:val="14"/>
        </w:numPr>
        <w:rPr>
          <w:lang w:eastAsia="en-US"/>
        </w:rPr>
      </w:pPr>
      <w:r>
        <w:rPr>
          <w:lang w:eastAsia="en-US"/>
        </w:rPr>
        <w:t xml:space="preserve">and most of the time, will </w:t>
      </w:r>
      <w:proofErr w:type="gramStart"/>
      <w:r>
        <w:rPr>
          <w:lang w:eastAsia="en-US"/>
        </w:rPr>
        <w:t>actually generate</w:t>
      </w:r>
      <w:proofErr w:type="gramEnd"/>
      <w:r>
        <w:rPr>
          <w:lang w:eastAsia="en-US"/>
        </w:rPr>
        <w:t xml:space="preserve"> new ideas and potentially critical innovations,</w:t>
      </w:r>
    </w:p>
    <w:p w14:paraId="7544F278" w14:textId="77777777" w:rsidR="00C63F3C" w:rsidRDefault="00C63F3C" w:rsidP="00C63F3C">
      <w:pPr>
        <w:rPr>
          <w:lang w:eastAsia="en-US"/>
        </w:rPr>
      </w:pPr>
      <w:r>
        <w:rPr>
          <w:lang w:eastAsia="en-US"/>
        </w:rPr>
        <w:t>therefore, making the relay between standardisation and design much leaner.]</w:t>
      </w:r>
    </w:p>
    <w:p w14:paraId="7116C98C" w14:textId="77777777" w:rsidR="00C63F3C" w:rsidRDefault="00C63F3C" w:rsidP="00C63F3C">
      <w:pPr>
        <w:pStyle w:val="Headingb"/>
      </w:pPr>
      <w:r>
        <w:t>Proposition</w:t>
      </w:r>
    </w:p>
    <w:p w14:paraId="123EE5B1" w14:textId="77777777" w:rsidR="00C63F3C" w:rsidRDefault="00C63F3C" w:rsidP="00C63F3C">
      <w:pPr>
        <w:rPr>
          <w:lang w:eastAsia="en-US"/>
        </w:rPr>
      </w:pPr>
      <w:r>
        <w:rPr>
          <w:lang w:eastAsia="en-US"/>
        </w:rPr>
        <w:t>This contribution proposes to define a lightweight approach to architecture standardisation as a framework to propose contributors and editors the possibility to systematically improve the</w:t>
      </w:r>
    </w:p>
    <w:p w14:paraId="11FE6516" w14:textId="77777777" w:rsidR="00C63F3C" w:rsidRDefault="00C63F3C" w:rsidP="00C63F3C">
      <w:pPr>
        <w:pStyle w:val="ListParagraph"/>
        <w:numPr>
          <w:ilvl w:val="0"/>
          <w:numId w:val="14"/>
        </w:numPr>
        <w:rPr>
          <w:lang w:eastAsia="en-US"/>
        </w:rPr>
      </w:pPr>
      <w:r>
        <w:rPr>
          <w:lang w:eastAsia="en-US"/>
        </w:rPr>
        <w:t>quality outcome of recommendations vs design quality criteria</w:t>
      </w:r>
    </w:p>
    <w:p w14:paraId="6778AFCB" w14:textId="77777777" w:rsidR="00C63F3C" w:rsidRDefault="00C63F3C" w:rsidP="00C63F3C">
      <w:pPr>
        <w:pStyle w:val="ListParagraph"/>
        <w:numPr>
          <w:ilvl w:val="0"/>
          <w:numId w:val="14"/>
        </w:numPr>
        <w:rPr>
          <w:lang w:eastAsia="en-US"/>
        </w:rPr>
      </w:pPr>
      <w:r>
        <w:rPr>
          <w:lang w:eastAsia="en-US"/>
        </w:rPr>
        <w:t>harmonisation of the outcome recommendations</w:t>
      </w:r>
    </w:p>
    <w:p w14:paraId="1BFCDE6F" w14:textId="77777777" w:rsidR="00C63F3C" w:rsidRDefault="00C63F3C" w:rsidP="00C63F3C">
      <w:pPr>
        <w:pStyle w:val="ListParagraph"/>
        <w:numPr>
          <w:ilvl w:val="0"/>
          <w:numId w:val="14"/>
        </w:numPr>
        <w:rPr>
          <w:lang w:eastAsia="en-US"/>
        </w:rPr>
      </w:pPr>
      <w:r>
        <w:rPr>
          <w:lang w:eastAsia="en-US"/>
        </w:rPr>
        <w:t>composability of the outcome recommendations</w:t>
      </w:r>
    </w:p>
    <w:p w14:paraId="4EEDFA13" w14:textId="77777777" w:rsidR="00C63F3C" w:rsidRDefault="00C63F3C" w:rsidP="00C63F3C">
      <w:pPr>
        <w:pStyle w:val="ListParagraph"/>
        <w:numPr>
          <w:ilvl w:val="0"/>
          <w:numId w:val="14"/>
        </w:numPr>
        <w:rPr>
          <w:lang w:eastAsia="en-US"/>
        </w:rPr>
      </w:pPr>
      <w:r>
        <w:rPr>
          <w:lang w:eastAsia="en-US"/>
        </w:rPr>
        <w:t>speed of execution by factorizing potential common texts and templates</w:t>
      </w:r>
    </w:p>
    <w:p w14:paraId="1A9F9C1F" w14:textId="77777777" w:rsidR="00C63F3C" w:rsidRDefault="00C63F3C" w:rsidP="00C63F3C">
      <w:pPr>
        <w:pStyle w:val="ListParagraph"/>
        <w:numPr>
          <w:ilvl w:val="0"/>
          <w:numId w:val="14"/>
        </w:numPr>
        <w:rPr>
          <w:lang w:eastAsia="en-US"/>
        </w:rPr>
      </w:pPr>
      <w:r>
        <w:rPr>
          <w:lang w:eastAsia="en-US"/>
        </w:rPr>
        <w:t>innovation by discovering new abstraction layer revealing potential interesting gaps</w:t>
      </w:r>
    </w:p>
    <w:p w14:paraId="78351658" w14:textId="77777777" w:rsidR="00C63F3C" w:rsidRDefault="00C63F3C" w:rsidP="00C63F3C">
      <w:pPr>
        <w:rPr>
          <w:lang w:eastAsia="en-US"/>
        </w:rPr>
      </w:pPr>
    </w:p>
    <w:p w14:paraId="27A719F1" w14:textId="77777777" w:rsidR="00C63F3C" w:rsidRDefault="00C63F3C" w:rsidP="00C63F3C">
      <w:pPr>
        <w:rPr>
          <w:lang w:eastAsia="en-US"/>
        </w:rPr>
      </w:pPr>
    </w:p>
    <w:p w14:paraId="509B02A6" w14:textId="77777777" w:rsidR="00C63F3C" w:rsidRDefault="00C63F3C" w:rsidP="00C63F3C">
      <w:pPr>
        <w:rPr>
          <w:lang w:eastAsia="en-US"/>
        </w:rPr>
      </w:pPr>
    </w:p>
    <w:p w14:paraId="65C17ACF" w14:textId="77777777" w:rsidR="00C63F3C" w:rsidRDefault="00C63F3C" w:rsidP="00C63F3C">
      <w:pPr>
        <w:spacing w:before="0" w:after="160" w:line="259" w:lineRule="auto"/>
        <w:rPr>
          <w:rFonts w:eastAsia="Times New Roman"/>
          <w:b/>
          <w:szCs w:val="20"/>
          <w:lang w:eastAsia="en-US"/>
        </w:rPr>
      </w:pPr>
      <w:r>
        <w:br w:type="page"/>
      </w:r>
    </w:p>
    <w:p w14:paraId="4A91559A" w14:textId="77777777" w:rsidR="00C63F3C" w:rsidRDefault="00C63F3C" w:rsidP="00C63F3C">
      <w:pPr>
        <w:pStyle w:val="AppendixNotitle"/>
      </w:pPr>
      <w:bookmarkStart w:id="193" w:name="_Toc35686026"/>
      <w:r>
        <w:lastRenderedPageBreak/>
        <w:t>Appendix 2 - Gap Analysis</w:t>
      </w:r>
      <w:bookmarkEnd w:id="193"/>
    </w:p>
    <w:p w14:paraId="448DDF32" w14:textId="77777777" w:rsidR="00C63F3C" w:rsidRDefault="00C63F3C" w:rsidP="00C63F3C">
      <w:pPr>
        <w:rPr>
          <w:lang w:eastAsia="en-US"/>
        </w:rPr>
      </w:pPr>
      <w:r>
        <w:rPr>
          <w:lang w:eastAsia="en-US"/>
        </w:rPr>
        <w:t>[Editor’s Note: This section will gradually be removed and is a reminder to make sure we explore each aspect of a massive documentation to select the best definitions and options for a lightweight approach to design]</w:t>
      </w:r>
    </w:p>
    <w:p w14:paraId="11B84A5F" w14:textId="77777777" w:rsidR="00C63F3C" w:rsidRDefault="00C63F3C" w:rsidP="00C63F3C">
      <w:pPr>
        <w:rPr>
          <w:lang w:eastAsia="en-US"/>
        </w:rPr>
      </w:pPr>
      <w:r>
        <w:rPr>
          <w:lang w:eastAsia="en-US"/>
        </w:rPr>
        <w:t xml:space="preserve">Such a proposed approach is, in other field part of what is called Theory of Design. This is an area which is likely much better defined outside of IT and ICT </w:t>
      </w:r>
      <w:proofErr w:type="gramStart"/>
      <w:r>
        <w:rPr>
          <w:lang w:eastAsia="en-US"/>
        </w:rPr>
        <w:t>domains</w:t>
      </w:r>
      <w:proofErr w:type="gramEnd"/>
      <w:r>
        <w:rPr>
          <w:lang w:eastAsia="en-US"/>
        </w:rPr>
        <w:t xml:space="preserve"> but which is difficult to track extensively in IT and ICT and which probably requires a lot more cycles to be fully agreed, adopted and mature. Again, this should not be any surprise given the relative youth, let alone high cadence evolution and revolution which is making even more difficult to stabilise a fully fledge knowledge. </w:t>
      </w:r>
    </w:p>
    <w:p w14:paraId="6609E3BE" w14:textId="77777777" w:rsidR="00C63F3C" w:rsidRDefault="00C63F3C" w:rsidP="00C63F3C">
      <w:pPr>
        <w:rPr>
          <w:lang w:eastAsia="en-US"/>
        </w:rPr>
      </w:pPr>
      <w:r>
        <w:rPr>
          <w:lang w:eastAsia="en-US"/>
        </w:rPr>
        <w:t>At this stage and mindful that this is not by any mean exhaustive we identified a few areas that developed ideas in various levels</w:t>
      </w:r>
    </w:p>
    <w:p w14:paraId="2472E9EF" w14:textId="77777777" w:rsidR="00C63F3C" w:rsidRDefault="00C63F3C" w:rsidP="00C63F3C">
      <w:pPr>
        <w:rPr>
          <w:lang w:eastAsia="en-US"/>
        </w:rPr>
      </w:pPr>
      <w:r>
        <w:rPr>
          <w:lang w:eastAsia="en-US"/>
        </w:rPr>
        <w:t xml:space="preserve">Firstly we will on purpose start from outside the IT and ICT and simply highlight that Theory of Design is developed since a long time in other areas. Architects and Designers studied on a long genealogy of design theoretician and randomly could point to [NOD] as an example of work in this area, highlighting principle of designs. </w:t>
      </w:r>
    </w:p>
    <w:p w14:paraId="67853D9A" w14:textId="77777777" w:rsidR="00C63F3C" w:rsidRDefault="00C63F3C" w:rsidP="00C63F3C">
      <w:pPr>
        <w:rPr>
          <w:lang w:eastAsia="en-US"/>
        </w:rPr>
      </w:pPr>
      <w:r>
        <w:rPr>
          <w:lang w:eastAsia="en-US"/>
        </w:rPr>
        <w:t xml:space="preserve">As a matter of fact, [NOD] is the main source of inspiration of the proposed much more lightweight approach to Theory of Design in this contribution on the premise that there should be little if any difference between designing </w:t>
      </w:r>
      <w:proofErr w:type="gramStart"/>
      <w:r>
        <w:rPr>
          <w:lang w:eastAsia="en-US"/>
        </w:rPr>
        <w:t>say</w:t>
      </w:r>
      <w:proofErr w:type="gramEnd"/>
      <w:r>
        <w:rPr>
          <w:lang w:eastAsia="en-US"/>
        </w:rPr>
        <w:t xml:space="preserve"> a bridge vs designing IT and ICT technology and services. </w:t>
      </w:r>
    </w:p>
    <w:p w14:paraId="7D993D98" w14:textId="77777777" w:rsidR="00C63F3C" w:rsidRDefault="00C63F3C" w:rsidP="00C63F3C">
      <w:pPr>
        <w:rPr>
          <w:lang w:eastAsia="en-US"/>
        </w:rPr>
      </w:pPr>
      <w:r>
        <w:rPr>
          <w:lang w:eastAsia="en-US"/>
        </w:rPr>
        <w:t xml:space="preserve">Yet incrementally other IT and ICT professionals started to put words on things and when quality became a strong and hype requirement in the 90s it participated to </w:t>
      </w:r>
      <w:proofErr w:type="gramStart"/>
      <w:r>
        <w:rPr>
          <w:lang w:eastAsia="en-US"/>
        </w:rPr>
        <w:t>a number of</w:t>
      </w:r>
      <w:proofErr w:type="gramEnd"/>
      <w:r>
        <w:rPr>
          <w:lang w:eastAsia="en-US"/>
        </w:rPr>
        <w:t xml:space="preserve"> parties considering design quality criteria. </w:t>
      </w:r>
    </w:p>
    <w:p w14:paraId="7ADCEBB3" w14:textId="77777777" w:rsidR="00C63F3C" w:rsidRDefault="00C63F3C" w:rsidP="00C63F3C">
      <w:pPr>
        <w:rPr>
          <w:lang w:eastAsia="en-US"/>
        </w:rPr>
      </w:pPr>
      <w:proofErr w:type="gramStart"/>
      <w:r>
        <w:rPr>
          <w:lang w:eastAsia="en-US"/>
        </w:rPr>
        <w:t>A simple research</w:t>
      </w:r>
      <w:proofErr w:type="gramEnd"/>
      <w:r>
        <w:rPr>
          <w:lang w:eastAsia="en-US"/>
        </w:rPr>
        <w:t xml:space="preserve"> on Wikipedia shows that the in the late 1980s the US Department of </w:t>
      </w:r>
      <w:proofErr w:type="spellStart"/>
      <w:r>
        <w:rPr>
          <w:lang w:eastAsia="en-US"/>
        </w:rPr>
        <w:t>Defense</w:t>
      </w:r>
      <w:proofErr w:type="spellEnd"/>
      <w:r>
        <w:rPr>
          <w:lang w:eastAsia="en-US"/>
        </w:rPr>
        <w:t xml:space="preserve"> developed the Technical Architecture Framework for Information Management (TAFIM) which The Open Group developed into an extensive enterprise architecture framework and released The Open Group Architecture Framework (TOGAF 1.0) in 1995 which is now at version at version TOGAF 9.2 launched on 16 April 2018 (see [TOGAF]). One remarkable aspect is that TOGAF offers certification trainings and education curricula. Yet if focuses on Enterprise Architecture and so, like anything has a few limits. </w:t>
      </w:r>
    </w:p>
    <w:p w14:paraId="084B190F" w14:textId="77777777" w:rsidR="00C63F3C" w:rsidRDefault="00C63F3C" w:rsidP="00C63F3C">
      <w:pPr>
        <w:rPr>
          <w:lang w:eastAsia="en-US"/>
        </w:rPr>
      </w:pPr>
      <w:r>
        <w:rPr>
          <w:lang w:eastAsia="en-US"/>
        </w:rPr>
        <w:t xml:space="preserve">As well, ISO developed a substantial amount of work on the topic in particular [ISO9126-1] and does a very good job at highlighting the architectural quality criteria and sub criteria in detail but again it focuses on Software Engineering not on an overall system. </w:t>
      </w:r>
    </w:p>
    <w:p w14:paraId="440CFEA2" w14:textId="77777777" w:rsidR="00C63F3C" w:rsidRDefault="00C63F3C" w:rsidP="00C63F3C">
      <w:pPr>
        <w:rPr>
          <w:lang w:eastAsia="en-US"/>
        </w:rPr>
      </w:pPr>
      <w:r>
        <w:rPr>
          <w:lang w:eastAsia="en-US"/>
        </w:rPr>
        <w:t xml:space="preserve">Given the massive switch to </w:t>
      </w:r>
      <w:proofErr w:type="spellStart"/>
      <w:r>
        <w:rPr>
          <w:lang w:eastAsia="en-US"/>
        </w:rPr>
        <w:t>softwarisation</w:t>
      </w:r>
      <w:proofErr w:type="spellEnd"/>
      <w:r>
        <w:rPr>
          <w:lang w:eastAsia="en-US"/>
        </w:rPr>
        <w:t xml:space="preserve"> the above matter for our gap analysis, [LOSAVIO] offers a very good article regarding how to use the quality criteria to measure architectures. Yet it is a very rich model and perhaps a bit too rich for one who is looking for a lightweight approach which is our goal especially when the object of design </w:t>
      </w:r>
      <w:proofErr w:type="gramStart"/>
      <w:r>
        <w:rPr>
          <w:lang w:eastAsia="en-US"/>
        </w:rPr>
        <w:t>are</w:t>
      </w:r>
      <w:proofErr w:type="gramEnd"/>
      <w:r>
        <w:rPr>
          <w:lang w:eastAsia="en-US"/>
        </w:rPr>
        <w:t xml:space="preserve"> becoming hybrid objects including a system view, software, hardware component, human factor, etc. as well as new areas (see section 3) all together. </w:t>
      </w:r>
    </w:p>
    <w:p w14:paraId="419170CE" w14:textId="77777777" w:rsidR="00C63F3C" w:rsidRDefault="00C63F3C" w:rsidP="00C63F3C">
      <w:pPr>
        <w:rPr>
          <w:lang w:eastAsia="en-US"/>
        </w:rPr>
      </w:pPr>
      <w:r>
        <w:rPr>
          <w:lang w:eastAsia="en-US"/>
        </w:rPr>
        <w:t xml:space="preserve">An example of a needed reconsideration is that among the criteria one which is particularly difficult to recognize, define, measure, qualify is flexibility. [KELLERER3] work made a significant radical approach to this problem and started to offer a </w:t>
      </w:r>
      <w:proofErr w:type="gramStart"/>
      <w:r>
        <w:rPr>
          <w:lang w:eastAsia="en-US"/>
        </w:rPr>
        <w:t>really deep</w:t>
      </w:r>
      <w:proofErr w:type="gramEnd"/>
      <w:r>
        <w:rPr>
          <w:lang w:eastAsia="en-US"/>
        </w:rPr>
        <w:t xml:space="preserve"> analysis on How to Measure Network Flexibility? [KELLERER1], [KELLERER2] down to the mathematical aspect of it. This fundamental work allows to decoy unqualified statements of the type “my design is more flexible than yours” and support qualified comparison of system designs with respect to flexibility.  According to [KELLERER3] and</w:t>
      </w:r>
      <w:r w:rsidRPr="007B3E1F">
        <w:rPr>
          <w:lang w:eastAsia="en-US"/>
        </w:rPr>
        <w:t xml:space="preserve"> </w:t>
      </w:r>
      <w:r>
        <w:rPr>
          <w:lang w:eastAsia="en-US"/>
        </w:rPr>
        <w:t>[</w:t>
      </w:r>
      <w:r w:rsidRPr="007B3E1F">
        <w:rPr>
          <w:lang w:eastAsia="en-US"/>
        </w:rPr>
        <w:t xml:space="preserve">KELLERER4] flexibility is the ability of a communication network to adapt its state to changing conditions promptly (in short time) and with little effort (cost </w:t>
      </w:r>
      <w:r w:rsidRPr="007B3E1F">
        <w:rPr>
          <w:lang w:eastAsia="en-US"/>
        </w:rPr>
        <w:lastRenderedPageBreak/>
        <w:t>effective)</w:t>
      </w:r>
      <w:r>
        <w:rPr>
          <w:lang w:eastAsia="en-US"/>
        </w:rPr>
        <w:t>. Hence, flexibility can be regarded as a measure of the stability of a system design with respect to changing functional and non-functional requirements.</w:t>
      </w:r>
    </w:p>
    <w:p w14:paraId="03A17485" w14:textId="77777777" w:rsidR="00C63F3C" w:rsidRDefault="00C63F3C" w:rsidP="00C63F3C">
      <w:pPr>
        <w:rPr>
          <w:lang w:eastAsia="en-US"/>
        </w:rPr>
      </w:pPr>
      <w:r>
        <w:rPr>
          <w:lang w:eastAsia="en-US"/>
        </w:rPr>
        <w:t xml:space="preserve">Should we be able to agree on design principles and criteria, we yet need to find a way to aggregate choices in heavy multi-criteria choice problems (see [MCDM]) with specific constraints on the aggregation operator (e.g. do we allow veto right of say performance vs flexibility) as well as considering inherent relationships between the criteria (e.g. a very feature rich design may affect its future manageability). </w:t>
      </w:r>
    </w:p>
    <w:p w14:paraId="63FFB216" w14:textId="77777777" w:rsidR="00C63F3C" w:rsidRDefault="00C63F3C" w:rsidP="00C63F3C">
      <w:pPr>
        <w:rPr>
          <w:lang w:eastAsia="en-US"/>
        </w:rPr>
      </w:pPr>
      <w:r>
        <w:rPr>
          <w:lang w:eastAsia="en-US"/>
        </w:rPr>
        <w:t xml:space="preserve">This is in the </w:t>
      </w:r>
      <w:proofErr w:type="spellStart"/>
      <w:r>
        <w:rPr>
          <w:lang w:eastAsia="en-US"/>
        </w:rPr>
        <w:t>arcanes</w:t>
      </w:r>
      <w:proofErr w:type="spellEnd"/>
      <w:r>
        <w:rPr>
          <w:lang w:eastAsia="en-US"/>
        </w:rPr>
        <w:t xml:space="preserve"> of this last design step that some significant discoveries can happen. Indeed measuring architectures help:</w:t>
      </w:r>
    </w:p>
    <w:p w14:paraId="635FD06E" w14:textId="77777777" w:rsidR="00C63F3C" w:rsidRDefault="00C63F3C" w:rsidP="00C63F3C">
      <w:pPr>
        <w:pStyle w:val="ListParagraph"/>
        <w:numPr>
          <w:ilvl w:val="0"/>
          <w:numId w:val="14"/>
        </w:numPr>
        <w:rPr>
          <w:lang w:eastAsia="en-US"/>
        </w:rPr>
      </w:pPr>
      <w:r>
        <w:rPr>
          <w:lang w:eastAsia="en-US"/>
        </w:rPr>
        <w:t>Compare architectures</w:t>
      </w:r>
    </w:p>
    <w:p w14:paraId="6DCBEF03" w14:textId="77777777" w:rsidR="00C63F3C" w:rsidRDefault="00C63F3C" w:rsidP="00C63F3C">
      <w:pPr>
        <w:pStyle w:val="ListParagraph"/>
        <w:numPr>
          <w:ilvl w:val="0"/>
          <w:numId w:val="14"/>
        </w:numPr>
        <w:rPr>
          <w:lang w:eastAsia="en-US"/>
        </w:rPr>
      </w:pPr>
      <w:r>
        <w:rPr>
          <w:lang w:eastAsia="en-US"/>
        </w:rPr>
        <w:t>Optimize architectures</w:t>
      </w:r>
    </w:p>
    <w:p w14:paraId="439D4B3D" w14:textId="77777777" w:rsidR="00C63F3C" w:rsidRDefault="00C63F3C" w:rsidP="00C63F3C">
      <w:pPr>
        <w:pStyle w:val="ListParagraph"/>
        <w:numPr>
          <w:ilvl w:val="0"/>
          <w:numId w:val="14"/>
        </w:numPr>
        <w:rPr>
          <w:lang w:eastAsia="en-US"/>
        </w:rPr>
      </w:pPr>
      <w:r>
        <w:rPr>
          <w:lang w:eastAsia="en-US"/>
        </w:rPr>
        <w:t xml:space="preserve">Categorize architectures by fit, by term (architectures for short, </w:t>
      </w:r>
      <w:proofErr w:type="gramStart"/>
      <w:r>
        <w:rPr>
          <w:lang w:eastAsia="en-US"/>
        </w:rPr>
        <w:t>mid</w:t>
      </w:r>
      <w:proofErr w:type="gramEnd"/>
      <w:r>
        <w:rPr>
          <w:lang w:eastAsia="en-US"/>
        </w:rPr>
        <w:t xml:space="preserve"> or long term)</w:t>
      </w:r>
    </w:p>
    <w:p w14:paraId="045C3476" w14:textId="77777777" w:rsidR="00C63F3C" w:rsidRDefault="00C63F3C" w:rsidP="00C63F3C">
      <w:pPr>
        <w:pStyle w:val="ListParagraph"/>
        <w:numPr>
          <w:ilvl w:val="0"/>
          <w:numId w:val="14"/>
        </w:numPr>
        <w:rPr>
          <w:lang w:eastAsia="en-US"/>
        </w:rPr>
      </w:pPr>
      <w:r>
        <w:rPr>
          <w:lang w:eastAsia="en-US"/>
        </w:rPr>
        <w:t>Migration paths between architectures including reversibility or irreversibility of decisions</w:t>
      </w:r>
    </w:p>
    <w:p w14:paraId="6055496A" w14:textId="77777777" w:rsidR="00C63F3C" w:rsidRDefault="00C63F3C" w:rsidP="00C63F3C">
      <w:pPr>
        <w:rPr>
          <w:lang w:eastAsia="en-US"/>
        </w:rPr>
      </w:pPr>
      <w:r>
        <w:rPr>
          <w:lang w:eastAsia="en-US"/>
        </w:rPr>
        <w:t>And in the above, while analysing why certain results are as they are, sometimes, allow to reveal some hidden abstraction layers and generate innovation.</w:t>
      </w:r>
    </w:p>
    <w:p w14:paraId="42EE4A57" w14:textId="77777777" w:rsidR="00C63F3C" w:rsidRDefault="00C63F3C" w:rsidP="00C63F3C">
      <w:pPr>
        <w:rPr>
          <w:lang w:eastAsia="en-US"/>
        </w:rPr>
      </w:pPr>
      <w:r>
        <w:rPr>
          <w:lang w:eastAsia="en-US"/>
        </w:rPr>
        <w:t xml:space="preserve">As well, Broadcom recognizes too that some study groups are likely practicing this already in one form or another as some documents, </w:t>
      </w:r>
      <w:proofErr w:type="gramStart"/>
      <w:r>
        <w:rPr>
          <w:lang w:eastAsia="en-US"/>
        </w:rPr>
        <w:t>in particular in</w:t>
      </w:r>
      <w:proofErr w:type="gramEnd"/>
      <w:r>
        <w:rPr>
          <w:lang w:eastAsia="en-US"/>
        </w:rPr>
        <w:t xml:space="preserve"> SG15 hint to that conclusion but this would require a much deeper interview of a number of study groups especially SG15, SG13 and SG2. </w:t>
      </w:r>
    </w:p>
    <w:p w14:paraId="4AA6B57C" w14:textId="77777777" w:rsidR="00C63F3C" w:rsidRDefault="00C63F3C" w:rsidP="00C63F3C">
      <w:pPr>
        <w:rPr>
          <w:lang w:eastAsia="en-US"/>
        </w:rPr>
      </w:pPr>
      <w:r>
        <w:rPr>
          <w:lang w:eastAsia="en-US"/>
        </w:rPr>
        <w:t xml:space="preserve">The conclusion is that a lightweight approach to architecture standardization with reasonable design principles and best practices </w:t>
      </w:r>
    </w:p>
    <w:p w14:paraId="788D33A1" w14:textId="77777777" w:rsidR="00C63F3C" w:rsidRDefault="00C63F3C" w:rsidP="00C63F3C">
      <w:pPr>
        <w:pStyle w:val="ListParagraph"/>
        <w:numPr>
          <w:ilvl w:val="0"/>
          <w:numId w:val="14"/>
        </w:numPr>
        <w:rPr>
          <w:lang w:eastAsia="en-US"/>
        </w:rPr>
      </w:pPr>
      <w:r>
        <w:rPr>
          <w:lang w:eastAsia="en-US"/>
        </w:rPr>
        <w:t xml:space="preserve">for the purpose of standardisation in the context of the ITU, </w:t>
      </w:r>
    </w:p>
    <w:p w14:paraId="5C02A2AB" w14:textId="77777777" w:rsidR="00C63F3C" w:rsidRDefault="00C63F3C" w:rsidP="00C63F3C">
      <w:pPr>
        <w:pStyle w:val="ListParagraph"/>
        <w:numPr>
          <w:ilvl w:val="0"/>
          <w:numId w:val="14"/>
        </w:numPr>
        <w:rPr>
          <w:lang w:eastAsia="en-US"/>
        </w:rPr>
      </w:pPr>
      <w:r>
        <w:rPr>
          <w:lang w:eastAsia="en-US"/>
        </w:rPr>
        <w:t>and considering the systems that need to be designed in the context of the ICT and OTTs or better worded the Digital Service Providers</w:t>
      </w:r>
    </w:p>
    <w:p w14:paraId="6C276BA3" w14:textId="77777777" w:rsidR="00C63F3C" w:rsidRDefault="00C63F3C" w:rsidP="00C63F3C">
      <w:pPr>
        <w:rPr>
          <w:lang w:eastAsia="en-US"/>
        </w:rPr>
      </w:pPr>
      <w:r>
        <w:rPr>
          <w:lang w:eastAsia="en-US"/>
        </w:rPr>
        <w:t xml:space="preserve">doesn’t seem to exist at least as a global agreed standard and practice. </w:t>
      </w:r>
    </w:p>
    <w:p w14:paraId="3F592D2C" w14:textId="77777777" w:rsidR="00C63F3C" w:rsidRDefault="00C63F3C" w:rsidP="00C63F3C">
      <w:pPr>
        <w:rPr>
          <w:lang w:eastAsia="en-US"/>
        </w:rPr>
      </w:pPr>
    </w:p>
    <w:p w14:paraId="5B26CC9F" w14:textId="77777777" w:rsidR="00C63F3C" w:rsidRDefault="00C63F3C" w:rsidP="00C63F3C">
      <w:pPr>
        <w:rPr>
          <w:lang w:eastAsia="en-US"/>
        </w:rPr>
      </w:pPr>
      <w:r>
        <w:rPr>
          <w:lang w:eastAsia="en-US"/>
        </w:rPr>
        <w:t>[Editor’s note: contributions are welcome on this gap analysis.]</w:t>
      </w:r>
    </w:p>
    <w:p w14:paraId="7A84CF38" w14:textId="77777777" w:rsidR="00C63F3C" w:rsidRDefault="00C63F3C" w:rsidP="00C63F3C">
      <w:pPr>
        <w:rPr>
          <w:lang w:eastAsia="en-US"/>
        </w:rPr>
      </w:pPr>
    </w:p>
    <w:p w14:paraId="540E80EB" w14:textId="77777777" w:rsidR="00C63F3C" w:rsidRDefault="00C63F3C" w:rsidP="00C63F3C">
      <w:pPr>
        <w:spacing w:before="0" w:after="160" w:line="259" w:lineRule="auto"/>
        <w:rPr>
          <w:rFonts w:eastAsia="Times New Roman"/>
          <w:b/>
          <w:sz w:val="28"/>
          <w:szCs w:val="20"/>
          <w:lang w:eastAsia="en-US"/>
        </w:rPr>
      </w:pPr>
      <w:r>
        <w:br w:type="page"/>
      </w:r>
    </w:p>
    <w:p w14:paraId="4B748EAA" w14:textId="77777777" w:rsidR="00C63F3C" w:rsidRDefault="00C63F3C" w:rsidP="00C63F3C">
      <w:pPr>
        <w:spacing w:before="0" w:after="160" w:line="259" w:lineRule="auto"/>
      </w:pPr>
    </w:p>
    <w:p w14:paraId="5191DAAF" w14:textId="77777777" w:rsidR="00C63F3C" w:rsidRDefault="00C63F3C" w:rsidP="00C63F3C">
      <w:pPr>
        <w:pStyle w:val="AnnexNotitle"/>
      </w:pPr>
      <w:bookmarkStart w:id="194" w:name="_Toc35686027"/>
      <w:r>
        <w:t>Appendix 3 – Example approach to design methodology</w:t>
      </w:r>
      <w:bookmarkEnd w:id="194"/>
    </w:p>
    <w:p w14:paraId="637F5DFD" w14:textId="77777777" w:rsidR="00C63F3C" w:rsidRDefault="00C63F3C" w:rsidP="00C63F3C">
      <w:pPr>
        <w:rPr>
          <w:lang w:eastAsia="en-US"/>
        </w:rPr>
      </w:pPr>
    </w:p>
    <w:p w14:paraId="28459AC3" w14:textId="77777777" w:rsidR="00C63F3C" w:rsidRPr="005C318B" w:rsidRDefault="00C63F3C" w:rsidP="00C63F3C">
      <w:pPr>
        <w:rPr>
          <w:lang w:eastAsia="en-US"/>
        </w:rPr>
      </w:pPr>
      <w:r>
        <w:rPr>
          <w:lang w:eastAsia="en-US"/>
        </w:rPr>
        <w:t>[Editor’s note: we feel important to provide examples on how to use the Recommendation. We provide here only a ‘placeholder’ candidate text. Indeed, One document that was at the origin of this recommendation is TD1954R2 from which we extract ‘</w:t>
      </w:r>
      <w:proofErr w:type="spellStart"/>
      <w:r>
        <w:rPr>
          <w:lang w:eastAsia="en-US"/>
        </w:rPr>
        <w:t>asis</w:t>
      </w:r>
      <w:proofErr w:type="spellEnd"/>
      <w:r>
        <w:rPr>
          <w:lang w:eastAsia="en-US"/>
        </w:rPr>
        <w:t>’ for the moment the sections 2 and 3 and we will align them later with the Recommendation</w:t>
      </w:r>
      <w:proofErr w:type="gramStart"/>
      <w:r>
        <w:rPr>
          <w:lang w:eastAsia="en-US"/>
        </w:rPr>
        <w:t>. ]</w:t>
      </w:r>
      <w:proofErr w:type="gramEnd"/>
    </w:p>
    <w:p w14:paraId="114EFB3E" w14:textId="77777777" w:rsidR="00C63F3C" w:rsidRDefault="00C63F3C" w:rsidP="00C63F3C">
      <w:pPr>
        <w:pStyle w:val="Headingb"/>
      </w:pPr>
      <w:r>
        <w:t>Benefits of a Design methodology and principles</w:t>
      </w:r>
    </w:p>
    <w:p w14:paraId="1E09292E" w14:textId="77777777" w:rsidR="00C63F3C" w:rsidRDefault="00C63F3C" w:rsidP="00C63F3C">
      <w:pPr>
        <w:rPr>
          <w:lang w:eastAsia="en-US"/>
        </w:rPr>
      </w:pPr>
      <w:r>
        <w:rPr>
          <w:lang w:eastAsia="en-US"/>
        </w:rPr>
        <w:t xml:space="preserve">The design methodology and principles relate to how the architects and/or designers in charge of designing something will do to deliver it. </w:t>
      </w:r>
    </w:p>
    <w:p w14:paraId="607D9144" w14:textId="77777777" w:rsidR="00C63F3C" w:rsidRDefault="00C63F3C" w:rsidP="00C63F3C">
      <w:pPr>
        <w:rPr>
          <w:lang w:eastAsia="en-US"/>
        </w:rPr>
      </w:pPr>
      <w:r>
        <w:rPr>
          <w:lang w:eastAsia="en-US"/>
        </w:rPr>
        <w:t xml:space="preserve">These methodology and principles are essential to the architect and/or designer to help him validate he has done the best he could to deliver the best possible design. In other words this is about </w:t>
      </w:r>
    </w:p>
    <w:p w14:paraId="4C3AC973" w14:textId="77777777" w:rsidR="00C63F3C" w:rsidRDefault="00C63F3C" w:rsidP="00C63F3C">
      <w:pPr>
        <w:rPr>
          <w:lang w:eastAsia="en-US"/>
        </w:rPr>
      </w:pPr>
      <w:r>
        <w:rPr>
          <w:lang w:eastAsia="en-US"/>
        </w:rPr>
        <w:t>“What are the guarantees that the architects and/or designers will give to the stakeholder that they can produce one or more solutions that will fit all the criteria.”</w:t>
      </w:r>
    </w:p>
    <w:p w14:paraId="064F2243" w14:textId="77777777" w:rsidR="00C63F3C" w:rsidRDefault="00C63F3C" w:rsidP="00C63F3C">
      <w:pPr>
        <w:rPr>
          <w:lang w:eastAsia="en-US"/>
        </w:rPr>
      </w:pPr>
      <w:r>
        <w:rPr>
          <w:lang w:eastAsia="en-US"/>
        </w:rPr>
        <w:t xml:space="preserve">But doing so it allows multiple other benefits </w:t>
      </w:r>
      <w:proofErr w:type="gramStart"/>
      <w:r>
        <w:rPr>
          <w:lang w:eastAsia="en-US"/>
        </w:rPr>
        <w:t>in particular this</w:t>
      </w:r>
      <w:proofErr w:type="gramEnd"/>
      <w:r>
        <w:rPr>
          <w:lang w:eastAsia="en-US"/>
        </w:rPr>
        <w:t xml:space="preserve"> is a methodology and set of principles that can allow to compare, compose, aggregate and optimize architecture and/or design outcome.</w:t>
      </w:r>
    </w:p>
    <w:p w14:paraId="24E223E2" w14:textId="77777777" w:rsidR="00C63F3C" w:rsidRDefault="00C63F3C" w:rsidP="00C63F3C">
      <w:r>
        <w:t>This will help answer the question:</w:t>
      </w:r>
    </w:p>
    <w:p w14:paraId="128749C7" w14:textId="77777777" w:rsidR="00C63F3C" w:rsidRDefault="00C63F3C" w:rsidP="00C63F3C">
      <w:r>
        <w:t xml:space="preserve">“How do we optimize the chances for a group of architects and/or designers to agree, compare, compose, aggregate and optimize and/or </w:t>
      </w:r>
      <w:proofErr w:type="spellStart"/>
      <w:r>
        <w:t>differenciate</w:t>
      </w:r>
      <w:proofErr w:type="spellEnd"/>
      <w:r>
        <w:t xml:space="preserve"> their outcomes”</w:t>
      </w:r>
    </w:p>
    <w:p w14:paraId="6B26255E" w14:textId="77777777" w:rsidR="00C63F3C" w:rsidRDefault="00C63F3C" w:rsidP="00C63F3C">
      <w:r>
        <w:t xml:space="preserve">For example a certain group of the community may come with Architecture A and another group with Architecture B and another group Architecture C (say ITU, ETSI, ISO), and therefore it will be necessary to have a methodology to compare those Architectures. </w:t>
      </w:r>
    </w:p>
    <w:p w14:paraId="31746B54" w14:textId="77777777" w:rsidR="00C63F3C" w:rsidRDefault="00C63F3C" w:rsidP="00C63F3C">
      <w:r>
        <w:t>With such a methodology many benefits may come. For example we may realize that:</w:t>
      </w:r>
    </w:p>
    <w:p w14:paraId="5A4649CF" w14:textId="77777777" w:rsidR="00C63F3C" w:rsidRDefault="00C63F3C" w:rsidP="00C63F3C">
      <w:pPr>
        <w:pStyle w:val="ListParagraph"/>
        <w:numPr>
          <w:ilvl w:val="0"/>
          <w:numId w:val="13"/>
        </w:numPr>
      </w:pPr>
      <w:r>
        <w:t>one Architecture is an upper set to another one</w:t>
      </w:r>
    </w:p>
    <w:p w14:paraId="558A714D" w14:textId="77777777" w:rsidR="00C63F3C" w:rsidRDefault="00C63F3C" w:rsidP="00C63F3C">
      <w:pPr>
        <w:pStyle w:val="ListParagraph"/>
        <w:numPr>
          <w:ilvl w:val="0"/>
          <w:numId w:val="13"/>
        </w:numPr>
      </w:pPr>
      <w:r>
        <w:t>the limits of on Architecture vs another one</w:t>
      </w:r>
    </w:p>
    <w:p w14:paraId="3B296E6A" w14:textId="77777777" w:rsidR="00C63F3C" w:rsidRDefault="00C63F3C" w:rsidP="00C63F3C">
      <w:pPr>
        <w:pStyle w:val="ListParagraph"/>
        <w:numPr>
          <w:ilvl w:val="0"/>
          <w:numId w:val="13"/>
        </w:numPr>
      </w:pPr>
      <w:r>
        <w:t>we missed some abstraction layer and/or interface</w:t>
      </w:r>
    </w:p>
    <w:p w14:paraId="3F7DB160" w14:textId="77777777" w:rsidR="00C63F3C" w:rsidRDefault="00C63F3C" w:rsidP="00C63F3C">
      <w:pPr>
        <w:pStyle w:val="ListParagraph"/>
        <w:numPr>
          <w:ilvl w:val="0"/>
          <w:numId w:val="13"/>
        </w:numPr>
      </w:pPr>
      <w:r>
        <w:t>certain Architectures are better for certain types of use cases vs others</w:t>
      </w:r>
    </w:p>
    <w:p w14:paraId="540A73AF" w14:textId="77777777" w:rsidR="00C63F3C" w:rsidRDefault="00C63F3C" w:rsidP="00C63F3C">
      <w:pPr>
        <w:pStyle w:val="ListParagraph"/>
        <w:numPr>
          <w:ilvl w:val="0"/>
          <w:numId w:val="13"/>
        </w:numPr>
      </w:pPr>
      <w:r>
        <w:t xml:space="preserve">we can optimize certain components </w:t>
      </w:r>
      <w:proofErr w:type="gramStart"/>
      <w:r>
        <w:t>in order to</w:t>
      </w:r>
      <w:proofErr w:type="gramEnd"/>
      <w:r>
        <w:t xml:space="preserve"> move optimization from local to global</w:t>
      </w:r>
    </w:p>
    <w:p w14:paraId="3004E92D" w14:textId="77777777" w:rsidR="00C63F3C" w:rsidRDefault="00C63F3C" w:rsidP="00C63F3C">
      <w:pPr>
        <w:pStyle w:val="ListParagraph"/>
        <w:numPr>
          <w:ilvl w:val="0"/>
          <w:numId w:val="13"/>
        </w:numPr>
      </w:pPr>
      <w:r>
        <w:t>we have a path of aggregation between those Architectures</w:t>
      </w:r>
    </w:p>
    <w:p w14:paraId="47722CB4" w14:textId="77777777" w:rsidR="00C63F3C" w:rsidRDefault="00C63F3C" w:rsidP="00C63F3C">
      <w:pPr>
        <w:pStyle w:val="ListParagraph"/>
        <w:numPr>
          <w:ilvl w:val="0"/>
          <w:numId w:val="13"/>
        </w:numPr>
      </w:pPr>
      <w:r>
        <w:t>we have a path of composition between those Architectures</w:t>
      </w:r>
    </w:p>
    <w:p w14:paraId="0229C891" w14:textId="77777777" w:rsidR="00C63F3C" w:rsidRDefault="00C63F3C" w:rsidP="00C63F3C">
      <w:pPr>
        <w:pStyle w:val="Headingb"/>
      </w:pPr>
      <w:r>
        <w:t xml:space="preserve">The design </w:t>
      </w:r>
      <w:proofErr w:type="spellStart"/>
      <w:r>
        <w:t>methododolgy</w:t>
      </w:r>
      <w:proofErr w:type="spellEnd"/>
      <w:r>
        <w:t xml:space="preserve"> proposed</w:t>
      </w:r>
    </w:p>
    <w:p w14:paraId="1800079E" w14:textId="77777777" w:rsidR="00C63F3C" w:rsidRDefault="00C63F3C" w:rsidP="00C63F3C">
      <w:r>
        <w:t>We will work here by analogy to help the reader and we will compare the design methodology used both in designing a bridge with our Quantum case</w:t>
      </w:r>
    </w:p>
    <w:p w14:paraId="543100EE" w14:textId="77777777" w:rsidR="00C63F3C" w:rsidRDefault="00C63F3C" w:rsidP="00C63F3C">
      <w:r>
        <w:t xml:space="preserve">So as per above we are simply pausing here that a good methodology consists of identifying the right criteria that condition a resulting architecture. </w:t>
      </w:r>
    </w:p>
    <w:p w14:paraId="76FD94B5" w14:textId="77777777" w:rsidR="00C63F3C" w:rsidRDefault="00C63F3C" w:rsidP="00C63F3C">
      <w:r>
        <w:t>Let’s take the example of a bridge to help us. Let’s imagine a city needs a new bridge within the city across a river and the evolution of the city leads to the fact that the real requirement is for allowing today pedestrians to cross, in 10 years to allow cars to cross and in 20 years for trains to cross the river. In this case we can consider the following design criteria and the following table can show how to apply the method:</w:t>
      </w:r>
    </w:p>
    <w:p w14:paraId="793ED352" w14:textId="77777777" w:rsidR="00C63F3C" w:rsidRDefault="00C63F3C" w:rsidP="00C63F3C"/>
    <w:p w14:paraId="7A3DDC75" w14:textId="5DE884FE" w:rsidR="00C63F3C" w:rsidRDefault="00C63F3C" w:rsidP="00C63F3C">
      <w:pPr>
        <w:pStyle w:val="Caption"/>
        <w:keepNext/>
      </w:pPr>
      <w:r>
        <w:t xml:space="preserve">Table </w:t>
      </w:r>
      <w:r>
        <w:fldChar w:fldCharType="begin"/>
      </w:r>
      <w:r>
        <w:instrText xml:space="preserve"> SEQ Table \* ARABIC </w:instrText>
      </w:r>
      <w:r>
        <w:fldChar w:fldCharType="separate"/>
      </w:r>
      <w:ins w:id="195" w:author="ADG TS" w:date="2022-08-04T14:44:00Z">
        <w:r w:rsidR="003937C3">
          <w:rPr>
            <w:noProof/>
          </w:rPr>
          <w:t>4</w:t>
        </w:r>
      </w:ins>
      <w:r>
        <w:fldChar w:fldCharType="end"/>
      </w:r>
      <w:r>
        <w:t xml:space="preserve"> - Design Methodology Criteria</w:t>
      </w:r>
    </w:p>
    <w:tbl>
      <w:tblPr>
        <w:tblStyle w:val="TableGrid"/>
        <w:tblW w:w="0" w:type="auto"/>
        <w:tblLook w:val="04A0" w:firstRow="1" w:lastRow="0" w:firstColumn="1" w:lastColumn="0" w:noHBand="0" w:noVBand="1"/>
      </w:tblPr>
      <w:tblGrid>
        <w:gridCol w:w="2092"/>
        <w:gridCol w:w="2121"/>
        <w:gridCol w:w="2552"/>
        <w:gridCol w:w="2409"/>
      </w:tblGrid>
      <w:tr w:rsidR="00C63F3C" w:rsidRPr="004E6759" w14:paraId="5CCC235C" w14:textId="77777777" w:rsidTr="00C63F3C">
        <w:tc>
          <w:tcPr>
            <w:tcW w:w="1985" w:type="dxa"/>
          </w:tcPr>
          <w:p w14:paraId="323F7575" w14:textId="77777777" w:rsidR="00C63F3C" w:rsidRPr="004E6759" w:rsidRDefault="00C63F3C" w:rsidP="00C63F3C">
            <w:pPr>
              <w:rPr>
                <w:sz w:val="20"/>
                <w:szCs w:val="20"/>
              </w:rPr>
            </w:pPr>
            <w:r>
              <w:rPr>
                <w:sz w:val="20"/>
                <w:szCs w:val="20"/>
              </w:rPr>
              <w:t>Criteria</w:t>
            </w:r>
          </w:p>
        </w:tc>
        <w:tc>
          <w:tcPr>
            <w:tcW w:w="2121" w:type="dxa"/>
          </w:tcPr>
          <w:p w14:paraId="4789D435" w14:textId="77777777" w:rsidR="00C63F3C" w:rsidRPr="004E6759" w:rsidRDefault="00C63F3C" w:rsidP="00C63F3C">
            <w:pPr>
              <w:rPr>
                <w:sz w:val="20"/>
                <w:szCs w:val="20"/>
              </w:rPr>
            </w:pPr>
            <w:r>
              <w:rPr>
                <w:sz w:val="20"/>
                <w:szCs w:val="20"/>
              </w:rPr>
              <w:t>Definition</w:t>
            </w:r>
          </w:p>
        </w:tc>
        <w:tc>
          <w:tcPr>
            <w:tcW w:w="2552" w:type="dxa"/>
          </w:tcPr>
          <w:p w14:paraId="0D9ED2C5" w14:textId="77777777" w:rsidR="00C63F3C" w:rsidRPr="004E6759" w:rsidRDefault="00C63F3C" w:rsidP="00C63F3C">
            <w:pPr>
              <w:rPr>
                <w:sz w:val="20"/>
                <w:szCs w:val="20"/>
              </w:rPr>
            </w:pPr>
            <w:r>
              <w:rPr>
                <w:sz w:val="20"/>
                <w:szCs w:val="20"/>
              </w:rPr>
              <w:t>Example with the Bridge</w:t>
            </w:r>
          </w:p>
        </w:tc>
        <w:tc>
          <w:tcPr>
            <w:tcW w:w="2409" w:type="dxa"/>
          </w:tcPr>
          <w:p w14:paraId="2108770E" w14:textId="77777777" w:rsidR="00C63F3C" w:rsidRPr="004E6759" w:rsidRDefault="00C63F3C" w:rsidP="00C63F3C">
            <w:pPr>
              <w:rPr>
                <w:sz w:val="20"/>
                <w:szCs w:val="20"/>
              </w:rPr>
            </w:pPr>
            <w:r>
              <w:rPr>
                <w:sz w:val="20"/>
                <w:szCs w:val="20"/>
              </w:rPr>
              <w:t>Example with a Quantum Architecture</w:t>
            </w:r>
          </w:p>
        </w:tc>
      </w:tr>
      <w:tr w:rsidR="00C63F3C" w:rsidRPr="004E6759" w14:paraId="3BDFAB9B" w14:textId="77777777" w:rsidTr="00C63F3C">
        <w:tc>
          <w:tcPr>
            <w:tcW w:w="1985" w:type="dxa"/>
          </w:tcPr>
          <w:p w14:paraId="1E756102" w14:textId="77777777" w:rsidR="00C63F3C" w:rsidRPr="004E6759" w:rsidRDefault="00C63F3C" w:rsidP="00C63F3C">
            <w:pPr>
              <w:rPr>
                <w:sz w:val="20"/>
                <w:szCs w:val="20"/>
              </w:rPr>
            </w:pPr>
            <w:r>
              <w:rPr>
                <w:sz w:val="20"/>
                <w:szCs w:val="20"/>
              </w:rPr>
              <w:t>Functional Requirements</w:t>
            </w:r>
          </w:p>
        </w:tc>
        <w:tc>
          <w:tcPr>
            <w:tcW w:w="2121" w:type="dxa"/>
          </w:tcPr>
          <w:p w14:paraId="18174260" w14:textId="77777777" w:rsidR="00C63F3C" w:rsidRPr="004E6759" w:rsidRDefault="00C63F3C" w:rsidP="00C63F3C">
            <w:pPr>
              <w:rPr>
                <w:sz w:val="20"/>
                <w:szCs w:val="20"/>
              </w:rPr>
            </w:pPr>
            <w:proofErr w:type="gramStart"/>
            <w:r>
              <w:rPr>
                <w:sz w:val="20"/>
                <w:szCs w:val="20"/>
              </w:rPr>
              <w:t>This criteria</w:t>
            </w:r>
            <w:proofErr w:type="gramEnd"/>
            <w:r>
              <w:rPr>
                <w:sz w:val="20"/>
                <w:szCs w:val="20"/>
              </w:rPr>
              <w:t xml:space="preserve"> seeks to measure the fit of how the architecture is addressing all the enumerated functional requirements </w:t>
            </w:r>
          </w:p>
        </w:tc>
        <w:tc>
          <w:tcPr>
            <w:tcW w:w="2552" w:type="dxa"/>
          </w:tcPr>
          <w:p w14:paraId="4F5A1CA3" w14:textId="77777777" w:rsidR="00C63F3C" w:rsidRPr="004E6759" w:rsidRDefault="00C63F3C" w:rsidP="00C63F3C">
            <w:pPr>
              <w:rPr>
                <w:sz w:val="20"/>
                <w:szCs w:val="20"/>
              </w:rPr>
            </w:pPr>
            <w:r>
              <w:rPr>
                <w:sz w:val="20"/>
                <w:szCs w:val="20"/>
              </w:rPr>
              <w:t>Among the many architectural patterns for the bridge, which is the one that can accommodate a first version of the bridge for pedestrians, a second one for cars and then for trains, without having to destroy each bridge and create a new one over a period of 30 years?</w:t>
            </w:r>
          </w:p>
        </w:tc>
        <w:tc>
          <w:tcPr>
            <w:tcW w:w="2409" w:type="dxa"/>
          </w:tcPr>
          <w:p w14:paraId="4F098928" w14:textId="77777777" w:rsidR="00C63F3C" w:rsidRPr="004E6759" w:rsidRDefault="00C63F3C" w:rsidP="00C63F3C">
            <w:pPr>
              <w:rPr>
                <w:sz w:val="20"/>
                <w:szCs w:val="20"/>
              </w:rPr>
            </w:pPr>
            <w:r>
              <w:rPr>
                <w:sz w:val="20"/>
                <w:szCs w:val="20"/>
              </w:rPr>
              <w:t xml:space="preserve">Today quantum architectures by physical means can only address a certain number of use cases. If there are new use cases coming, which are there and are the current patterns of architectures fitting the future? What would be the desired new target architecture to accommodate future requirements. For example should there be a solution for </w:t>
            </w:r>
            <w:proofErr w:type="spellStart"/>
            <w:r>
              <w:rPr>
                <w:sz w:val="20"/>
                <w:szCs w:val="20"/>
              </w:rPr>
              <w:t>hundred</w:t>
            </w:r>
            <w:proofErr w:type="spellEnd"/>
            <w:r>
              <w:rPr>
                <w:sz w:val="20"/>
                <w:szCs w:val="20"/>
              </w:rPr>
              <w:t xml:space="preserve"> of millions of devices using say TLS protocol, how would a new architecture pattern look like and how to relate it to the current architectures and would it fit requirements?</w:t>
            </w:r>
          </w:p>
        </w:tc>
      </w:tr>
      <w:tr w:rsidR="00C63F3C" w:rsidRPr="004E6759" w14:paraId="546A122D" w14:textId="77777777" w:rsidTr="00C63F3C">
        <w:tc>
          <w:tcPr>
            <w:tcW w:w="1985" w:type="dxa"/>
          </w:tcPr>
          <w:p w14:paraId="0EC73E9D" w14:textId="77777777" w:rsidR="00C63F3C" w:rsidRPr="004E6759" w:rsidRDefault="00C63F3C" w:rsidP="00C63F3C">
            <w:pPr>
              <w:rPr>
                <w:sz w:val="20"/>
                <w:szCs w:val="20"/>
              </w:rPr>
            </w:pPr>
            <w:proofErr w:type="gramStart"/>
            <w:r>
              <w:rPr>
                <w:sz w:val="20"/>
                <w:szCs w:val="20"/>
              </w:rPr>
              <w:t>Non Functional</w:t>
            </w:r>
            <w:proofErr w:type="gramEnd"/>
            <w:r>
              <w:rPr>
                <w:sz w:val="20"/>
                <w:szCs w:val="20"/>
              </w:rPr>
              <w:t xml:space="preserve"> </w:t>
            </w:r>
            <w:proofErr w:type="spellStart"/>
            <w:r>
              <w:rPr>
                <w:sz w:val="20"/>
                <w:szCs w:val="20"/>
              </w:rPr>
              <w:t>Requiremens</w:t>
            </w:r>
            <w:proofErr w:type="spellEnd"/>
            <w:r>
              <w:rPr>
                <w:sz w:val="20"/>
                <w:szCs w:val="20"/>
              </w:rPr>
              <w:t xml:space="preserve"> </w:t>
            </w:r>
          </w:p>
        </w:tc>
        <w:tc>
          <w:tcPr>
            <w:tcW w:w="2121" w:type="dxa"/>
          </w:tcPr>
          <w:p w14:paraId="0CB9D6B1" w14:textId="77777777" w:rsidR="00C63F3C" w:rsidRPr="004E6759" w:rsidRDefault="00C63F3C" w:rsidP="00C63F3C">
            <w:pPr>
              <w:rPr>
                <w:sz w:val="20"/>
                <w:szCs w:val="20"/>
              </w:rPr>
            </w:pPr>
            <w:r>
              <w:rPr>
                <w:sz w:val="20"/>
                <w:szCs w:val="20"/>
              </w:rPr>
              <w:t xml:space="preserve">There is a large set of </w:t>
            </w:r>
            <w:proofErr w:type="spellStart"/>
            <w:proofErr w:type="gramStart"/>
            <w:r>
              <w:rPr>
                <w:sz w:val="20"/>
                <w:szCs w:val="20"/>
              </w:rPr>
              <w:t>non functional</w:t>
            </w:r>
            <w:proofErr w:type="spellEnd"/>
            <w:proofErr w:type="gramEnd"/>
            <w:r>
              <w:rPr>
                <w:sz w:val="20"/>
                <w:szCs w:val="20"/>
              </w:rPr>
              <w:t xml:space="preserve"> requirements that need to be taken into consideration. This is where a lot of the success of a solution resides in terms of criteria vs cost of build, margins and therefore the viability of the solution and/or a full market</w:t>
            </w:r>
          </w:p>
        </w:tc>
        <w:tc>
          <w:tcPr>
            <w:tcW w:w="2552" w:type="dxa"/>
          </w:tcPr>
          <w:p w14:paraId="506E0CFB" w14:textId="77777777" w:rsidR="00C63F3C" w:rsidRPr="004E6759" w:rsidRDefault="00C63F3C" w:rsidP="00C63F3C">
            <w:pPr>
              <w:rPr>
                <w:sz w:val="20"/>
                <w:szCs w:val="20"/>
              </w:rPr>
            </w:pPr>
          </w:p>
        </w:tc>
        <w:tc>
          <w:tcPr>
            <w:tcW w:w="2409" w:type="dxa"/>
          </w:tcPr>
          <w:p w14:paraId="28F4DA5E" w14:textId="77777777" w:rsidR="00C63F3C" w:rsidRPr="004E6759" w:rsidRDefault="00C63F3C" w:rsidP="00C63F3C">
            <w:pPr>
              <w:rPr>
                <w:sz w:val="20"/>
                <w:szCs w:val="20"/>
              </w:rPr>
            </w:pPr>
          </w:p>
        </w:tc>
      </w:tr>
      <w:tr w:rsidR="00C63F3C" w:rsidRPr="004E6759" w14:paraId="1F4012F8" w14:textId="77777777" w:rsidTr="00C63F3C">
        <w:tc>
          <w:tcPr>
            <w:tcW w:w="1985" w:type="dxa"/>
          </w:tcPr>
          <w:p w14:paraId="044833E0" w14:textId="77777777" w:rsidR="00C63F3C" w:rsidRPr="004E6759" w:rsidRDefault="00C63F3C" w:rsidP="00C63F3C">
            <w:pPr>
              <w:ind w:left="720"/>
              <w:rPr>
                <w:sz w:val="20"/>
                <w:szCs w:val="20"/>
              </w:rPr>
            </w:pPr>
            <w:r>
              <w:rPr>
                <w:sz w:val="20"/>
                <w:szCs w:val="20"/>
              </w:rPr>
              <w:t>Stability</w:t>
            </w:r>
          </w:p>
        </w:tc>
        <w:tc>
          <w:tcPr>
            <w:tcW w:w="2121" w:type="dxa"/>
          </w:tcPr>
          <w:p w14:paraId="60FABE96" w14:textId="77777777" w:rsidR="00C63F3C" w:rsidRPr="004E6759" w:rsidRDefault="00C63F3C" w:rsidP="00C63F3C">
            <w:pPr>
              <w:rPr>
                <w:sz w:val="20"/>
                <w:szCs w:val="20"/>
              </w:rPr>
            </w:pPr>
            <w:r>
              <w:rPr>
                <w:sz w:val="20"/>
                <w:szCs w:val="20"/>
              </w:rPr>
              <w:t xml:space="preserve">Is the architecture stable against load (scalability), against damages (High Availability), against </w:t>
            </w:r>
            <w:proofErr w:type="spellStart"/>
            <w:r>
              <w:rPr>
                <w:sz w:val="20"/>
                <w:szCs w:val="20"/>
              </w:rPr>
              <w:t>Distarters</w:t>
            </w:r>
            <w:proofErr w:type="spellEnd"/>
            <w:r>
              <w:rPr>
                <w:sz w:val="20"/>
                <w:szCs w:val="20"/>
              </w:rPr>
              <w:t xml:space="preserve"> (Disaster Recovery/Business Continuity)</w:t>
            </w:r>
          </w:p>
        </w:tc>
        <w:tc>
          <w:tcPr>
            <w:tcW w:w="2552" w:type="dxa"/>
          </w:tcPr>
          <w:p w14:paraId="0E6E72C3" w14:textId="77777777" w:rsidR="00C63F3C" w:rsidRPr="004E6759" w:rsidRDefault="00C63F3C" w:rsidP="00C63F3C">
            <w:pPr>
              <w:rPr>
                <w:sz w:val="20"/>
                <w:szCs w:val="20"/>
              </w:rPr>
            </w:pPr>
            <w:r>
              <w:rPr>
                <w:sz w:val="20"/>
                <w:szCs w:val="20"/>
              </w:rPr>
              <w:t xml:space="preserve">Will the architecture propose able to support up to how many users? If a component of the bridge has a failure, will the whole bridge be </w:t>
            </w:r>
            <w:proofErr w:type="spellStart"/>
            <w:r>
              <w:rPr>
                <w:sz w:val="20"/>
                <w:szCs w:val="20"/>
              </w:rPr>
              <w:t>unsable</w:t>
            </w:r>
            <w:proofErr w:type="spellEnd"/>
            <w:r>
              <w:rPr>
                <w:sz w:val="20"/>
                <w:szCs w:val="20"/>
              </w:rPr>
              <w:t xml:space="preserve">? If there are special conditions like too much wind or an </w:t>
            </w:r>
            <w:proofErr w:type="gramStart"/>
            <w:r>
              <w:rPr>
                <w:sz w:val="20"/>
                <w:szCs w:val="20"/>
              </w:rPr>
              <w:t>earth quake</w:t>
            </w:r>
            <w:proofErr w:type="gramEnd"/>
            <w:r>
              <w:rPr>
                <w:sz w:val="20"/>
                <w:szCs w:val="20"/>
              </w:rPr>
              <w:t xml:space="preserve"> will the bridge be able to survive and if not what is the plan?</w:t>
            </w:r>
          </w:p>
        </w:tc>
        <w:tc>
          <w:tcPr>
            <w:tcW w:w="2409" w:type="dxa"/>
          </w:tcPr>
          <w:p w14:paraId="3E355664" w14:textId="77777777" w:rsidR="00C63F3C" w:rsidRPr="004E6759" w:rsidRDefault="00C63F3C" w:rsidP="00C63F3C">
            <w:pPr>
              <w:rPr>
                <w:sz w:val="20"/>
                <w:szCs w:val="20"/>
              </w:rPr>
            </w:pPr>
            <w:r>
              <w:rPr>
                <w:sz w:val="20"/>
                <w:szCs w:val="20"/>
              </w:rPr>
              <w:t xml:space="preserve">How many </w:t>
            </w:r>
            <w:proofErr w:type="gramStart"/>
            <w:r>
              <w:rPr>
                <w:sz w:val="20"/>
                <w:szCs w:val="20"/>
              </w:rPr>
              <w:t>session</w:t>
            </w:r>
            <w:proofErr w:type="gramEnd"/>
            <w:r>
              <w:rPr>
                <w:sz w:val="20"/>
                <w:szCs w:val="20"/>
              </w:rPr>
              <w:t xml:space="preserve"> key are the current architectures able to support per second? What happens is say a trusted node fails? What happens in case of a disaster (a datacentre fails)?</w:t>
            </w:r>
          </w:p>
        </w:tc>
      </w:tr>
      <w:tr w:rsidR="00C63F3C" w:rsidRPr="004E6759" w14:paraId="629A7033" w14:textId="77777777" w:rsidTr="00C63F3C">
        <w:tc>
          <w:tcPr>
            <w:tcW w:w="1985" w:type="dxa"/>
          </w:tcPr>
          <w:p w14:paraId="7824895C" w14:textId="77777777" w:rsidR="00C63F3C" w:rsidRPr="004E6759" w:rsidRDefault="00C63F3C" w:rsidP="00C63F3C">
            <w:pPr>
              <w:ind w:left="720"/>
              <w:rPr>
                <w:sz w:val="20"/>
                <w:szCs w:val="20"/>
              </w:rPr>
            </w:pPr>
            <w:r>
              <w:rPr>
                <w:sz w:val="20"/>
                <w:szCs w:val="20"/>
              </w:rPr>
              <w:t>Security</w:t>
            </w:r>
          </w:p>
        </w:tc>
        <w:tc>
          <w:tcPr>
            <w:tcW w:w="2121" w:type="dxa"/>
          </w:tcPr>
          <w:p w14:paraId="2CB68363" w14:textId="77777777" w:rsidR="00C63F3C" w:rsidRPr="004E6759" w:rsidRDefault="00C63F3C" w:rsidP="00C63F3C">
            <w:pPr>
              <w:rPr>
                <w:sz w:val="20"/>
                <w:szCs w:val="20"/>
              </w:rPr>
            </w:pPr>
            <w:r>
              <w:rPr>
                <w:sz w:val="20"/>
                <w:szCs w:val="20"/>
              </w:rPr>
              <w:t xml:space="preserve">Is the architecture able to </w:t>
            </w:r>
            <w:proofErr w:type="gramStart"/>
            <w:r>
              <w:rPr>
                <w:sz w:val="20"/>
                <w:szCs w:val="20"/>
              </w:rPr>
              <w:t>passively or actively defend itself</w:t>
            </w:r>
            <w:proofErr w:type="gramEnd"/>
            <w:r>
              <w:rPr>
                <w:sz w:val="20"/>
                <w:szCs w:val="20"/>
              </w:rPr>
              <w:t xml:space="preserve"> against adversaries</w:t>
            </w:r>
          </w:p>
        </w:tc>
        <w:tc>
          <w:tcPr>
            <w:tcW w:w="2552" w:type="dxa"/>
          </w:tcPr>
          <w:p w14:paraId="70DB3545" w14:textId="77777777" w:rsidR="00C63F3C" w:rsidRPr="004E6759" w:rsidRDefault="00C63F3C" w:rsidP="00C63F3C">
            <w:pPr>
              <w:rPr>
                <w:sz w:val="20"/>
                <w:szCs w:val="20"/>
              </w:rPr>
            </w:pPr>
            <w:r>
              <w:rPr>
                <w:sz w:val="20"/>
                <w:szCs w:val="20"/>
              </w:rPr>
              <w:t xml:space="preserve">How is it for a terrorist to explode the bridge. How the design of the bridge </w:t>
            </w:r>
            <w:proofErr w:type="gramStart"/>
            <w:r>
              <w:rPr>
                <w:sz w:val="20"/>
                <w:szCs w:val="20"/>
              </w:rPr>
              <w:t>make</w:t>
            </w:r>
            <w:proofErr w:type="gramEnd"/>
            <w:r>
              <w:rPr>
                <w:sz w:val="20"/>
                <w:szCs w:val="20"/>
              </w:rPr>
              <w:t xml:space="preserve"> it difficult for an adversary to explode a pillar for example?</w:t>
            </w:r>
          </w:p>
        </w:tc>
        <w:tc>
          <w:tcPr>
            <w:tcW w:w="2409" w:type="dxa"/>
          </w:tcPr>
          <w:p w14:paraId="24977CC6" w14:textId="77777777" w:rsidR="00C63F3C" w:rsidRPr="004E6759" w:rsidRDefault="00C63F3C" w:rsidP="00C63F3C">
            <w:pPr>
              <w:rPr>
                <w:sz w:val="20"/>
                <w:szCs w:val="20"/>
              </w:rPr>
            </w:pPr>
            <w:r>
              <w:rPr>
                <w:sz w:val="20"/>
                <w:szCs w:val="20"/>
              </w:rPr>
              <w:t xml:space="preserve">Here </w:t>
            </w:r>
            <w:proofErr w:type="gramStart"/>
            <w:r>
              <w:rPr>
                <w:sz w:val="20"/>
                <w:szCs w:val="20"/>
              </w:rPr>
              <w:t>this whole criteria</w:t>
            </w:r>
            <w:proofErr w:type="gramEnd"/>
            <w:r>
              <w:rPr>
                <w:sz w:val="20"/>
                <w:szCs w:val="20"/>
              </w:rPr>
              <w:t xml:space="preserve"> is in itself the scope of the work of SG17 with collaboration of ETSI, ISO, etc. and in itself is an architecture to which the methodology here should apply. Indeed the security </w:t>
            </w:r>
            <w:r>
              <w:rPr>
                <w:sz w:val="20"/>
                <w:szCs w:val="20"/>
              </w:rPr>
              <w:lastRenderedPageBreak/>
              <w:t xml:space="preserve">solution needs too to be stable, to be secure, manageable, flexible, migratable, etc. </w:t>
            </w:r>
          </w:p>
        </w:tc>
      </w:tr>
      <w:tr w:rsidR="00C63F3C" w:rsidRPr="004E6759" w14:paraId="0F727E4D" w14:textId="77777777" w:rsidTr="00C63F3C">
        <w:tc>
          <w:tcPr>
            <w:tcW w:w="1985" w:type="dxa"/>
          </w:tcPr>
          <w:p w14:paraId="59CF3E2D" w14:textId="77777777" w:rsidR="00C63F3C" w:rsidRPr="004E6759" w:rsidRDefault="00C63F3C" w:rsidP="00C63F3C">
            <w:pPr>
              <w:ind w:left="720"/>
              <w:rPr>
                <w:sz w:val="20"/>
                <w:szCs w:val="20"/>
              </w:rPr>
            </w:pPr>
            <w:r>
              <w:rPr>
                <w:sz w:val="20"/>
                <w:szCs w:val="20"/>
              </w:rPr>
              <w:lastRenderedPageBreak/>
              <w:t>Manageability</w:t>
            </w:r>
          </w:p>
        </w:tc>
        <w:tc>
          <w:tcPr>
            <w:tcW w:w="2121" w:type="dxa"/>
          </w:tcPr>
          <w:p w14:paraId="7E912287" w14:textId="77777777" w:rsidR="00C63F3C" w:rsidRPr="004E6759" w:rsidRDefault="00C63F3C" w:rsidP="00C63F3C">
            <w:pPr>
              <w:rPr>
                <w:sz w:val="20"/>
                <w:szCs w:val="20"/>
              </w:rPr>
            </w:pPr>
            <w:r>
              <w:rPr>
                <w:sz w:val="20"/>
                <w:szCs w:val="20"/>
              </w:rPr>
              <w:t>How easy is it to monitor the architecture, to upgrade it, to operate it</w:t>
            </w:r>
          </w:p>
        </w:tc>
        <w:tc>
          <w:tcPr>
            <w:tcW w:w="2552" w:type="dxa"/>
          </w:tcPr>
          <w:p w14:paraId="20E6A19C" w14:textId="77777777" w:rsidR="00C63F3C" w:rsidRPr="004E6759" w:rsidRDefault="00C63F3C" w:rsidP="00C63F3C">
            <w:pPr>
              <w:rPr>
                <w:sz w:val="20"/>
                <w:szCs w:val="20"/>
              </w:rPr>
            </w:pPr>
            <w:r>
              <w:rPr>
                <w:sz w:val="20"/>
                <w:szCs w:val="20"/>
              </w:rPr>
              <w:t xml:space="preserve">How easy is it to measure if there is any degradation in the bridge? Or how easy is it to simply clean the </w:t>
            </w:r>
            <w:proofErr w:type="gramStart"/>
            <w:r>
              <w:rPr>
                <w:sz w:val="20"/>
                <w:szCs w:val="20"/>
              </w:rPr>
              <w:t>bridge, or</w:t>
            </w:r>
            <w:proofErr w:type="gramEnd"/>
            <w:r>
              <w:rPr>
                <w:sz w:val="20"/>
                <w:szCs w:val="20"/>
              </w:rPr>
              <w:t xml:space="preserve"> have a toll at the entrance if necessary or to operate the bridge (imagine it needs to stop to be opened to let ships to cross too!) or how is it to access the electrical wires, do you need to destroy the concrete to reach them?</w:t>
            </w:r>
          </w:p>
        </w:tc>
        <w:tc>
          <w:tcPr>
            <w:tcW w:w="2409" w:type="dxa"/>
          </w:tcPr>
          <w:p w14:paraId="4AD2AE38" w14:textId="77777777" w:rsidR="00C63F3C" w:rsidRPr="004E6759" w:rsidRDefault="00C63F3C" w:rsidP="00C63F3C">
            <w:pPr>
              <w:rPr>
                <w:sz w:val="20"/>
                <w:szCs w:val="20"/>
              </w:rPr>
            </w:pPr>
            <w:r>
              <w:rPr>
                <w:sz w:val="20"/>
                <w:szCs w:val="20"/>
              </w:rPr>
              <w:t>Here this is how to monitor, patch, upgrade, operate the architecture. If clusters exist how easy is it to upgrade them? Do you need a temporary new cluster to upgrade the current one?</w:t>
            </w:r>
          </w:p>
        </w:tc>
      </w:tr>
      <w:tr w:rsidR="00C63F3C" w:rsidRPr="004E6759" w14:paraId="4C8350E3" w14:textId="77777777" w:rsidTr="00C63F3C">
        <w:tc>
          <w:tcPr>
            <w:tcW w:w="1985" w:type="dxa"/>
          </w:tcPr>
          <w:p w14:paraId="36640F4A" w14:textId="77777777" w:rsidR="00C63F3C" w:rsidRPr="004E6759" w:rsidRDefault="00C63F3C" w:rsidP="00C63F3C">
            <w:pPr>
              <w:ind w:left="720"/>
              <w:rPr>
                <w:sz w:val="20"/>
                <w:szCs w:val="20"/>
              </w:rPr>
            </w:pPr>
            <w:r>
              <w:rPr>
                <w:sz w:val="20"/>
                <w:szCs w:val="20"/>
              </w:rPr>
              <w:t>Flexibility</w:t>
            </w:r>
          </w:p>
        </w:tc>
        <w:tc>
          <w:tcPr>
            <w:tcW w:w="2121" w:type="dxa"/>
          </w:tcPr>
          <w:p w14:paraId="37AB5004" w14:textId="77777777" w:rsidR="00C63F3C" w:rsidRPr="004E6759" w:rsidRDefault="00C63F3C" w:rsidP="00C63F3C">
            <w:pPr>
              <w:rPr>
                <w:sz w:val="20"/>
                <w:szCs w:val="20"/>
              </w:rPr>
            </w:pPr>
            <w:r>
              <w:rPr>
                <w:sz w:val="20"/>
                <w:szCs w:val="20"/>
              </w:rPr>
              <w:t>How easy is it to adapt the architecture to new functional requirements?</w:t>
            </w:r>
          </w:p>
        </w:tc>
        <w:tc>
          <w:tcPr>
            <w:tcW w:w="2552" w:type="dxa"/>
          </w:tcPr>
          <w:p w14:paraId="422983E4" w14:textId="77777777" w:rsidR="00C63F3C" w:rsidRPr="004E6759" w:rsidRDefault="00C63F3C" w:rsidP="00C63F3C">
            <w:pPr>
              <w:rPr>
                <w:sz w:val="20"/>
                <w:szCs w:val="20"/>
              </w:rPr>
            </w:pPr>
            <w:r>
              <w:rPr>
                <w:sz w:val="20"/>
                <w:szCs w:val="20"/>
              </w:rPr>
              <w:t xml:space="preserve">Do you need to destroy the bridge to move from the requirement for </w:t>
            </w:r>
            <w:proofErr w:type="gramStart"/>
            <w:r>
              <w:rPr>
                <w:sz w:val="20"/>
                <w:szCs w:val="20"/>
              </w:rPr>
              <w:t>pedestrians</w:t>
            </w:r>
            <w:proofErr w:type="gramEnd"/>
            <w:r>
              <w:rPr>
                <w:sz w:val="20"/>
                <w:szCs w:val="20"/>
              </w:rPr>
              <w:t xml:space="preserve"> vs cars later? What do you need to think of in the current architecture to allow evolution?</w:t>
            </w:r>
          </w:p>
        </w:tc>
        <w:tc>
          <w:tcPr>
            <w:tcW w:w="2409" w:type="dxa"/>
          </w:tcPr>
          <w:p w14:paraId="4DB5A4E2" w14:textId="77777777" w:rsidR="00C63F3C" w:rsidRPr="004E6759" w:rsidRDefault="00C63F3C" w:rsidP="00C63F3C">
            <w:pPr>
              <w:rPr>
                <w:sz w:val="20"/>
                <w:szCs w:val="20"/>
              </w:rPr>
            </w:pPr>
            <w:r>
              <w:rPr>
                <w:sz w:val="20"/>
                <w:szCs w:val="20"/>
              </w:rPr>
              <w:t xml:space="preserve">What are the architectural aspects that need to be taken into consideration for quantum solution to support specific use cases only in or between data </w:t>
            </w:r>
            <w:proofErr w:type="spellStart"/>
            <w:r>
              <w:rPr>
                <w:sz w:val="20"/>
                <w:szCs w:val="20"/>
              </w:rPr>
              <w:t>centers</w:t>
            </w:r>
            <w:proofErr w:type="spellEnd"/>
            <w:r>
              <w:rPr>
                <w:sz w:val="20"/>
                <w:szCs w:val="20"/>
              </w:rPr>
              <w:t xml:space="preserve"> vs supporting use cases with people’s devices?</w:t>
            </w:r>
          </w:p>
        </w:tc>
      </w:tr>
      <w:tr w:rsidR="00C63F3C" w:rsidRPr="004E6759" w14:paraId="17D97EF2" w14:textId="77777777" w:rsidTr="00C63F3C">
        <w:tc>
          <w:tcPr>
            <w:tcW w:w="1985" w:type="dxa"/>
          </w:tcPr>
          <w:p w14:paraId="64C2E5AF" w14:textId="77777777" w:rsidR="00C63F3C" w:rsidRPr="004E6759" w:rsidRDefault="00C63F3C" w:rsidP="00C63F3C">
            <w:pPr>
              <w:ind w:left="720"/>
              <w:rPr>
                <w:sz w:val="20"/>
                <w:szCs w:val="20"/>
              </w:rPr>
            </w:pPr>
            <w:proofErr w:type="spellStart"/>
            <w:r>
              <w:rPr>
                <w:sz w:val="20"/>
                <w:szCs w:val="20"/>
              </w:rPr>
              <w:t>Migratability</w:t>
            </w:r>
            <w:proofErr w:type="spellEnd"/>
          </w:p>
        </w:tc>
        <w:tc>
          <w:tcPr>
            <w:tcW w:w="2121" w:type="dxa"/>
          </w:tcPr>
          <w:p w14:paraId="23F266E2" w14:textId="77777777" w:rsidR="00C63F3C" w:rsidRPr="004E6759" w:rsidRDefault="00C63F3C" w:rsidP="00C63F3C">
            <w:pPr>
              <w:rPr>
                <w:sz w:val="20"/>
                <w:szCs w:val="20"/>
              </w:rPr>
            </w:pPr>
            <w:r>
              <w:rPr>
                <w:sz w:val="20"/>
                <w:szCs w:val="20"/>
              </w:rPr>
              <w:t>How easy is it to move from a current architecture to a new one?</w:t>
            </w:r>
          </w:p>
        </w:tc>
        <w:tc>
          <w:tcPr>
            <w:tcW w:w="2552" w:type="dxa"/>
          </w:tcPr>
          <w:p w14:paraId="2561ACB1" w14:textId="77777777" w:rsidR="00C63F3C" w:rsidRPr="004E6759" w:rsidRDefault="00C63F3C" w:rsidP="00C63F3C">
            <w:pPr>
              <w:rPr>
                <w:sz w:val="20"/>
                <w:szCs w:val="20"/>
              </w:rPr>
            </w:pPr>
            <w:r>
              <w:rPr>
                <w:sz w:val="20"/>
                <w:szCs w:val="20"/>
              </w:rPr>
              <w:t>How easy is it for users to move from one existing bridge to the new one?</w:t>
            </w:r>
          </w:p>
        </w:tc>
        <w:tc>
          <w:tcPr>
            <w:tcW w:w="2409" w:type="dxa"/>
          </w:tcPr>
          <w:p w14:paraId="2F2ACBCF" w14:textId="77777777" w:rsidR="00C63F3C" w:rsidRPr="004E6759" w:rsidRDefault="00C63F3C" w:rsidP="00C63F3C">
            <w:pPr>
              <w:rPr>
                <w:sz w:val="20"/>
                <w:szCs w:val="20"/>
              </w:rPr>
            </w:pPr>
            <w:r>
              <w:rPr>
                <w:sz w:val="20"/>
                <w:szCs w:val="20"/>
              </w:rPr>
              <w:t>How easy is it for users to migrate from the current architectures to the new one?</w:t>
            </w:r>
          </w:p>
        </w:tc>
      </w:tr>
      <w:tr w:rsidR="00C63F3C" w:rsidRPr="004E6759" w14:paraId="58E82617" w14:textId="77777777" w:rsidTr="00C63F3C">
        <w:tc>
          <w:tcPr>
            <w:tcW w:w="1985" w:type="dxa"/>
          </w:tcPr>
          <w:p w14:paraId="0DE7CCFA" w14:textId="77777777" w:rsidR="00C63F3C" w:rsidRDefault="00C63F3C" w:rsidP="00C63F3C">
            <w:pPr>
              <w:ind w:left="720"/>
              <w:rPr>
                <w:sz w:val="20"/>
                <w:szCs w:val="20"/>
              </w:rPr>
            </w:pPr>
            <w:proofErr w:type="spellStart"/>
            <w:r>
              <w:rPr>
                <w:sz w:val="20"/>
                <w:szCs w:val="20"/>
              </w:rPr>
              <w:t>Integratability</w:t>
            </w:r>
            <w:proofErr w:type="spellEnd"/>
          </w:p>
        </w:tc>
        <w:tc>
          <w:tcPr>
            <w:tcW w:w="2121" w:type="dxa"/>
          </w:tcPr>
          <w:p w14:paraId="10AF5C1A" w14:textId="77777777" w:rsidR="00C63F3C" w:rsidRPr="004E6759" w:rsidRDefault="00C63F3C" w:rsidP="00C63F3C">
            <w:pPr>
              <w:rPr>
                <w:sz w:val="20"/>
                <w:szCs w:val="20"/>
              </w:rPr>
            </w:pPr>
            <w:r>
              <w:rPr>
                <w:sz w:val="20"/>
                <w:szCs w:val="20"/>
              </w:rPr>
              <w:t>How easy is it at build time to integrate the architecture in the current ecosystem?</w:t>
            </w:r>
          </w:p>
        </w:tc>
        <w:tc>
          <w:tcPr>
            <w:tcW w:w="2552" w:type="dxa"/>
          </w:tcPr>
          <w:p w14:paraId="326D1DA6" w14:textId="77777777" w:rsidR="00C63F3C" w:rsidRPr="004E6759" w:rsidRDefault="00C63F3C" w:rsidP="00C63F3C">
            <w:pPr>
              <w:rPr>
                <w:sz w:val="20"/>
                <w:szCs w:val="20"/>
              </w:rPr>
            </w:pPr>
            <w:r>
              <w:rPr>
                <w:sz w:val="20"/>
                <w:szCs w:val="20"/>
              </w:rPr>
              <w:t>How easy is it at build time to integrate the bridge in the city?</w:t>
            </w:r>
          </w:p>
        </w:tc>
        <w:tc>
          <w:tcPr>
            <w:tcW w:w="2409" w:type="dxa"/>
          </w:tcPr>
          <w:p w14:paraId="1F1738BB" w14:textId="77777777" w:rsidR="00C63F3C" w:rsidRPr="004E6759" w:rsidRDefault="00C63F3C" w:rsidP="00C63F3C">
            <w:pPr>
              <w:rPr>
                <w:sz w:val="20"/>
                <w:szCs w:val="20"/>
              </w:rPr>
            </w:pPr>
            <w:r>
              <w:rPr>
                <w:sz w:val="20"/>
                <w:szCs w:val="20"/>
              </w:rPr>
              <w:t>How easy is it to integrate the architecture in the target conventional network?</w:t>
            </w:r>
          </w:p>
        </w:tc>
      </w:tr>
      <w:tr w:rsidR="00C63F3C" w:rsidRPr="004E6759" w14:paraId="259B5164" w14:textId="77777777" w:rsidTr="00C63F3C">
        <w:tc>
          <w:tcPr>
            <w:tcW w:w="1985" w:type="dxa"/>
          </w:tcPr>
          <w:p w14:paraId="5D0A171F" w14:textId="77777777" w:rsidR="00C63F3C" w:rsidRDefault="00C63F3C" w:rsidP="00C63F3C">
            <w:pPr>
              <w:ind w:left="720"/>
              <w:rPr>
                <w:sz w:val="20"/>
                <w:szCs w:val="20"/>
              </w:rPr>
            </w:pPr>
            <w:r>
              <w:rPr>
                <w:sz w:val="20"/>
                <w:szCs w:val="20"/>
              </w:rPr>
              <w:t>Compliancy</w:t>
            </w:r>
          </w:p>
        </w:tc>
        <w:tc>
          <w:tcPr>
            <w:tcW w:w="2121" w:type="dxa"/>
          </w:tcPr>
          <w:p w14:paraId="6725E723" w14:textId="77777777" w:rsidR="00C63F3C" w:rsidRPr="004E6759" w:rsidRDefault="00C63F3C" w:rsidP="00C63F3C">
            <w:pPr>
              <w:rPr>
                <w:sz w:val="20"/>
                <w:szCs w:val="20"/>
              </w:rPr>
            </w:pPr>
            <w:r>
              <w:rPr>
                <w:sz w:val="20"/>
                <w:szCs w:val="20"/>
              </w:rPr>
              <w:t>Are their jurisdiction constraints and a law or a bulk of laws that the architecture needs to be compliant to?</w:t>
            </w:r>
          </w:p>
        </w:tc>
        <w:tc>
          <w:tcPr>
            <w:tcW w:w="2552" w:type="dxa"/>
          </w:tcPr>
          <w:p w14:paraId="3421129E" w14:textId="77777777" w:rsidR="00C63F3C" w:rsidRPr="004E6759" w:rsidRDefault="00C63F3C" w:rsidP="00C63F3C">
            <w:pPr>
              <w:rPr>
                <w:sz w:val="20"/>
                <w:szCs w:val="20"/>
              </w:rPr>
            </w:pPr>
            <w:r>
              <w:rPr>
                <w:sz w:val="20"/>
                <w:szCs w:val="20"/>
              </w:rPr>
              <w:t xml:space="preserve">Are </w:t>
            </w:r>
            <w:proofErr w:type="spellStart"/>
            <w:r>
              <w:rPr>
                <w:sz w:val="20"/>
                <w:szCs w:val="20"/>
              </w:rPr>
              <w:t>their</w:t>
            </w:r>
            <w:proofErr w:type="spellEnd"/>
            <w:r>
              <w:rPr>
                <w:sz w:val="20"/>
                <w:szCs w:val="20"/>
              </w:rPr>
              <w:t xml:space="preserve"> any laws on bridges that need to be observed? (Yearly audit, assessment, etc.)</w:t>
            </w:r>
          </w:p>
        </w:tc>
        <w:tc>
          <w:tcPr>
            <w:tcW w:w="2409" w:type="dxa"/>
          </w:tcPr>
          <w:p w14:paraId="73D3F643" w14:textId="77777777" w:rsidR="00C63F3C" w:rsidRPr="004E6759" w:rsidRDefault="00C63F3C" w:rsidP="00C63F3C">
            <w:pPr>
              <w:rPr>
                <w:sz w:val="20"/>
                <w:szCs w:val="20"/>
              </w:rPr>
            </w:pPr>
            <w:r>
              <w:rPr>
                <w:sz w:val="20"/>
                <w:szCs w:val="20"/>
              </w:rPr>
              <w:t xml:space="preserve">Are </w:t>
            </w:r>
            <w:proofErr w:type="spellStart"/>
            <w:r>
              <w:rPr>
                <w:sz w:val="20"/>
                <w:szCs w:val="20"/>
              </w:rPr>
              <w:t>their</w:t>
            </w:r>
            <w:proofErr w:type="spellEnd"/>
            <w:r>
              <w:rPr>
                <w:sz w:val="20"/>
                <w:szCs w:val="20"/>
              </w:rPr>
              <w:t xml:space="preserve"> any policies that that architecture needs to be compliant to?</w:t>
            </w:r>
          </w:p>
        </w:tc>
      </w:tr>
    </w:tbl>
    <w:p w14:paraId="528E3647" w14:textId="77777777" w:rsidR="00C63F3C" w:rsidRDefault="00C63F3C" w:rsidP="00C63F3C"/>
    <w:p w14:paraId="34C5308A" w14:textId="77777777" w:rsidR="00C63F3C" w:rsidRDefault="00C63F3C" w:rsidP="00C63F3C">
      <w:r>
        <w:t xml:space="preserve">In addition to this table let’s not forget that there is no absolute best architecture. Architecture is about finding the best compromise between the criteria to fit a certain set of functional requirements. </w:t>
      </w:r>
    </w:p>
    <w:p w14:paraId="0BE3E372" w14:textId="77777777" w:rsidR="00C63F3C" w:rsidRDefault="00C63F3C" w:rsidP="00C63F3C"/>
    <w:p w14:paraId="40994090" w14:textId="77777777" w:rsidR="00C63F3C" w:rsidRDefault="00C63F3C" w:rsidP="00C63F3C">
      <w:r>
        <w:t xml:space="preserve">For </w:t>
      </w:r>
      <w:proofErr w:type="gramStart"/>
      <w:r>
        <w:t>example</w:t>
      </w:r>
      <w:proofErr w:type="gramEnd"/>
      <w:r>
        <w:t xml:space="preserve"> an architecture which needs to be super scalable but which is very complex to reach will be extremely hard to manage and not very flexible, so each design will have various evaluations against each criteria and </w:t>
      </w:r>
      <w:proofErr w:type="spellStart"/>
      <w:r>
        <w:t>their</w:t>
      </w:r>
      <w:proofErr w:type="spellEnd"/>
      <w:r>
        <w:t xml:space="preserve"> will be hidden dependencies that this methodology will reveal.</w:t>
      </w:r>
    </w:p>
    <w:p w14:paraId="524EBE56" w14:textId="77777777" w:rsidR="00C63F3C" w:rsidRDefault="00C63F3C" w:rsidP="00C63F3C"/>
    <w:p w14:paraId="31E8C3E8" w14:textId="77777777" w:rsidR="00C63F3C" w:rsidRDefault="00C63F3C" w:rsidP="00C63F3C">
      <w:r>
        <w:t xml:space="preserve">Maybe at the end of the exercise we end up with multiple architectures but at least the team will have done its maximum to prove that each architecture </w:t>
      </w:r>
      <w:proofErr w:type="gramStart"/>
      <w:r>
        <w:t>exist</w:t>
      </w:r>
      <w:proofErr w:type="gramEnd"/>
      <w:r>
        <w:t xml:space="preserve"> and has a place. Or maybe we can compose the architectures in an </w:t>
      </w:r>
      <w:proofErr w:type="spellStart"/>
      <w:r>
        <w:t>über</w:t>
      </w:r>
      <w:proofErr w:type="spellEnd"/>
      <w:r>
        <w:t xml:space="preserve"> </w:t>
      </w:r>
      <w:proofErr w:type="gramStart"/>
      <w:r>
        <w:t>one</w:t>
      </w:r>
      <w:proofErr w:type="gramEnd"/>
      <w:r>
        <w:t xml:space="preserve"> and it revealed new abstraction layers or patterns and we can now assure that we have the right approach at standardisation level. </w:t>
      </w:r>
    </w:p>
    <w:p w14:paraId="49B06CE1" w14:textId="77777777" w:rsidR="00C63F3C" w:rsidRDefault="00C63F3C" w:rsidP="00C63F3C">
      <w:r>
        <w:lastRenderedPageBreak/>
        <w:t>This would allow to have clarity on how to map the work of each organization on one ‘grand plan’ and hopefully help the team to work in a good collaboration spirit with no duplication of work.</w:t>
      </w:r>
    </w:p>
    <w:p w14:paraId="104DC62A" w14:textId="77777777" w:rsidR="00C63F3C" w:rsidRDefault="00C63F3C" w:rsidP="00C63F3C"/>
    <w:p w14:paraId="12B7E53E" w14:textId="77777777" w:rsidR="00C63F3C" w:rsidRDefault="00C63F3C" w:rsidP="00C63F3C">
      <w:pPr>
        <w:spacing w:before="0" w:after="160" w:line="259" w:lineRule="auto"/>
        <w:rPr>
          <w:lang w:eastAsia="en-US"/>
        </w:rPr>
      </w:pPr>
      <w:r>
        <w:rPr>
          <w:lang w:eastAsia="en-US"/>
        </w:rPr>
        <w:br w:type="page"/>
      </w:r>
    </w:p>
    <w:p w14:paraId="33E246E7" w14:textId="77777777" w:rsidR="00C63F3C" w:rsidRDefault="00C63F3C" w:rsidP="00C63F3C">
      <w:pPr>
        <w:pStyle w:val="AppendixNotitle"/>
      </w:pPr>
      <w:bookmarkStart w:id="196" w:name="_Toc35686028"/>
      <w:r>
        <w:lastRenderedPageBreak/>
        <w:t>Appendix 4 – Design criteria based on Sustainable Development Goals (SDG) requirements</w:t>
      </w:r>
      <w:bookmarkEnd w:id="196"/>
    </w:p>
    <w:p w14:paraId="0AC6DB6C" w14:textId="77777777" w:rsidR="00C63F3C" w:rsidRDefault="00C63F3C" w:rsidP="00C63F3C">
      <w:pPr>
        <w:rPr>
          <w:lang w:eastAsia="en-US"/>
        </w:rPr>
      </w:pPr>
      <w:r>
        <w:rPr>
          <w:lang w:eastAsia="en-US"/>
        </w:rPr>
        <w:t>[Editor’s note: Need to consult with Japan regarding this section and if it should be made more normative]</w:t>
      </w:r>
    </w:p>
    <w:p w14:paraId="09DC6700" w14:textId="77777777" w:rsidR="00C63F3C" w:rsidRDefault="00C63F3C" w:rsidP="00C63F3C">
      <w:pPr>
        <w:rPr>
          <w:lang w:eastAsia="en-US"/>
        </w:rPr>
      </w:pPr>
      <w:r>
        <w:rPr>
          <w:lang w:eastAsia="en-US"/>
        </w:rPr>
        <w:t>Assuming that we could define a core set of design principles inspired from what we learnt in the past, we cannot either ignore the future challenges that designers will face or are probably already facing. For example</w:t>
      </w:r>
    </w:p>
    <w:p w14:paraId="67681748" w14:textId="77777777" w:rsidR="00C63F3C" w:rsidRDefault="00C63F3C" w:rsidP="00C63F3C">
      <w:pPr>
        <w:pStyle w:val="ListParagraph"/>
        <w:numPr>
          <w:ilvl w:val="0"/>
          <w:numId w:val="14"/>
        </w:numPr>
        <w:rPr>
          <w:lang w:eastAsia="en-US"/>
        </w:rPr>
      </w:pPr>
      <w:r>
        <w:rPr>
          <w:lang w:eastAsia="en-US"/>
        </w:rPr>
        <w:t xml:space="preserve">Is my design sustainable from the perspective of skills in the long term and its related hiring, </w:t>
      </w:r>
      <w:proofErr w:type="gramStart"/>
      <w:r>
        <w:rPr>
          <w:lang w:eastAsia="en-US"/>
        </w:rPr>
        <w:t>education</w:t>
      </w:r>
      <w:proofErr w:type="gramEnd"/>
      <w:r>
        <w:rPr>
          <w:lang w:eastAsia="en-US"/>
        </w:rPr>
        <w:t xml:space="preserve"> and capacity building aspects?</w:t>
      </w:r>
    </w:p>
    <w:p w14:paraId="1F520C69" w14:textId="77777777" w:rsidR="00C63F3C" w:rsidRDefault="00C63F3C" w:rsidP="00C63F3C">
      <w:pPr>
        <w:pStyle w:val="ListParagraph"/>
        <w:numPr>
          <w:ilvl w:val="0"/>
          <w:numId w:val="14"/>
        </w:numPr>
        <w:rPr>
          <w:lang w:eastAsia="en-US"/>
        </w:rPr>
      </w:pPr>
      <w:r>
        <w:rPr>
          <w:lang w:eastAsia="en-US"/>
        </w:rPr>
        <w:t>Is my design sustainable from the perspective of the highly regarded United Nations Sustainable Development Goals (SDG)?</w:t>
      </w:r>
    </w:p>
    <w:p w14:paraId="29B2D729" w14:textId="77777777" w:rsidR="00C63F3C" w:rsidRDefault="00C63F3C" w:rsidP="00C63F3C">
      <w:pPr>
        <w:rPr>
          <w:lang w:eastAsia="en-US"/>
        </w:rPr>
      </w:pPr>
      <w:r>
        <w:rPr>
          <w:lang w:eastAsia="en-US"/>
        </w:rPr>
        <w:t>A few examples:</w:t>
      </w:r>
    </w:p>
    <w:p w14:paraId="4CF51084" w14:textId="77777777" w:rsidR="00C63F3C" w:rsidRDefault="00C63F3C" w:rsidP="00C63F3C">
      <w:pPr>
        <w:pStyle w:val="ListParagraph"/>
        <w:numPr>
          <w:ilvl w:val="0"/>
          <w:numId w:val="14"/>
        </w:numPr>
        <w:rPr>
          <w:lang w:eastAsia="en-US"/>
        </w:rPr>
      </w:pPr>
      <w:r>
        <w:rPr>
          <w:lang w:eastAsia="en-US"/>
        </w:rPr>
        <w:t xml:space="preserve">Some systems will have extremely </w:t>
      </w:r>
      <w:proofErr w:type="gramStart"/>
      <w:r>
        <w:rPr>
          <w:lang w:eastAsia="en-US"/>
        </w:rPr>
        <w:t>long life</w:t>
      </w:r>
      <w:proofErr w:type="gramEnd"/>
      <w:r>
        <w:rPr>
          <w:lang w:eastAsia="en-US"/>
        </w:rPr>
        <w:t xml:space="preserve"> cycles. When engineers and technicians will need to run, maintain, adapt, develop those services, it is all good to propose a certain design but if the design doesn’t take into account the need to have a good availability of resources in a long term AND in a given geography with all the potential constraints of this geography (various reasons could lead to shortage of resources), a mistake at this level of design could have significant consequences on the viability of the service delivered itself.</w:t>
      </w:r>
    </w:p>
    <w:p w14:paraId="708782E0" w14:textId="77777777" w:rsidR="00C63F3C" w:rsidRDefault="00C63F3C" w:rsidP="00C63F3C">
      <w:pPr>
        <w:pStyle w:val="ListParagraph"/>
        <w:numPr>
          <w:ilvl w:val="0"/>
          <w:numId w:val="14"/>
        </w:numPr>
        <w:rPr>
          <w:lang w:eastAsia="en-US"/>
        </w:rPr>
      </w:pPr>
      <w:r>
        <w:rPr>
          <w:lang w:eastAsia="en-US"/>
        </w:rPr>
        <w:t xml:space="preserve">When the designer omits considering important goals such as the SDGs, the service can have dramatic effects on the energy required to run (think about crypto mining), toxic components in systems, etc. As expressed by Japan in ITU-T TSAG C53, it would be desirable to </w:t>
      </w:r>
      <w:proofErr w:type="gramStart"/>
      <w:r>
        <w:rPr>
          <w:lang w:eastAsia="en-US"/>
        </w:rPr>
        <w:t>have an understanding of</w:t>
      </w:r>
      <w:proofErr w:type="gramEnd"/>
      <w:r>
        <w:rPr>
          <w:lang w:eastAsia="en-US"/>
        </w:rPr>
        <w:t xml:space="preserve"> ITU-T recommendations against the SDGs. Whilst this is very difficult to execute a posteriori, would a pre-defined non mandatory design criteria on SDGs help not only identify recommendations pertaining to SDGs but as well would the design itself result in a better technical outcome? The answers are probably yes. </w:t>
      </w:r>
    </w:p>
    <w:p w14:paraId="19B4ACEF" w14:textId="77777777" w:rsidR="00C63F3C" w:rsidRDefault="00C63F3C" w:rsidP="00C63F3C">
      <w:pPr>
        <w:rPr>
          <w:lang w:eastAsia="en-US"/>
        </w:rPr>
      </w:pPr>
      <w:r>
        <w:rPr>
          <w:lang w:eastAsia="en-US"/>
        </w:rPr>
        <w:t>We need to recognize that today there is no culture and poor to no knowledge on the SDGs themselves so we understand that we will need a significant education effort to convince contributors why and how they should consider SDGs in their contributions.</w:t>
      </w:r>
    </w:p>
    <w:p w14:paraId="435B137B" w14:textId="77777777" w:rsidR="00C63F3C" w:rsidRDefault="00C63F3C" w:rsidP="00C63F3C">
      <w:pPr>
        <w:rPr>
          <w:lang w:eastAsia="en-US"/>
        </w:rPr>
      </w:pPr>
      <w:r>
        <w:rPr>
          <w:lang w:eastAsia="en-US"/>
        </w:rPr>
        <w:t xml:space="preserve">We need too to make sure that contributors understand and recognize that their contributions </w:t>
      </w:r>
      <w:proofErr w:type="gramStart"/>
      <w:r>
        <w:rPr>
          <w:lang w:eastAsia="en-US"/>
        </w:rPr>
        <w:t>is</w:t>
      </w:r>
      <w:proofErr w:type="gramEnd"/>
      <w:r>
        <w:rPr>
          <w:lang w:eastAsia="en-US"/>
        </w:rPr>
        <w:t xml:space="preserve"> a design in itself (terminology, framework, guidelines, best practices, architecture, specification) and that their design will have: </w:t>
      </w:r>
    </w:p>
    <w:p w14:paraId="18073A8A" w14:textId="77777777" w:rsidR="00C63F3C" w:rsidRDefault="00C63F3C" w:rsidP="00C63F3C">
      <w:pPr>
        <w:pStyle w:val="ListParagraph"/>
        <w:numPr>
          <w:ilvl w:val="0"/>
          <w:numId w:val="18"/>
        </w:numPr>
        <w:rPr>
          <w:lang w:eastAsia="en-US"/>
        </w:rPr>
      </w:pPr>
      <w:r>
        <w:rPr>
          <w:lang w:eastAsia="en-US"/>
        </w:rPr>
        <w:t xml:space="preserve">No effect, a direct </w:t>
      </w:r>
      <w:proofErr w:type="gramStart"/>
      <w:r>
        <w:rPr>
          <w:lang w:eastAsia="en-US"/>
        </w:rPr>
        <w:t>effect</w:t>
      </w:r>
      <w:proofErr w:type="gramEnd"/>
      <w:r>
        <w:rPr>
          <w:lang w:eastAsia="en-US"/>
        </w:rPr>
        <w:t xml:space="preserve"> or an indirect effect on a number of SDGs</w:t>
      </w:r>
    </w:p>
    <w:p w14:paraId="685D8657" w14:textId="77777777" w:rsidR="00C63F3C" w:rsidRDefault="00C63F3C" w:rsidP="00C63F3C">
      <w:pPr>
        <w:pStyle w:val="ListParagraph"/>
        <w:numPr>
          <w:ilvl w:val="0"/>
          <w:numId w:val="18"/>
        </w:numPr>
        <w:rPr>
          <w:lang w:eastAsia="en-US"/>
        </w:rPr>
      </w:pPr>
      <w:r>
        <w:rPr>
          <w:lang w:eastAsia="en-US"/>
        </w:rPr>
        <w:t xml:space="preserve">No effect, positive </w:t>
      </w:r>
      <w:proofErr w:type="gramStart"/>
      <w:r>
        <w:rPr>
          <w:lang w:eastAsia="en-US"/>
        </w:rPr>
        <w:t>effect</w:t>
      </w:r>
      <w:proofErr w:type="gramEnd"/>
      <w:r>
        <w:rPr>
          <w:lang w:eastAsia="en-US"/>
        </w:rPr>
        <w:t xml:space="preserve"> or negative effect on a number of SDGs</w:t>
      </w:r>
    </w:p>
    <w:p w14:paraId="66F79903" w14:textId="77777777" w:rsidR="00C63F3C" w:rsidRDefault="00C63F3C" w:rsidP="00C63F3C">
      <w:pPr>
        <w:rPr>
          <w:lang w:eastAsia="en-US"/>
        </w:rPr>
      </w:pPr>
      <w:r>
        <w:rPr>
          <w:lang w:eastAsia="en-US"/>
        </w:rPr>
        <w:t xml:space="preserve">The underlying problem being that the contributors might not have the maturity level to </w:t>
      </w:r>
      <w:proofErr w:type="gramStart"/>
      <w:r>
        <w:rPr>
          <w:lang w:eastAsia="en-US"/>
        </w:rPr>
        <w:t>asses</w:t>
      </w:r>
      <w:proofErr w:type="gramEnd"/>
      <w:r>
        <w:rPr>
          <w:lang w:eastAsia="en-US"/>
        </w:rPr>
        <w:t xml:space="preserve"> which SDGs he should call out in his contributions and worse he could have ‘blind spots’. As a result we might miss some important SDGs on the way. </w:t>
      </w:r>
    </w:p>
    <w:p w14:paraId="43B5E706" w14:textId="77777777" w:rsidR="00C63F3C" w:rsidRDefault="00C63F3C" w:rsidP="00C63F3C">
      <w:pPr>
        <w:rPr>
          <w:lang w:eastAsia="en-US"/>
        </w:rPr>
      </w:pPr>
      <w:r>
        <w:rPr>
          <w:lang w:eastAsia="en-US"/>
        </w:rPr>
        <w:t>As anything will be done in steps, let’s try to establish a complexity matrix that with time we will be able to implement incrementally.</w:t>
      </w:r>
    </w:p>
    <w:p w14:paraId="346CB057" w14:textId="77777777" w:rsidR="00C63F3C" w:rsidRDefault="00C63F3C" w:rsidP="00C63F3C">
      <w:pPr>
        <w:rPr>
          <w:lang w:eastAsia="en-US"/>
        </w:rPr>
      </w:pPr>
    </w:p>
    <w:tbl>
      <w:tblPr>
        <w:tblStyle w:val="TableGrid"/>
        <w:tblW w:w="0" w:type="auto"/>
        <w:tblLook w:val="04A0" w:firstRow="1" w:lastRow="0" w:firstColumn="1" w:lastColumn="0" w:noHBand="0" w:noVBand="1"/>
      </w:tblPr>
      <w:tblGrid>
        <w:gridCol w:w="1980"/>
        <w:gridCol w:w="3685"/>
        <w:gridCol w:w="3964"/>
      </w:tblGrid>
      <w:tr w:rsidR="00C63F3C" w:rsidRPr="00606E60" w14:paraId="5796ABFB" w14:textId="77777777" w:rsidTr="00C63F3C">
        <w:tc>
          <w:tcPr>
            <w:tcW w:w="1980" w:type="dxa"/>
          </w:tcPr>
          <w:p w14:paraId="48B5C74E" w14:textId="77777777" w:rsidR="00C63F3C" w:rsidRPr="00606E60" w:rsidRDefault="00C63F3C" w:rsidP="00C63F3C">
            <w:pPr>
              <w:rPr>
                <w:b/>
                <w:bCs/>
                <w:sz w:val="16"/>
                <w:szCs w:val="16"/>
                <w:lang w:eastAsia="en-US"/>
              </w:rPr>
            </w:pPr>
            <w:r w:rsidRPr="00606E60">
              <w:rPr>
                <w:b/>
                <w:bCs/>
                <w:sz w:val="16"/>
                <w:szCs w:val="16"/>
                <w:lang w:eastAsia="en-US"/>
              </w:rPr>
              <w:t>Number of + shows the level of complexity</w:t>
            </w:r>
          </w:p>
        </w:tc>
        <w:tc>
          <w:tcPr>
            <w:tcW w:w="3685" w:type="dxa"/>
          </w:tcPr>
          <w:p w14:paraId="00ABE30A" w14:textId="77777777" w:rsidR="00C63F3C" w:rsidRPr="00606E60" w:rsidRDefault="00C63F3C" w:rsidP="00C63F3C">
            <w:pPr>
              <w:rPr>
                <w:b/>
                <w:bCs/>
                <w:sz w:val="16"/>
                <w:szCs w:val="16"/>
                <w:lang w:eastAsia="en-US"/>
              </w:rPr>
            </w:pPr>
            <w:r w:rsidRPr="00606E60">
              <w:rPr>
                <w:b/>
                <w:bCs/>
                <w:sz w:val="16"/>
                <w:szCs w:val="16"/>
                <w:lang w:eastAsia="en-US"/>
              </w:rPr>
              <w:t>Positive Effect on SDG</w:t>
            </w:r>
          </w:p>
        </w:tc>
        <w:tc>
          <w:tcPr>
            <w:tcW w:w="3964" w:type="dxa"/>
          </w:tcPr>
          <w:p w14:paraId="5D31B918" w14:textId="77777777" w:rsidR="00C63F3C" w:rsidRPr="00606E60" w:rsidRDefault="00C63F3C" w:rsidP="00C63F3C">
            <w:pPr>
              <w:rPr>
                <w:b/>
                <w:bCs/>
                <w:sz w:val="16"/>
                <w:szCs w:val="16"/>
                <w:lang w:eastAsia="en-US"/>
              </w:rPr>
            </w:pPr>
            <w:r w:rsidRPr="00606E60">
              <w:rPr>
                <w:b/>
                <w:bCs/>
                <w:sz w:val="16"/>
                <w:szCs w:val="16"/>
                <w:lang w:eastAsia="en-US"/>
              </w:rPr>
              <w:t>Negative Effect on SDG</w:t>
            </w:r>
          </w:p>
        </w:tc>
      </w:tr>
      <w:tr w:rsidR="00C63F3C" w:rsidRPr="00606E60" w14:paraId="60CB353C" w14:textId="77777777" w:rsidTr="00C63F3C">
        <w:tc>
          <w:tcPr>
            <w:tcW w:w="1980" w:type="dxa"/>
          </w:tcPr>
          <w:p w14:paraId="4A508E74" w14:textId="77777777" w:rsidR="00C63F3C" w:rsidRPr="00606E60" w:rsidRDefault="00C63F3C" w:rsidP="00C63F3C">
            <w:pPr>
              <w:rPr>
                <w:b/>
                <w:bCs/>
                <w:sz w:val="16"/>
                <w:szCs w:val="16"/>
                <w:lang w:eastAsia="en-US"/>
              </w:rPr>
            </w:pPr>
            <w:r w:rsidRPr="00606E60">
              <w:rPr>
                <w:b/>
                <w:bCs/>
                <w:sz w:val="16"/>
                <w:szCs w:val="16"/>
                <w:lang w:eastAsia="en-US"/>
              </w:rPr>
              <w:t>Direct Effect on SDG</w:t>
            </w:r>
          </w:p>
        </w:tc>
        <w:tc>
          <w:tcPr>
            <w:tcW w:w="3685" w:type="dxa"/>
          </w:tcPr>
          <w:p w14:paraId="0F75E2EB" w14:textId="77777777" w:rsidR="00C63F3C" w:rsidRPr="00606E60" w:rsidRDefault="00C63F3C" w:rsidP="00C63F3C">
            <w:pPr>
              <w:rPr>
                <w:sz w:val="16"/>
                <w:szCs w:val="16"/>
                <w:lang w:eastAsia="en-US"/>
              </w:rPr>
            </w:pPr>
            <w:r w:rsidRPr="00606E60">
              <w:rPr>
                <w:sz w:val="16"/>
                <w:szCs w:val="16"/>
                <w:lang w:eastAsia="en-US"/>
              </w:rPr>
              <w:t>+</w:t>
            </w:r>
          </w:p>
        </w:tc>
        <w:tc>
          <w:tcPr>
            <w:tcW w:w="3964" w:type="dxa"/>
          </w:tcPr>
          <w:p w14:paraId="388EFEA1" w14:textId="77777777" w:rsidR="00C63F3C" w:rsidRPr="00606E60" w:rsidRDefault="00C63F3C" w:rsidP="00C63F3C">
            <w:pPr>
              <w:rPr>
                <w:sz w:val="16"/>
                <w:szCs w:val="16"/>
                <w:lang w:eastAsia="en-US"/>
              </w:rPr>
            </w:pPr>
            <w:r w:rsidRPr="00606E60">
              <w:rPr>
                <w:sz w:val="16"/>
                <w:szCs w:val="16"/>
                <w:lang w:eastAsia="en-US"/>
              </w:rPr>
              <w:t>++</w:t>
            </w:r>
          </w:p>
        </w:tc>
      </w:tr>
      <w:tr w:rsidR="00C63F3C" w:rsidRPr="00606E60" w14:paraId="2CABFC89" w14:textId="77777777" w:rsidTr="00C63F3C">
        <w:tc>
          <w:tcPr>
            <w:tcW w:w="1980" w:type="dxa"/>
          </w:tcPr>
          <w:p w14:paraId="6EC63B53" w14:textId="77777777" w:rsidR="00C63F3C" w:rsidRPr="00606E60" w:rsidRDefault="00C63F3C" w:rsidP="00C63F3C">
            <w:pPr>
              <w:rPr>
                <w:b/>
                <w:bCs/>
                <w:sz w:val="16"/>
                <w:szCs w:val="16"/>
                <w:lang w:eastAsia="en-US"/>
              </w:rPr>
            </w:pPr>
            <w:r w:rsidRPr="00606E60">
              <w:rPr>
                <w:b/>
                <w:bCs/>
                <w:sz w:val="16"/>
                <w:szCs w:val="16"/>
                <w:lang w:eastAsia="en-US"/>
              </w:rPr>
              <w:t>Indirect Effect on SDG</w:t>
            </w:r>
          </w:p>
        </w:tc>
        <w:tc>
          <w:tcPr>
            <w:tcW w:w="3685" w:type="dxa"/>
          </w:tcPr>
          <w:p w14:paraId="45DEDB02" w14:textId="77777777" w:rsidR="00C63F3C" w:rsidRPr="00606E60" w:rsidRDefault="00C63F3C" w:rsidP="00C63F3C">
            <w:pPr>
              <w:rPr>
                <w:sz w:val="16"/>
                <w:szCs w:val="16"/>
                <w:lang w:eastAsia="en-US"/>
              </w:rPr>
            </w:pPr>
            <w:r w:rsidRPr="00606E60">
              <w:rPr>
                <w:sz w:val="16"/>
                <w:szCs w:val="16"/>
                <w:lang w:eastAsia="en-US"/>
              </w:rPr>
              <w:t>++++</w:t>
            </w:r>
          </w:p>
        </w:tc>
        <w:tc>
          <w:tcPr>
            <w:tcW w:w="3964" w:type="dxa"/>
          </w:tcPr>
          <w:p w14:paraId="1184BF4F" w14:textId="77777777" w:rsidR="00C63F3C" w:rsidRPr="00606E60" w:rsidRDefault="00C63F3C" w:rsidP="00C63F3C">
            <w:pPr>
              <w:rPr>
                <w:sz w:val="16"/>
                <w:szCs w:val="16"/>
                <w:lang w:eastAsia="en-US"/>
              </w:rPr>
            </w:pPr>
            <w:r w:rsidRPr="00606E60">
              <w:rPr>
                <w:sz w:val="16"/>
                <w:szCs w:val="16"/>
                <w:lang w:eastAsia="en-US"/>
              </w:rPr>
              <w:t>++++++</w:t>
            </w:r>
          </w:p>
        </w:tc>
      </w:tr>
    </w:tbl>
    <w:p w14:paraId="5D03EE82" w14:textId="77777777" w:rsidR="00C63F3C" w:rsidRDefault="00C63F3C" w:rsidP="00C63F3C">
      <w:pPr>
        <w:rPr>
          <w:lang w:eastAsia="en-US"/>
        </w:rPr>
      </w:pPr>
    </w:p>
    <w:p w14:paraId="7AE1C9CA" w14:textId="77777777" w:rsidR="00C63F3C" w:rsidRDefault="00C63F3C" w:rsidP="00C63F3C">
      <w:pPr>
        <w:rPr>
          <w:lang w:eastAsia="en-US"/>
        </w:rPr>
      </w:pPr>
      <w:r>
        <w:rPr>
          <w:lang w:eastAsia="en-US"/>
        </w:rPr>
        <w:lastRenderedPageBreak/>
        <w:t xml:space="preserve">The reason why we have complexity lies in many aspects but one aspect which is making it hard is  the nature of the objects being proposed at standardisation is moving from hardware to software due to the current mega-trend where the world is moving with frankly, little choice. </w:t>
      </w:r>
    </w:p>
    <w:p w14:paraId="43073F0C" w14:textId="77777777" w:rsidR="00C63F3C" w:rsidRDefault="00C63F3C" w:rsidP="00C63F3C">
      <w:pPr>
        <w:rPr>
          <w:lang w:eastAsia="en-US"/>
        </w:rPr>
      </w:pPr>
      <w:r>
        <w:rPr>
          <w:lang w:eastAsia="en-US"/>
        </w:rPr>
        <w:t xml:space="preserve">This creates a challenge because it is far less obvious to measure the effect of software on SDGs, for example how a specific interface decision at software level could impact the number of machines required and therefore the electricity consumption. </w:t>
      </w:r>
    </w:p>
    <w:p w14:paraId="080A8229" w14:textId="77777777" w:rsidR="00C63F3C" w:rsidRDefault="00C63F3C" w:rsidP="00C63F3C">
      <w:pPr>
        <w:rPr>
          <w:lang w:eastAsia="en-US"/>
        </w:rPr>
      </w:pPr>
      <w:r>
        <w:rPr>
          <w:lang w:eastAsia="en-US"/>
        </w:rPr>
        <w:t>Let’s give some examples in the matrix below</w:t>
      </w:r>
    </w:p>
    <w:p w14:paraId="1630075C" w14:textId="77777777" w:rsidR="00C63F3C" w:rsidRDefault="00C63F3C" w:rsidP="00C63F3C">
      <w:pPr>
        <w:rPr>
          <w:lang w:eastAsia="en-US"/>
        </w:rPr>
      </w:pPr>
    </w:p>
    <w:tbl>
      <w:tblPr>
        <w:tblStyle w:val="TableGrid"/>
        <w:tblW w:w="0" w:type="auto"/>
        <w:tblLook w:val="04A0" w:firstRow="1" w:lastRow="0" w:firstColumn="1" w:lastColumn="0" w:noHBand="0" w:noVBand="1"/>
      </w:tblPr>
      <w:tblGrid>
        <w:gridCol w:w="1980"/>
        <w:gridCol w:w="3685"/>
        <w:gridCol w:w="3964"/>
      </w:tblGrid>
      <w:tr w:rsidR="00C63F3C" w:rsidRPr="00606E60" w14:paraId="29FBDC17" w14:textId="77777777" w:rsidTr="00C63F3C">
        <w:tc>
          <w:tcPr>
            <w:tcW w:w="1980" w:type="dxa"/>
          </w:tcPr>
          <w:p w14:paraId="4B970B32" w14:textId="77777777" w:rsidR="00C63F3C" w:rsidRPr="00606E60" w:rsidRDefault="00C63F3C" w:rsidP="00C63F3C">
            <w:pPr>
              <w:rPr>
                <w:sz w:val="16"/>
                <w:szCs w:val="16"/>
                <w:lang w:eastAsia="en-US"/>
              </w:rPr>
            </w:pPr>
          </w:p>
        </w:tc>
        <w:tc>
          <w:tcPr>
            <w:tcW w:w="3685" w:type="dxa"/>
          </w:tcPr>
          <w:p w14:paraId="7C954E88" w14:textId="77777777" w:rsidR="00C63F3C" w:rsidRPr="00606E60" w:rsidRDefault="00C63F3C" w:rsidP="00C63F3C">
            <w:pPr>
              <w:rPr>
                <w:sz w:val="16"/>
                <w:szCs w:val="16"/>
                <w:lang w:eastAsia="en-US"/>
              </w:rPr>
            </w:pPr>
            <w:r w:rsidRPr="00606E60">
              <w:rPr>
                <w:b/>
                <w:bCs/>
                <w:sz w:val="16"/>
                <w:szCs w:val="16"/>
                <w:lang w:eastAsia="en-US"/>
              </w:rPr>
              <w:t>Positive Effect on SDG</w:t>
            </w:r>
          </w:p>
        </w:tc>
        <w:tc>
          <w:tcPr>
            <w:tcW w:w="3964" w:type="dxa"/>
          </w:tcPr>
          <w:p w14:paraId="06F2C1A7" w14:textId="77777777" w:rsidR="00C63F3C" w:rsidRPr="00606E60" w:rsidRDefault="00C63F3C" w:rsidP="00C63F3C">
            <w:pPr>
              <w:rPr>
                <w:sz w:val="16"/>
                <w:szCs w:val="16"/>
                <w:lang w:eastAsia="en-US"/>
              </w:rPr>
            </w:pPr>
            <w:r w:rsidRPr="00606E60">
              <w:rPr>
                <w:b/>
                <w:bCs/>
                <w:sz w:val="16"/>
                <w:szCs w:val="16"/>
                <w:lang w:eastAsia="en-US"/>
              </w:rPr>
              <w:t>Negative Effect on SDG</w:t>
            </w:r>
          </w:p>
        </w:tc>
      </w:tr>
      <w:tr w:rsidR="00C63F3C" w:rsidRPr="00606E60" w14:paraId="78048E15" w14:textId="77777777" w:rsidTr="00C63F3C">
        <w:tc>
          <w:tcPr>
            <w:tcW w:w="1980" w:type="dxa"/>
          </w:tcPr>
          <w:p w14:paraId="3E372F94" w14:textId="77777777" w:rsidR="00C63F3C" w:rsidRPr="00606E60" w:rsidRDefault="00C63F3C" w:rsidP="00C63F3C">
            <w:pPr>
              <w:rPr>
                <w:sz w:val="16"/>
                <w:szCs w:val="16"/>
                <w:lang w:eastAsia="en-US"/>
              </w:rPr>
            </w:pPr>
            <w:r w:rsidRPr="00606E60">
              <w:rPr>
                <w:b/>
                <w:bCs/>
                <w:sz w:val="16"/>
                <w:szCs w:val="16"/>
                <w:lang w:eastAsia="en-US"/>
              </w:rPr>
              <w:t>Direct Effect on SDG</w:t>
            </w:r>
          </w:p>
        </w:tc>
        <w:tc>
          <w:tcPr>
            <w:tcW w:w="3685" w:type="dxa"/>
          </w:tcPr>
          <w:p w14:paraId="662916B5" w14:textId="77777777" w:rsidR="00C63F3C" w:rsidRPr="00606E60" w:rsidRDefault="00C63F3C" w:rsidP="00C63F3C">
            <w:pPr>
              <w:rPr>
                <w:sz w:val="16"/>
                <w:szCs w:val="16"/>
                <w:lang w:eastAsia="en-US"/>
              </w:rPr>
            </w:pPr>
            <w:r w:rsidRPr="00606E60">
              <w:rPr>
                <w:sz w:val="16"/>
                <w:szCs w:val="16"/>
                <w:lang w:eastAsia="en-US"/>
              </w:rPr>
              <w:t xml:space="preserve">consider the educational requirements to support Quantum in the </w:t>
            </w:r>
            <w:proofErr w:type="gramStart"/>
            <w:r w:rsidRPr="00606E60">
              <w:rPr>
                <w:sz w:val="16"/>
                <w:szCs w:val="16"/>
                <w:lang w:eastAsia="en-US"/>
              </w:rPr>
              <w:t>long term</w:t>
            </w:r>
            <w:proofErr w:type="gramEnd"/>
            <w:r w:rsidRPr="00606E60">
              <w:rPr>
                <w:sz w:val="16"/>
                <w:szCs w:val="16"/>
                <w:lang w:eastAsia="en-US"/>
              </w:rPr>
              <w:t xml:space="preserve"> future. How recommendations on QKD can </w:t>
            </w:r>
            <w:proofErr w:type="gramStart"/>
            <w:r w:rsidRPr="00606E60">
              <w:rPr>
                <w:sz w:val="16"/>
                <w:szCs w:val="16"/>
                <w:lang w:eastAsia="en-US"/>
              </w:rPr>
              <w:t>actually support</w:t>
            </w:r>
            <w:proofErr w:type="gramEnd"/>
            <w:r w:rsidRPr="00606E60">
              <w:rPr>
                <w:sz w:val="16"/>
                <w:szCs w:val="16"/>
                <w:lang w:eastAsia="en-US"/>
              </w:rPr>
              <w:t xml:space="preserve"> would certainly open some fruitful gap for this field.</w:t>
            </w:r>
          </w:p>
        </w:tc>
        <w:tc>
          <w:tcPr>
            <w:tcW w:w="3964" w:type="dxa"/>
          </w:tcPr>
          <w:p w14:paraId="515904B4" w14:textId="77777777" w:rsidR="00C63F3C" w:rsidRPr="00606E60" w:rsidRDefault="00C63F3C" w:rsidP="00C63F3C">
            <w:pPr>
              <w:rPr>
                <w:sz w:val="16"/>
                <w:szCs w:val="16"/>
                <w:lang w:eastAsia="en-US"/>
              </w:rPr>
            </w:pPr>
            <w:r w:rsidRPr="00606E60">
              <w:rPr>
                <w:sz w:val="16"/>
                <w:szCs w:val="16"/>
                <w:lang w:eastAsia="en-US"/>
              </w:rPr>
              <w:t>consider the potential of QKD devices (to stay in this are) to contain toxic materials for the planet. This is certainly relatively straightforward for contributors to consider in their recommendation.</w:t>
            </w:r>
          </w:p>
          <w:p w14:paraId="5F165D42" w14:textId="77777777" w:rsidR="00C63F3C" w:rsidRPr="00606E60" w:rsidRDefault="00C63F3C" w:rsidP="00C63F3C">
            <w:pPr>
              <w:rPr>
                <w:sz w:val="16"/>
                <w:szCs w:val="16"/>
                <w:lang w:eastAsia="en-US"/>
              </w:rPr>
            </w:pPr>
          </w:p>
        </w:tc>
      </w:tr>
      <w:tr w:rsidR="00C63F3C" w:rsidRPr="00606E60" w14:paraId="3A1C7B03" w14:textId="77777777" w:rsidTr="00C63F3C">
        <w:tc>
          <w:tcPr>
            <w:tcW w:w="1980" w:type="dxa"/>
          </w:tcPr>
          <w:p w14:paraId="61CBA50D" w14:textId="77777777" w:rsidR="00C63F3C" w:rsidRPr="00606E60" w:rsidRDefault="00C63F3C" w:rsidP="00C63F3C">
            <w:pPr>
              <w:rPr>
                <w:sz w:val="16"/>
                <w:szCs w:val="16"/>
                <w:lang w:eastAsia="en-US"/>
              </w:rPr>
            </w:pPr>
            <w:r w:rsidRPr="00606E60">
              <w:rPr>
                <w:b/>
                <w:bCs/>
                <w:sz w:val="16"/>
                <w:szCs w:val="16"/>
                <w:lang w:eastAsia="en-US"/>
              </w:rPr>
              <w:t>Indirect Effect on SDG</w:t>
            </w:r>
          </w:p>
        </w:tc>
        <w:tc>
          <w:tcPr>
            <w:tcW w:w="3685" w:type="dxa"/>
          </w:tcPr>
          <w:p w14:paraId="5C87D370" w14:textId="77777777" w:rsidR="00C63F3C" w:rsidRPr="00606E60" w:rsidRDefault="00C63F3C" w:rsidP="00C63F3C">
            <w:pPr>
              <w:rPr>
                <w:sz w:val="16"/>
                <w:szCs w:val="16"/>
                <w:lang w:eastAsia="en-US"/>
              </w:rPr>
            </w:pPr>
            <w:r w:rsidRPr="00606E60">
              <w:rPr>
                <w:sz w:val="16"/>
                <w:szCs w:val="16"/>
                <w:lang w:eastAsia="en-US"/>
              </w:rPr>
              <w:t xml:space="preserve">consider the effect of orchestration optimisation in architectures that could calculate the optimal </w:t>
            </w:r>
            <w:proofErr w:type="gramStart"/>
            <w:r w:rsidRPr="00606E60">
              <w:rPr>
                <w:sz w:val="16"/>
                <w:szCs w:val="16"/>
                <w:lang w:eastAsia="en-US"/>
              </w:rPr>
              <w:t>amount</w:t>
            </w:r>
            <w:proofErr w:type="gramEnd"/>
            <w:r w:rsidRPr="00606E60">
              <w:rPr>
                <w:sz w:val="16"/>
                <w:szCs w:val="16"/>
                <w:lang w:eastAsia="en-US"/>
              </w:rPr>
              <w:t xml:space="preserve"> of resources required in the infrastructure layer and therefore electricity and energy consumption in the data </w:t>
            </w:r>
            <w:proofErr w:type="spellStart"/>
            <w:r w:rsidRPr="00606E60">
              <w:rPr>
                <w:sz w:val="16"/>
                <w:szCs w:val="16"/>
                <w:lang w:eastAsia="en-US"/>
              </w:rPr>
              <w:t>center</w:t>
            </w:r>
            <w:proofErr w:type="spellEnd"/>
          </w:p>
        </w:tc>
        <w:tc>
          <w:tcPr>
            <w:tcW w:w="3964" w:type="dxa"/>
          </w:tcPr>
          <w:p w14:paraId="61C76938" w14:textId="77777777" w:rsidR="00C63F3C" w:rsidRPr="00606E60" w:rsidRDefault="00C63F3C" w:rsidP="00C63F3C">
            <w:pPr>
              <w:rPr>
                <w:sz w:val="16"/>
                <w:szCs w:val="16"/>
                <w:lang w:eastAsia="en-US"/>
              </w:rPr>
            </w:pPr>
            <w:r w:rsidRPr="00606E60">
              <w:rPr>
                <w:sz w:val="16"/>
                <w:szCs w:val="16"/>
                <w:lang w:eastAsia="en-US"/>
              </w:rPr>
              <w:t xml:space="preserve">indirect negative effect in security lies with the IETF ICAP protocol which allows to connect in the network anti-malware capabilities in an interoperable manner which is great from a flexibility perspective but because it creates a logical T in the communication it forces to move the traffic 2 times more than expected and the pervasive encryption is forcing to </w:t>
            </w:r>
            <w:proofErr w:type="spellStart"/>
            <w:r w:rsidRPr="00606E60">
              <w:rPr>
                <w:sz w:val="16"/>
                <w:szCs w:val="16"/>
                <w:lang w:eastAsia="en-US"/>
              </w:rPr>
              <w:t>demultiply</w:t>
            </w:r>
            <w:proofErr w:type="spellEnd"/>
            <w:r w:rsidRPr="00606E60">
              <w:rPr>
                <w:sz w:val="16"/>
                <w:szCs w:val="16"/>
                <w:lang w:eastAsia="en-US"/>
              </w:rPr>
              <w:t xml:space="preserve"> by one or two the order of magnitude the number of machines processing the security.</w:t>
            </w:r>
          </w:p>
        </w:tc>
      </w:tr>
    </w:tbl>
    <w:p w14:paraId="71A7EA9E" w14:textId="77777777" w:rsidR="00C63F3C" w:rsidRDefault="00C63F3C" w:rsidP="00C63F3C">
      <w:pPr>
        <w:rPr>
          <w:lang w:eastAsia="en-US"/>
        </w:rPr>
      </w:pPr>
    </w:p>
    <w:p w14:paraId="23329751" w14:textId="77777777" w:rsidR="00EA1DD2" w:rsidRDefault="00EA1DD2" w:rsidP="00C63F3C">
      <w:pPr>
        <w:spacing w:before="0" w:after="160" w:line="259" w:lineRule="auto"/>
        <w:rPr>
          <w:ins w:id="197" w:author="NARNIX TECHNOLABS" w:date="2022-07-31T20:46:00Z"/>
        </w:rPr>
      </w:pPr>
      <w:ins w:id="198" w:author="NARNIX TECHNOLABS" w:date="2022-07-31T20:46:00Z">
        <w:r>
          <w:br w:type="page"/>
        </w:r>
      </w:ins>
    </w:p>
    <w:p w14:paraId="2CE879C5" w14:textId="6F87980C" w:rsidR="00EA1DD2" w:rsidRPr="003A38AD" w:rsidRDefault="00EA1DD2" w:rsidP="003A38AD">
      <w:pPr>
        <w:spacing w:before="0" w:after="160" w:line="259" w:lineRule="auto"/>
        <w:jc w:val="center"/>
        <w:rPr>
          <w:ins w:id="199" w:author="NARNIX TECHNOLABS" w:date="2022-07-31T20:47:00Z"/>
          <w:b/>
          <w:bCs/>
          <w:sz w:val="28"/>
          <w:szCs w:val="28"/>
        </w:rPr>
      </w:pPr>
      <w:ins w:id="200" w:author="NARNIX TECHNOLABS" w:date="2022-07-31T20:46:00Z">
        <w:r w:rsidRPr="00F875A6">
          <w:rPr>
            <w:b/>
            <w:bCs/>
            <w:sz w:val="28"/>
            <w:szCs w:val="28"/>
          </w:rPr>
          <w:lastRenderedPageBreak/>
          <w:t xml:space="preserve">Appendix 5 – </w:t>
        </w:r>
      </w:ins>
      <w:ins w:id="201" w:author="NARNIX TECHNOLABS" w:date="2022-07-31T20:47:00Z">
        <w:r w:rsidRPr="00EA1DD2">
          <w:rPr>
            <w:b/>
            <w:bCs/>
            <w:sz w:val="28"/>
            <w:szCs w:val="28"/>
          </w:rPr>
          <w:t>A comprehensive and granular Cyber Security Architecture imperative for Civic Infrastructure.</w:t>
        </w:r>
      </w:ins>
    </w:p>
    <w:p w14:paraId="1C46013D" w14:textId="77777777" w:rsidR="00EA1DD2" w:rsidRPr="00824910" w:rsidRDefault="00EA1DD2" w:rsidP="00EA1DD2">
      <w:pPr>
        <w:spacing w:before="115"/>
        <w:jc w:val="both"/>
        <w:rPr>
          <w:ins w:id="202" w:author="NARNIX TECHNOLABS" w:date="2022-07-31T20:48:00Z"/>
          <w:rFonts w:eastAsia="MS Mincho"/>
          <w:b/>
          <w:bCs/>
        </w:rPr>
      </w:pPr>
      <w:ins w:id="203" w:author="NARNIX TECHNOLABS" w:date="2022-07-31T20:48:00Z">
        <w:r w:rsidRPr="00824910">
          <w:rPr>
            <w:rFonts w:eastAsia="MS Mincho"/>
            <w:b/>
            <w:bCs/>
          </w:rPr>
          <w:t>Context:</w:t>
        </w:r>
      </w:ins>
    </w:p>
    <w:p w14:paraId="44AA4485" w14:textId="77777777" w:rsidR="00EA1DD2" w:rsidRPr="00824910" w:rsidRDefault="00EA1DD2" w:rsidP="00EA1DD2">
      <w:pPr>
        <w:spacing w:before="115"/>
        <w:jc w:val="both"/>
        <w:rPr>
          <w:ins w:id="204" w:author="NARNIX TECHNOLABS" w:date="2022-07-31T20:48:00Z"/>
          <w:rFonts w:eastAsia="MS Mincho"/>
        </w:rPr>
      </w:pPr>
      <w:ins w:id="205" w:author="NARNIX TECHNOLABS" w:date="2022-07-31T20:48:00Z">
        <w:r w:rsidRPr="00824910">
          <w:rPr>
            <w:rFonts w:eastAsia="MS Mincho"/>
          </w:rPr>
          <w:t>International law defines Four Global Commons (natural assets outside national jurisdiction) which are the earth’s natural resources i.e. the High Seas, the Atmosphere, Antarctica, and Outer Space. Cyberspace is the 5th Global Common. It is also considered as the 5th Dimension beyond the 3 dimensions of Space &amp; 4th dimension being the Time.</w:t>
        </w:r>
      </w:ins>
    </w:p>
    <w:p w14:paraId="53138778" w14:textId="77777777" w:rsidR="00EA1DD2" w:rsidRPr="00824910" w:rsidRDefault="00EA1DD2" w:rsidP="00EA1DD2">
      <w:pPr>
        <w:spacing w:before="115"/>
        <w:jc w:val="both"/>
        <w:rPr>
          <w:ins w:id="206" w:author="NARNIX TECHNOLABS" w:date="2022-07-31T20:48:00Z"/>
          <w:rFonts w:eastAsia="MS Mincho"/>
        </w:rPr>
      </w:pPr>
      <w:ins w:id="207" w:author="NARNIX TECHNOLABS" w:date="2022-07-31T20:48:00Z">
        <w:r w:rsidRPr="00824910">
          <w:rPr>
            <w:rFonts w:eastAsia="MS Mincho"/>
          </w:rPr>
          <w:t>Challenges that all economies are facing today in safeguarding the security and privacy of its ecosystem including citizen are - Transnational Nature of Cyber Crime, ‘Cultural’ Vulnerabilities, Internet Resilience and Threat Landscape.</w:t>
        </w:r>
      </w:ins>
    </w:p>
    <w:p w14:paraId="2F40E8AD" w14:textId="15488188" w:rsidR="00EA1DD2" w:rsidRPr="00824910" w:rsidRDefault="00EA1DD2" w:rsidP="00EA1DD2">
      <w:pPr>
        <w:spacing w:before="115"/>
        <w:jc w:val="both"/>
        <w:rPr>
          <w:ins w:id="208" w:author="NARNIX TECHNOLABS" w:date="2022-07-31T20:48:00Z"/>
          <w:rFonts w:eastAsia="MS Mincho"/>
        </w:rPr>
      </w:pPr>
      <w:ins w:id="209" w:author="NARNIX TECHNOLABS" w:date="2022-07-31T20:48:00Z">
        <w:r w:rsidRPr="00824910">
          <w:rPr>
            <w:rFonts w:eastAsia="MS Mincho"/>
          </w:rPr>
          <w:t xml:space="preserve">Cyber risk threat vectors have evolved rapidly, and attacks have become increasingly sophisticated, deliberate, and unrelenting in nature. In the digital era, trust is a complex issue fraught with myriad existential threats to the enterprise. And while disruptive technologies are often viewed as vehicles for exponential growth, tech alone can’t build long-term trust. Every aspect of an organization disrupted by technology represents an opportunity to gain or lose stakeholders' trust. Leaders are approaching trust not as a compliance  issue but as a business-critical goal. For this reason, leading organizations are taking a 360-degree approach to maintain the high level of trust their stakeholders expect. </w:t>
        </w:r>
      </w:ins>
    </w:p>
    <w:p w14:paraId="682B05C5" w14:textId="77777777" w:rsidR="00EA1DD2" w:rsidRPr="00824910" w:rsidRDefault="00EA1DD2" w:rsidP="00EA1DD2">
      <w:pPr>
        <w:spacing w:before="115"/>
        <w:jc w:val="both"/>
        <w:rPr>
          <w:ins w:id="210" w:author="NARNIX TECHNOLABS" w:date="2022-07-31T20:48:00Z"/>
          <w:rFonts w:eastAsia="MS Mincho"/>
        </w:rPr>
      </w:pPr>
      <w:ins w:id="211" w:author="NARNIX TECHNOLABS" w:date="2022-07-31T20:48:00Z">
        <w:r w:rsidRPr="00824910">
          <w:rPr>
            <w:rFonts w:eastAsia="MS Mincho"/>
          </w:rPr>
          <w:t>The new paradigm of Smart Grid, Smart Home, Smart Building, Smart Manufacturing, Smart City already complicated by the ‘Internet of Things’ &amp; Internet of ‘Everything’ made further complex by the 5G, Artificial Intelligence, Machine Learning, Blockchain &amp; Quantum Computing, make it truly complex to develop and embed comprehensive Security, Privacy and Trustworthiness attributes in the products, systems and solutions for any use case or application - be it consumer, commercial, industrial, automotive or strategic domains like civic infrastructure.</w:t>
        </w:r>
      </w:ins>
    </w:p>
    <w:p w14:paraId="55893700" w14:textId="3759DCB9" w:rsidR="00EA1DD2" w:rsidRPr="00824910" w:rsidRDefault="00EA1DD2" w:rsidP="00EA1DD2">
      <w:pPr>
        <w:spacing w:before="115"/>
        <w:jc w:val="both"/>
        <w:rPr>
          <w:ins w:id="212" w:author="NARNIX TECHNOLABS" w:date="2022-07-31T20:48:00Z"/>
          <w:rFonts w:eastAsia="MS Mincho"/>
        </w:rPr>
      </w:pPr>
      <w:ins w:id="213" w:author="NARNIX TECHNOLABS" w:date="2022-07-31T20:48:00Z">
        <w:r w:rsidRPr="00824910">
          <w:rPr>
            <w:rFonts w:eastAsia="MS Mincho"/>
          </w:rPr>
          <w:t>The recent evolution of disruptive technologies and digitalization compounded by the Covid 19, changing geopolitical situations, and increasing cyber-attacks  bring a whole new set of challenges for the Security and Security Evaluation Methodologies for complex nature &amp; architectures of Civic Infrastructures of the nation leveraging the IT &amp; Communication Networks evolving to meet these rising needs of the Society.</w:t>
        </w:r>
      </w:ins>
    </w:p>
    <w:p w14:paraId="0C0FCC13" w14:textId="457D7490" w:rsidR="00EA1DD2" w:rsidRPr="00824910" w:rsidRDefault="005C5996" w:rsidP="00EA1DD2">
      <w:pPr>
        <w:spacing w:before="115"/>
        <w:jc w:val="both"/>
        <w:rPr>
          <w:ins w:id="214" w:author="NARNIX TECHNOLABS" w:date="2022-07-31T20:48:00Z"/>
          <w:rFonts w:eastAsia="MS Mincho"/>
        </w:rPr>
      </w:pPr>
      <w:ins w:id="215" w:author="ADG TS" w:date="2022-08-03T11:26:00Z">
        <w:r>
          <w:rPr>
            <w:rFonts w:eastAsia="MS Mincho"/>
          </w:rPr>
          <w:t>T</w:t>
        </w:r>
        <w:r w:rsidRPr="00824910">
          <w:rPr>
            <w:rFonts w:eastAsia="MS Mincho"/>
          </w:rPr>
          <w:t xml:space="preserve">he </w:t>
        </w:r>
      </w:ins>
      <w:ins w:id="216" w:author="NARNIX TECHNOLABS" w:date="2022-07-31T20:48:00Z">
        <w:r w:rsidR="00EA1DD2" w:rsidRPr="00824910">
          <w:rPr>
            <w:rFonts w:eastAsia="MS Mincho"/>
          </w:rPr>
          <w:t xml:space="preserve">highly protected Networks for the ‘Civic Infrastructures’ </w:t>
        </w:r>
      </w:ins>
      <w:ins w:id="217" w:author="ADG TS" w:date="2022-08-03T11:26:00Z">
        <w:r>
          <w:rPr>
            <w:rFonts w:eastAsia="MS Mincho"/>
          </w:rPr>
          <w:t xml:space="preserve">need  </w:t>
        </w:r>
      </w:ins>
      <w:ins w:id="218" w:author="NARNIX TECHNOLABS" w:date="2022-07-31T20:48:00Z">
        <w:r w:rsidR="00EA1DD2" w:rsidRPr="00824910">
          <w:rPr>
            <w:rFonts w:eastAsia="MS Mincho"/>
          </w:rPr>
          <w:t>to give access to the consumers for Consumer Engagement and Participation in these Smart (Digital) Infrastructures to meet the true drivers of setting them up. These large Smart Networks are actually highly complex ‘Systems of Systems’ and “Networks of Networks’, and thus create fresh challenges in the Security Paradigm and development of Protection Profiles.</w:t>
        </w:r>
      </w:ins>
    </w:p>
    <w:p w14:paraId="5514BCE8" w14:textId="365ED7D6" w:rsidR="00EA1DD2" w:rsidRDefault="00EA1DD2" w:rsidP="00EA1DD2">
      <w:pPr>
        <w:spacing w:before="115"/>
        <w:jc w:val="both"/>
        <w:rPr>
          <w:ins w:id="219" w:author="NARNIX TECHNOLABS" w:date="2022-07-31T20:48:00Z"/>
          <w:rFonts w:eastAsia="MS Mincho"/>
        </w:rPr>
      </w:pPr>
      <w:ins w:id="220" w:author="NARNIX TECHNOLABS" w:date="2022-07-31T20:48:00Z">
        <w:r w:rsidRPr="00824910">
          <w:rPr>
            <w:rFonts w:eastAsia="MS Mincho"/>
          </w:rPr>
          <w:t xml:space="preserve">It is evident that Cyber Security is a very complex paradigm, and with evolving new technologies, requirements, and ever-increasing Attack Surface the vulnerabilities are rising many folds with time. In such a dynamic scenario, </w:t>
        </w:r>
      </w:ins>
      <w:ins w:id="221" w:author="ADG TS" w:date="2022-08-03T11:26:00Z">
        <w:r w:rsidR="005C5996">
          <w:rPr>
            <w:rFonts w:eastAsia="MS Mincho"/>
          </w:rPr>
          <w:t xml:space="preserve">it is required to </w:t>
        </w:r>
      </w:ins>
      <w:r w:rsidR="00073C30">
        <w:rPr>
          <w:rFonts w:eastAsia="MS Mincho"/>
        </w:rPr>
        <w:t xml:space="preserve"> </w:t>
      </w:r>
      <w:ins w:id="222" w:author="NARNIX TECHNOLABS" w:date="2022-07-31T20:48:00Z">
        <w:r w:rsidRPr="00824910">
          <w:rPr>
            <w:rFonts w:eastAsia="MS Mincho"/>
          </w:rPr>
          <w:t xml:space="preserve"> develop a Cyber Security Strategy to make our Critical Infrastructure comprehensively Safe, Secure, Resilient and Trustworthy</w:t>
        </w:r>
      </w:ins>
      <w:ins w:id="223" w:author="ADG TS" w:date="2022-08-03T11:09:00Z">
        <w:r w:rsidR="00073C30">
          <w:rPr>
            <w:rFonts w:eastAsia="MS Mincho"/>
          </w:rPr>
          <w:t>.</w:t>
        </w:r>
      </w:ins>
    </w:p>
    <w:p w14:paraId="179FFF7A" w14:textId="77777777" w:rsidR="00EA1DD2" w:rsidRPr="00824910" w:rsidRDefault="00EA1DD2" w:rsidP="00EA1DD2">
      <w:pPr>
        <w:spacing w:before="115"/>
        <w:jc w:val="both"/>
        <w:rPr>
          <w:ins w:id="224" w:author="NARNIX TECHNOLABS" w:date="2022-07-31T20:48:00Z"/>
          <w:rFonts w:eastAsia="MS Mincho"/>
          <w:b/>
          <w:bCs/>
        </w:rPr>
      </w:pPr>
      <w:ins w:id="225" w:author="NARNIX TECHNOLABS" w:date="2022-07-31T20:48:00Z">
        <w:r w:rsidRPr="00824910">
          <w:rPr>
            <w:rFonts w:eastAsia="MS Mincho"/>
            <w:b/>
            <w:bCs/>
          </w:rPr>
          <w:t>Imperative:</w:t>
        </w:r>
      </w:ins>
    </w:p>
    <w:p w14:paraId="7018B413" w14:textId="77777777" w:rsidR="00EA1DD2" w:rsidRPr="00824910" w:rsidRDefault="00EA1DD2" w:rsidP="00EA1DD2">
      <w:pPr>
        <w:spacing w:before="115"/>
        <w:jc w:val="both"/>
        <w:rPr>
          <w:ins w:id="226" w:author="NARNIX TECHNOLABS" w:date="2022-07-31T20:48:00Z"/>
          <w:rFonts w:eastAsia="MS Mincho"/>
        </w:rPr>
      </w:pPr>
      <w:ins w:id="227" w:author="NARNIX TECHNOLABS" w:date="2022-07-31T20:48:00Z">
        <w:r w:rsidRPr="00824910">
          <w:rPr>
            <w:rFonts w:eastAsia="MS Mincho"/>
          </w:rPr>
          <w:t>The civic infrastructure cyberthreat landscape is rapidly evolving and expanding, with more frequent attacks, more numerous and varied threat actors, and increasingly sophisticated malware and tools that are more widely available and sometimes indiscriminately deployed. Civic infrastructure operations are among the most frequently attacked targets, increasingly by nation-state actors aiming for disruption and even destruction through ICS.</w:t>
        </w:r>
      </w:ins>
    </w:p>
    <w:p w14:paraId="7EC1250D" w14:textId="3D75A676" w:rsidR="00EA1DD2" w:rsidRPr="00824910" w:rsidRDefault="00EA1DD2" w:rsidP="00EA1DD2">
      <w:pPr>
        <w:spacing w:before="115"/>
        <w:jc w:val="both"/>
        <w:rPr>
          <w:ins w:id="228" w:author="NARNIX TECHNOLABS" w:date="2022-07-31T20:48:00Z"/>
          <w:rFonts w:eastAsia="MS Mincho"/>
        </w:rPr>
      </w:pPr>
      <w:ins w:id="229" w:author="NARNIX TECHNOLABS" w:date="2022-07-31T20:48:00Z">
        <w:r w:rsidRPr="00824910">
          <w:rPr>
            <w:rFonts w:eastAsia="MS Mincho"/>
          </w:rPr>
          <w:t xml:space="preserve"> </w:t>
        </w:r>
      </w:ins>
    </w:p>
    <w:p w14:paraId="52B75025" w14:textId="77777777" w:rsidR="00EA1DD2" w:rsidRPr="00824910" w:rsidRDefault="00EA1DD2" w:rsidP="00EA1DD2">
      <w:pPr>
        <w:spacing w:before="115"/>
        <w:jc w:val="both"/>
        <w:rPr>
          <w:ins w:id="230" w:author="NARNIX TECHNOLABS" w:date="2022-07-31T20:48:00Z"/>
          <w:rFonts w:eastAsia="MS Mincho"/>
        </w:rPr>
      </w:pPr>
      <w:ins w:id="231" w:author="NARNIX TECHNOLABS" w:date="2022-07-31T20:48:00Z">
        <w:r w:rsidRPr="00824910">
          <w:rPr>
            <w:rFonts w:eastAsia="MS Mincho"/>
          </w:rPr>
          <w:lastRenderedPageBreak/>
          <w:t xml:space="preserve">It would be reasonable to assume that all the stakeholders have already understood the urgency of ensuring the Security &amp; Resilience of Civic Infrastructure; however, the initiatives and approaches already adopted and/or being adopted by the different arms of the governments are quite arbitrary and random, considering point solutions with limited effectiveness to mitigate highly complex cyber threats. </w:t>
        </w:r>
      </w:ins>
    </w:p>
    <w:p w14:paraId="5D8A6EFC" w14:textId="77777777" w:rsidR="00EA1DD2" w:rsidRPr="00824910" w:rsidRDefault="00EA1DD2" w:rsidP="00EA1DD2">
      <w:pPr>
        <w:spacing w:before="115"/>
        <w:jc w:val="both"/>
        <w:rPr>
          <w:ins w:id="232" w:author="NARNIX TECHNOLABS" w:date="2022-07-31T20:48:00Z"/>
          <w:rFonts w:eastAsia="MS Mincho"/>
        </w:rPr>
      </w:pPr>
      <w:ins w:id="233" w:author="NARNIX TECHNOLABS" w:date="2022-07-31T20:48:00Z">
        <w:r w:rsidRPr="00824910">
          <w:rPr>
            <w:rFonts w:eastAsia="MS Mincho"/>
          </w:rPr>
          <w:t>Improving cyber safety and resilience requires all stakeholders to act together at scale and in a coordinated way, including governments, the engineering professionals, operators of civic infrastructure and other systems, and developers of products and components. The evolving nature of the challenges will require continual responsiveness and agility by governments and other stakeholders.</w:t>
        </w:r>
      </w:ins>
    </w:p>
    <w:p w14:paraId="22D0A7B2" w14:textId="4BDC182D" w:rsidR="00EA1DD2" w:rsidRPr="00824910" w:rsidRDefault="00EA1DD2" w:rsidP="00EA1DD2">
      <w:pPr>
        <w:spacing w:before="115"/>
        <w:jc w:val="both"/>
        <w:rPr>
          <w:ins w:id="234" w:author="NARNIX TECHNOLABS" w:date="2022-07-31T20:48:00Z"/>
          <w:rFonts w:eastAsia="MS Mincho"/>
        </w:rPr>
      </w:pPr>
      <w:ins w:id="235" w:author="NARNIX TECHNOLABS" w:date="2022-07-31T20:48:00Z">
        <w:r w:rsidRPr="00824910">
          <w:rPr>
            <w:rFonts w:eastAsia="MS Mincho"/>
          </w:rPr>
          <w:t xml:space="preserve">The need for proven, scalable, and standards-based solutions for Civic Infrastructures’ deployment scenario, with inherent complexity and trade-offs, requires specialized, skilled, and multi-stakeholder engagement. THUS, </w:t>
        </w:r>
      </w:ins>
      <w:ins w:id="236" w:author="ADG TS" w:date="2022-08-03T11:10:00Z">
        <w:r w:rsidR="00073C30">
          <w:rPr>
            <w:rFonts w:eastAsia="MS Mincho"/>
          </w:rPr>
          <w:t xml:space="preserve">it is required </w:t>
        </w:r>
      </w:ins>
      <w:ins w:id="237" w:author="NARNIX TECHNOLABS" w:date="2022-07-31T20:48:00Z">
        <w:r w:rsidRPr="00824910">
          <w:rPr>
            <w:rFonts w:eastAsia="MS Mincho"/>
          </w:rPr>
          <w:t>to undertake this task of global importance, which shall make a significant contribution in building a “Robust Foundation for Civic Information Infrastructures” along with paving ways to make our community “secure &amp; sustainable”.</w:t>
        </w:r>
      </w:ins>
    </w:p>
    <w:p w14:paraId="39BE0B97" w14:textId="6A0E286A" w:rsidR="00EA1DD2" w:rsidRPr="00824910" w:rsidRDefault="00EA1DD2" w:rsidP="00EA1DD2">
      <w:pPr>
        <w:spacing w:before="115"/>
        <w:jc w:val="both"/>
        <w:rPr>
          <w:ins w:id="238" w:author="NARNIX TECHNOLABS" w:date="2022-07-31T20:48:00Z"/>
          <w:rFonts w:eastAsia="MS Mincho"/>
        </w:rPr>
      </w:pPr>
      <w:ins w:id="239" w:author="NARNIX TECHNOLABS" w:date="2022-07-31T20:48:00Z">
        <w:r w:rsidRPr="00824910">
          <w:rPr>
            <w:rFonts w:eastAsia="MS Mincho"/>
          </w:rPr>
          <w:t xml:space="preserve">The only approach would be to adopt top-down approach to standardization starting at the system or system-architecture rather than at the product level. </w:t>
        </w:r>
      </w:ins>
      <w:ins w:id="240" w:author="ADG TS" w:date="2022-08-03T11:11:00Z">
        <w:r w:rsidR="00073C30">
          <w:rPr>
            <w:rFonts w:eastAsia="MS Mincho"/>
          </w:rPr>
          <w:t xml:space="preserve">It is required </w:t>
        </w:r>
      </w:ins>
      <w:ins w:id="241" w:author="NARNIX TECHNOLABS" w:date="2022-07-31T20:48:00Z">
        <w:r w:rsidRPr="00824910">
          <w:rPr>
            <w:rFonts w:eastAsia="MS Mincho"/>
          </w:rPr>
          <w:t>to Study &amp; Analyse the diverse Use Cases, Applications and corresponding Stakeholders &amp; their respective requirements to understand their respective Characteristics and concerns. Develop a Granular Civic Infrastructures’ Cyber Security Architecture mapping all the security, privacy, safety, resilience characteristics with the Granular Civic Infrastructure Architecture.</w:t>
        </w:r>
      </w:ins>
    </w:p>
    <w:p w14:paraId="4ACF74F9" w14:textId="77777777" w:rsidR="00EA1DD2" w:rsidRPr="00824910" w:rsidRDefault="00EA1DD2" w:rsidP="00EA1DD2">
      <w:pPr>
        <w:spacing w:before="115"/>
        <w:jc w:val="both"/>
        <w:rPr>
          <w:ins w:id="242" w:author="NARNIX TECHNOLABS" w:date="2022-07-31T20:48:00Z"/>
          <w:rFonts w:eastAsia="MS Mincho"/>
        </w:rPr>
      </w:pPr>
      <w:ins w:id="243" w:author="NARNIX TECHNOLABS" w:date="2022-07-31T20:48:00Z">
        <w:r w:rsidRPr="00824910">
          <w:rPr>
            <w:rFonts w:eastAsia="MS Mincho"/>
          </w:rPr>
          <w:t>Based on the developed Cyber Security Reference Architecture, the diverse standards shall need to be mapped to well identified Stakeholders’ concerns and diverse Products, Systems &amp; Solutions being deployed. In accordance with the appropriate Standards identified &amp; mapped, a comprehensive Compliance Testing Framework followed by granular Testing Schemas shall need to be developed based on which the Testing Infrastructure could be created.</w:t>
        </w:r>
      </w:ins>
    </w:p>
    <w:p w14:paraId="13C75B7D" w14:textId="2679C8A7" w:rsidR="00EA1DD2" w:rsidRPr="00824910" w:rsidRDefault="00EA1DD2" w:rsidP="00EA1DD2">
      <w:pPr>
        <w:spacing w:before="115"/>
        <w:jc w:val="both"/>
        <w:rPr>
          <w:ins w:id="244" w:author="NARNIX TECHNOLABS" w:date="2022-07-31T20:48:00Z"/>
          <w:rFonts w:eastAsia="MS Mincho"/>
        </w:rPr>
      </w:pPr>
      <w:ins w:id="245" w:author="NARNIX TECHNOLABS" w:date="2022-07-31T20:48:00Z">
        <w:r w:rsidRPr="00824910">
          <w:rPr>
            <w:rFonts w:eastAsia="MS Mincho"/>
          </w:rPr>
          <w:t xml:space="preserve">Unless, the aforementioned milestones are achieved, the Security Compliance &amp; Testing </w:t>
        </w:r>
        <w:proofErr w:type="gramStart"/>
        <w:r w:rsidRPr="00824910">
          <w:rPr>
            <w:rFonts w:eastAsia="MS Mincho"/>
          </w:rPr>
          <w:t>Strategy</w:t>
        </w:r>
      </w:ins>
      <w:ins w:id="246" w:author="ADG TS" w:date="2022-08-04T13:09:00Z">
        <w:r w:rsidR="00B65F8C">
          <w:rPr>
            <w:rFonts w:eastAsia="MS Mincho"/>
          </w:rPr>
          <w:t xml:space="preserve"> </w:t>
        </w:r>
      </w:ins>
      <w:ins w:id="247" w:author="NARNIX TECHNOLABS" w:date="2022-07-31T20:48:00Z">
        <w:r w:rsidRPr="00824910">
          <w:rPr>
            <w:rFonts w:eastAsia="MS Mincho"/>
          </w:rPr>
          <w:t xml:space="preserve"> shall</w:t>
        </w:r>
        <w:proofErr w:type="gramEnd"/>
        <w:r w:rsidRPr="00824910">
          <w:rPr>
            <w:rFonts w:eastAsia="MS Mincho"/>
          </w:rPr>
          <w:t xml:space="preserve"> NOT deliver the desired results. </w:t>
        </w:r>
      </w:ins>
    </w:p>
    <w:p w14:paraId="5CD560FE" w14:textId="77777777" w:rsidR="00EA1DD2" w:rsidRDefault="00EA1DD2" w:rsidP="00EA1DD2">
      <w:pPr>
        <w:spacing w:before="0" w:after="160" w:line="259" w:lineRule="auto"/>
        <w:jc w:val="both"/>
        <w:rPr>
          <w:ins w:id="248" w:author="NARNIX TECHNOLABS" w:date="2022-07-31T20:48:00Z"/>
          <w:b/>
          <w:bCs/>
          <w:sz w:val="28"/>
          <w:szCs w:val="28"/>
          <w:lang w:eastAsia="en-US"/>
        </w:rPr>
      </w:pPr>
    </w:p>
    <w:p w14:paraId="0E310C9B" w14:textId="77777777" w:rsidR="00EA1DD2" w:rsidRPr="00824910" w:rsidRDefault="00EA1DD2" w:rsidP="00EA1DD2">
      <w:pPr>
        <w:spacing w:before="115"/>
        <w:jc w:val="both"/>
        <w:rPr>
          <w:ins w:id="249" w:author="NARNIX TECHNOLABS" w:date="2022-07-31T20:48:00Z"/>
          <w:rFonts w:eastAsia="MS Mincho"/>
          <w:b/>
          <w:bCs/>
        </w:rPr>
      </w:pPr>
      <w:ins w:id="250" w:author="NARNIX TECHNOLABS" w:date="2022-07-31T20:48:00Z">
        <w:r w:rsidRPr="00824910">
          <w:rPr>
            <w:rFonts w:eastAsia="MS Mincho"/>
            <w:b/>
            <w:bCs/>
          </w:rPr>
          <w:t>Conclusion</w:t>
        </w:r>
      </w:ins>
    </w:p>
    <w:p w14:paraId="0ABD448B" w14:textId="77777777" w:rsidR="00EA1DD2" w:rsidRPr="00824910" w:rsidRDefault="00EA1DD2" w:rsidP="00EA1DD2">
      <w:pPr>
        <w:spacing w:before="115"/>
        <w:jc w:val="both"/>
        <w:rPr>
          <w:ins w:id="251" w:author="NARNIX TECHNOLABS" w:date="2022-07-31T20:48:00Z"/>
          <w:rFonts w:eastAsia="MS Mincho"/>
        </w:rPr>
      </w:pPr>
      <w:ins w:id="252" w:author="NARNIX TECHNOLABS" w:date="2022-07-31T20:48:00Z">
        <w:r w:rsidRPr="00824910">
          <w:rPr>
            <w:rFonts w:eastAsia="MS Mincho"/>
          </w:rPr>
          <w:t>Innovation and technology development are accelerating. Strategic plans and roadmaps are needed to help ensure that the market is suitably served with best practices that is pertinent to the goals and context of this very large market.</w:t>
        </w:r>
      </w:ins>
    </w:p>
    <w:p w14:paraId="19FB3EBF" w14:textId="77777777" w:rsidR="00EA1DD2" w:rsidRPr="00824910" w:rsidRDefault="00EA1DD2" w:rsidP="00EA1DD2">
      <w:pPr>
        <w:spacing w:before="115"/>
        <w:jc w:val="both"/>
        <w:rPr>
          <w:ins w:id="253" w:author="NARNIX TECHNOLABS" w:date="2022-07-31T20:48:00Z"/>
          <w:rFonts w:eastAsia="MS Mincho"/>
        </w:rPr>
      </w:pPr>
      <w:ins w:id="254" w:author="NARNIX TECHNOLABS" w:date="2022-07-31T20:48:00Z">
        <w:r w:rsidRPr="00824910">
          <w:rPr>
            <w:rFonts w:eastAsia="MS Mincho"/>
          </w:rPr>
          <w:t>The multiplicity of technologies and their convergence in many new and emerging markets, however, particularly those involving large-scale infrastructure demand a top-down approach to standardization starting at the system or system-architecture rather than at the product level. Therefore, the systemic approach in standardization work can define and strengthen the systems approach throughout the technical community to ensure that highly complex market sectors can be properly addressed and supported. It promotes an increased co-operation with many other standards-developing organizations and relevant non-standards bodies needed on an international level.</w:t>
        </w:r>
      </w:ins>
    </w:p>
    <w:p w14:paraId="56A2EC58" w14:textId="49C4A3A5" w:rsidR="00EA1DD2" w:rsidRPr="00824910" w:rsidRDefault="00EA1DD2" w:rsidP="00EA1DD2">
      <w:pPr>
        <w:spacing w:before="115"/>
        <w:jc w:val="both"/>
        <w:rPr>
          <w:ins w:id="255" w:author="NARNIX TECHNOLABS" w:date="2022-07-31T20:48:00Z"/>
          <w:rFonts w:eastAsia="MS Mincho"/>
        </w:rPr>
      </w:pPr>
      <w:ins w:id="256" w:author="NARNIX TECHNOLABS" w:date="2022-07-31T20:48:00Z">
        <w:r w:rsidRPr="00824910">
          <w:rPr>
            <w:rFonts w:eastAsia="MS Mincho"/>
          </w:rPr>
          <w:t xml:space="preserve">Given the scale, moving forward through the labyrinth of Disruptive Technologies cannot be successfully, efficiently, and swiftly accomplished without standards. The role of standards to help steer and shape this journey is vital. Standards provide a foundation to support innovation. The Standards support our need to balance agility, openness, and security in a fast-moving environment. The Standards provide us with a reliable platform </w:t>
        </w:r>
      </w:ins>
      <w:ins w:id="257" w:author="ADG TS" w:date="2022-08-03T11:11:00Z">
        <w:r w:rsidR="00073C30">
          <w:rPr>
            <w:rFonts w:eastAsia="MS Mincho"/>
          </w:rPr>
          <w:t xml:space="preserve">to </w:t>
        </w:r>
      </w:ins>
      <w:ins w:id="258" w:author="NARNIX TECHNOLABS" w:date="2022-07-31T20:48:00Z">
        <w:r w:rsidRPr="00824910">
          <w:rPr>
            <w:rFonts w:eastAsia="MS Mincho"/>
          </w:rPr>
          <w:t xml:space="preserve">innovate, differentiate and scale up our technology development. They help </w:t>
        </w:r>
      </w:ins>
      <w:ins w:id="259" w:author="ADG TS" w:date="2022-08-03T11:25:00Z">
        <w:r w:rsidR="005C5996">
          <w:rPr>
            <w:rFonts w:eastAsia="MS Mincho"/>
          </w:rPr>
          <w:t xml:space="preserve">to </w:t>
        </w:r>
      </w:ins>
      <w:ins w:id="260" w:author="NARNIX TECHNOLABS" w:date="2022-07-31T20:48:00Z">
        <w:r w:rsidRPr="00824910">
          <w:rPr>
            <w:rFonts w:eastAsia="MS Mincho"/>
          </w:rPr>
          <w:t xml:space="preserve">control essential security and integrate the right level of </w:t>
        </w:r>
        <w:r w:rsidRPr="00824910">
          <w:rPr>
            <w:rFonts w:eastAsia="MS Mincho"/>
          </w:rPr>
          <w:lastRenderedPageBreak/>
          <w:t>interoperability. Standards help ensure cyber security in ICT and IoT systems (Digital &amp; Cyber Physical systems). Standards capture</w:t>
        </w:r>
      </w:ins>
      <w:ins w:id="261" w:author="ADG TS" w:date="2022-08-03T11:12:00Z">
        <w:r w:rsidR="00073C30">
          <w:rPr>
            <w:rFonts w:eastAsia="MS Mincho"/>
          </w:rPr>
          <w:t xml:space="preserve"> </w:t>
        </w:r>
      </w:ins>
      <w:ins w:id="262" w:author="NARNIX TECHNOLABS" w:date="2022-07-31T20:48:00Z">
        <w:r w:rsidRPr="00824910">
          <w:rPr>
            <w:rFonts w:eastAsia="MS Mincho"/>
          </w:rPr>
          <w:t xml:space="preserve"> best practices and set regulatory compliance requirements, which is crucial for the sustainable Digital Transformation of the Critical Infrastructure.</w:t>
        </w:r>
      </w:ins>
    </w:p>
    <w:p w14:paraId="32C08413" w14:textId="1129FC9E" w:rsidR="00C63F3C" w:rsidRPr="009177CD" w:rsidRDefault="00EA1DD2" w:rsidP="009177CD">
      <w:pPr>
        <w:spacing w:before="115"/>
        <w:jc w:val="both"/>
        <w:rPr>
          <w:rFonts w:eastAsia="MS Mincho"/>
        </w:rPr>
      </w:pPr>
      <w:ins w:id="263" w:author="NARNIX TECHNOLABS" w:date="2022-07-31T20:48:00Z">
        <w:r w:rsidRPr="00824910">
          <w:rPr>
            <w:rFonts w:eastAsia="MS Mincho"/>
          </w:rPr>
          <w:t>It is imperative to delve into the security, privacy &amp; trustworthiness aspects, and implications of the new paradigm of “Digital Infrastructure” and “Internet of Things” that the pervasive computing has enabled, thus raising new challenges for the ‘IT &amp; Communication Security’ Development &amp; Evaluation Eco-system. Hence, needing a new rigorous and vigorous effort in developing a “Comprehensive Cyber Security, Resilience &amp; Trustworthiness” Strategy Framework encompassing all the critical domains and Stakeholders’ classifications and their respective imperatives from Cyber Security &amp; Resilience &amp; Trustworthiness Perspective.</w:t>
        </w:r>
      </w:ins>
    </w:p>
    <w:p w14:paraId="1E979848" w14:textId="77777777" w:rsidR="00C63F3C" w:rsidRDefault="00C63F3C" w:rsidP="00C63F3C">
      <w:pPr>
        <w:pStyle w:val="AnnexNotitle"/>
      </w:pPr>
      <w:bookmarkStart w:id="264" w:name="_Toc35686029"/>
      <w:r>
        <w:t>Bibliography</w:t>
      </w:r>
      <w:bookmarkEnd w:id="264"/>
    </w:p>
    <w:p w14:paraId="38B9D1A8" w14:textId="77777777" w:rsidR="00C63F3C" w:rsidRPr="009511A7" w:rsidRDefault="00C63F3C" w:rsidP="00C63F3C">
      <w:pPr>
        <w:rPr>
          <w:lang w:eastAsia="en-US"/>
        </w:rPr>
      </w:pPr>
    </w:p>
    <w:p w14:paraId="4BACE928" w14:textId="77777777" w:rsidR="00C63F3C" w:rsidRDefault="00C63F3C" w:rsidP="00C63F3C">
      <w:pPr>
        <w:spacing w:before="0"/>
        <w:rPr>
          <w:lang w:eastAsia="en-US"/>
        </w:rPr>
      </w:pPr>
      <w:r w:rsidRPr="00A9534C">
        <w:rPr>
          <w:lang w:eastAsia="en-US"/>
        </w:rPr>
        <w:t xml:space="preserve">[KELLERER1] </w:t>
      </w:r>
      <w:proofErr w:type="spellStart"/>
      <w:r w:rsidRPr="00A9534C">
        <w:rPr>
          <w:lang w:eastAsia="en-US"/>
        </w:rPr>
        <w:t>Kellerer</w:t>
      </w:r>
      <w:proofErr w:type="spellEnd"/>
      <w:r w:rsidRPr="00A9534C">
        <w:rPr>
          <w:lang w:eastAsia="en-US"/>
        </w:rPr>
        <w:t xml:space="preserve">, Wolfgang; Basta, </w:t>
      </w:r>
      <w:proofErr w:type="spellStart"/>
      <w:r w:rsidRPr="00A9534C">
        <w:rPr>
          <w:lang w:eastAsia="en-US"/>
        </w:rPr>
        <w:t>Arsany</w:t>
      </w:r>
      <w:proofErr w:type="spellEnd"/>
      <w:r w:rsidRPr="00A9534C">
        <w:rPr>
          <w:lang w:eastAsia="en-US"/>
        </w:rPr>
        <w:t xml:space="preserve">; </w:t>
      </w:r>
      <w:proofErr w:type="spellStart"/>
      <w:r w:rsidRPr="00A9534C">
        <w:rPr>
          <w:lang w:eastAsia="en-US"/>
        </w:rPr>
        <w:t>Babarczi</w:t>
      </w:r>
      <w:proofErr w:type="spellEnd"/>
      <w:r w:rsidRPr="00A9534C">
        <w:rPr>
          <w:lang w:eastAsia="en-US"/>
        </w:rPr>
        <w:t xml:space="preserve">, Peter; </w:t>
      </w:r>
      <w:proofErr w:type="spellStart"/>
      <w:r w:rsidRPr="00A9534C">
        <w:rPr>
          <w:lang w:eastAsia="en-US"/>
        </w:rPr>
        <w:t>Blenk</w:t>
      </w:r>
      <w:proofErr w:type="spellEnd"/>
      <w:r w:rsidRPr="00A9534C">
        <w:rPr>
          <w:lang w:eastAsia="en-US"/>
        </w:rPr>
        <w:t xml:space="preserve">, Andreas; He, Mu; </w:t>
      </w:r>
      <w:proofErr w:type="spellStart"/>
      <w:r w:rsidRPr="00A9534C">
        <w:rPr>
          <w:lang w:eastAsia="en-US"/>
        </w:rPr>
        <w:t>Klugel</w:t>
      </w:r>
      <w:proofErr w:type="spellEnd"/>
      <w:r w:rsidRPr="00A9534C">
        <w:rPr>
          <w:lang w:eastAsia="en-US"/>
        </w:rPr>
        <w:t xml:space="preserve">, Markus; Alba, Alberto Martinez. How to Measure Network Flexibility? A Proposal for Evaluating </w:t>
      </w:r>
      <w:proofErr w:type="spellStart"/>
      <w:r w:rsidRPr="00A9534C">
        <w:rPr>
          <w:lang w:eastAsia="en-US"/>
        </w:rPr>
        <w:t>Softwarized</w:t>
      </w:r>
      <w:proofErr w:type="spellEnd"/>
      <w:r w:rsidRPr="00A9534C">
        <w:rPr>
          <w:lang w:eastAsia="en-US"/>
        </w:rPr>
        <w:t xml:space="preserve"> Networks. IEEE Communications Magazine, 2018 (Volume: 56, Issue 10, OCTOBER 2018). DOI: </w:t>
      </w:r>
      <w:hyperlink r:id="rId14" w:tgtFrame="_blank" w:history="1">
        <w:r>
          <w:rPr>
            <w:rStyle w:val="Hyperlink"/>
          </w:rPr>
          <w:t>10.1109/MCOM.2018.1700601</w:t>
        </w:r>
      </w:hyperlink>
    </w:p>
    <w:p w14:paraId="4379762D" w14:textId="77777777" w:rsidR="00C63F3C" w:rsidRDefault="00C63F3C" w:rsidP="00C63F3C">
      <w:pPr>
        <w:spacing w:before="0"/>
        <w:rPr>
          <w:lang w:eastAsia="en-US"/>
        </w:rPr>
      </w:pPr>
      <w:r w:rsidRPr="009511A7">
        <w:rPr>
          <w:lang w:val="en-US" w:eastAsia="en-US"/>
        </w:rPr>
        <w:t xml:space="preserve">[KELLERER2] </w:t>
      </w:r>
      <w:proofErr w:type="spellStart"/>
      <w:r w:rsidRPr="009511A7">
        <w:rPr>
          <w:lang w:val="en-US" w:eastAsia="en-US"/>
        </w:rPr>
        <w:t>Kellerer</w:t>
      </w:r>
      <w:proofErr w:type="spellEnd"/>
      <w:r w:rsidRPr="009511A7">
        <w:rPr>
          <w:lang w:val="en-US" w:eastAsia="en-US"/>
        </w:rPr>
        <w:t xml:space="preserve">, Wolfgang. Network Flexibility. </w:t>
      </w:r>
      <w:r w:rsidRPr="00A9534C">
        <w:rPr>
          <w:lang w:eastAsia="en-US"/>
        </w:rPr>
        <w:t>Presentation at ETSI NFV</w:t>
      </w:r>
      <w:r>
        <w:rPr>
          <w:lang w:eastAsia="en-US"/>
        </w:rPr>
        <w:t>#26</w:t>
      </w:r>
      <w:r w:rsidRPr="00A9534C">
        <w:rPr>
          <w:lang w:eastAsia="en-US"/>
        </w:rPr>
        <w:t xml:space="preserve"> Standardization </w:t>
      </w:r>
      <w:r>
        <w:rPr>
          <w:lang w:eastAsia="en-US"/>
        </w:rPr>
        <w:t xml:space="preserve">plenary </w:t>
      </w:r>
      <w:r w:rsidRPr="00A9534C">
        <w:rPr>
          <w:lang w:eastAsia="en-US"/>
        </w:rPr>
        <w:t>meeting</w:t>
      </w:r>
      <w:r>
        <w:rPr>
          <w:lang w:eastAsia="en-US"/>
        </w:rPr>
        <w:t>,</w:t>
      </w:r>
      <w:r w:rsidRPr="00A9534C">
        <w:rPr>
          <w:lang w:eastAsia="en-US"/>
        </w:rPr>
        <w:t xml:space="preserve"> </w:t>
      </w:r>
      <w:r>
        <w:rPr>
          <w:lang w:eastAsia="en-US"/>
        </w:rPr>
        <w:t xml:space="preserve">Sofia Antipolis, France, </w:t>
      </w:r>
      <w:r w:rsidRPr="00A9534C">
        <w:rPr>
          <w:lang w:eastAsia="en-US"/>
        </w:rPr>
        <w:t xml:space="preserve">May </w:t>
      </w:r>
      <w:r>
        <w:rPr>
          <w:lang w:eastAsia="en-US"/>
        </w:rPr>
        <w:t xml:space="preserve">20, </w:t>
      </w:r>
      <w:r w:rsidRPr="00A9534C">
        <w:rPr>
          <w:lang w:eastAsia="en-US"/>
        </w:rPr>
        <w:t xml:space="preserve">2019. </w:t>
      </w:r>
      <w:hyperlink r:id="rId15" w:history="1">
        <w:r w:rsidRPr="00A9534C">
          <w:rPr>
            <w:rStyle w:val="Hyperlink"/>
            <w:color w:val="954F72"/>
          </w:rPr>
          <w:t>https://mediatum.ub.tum.de/node?id=1487546</w:t>
        </w:r>
      </w:hyperlink>
    </w:p>
    <w:p w14:paraId="25B7839A" w14:textId="77777777" w:rsidR="00C63F3C" w:rsidRDefault="00C63F3C" w:rsidP="00C63F3C">
      <w:pPr>
        <w:spacing w:before="0"/>
        <w:rPr>
          <w:rStyle w:val="Hyperlink"/>
          <w:color w:val="954F72"/>
        </w:rPr>
      </w:pPr>
      <w:r w:rsidRPr="00A9534C">
        <w:rPr>
          <w:lang w:eastAsia="en-US"/>
        </w:rPr>
        <w:t xml:space="preserve">[KELLERER3] </w:t>
      </w:r>
      <w:hyperlink r:id="rId16" w:history="1">
        <w:r w:rsidRPr="00A9534C">
          <w:rPr>
            <w:rStyle w:val="Hyperlink"/>
            <w:color w:val="954F72"/>
          </w:rPr>
          <w:t>www.networkflexibility.org</w:t>
        </w:r>
      </w:hyperlink>
    </w:p>
    <w:p w14:paraId="0C4069F7" w14:textId="77777777" w:rsidR="00C63F3C" w:rsidRDefault="00C63F3C" w:rsidP="00C63F3C">
      <w:pPr>
        <w:spacing w:before="0"/>
      </w:pPr>
      <w:r>
        <w:rPr>
          <w:rStyle w:val="pubauthor"/>
        </w:rPr>
        <w:t xml:space="preserve">[KELLERER4] </w:t>
      </w:r>
      <w:proofErr w:type="spellStart"/>
      <w:r>
        <w:rPr>
          <w:rStyle w:val="pubauthor"/>
        </w:rPr>
        <w:t>Klügel</w:t>
      </w:r>
      <w:proofErr w:type="spellEnd"/>
      <w:r>
        <w:rPr>
          <w:rStyle w:val="pubauthor"/>
        </w:rPr>
        <w:t xml:space="preserve">, Markus; He, Mu; </w:t>
      </w:r>
      <w:proofErr w:type="spellStart"/>
      <w:r>
        <w:rPr>
          <w:rStyle w:val="pubauthor"/>
        </w:rPr>
        <w:t>Kellerer</w:t>
      </w:r>
      <w:proofErr w:type="spellEnd"/>
      <w:r>
        <w:rPr>
          <w:rStyle w:val="pubauthor"/>
        </w:rPr>
        <w:t xml:space="preserve">, Wolfgang; </w:t>
      </w:r>
      <w:proofErr w:type="spellStart"/>
      <w:r>
        <w:rPr>
          <w:rStyle w:val="pubauthor"/>
        </w:rPr>
        <w:t>Babarczi</w:t>
      </w:r>
      <w:proofErr w:type="spellEnd"/>
      <w:r>
        <w:rPr>
          <w:rStyle w:val="pubauthor"/>
        </w:rPr>
        <w:t xml:space="preserve"> </w:t>
      </w:r>
      <w:proofErr w:type="spellStart"/>
      <w:r>
        <w:rPr>
          <w:rStyle w:val="pubauthor"/>
        </w:rPr>
        <w:t>Péter</w:t>
      </w:r>
      <w:proofErr w:type="spellEnd"/>
      <w:r>
        <w:rPr>
          <w:rStyle w:val="pubauthor"/>
        </w:rPr>
        <w:t xml:space="preserve">: </w:t>
      </w:r>
      <w:r>
        <w:rPr>
          <w:rStyle w:val="pubtitle"/>
        </w:rPr>
        <w:t>A Mathematical Measure for Flexibility in Communication Networks. In Proc. 18</w:t>
      </w:r>
      <w:r w:rsidRPr="006A58C1">
        <w:rPr>
          <w:rStyle w:val="pubtitle"/>
          <w:vertAlign w:val="superscript"/>
        </w:rPr>
        <w:t>th</w:t>
      </w:r>
      <w:r>
        <w:rPr>
          <w:rStyle w:val="pubtitle"/>
        </w:rPr>
        <w:t xml:space="preserve"> Intl. Conference </w:t>
      </w:r>
      <w:r>
        <w:t>IFIP Networking 2019, Warsaw, Poland, 2019</w:t>
      </w:r>
    </w:p>
    <w:p w14:paraId="1E2DD2FE" w14:textId="77777777" w:rsidR="00C63F3C" w:rsidRDefault="00C63F3C" w:rsidP="00C63F3C">
      <w:pPr>
        <w:rPr>
          <w:lang w:eastAsia="en-US"/>
        </w:rPr>
      </w:pPr>
      <w:r>
        <w:rPr>
          <w:lang w:eastAsia="en-US"/>
        </w:rPr>
        <w:t xml:space="preserve">[LOSAVIO] </w:t>
      </w:r>
      <w:proofErr w:type="spellStart"/>
      <w:r>
        <w:rPr>
          <w:lang w:eastAsia="en-US"/>
        </w:rPr>
        <w:t>F.Losavio</w:t>
      </w:r>
      <w:proofErr w:type="spellEnd"/>
      <w:r>
        <w:rPr>
          <w:lang w:eastAsia="en-US"/>
        </w:rPr>
        <w:t xml:space="preserve">, </w:t>
      </w:r>
      <w:proofErr w:type="spellStart"/>
      <w:r>
        <w:rPr>
          <w:lang w:eastAsia="en-US"/>
        </w:rPr>
        <w:t>L.Chirinos</w:t>
      </w:r>
      <w:proofErr w:type="spellEnd"/>
      <w:r>
        <w:rPr>
          <w:lang w:eastAsia="en-US"/>
        </w:rPr>
        <w:t xml:space="preserve">, </w:t>
      </w:r>
      <w:proofErr w:type="spellStart"/>
      <w:r>
        <w:rPr>
          <w:lang w:eastAsia="en-US"/>
        </w:rPr>
        <w:t>A.Matteo</w:t>
      </w:r>
      <w:proofErr w:type="spellEnd"/>
      <w:r>
        <w:rPr>
          <w:lang w:eastAsia="en-US"/>
        </w:rPr>
        <w:t xml:space="preserve">, </w:t>
      </w:r>
      <w:proofErr w:type="spellStart"/>
      <w:r>
        <w:rPr>
          <w:lang w:eastAsia="en-US"/>
        </w:rPr>
        <w:t>N.Lévy</w:t>
      </w:r>
      <w:proofErr w:type="spellEnd"/>
      <w:r>
        <w:rPr>
          <w:lang w:eastAsia="en-US"/>
        </w:rPr>
        <w:t xml:space="preserve">, </w:t>
      </w:r>
      <w:proofErr w:type="spellStart"/>
      <w:r>
        <w:rPr>
          <w:lang w:eastAsia="en-US"/>
        </w:rPr>
        <w:t>A.Ramdane-Chefir</w:t>
      </w:r>
      <w:proofErr w:type="spellEnd"/>
      <w:r>
        <w:rPr>
          <w:lang w:eastAsia="en-US"/>
        </w:rPr>
        <w:t>. ISO quality standards for measuring architectures. The journal of Systems and Software. 13</w:t>
      </w:r>
      <w:r w:rsidRPr="00973449">
        <w:rPr>
          <w:vertAlign w:val="superscript"/>
          <w:lang w:eastAsia="en-US"/>
        </w:rPr>
        <w:t>th</w:t>
      </w:r>
      <w:r>
        <w:rPr>
          <w:lang w:eastAsia="en-US"/>
        </w:rPr>
        <w:t xml:space="preserve"> April 2003. </w:t>
      </w:r>
      <w:hyperlink r:id="rId17" w:history="1">
        <w:r w:rsidRPr="00E305E7">
          <w:rPr>
            <w:rStyle w:val="Hyperlink"/>
          </w:rPr>
          <w:t>https://www.researchgate.net/profile/Francisca_Losavio/publication/220629983_Designing_Quality_Architecture_Incorporating_ISO_Standards_into_the_Unified_Process/links/5779ff9f08aead7ba076473f/Designing-Quality-Architecture-Incorporating-ISO-Standards-into-the-Unified-Process.pdf</w:t>
        </w:r>
      </w:hyperlink>
      <w:r>
        <w:rPr>
          <w:lang w:eastAsia="en-US"/>
        </w:rPr>
        <w:t xml:space="preserve"> </w:t>
      </w:r>
    </w:p>
    <w:p w14:paraId="5F041ED5" w14:textId="77777777" w:rsidR="00C63F3C" w:rsidRDefault="00C63F3C" w:rsidP="00C63F3C">
      <w:pPr>
        <w:rPr>
          <w:lang w:eastAsia="en-US"/>
        </w:rPr>
      </w:pPr>
      <w:r>
        <w:rPr>
          <w:lang w:eastAsia="en-US"/>
        </w:rPr>
        <w:t>[ISO9126-1] Software engineering – Product quality</w:t>
      </w:r>
    </w:p>
    <w:p w14:paraId="3C1FB2F0" w14:textId="77777777" w:rsidR="00C63F3C" w:rsidRDefault="00C63F3C" w:rsidP="00C63F3C">
      <w:pPr>
        <w:rPr>
          <w:lang w:eastAsia="en-US"/>
        </w:rPr>
      </w:pPr>
      <w:r>
        <w:rPr>
          <w:lang w:eastAsia="en-US"/>
        </w:rPr>
        <w:t xml:space="preserve">[TOGAG] The Open Group Architecture Forum (TOGAF). </w:t>
      </w:r>
      <w:hyperlink r:id="rId18" w:history="1">
        <w:r w:rsidRPr="00E305E7">
          <w:rPr>
            <w:rStyle w:val="Hyperlink"/>
          </w:rPr>
          <w:t>https://www.opengroup.org/togaf</w:t>
        </w:r>
      </w:hyperlink>
      <w:r>
        <w:rPr>
          <w:lang w:eastAsia="en-US"/>
        </w:rPr>
        <w:t xml:space="preserve"> </w:t>
      </w:r>
    </w:p>
    <w:p w14:paraId="272067B2" w14:textId="77777777" w:rsidR="00C63F3C" w:rsidRDefault="00C63F3C" w:rsidP="00C63F3C">
      <w:pPr>
        <w:rPr>
          <w:lang w:eastAsia="en-US"/>
        </w:rPr>
      </w:pPr>
      <w:r>
        <w:rPr>
          <w:lang w:eastAsia="en-US"/>
        </w:rPr>
        <w:t xml:space="preserve">[NOD] David Pye. The nature of design. 1964. SBN 289 36845 6 </w:t>
      </w:r>
    </w:p>
    <w:p w14:paraId="2136EE95" w14:textId="77777777" w:rsidR="00C63F3C" w:rsidRDefault="00C63F3C" w:rsidP="00C63F3C">
      <w:pPr>
        <w:rPr>
          <w:lang w:eastAsia="en-US"/>
        </w:rPr>
      </w:pPr>
      <w:r>
        <w:rPr>
          <w:lang w:eastAsia="en-US"/>
        </w:rPr>
        <w:t xml:space="preserve">[MCDM] Multi-criteria decision-making (MCDM): </w:t>
      </w:r>
      <w:hyperlink r:id="rId19" w:history="1">
        <w:r w:rsidRPr="002B0AFB">
          <w:rPr>
            <w:rStyle w:val="Hyperlink"/>
          </w:rPr>
          <w:t>https://en.wikipedia.org/wiki/Multiple-criteria_decision_analysis</w:t>
        </w:r>
      </w:hyperlink>
      <w:r>
        <w:rPr>
          <w:lang w:eastAsia="en-US"/>
        </w:rPr>
        <w:t xml:space="preserve"> </w:t>
      </w:r>
    </w:p>
    <w:p w14:paraId="536B9894" w14:textId="77777777" w:rsidR="00C63F3C" w:rsidRPr="00464620" w:rsidRDefault="00C63F3C" w:rsidP="00C63F3C">
      <w:pPr>
        <w:rPr>
          <w:color w:val="000000"/>
          <w:shd w:val="clear" w:color="auto" w:fill="FFFFFF"/>
        </w:rPr>
      </w:pPr>
      <w:r w:rsidRPr="003025B7">
        <w:rPr>
          <w:lang w:eastAsia="en-US"/>
        </w:rPr>
        <w:t>[b-OWASP-</w:t>
      </w:r>
      <w:proofErr w:type="gramStart"/>
      <w:r>
        <w:rPr>
          <w:lang w:eastAsia="en-US"/>
        </w:rPr>
        <w:t>S</w:t>
      </w:r>
      <w:r w:rsidRPr="003025B7">
        <w:rPr>
          <w:lang w:eastAsia="en-US"/>
        </w:rPr>
        <w:t xml:space="preserve">ec]   </w:t>
      </w:r>
      <w:proofErr w:type="gramEnd"/>
      <w:r w:rsidRPr="003025B7">
        <w:rPr>
          <w:lang w:eastAsia="en-US"/>
        </w:rPr>
        <w:t xml:space="preserve">OWASP, </w:t>
      </w:r>
      <w:r w:rsidRPr="00464620">
        <w:rPr>
          <w:i/>
          <w:iCs/>
          <w:lang w:eastAsia="en-US"/>
        </w:rPr>
        <w:t>Application Security Guide For CISOs</w:t>
      </w:r>
      <w:r w:rsidRPr="003025B7">
        <w:rPr>
          <w:lang w:eastAsia="en-US"/>
        </w:rPr>
        <w:t xml:space="preserve">, version 1.0 (November 2013), </w:t>
      </w:r>
      <w:hyperlink r:id="rId20" w:history="1">
        <w:r w:rsidRPr="00464620">
          <w:rPr>
            <w:rStyle w:val="Hyperlink"/>
            <w:rFonts w:ascii="Times New Roman" w:hAnsi="Times New Roman"/>
            <w:shd w:val="clear" w:color="auto" w:fill="FFFFFF"/>
          </w:rPr>
          <w:t>https://owasp.org/www-pdf-archive/Owasp-ciso-guide.pdf</w:t>
        </w:r>
      </w:hyperlink>
      <w:r w:rsidRPr="00464620">
        <w:rPr>
          <w:color w:val="000000"/>
          <w:shd w:val="clear" w:color="auto" w:fill="FFFFFF"/>
        </w:rPr>
        <w:t xml:space="preserve"> </w:t>
      </w:r>
    </w:p>
    <w:p w14:paraId="7A06A400" w14:textId="0A4CB341" w:rsidR="00CB11FF" w:rsidRPr="003025B7" w:rsidRDefault="00C63F3C" w:rsidP="00C63F3C">
      <w:r>
        <w:t>[b-</w:t>
      </w:r>
      <w:proofErr w:type="spellStart"/>
      <w:r>
        <w:t>SecArch</w:t>
      </w:r>
      <w:proofErr w:type="spellEnd"/>
      <w:r>
        <w:t xml:space="preserve">-Design] </w:t>
      </w:r>
      <w:proofErr w:type="spellStart"/>
      <w:r w:rsidRPr="00306A2A">
        <w:t>Geir</w:t>
      </w:r>
      <w:proofErr w:type="spellEnd"/>
      <w:r w:rsidRPr="00306A2A">
        <w:t xml:space="preserve"> M. </w:t>
      </w:r>
      <w:proofErr w:type="spellStart"/>
      <w:r w:rsidRPr="00306A2A">
        <w:t>Køien</w:t>
      </w:r>
      <w:proofErr w:type="spellEnd"/>
      <w:r>
        <w:t xml:space="preserve">, </w:t>
      </w:r>
      <w:r w:rsidRPr="00464620">
        <w:rPr>
          <w:i/>
          <w:iCs/>
        </w:rPr>
        <w:t>A Philosophy of Security Architecture Design</w:t>
      </w:r>
      <w:r>
        <w:t xml:space="preserve">, Wireless Personal Communications (2020) 113:1615–1639, </w:t>
      </w:r>
      <w:hyperlink r:id="rId21" w:history="1">
        <w:r w:rsidRPr="006A7F02">
          <w:rPr>
            <w:rStyle w:val="Hyperlink"/>
          </w:rPr>
          <w:t>https://doi.org/10.1007/s11277-020-07310-5</w:t>
        </w:r>
      </w:hyperlink>
      <w:r>
        <w:t xml:space="preserve"> </w:t>
      </w:r>
    </w:p>
    <w:p w14:paraId="5F79909F" w14:textId="5A67444A" w:rsidR="00C63F3C" w:rsidRDefault="00CB11FF" w:rsidP="0089088E">
      <w:ins w:id="265" w:author="NARNIX TECHNOLABS" w:date="2022-08-01T14:41:00Z">
        <w:r w:rsidRPr="007006DA">
          <w:rPr>
            <w:lang w:val="en-US" w:eastAsia="zh-CN"/>
          </w:rPr>
          <w:t>ISO/IEC TS 5723:2022</w:t>
        </w:r>
      </w:ins>
      <w:ins w:id="266" w:author="NARNIX TECHNOLABS" w:date="2022-08-01T14:42:00Z">
        <w:r>
          <w:rPr>
            <w:lang w:val="en-US" w:eastAsia="zh-CN"/>
          </w:rPr>
          <w:t xml:space="preserve"> </w:t>
        </w:r>
      </w:ins>
      <w:ins w:id="267" w:author="NARNIX TECHNOLABS" w:date="2022-08-01T14:43:00Z">
        <w:r>
          <w:rPr>
            <w:lang w:val="en-US" w:eastAsia="zh-CN"/>
          </w:rPr>
          <w:t>–</w:t>
        </w:r>
      </w:ins>
      <w:ins w:id="268" w:author="NARNIX TECHNOLABS" w:date="2022-08-01T14:42:00Z">
        <w:r>
          <w:rPr>
            <w:lang w:val="en-US" w:eastAsia="zh-CN"/>
          </w:rPr>
          <w:t xml:space="preserve"> </w:t>
        </w:r>
        <w:r w:rsidRPr="00CB11FF">
          <w:rPr>
            <w:lang w:val="en-US" w:eastAsia="zh-CN"/>
          </w:rPr>
          <w:t>Trustworthiness</w:t>
        </w:r>
      </w:ins>
      <w:ins w:id="269" w:author="NARNIX TECHNOLABS" w:date="2022-08-01T14:43:00Z">
        <w:r>
          <w:rPr>
            <w:lang w:val="en-US" w:eastAsia="zh-CN"/>
          </w:rPr>
          <w:t xml:space="preserve"> –</w:t>
        </w:r>
      </w:ins>
      <w:ins w:id="270" w:author="NARNIX TECHNOLABS" w:date="2022-08-01T14:42:00Z">
        <w:r w:rsidRPr="00CB11FF">
          <w:rPr>
            <w:lang w:val="en-US" w:eastAsia="zh-CN"/>
          </w:rPr>
          <w:t xml:space="preserve"> </w:t>
        </w:r>
        <w:proofErr w:type="gramStart"/>
        <w:r w:rsidRPr="00CB11FF">
          <w:rPr>
            <w:lang w:val="en-US" w:eastAsia="zh-CN"/>
          </w:rPr>
          <w:t>Vocabulary</w:t>
        </w:r>
      </w:ins>
      <w:ins w:id="271" w:author="NARNIX TECHNOLABS" w:date="2022-08-01T14:43:00Z">
        <w:r>
          <w:rPr>
            <w:lang w:val="en-US" w:eastAsia="zh-CN"/>
          </w:rPr>
          <w:t>,</w:t>
        </w:r>
      </w:ins>
      <w:ins w:id="272" w:author="NARNIX TECHNOLABS" w:date="2022-08-01T14:42:00Z">
        <w:r>
          <w:rPr>
            <w:lang w:val="en-US" w:eastAsia="zh-CN"/>
          </w:rPr>
          <w:t xml:space="preserve">   </w:t>
        </w:r>
        <w:proofErr w:type="gramEnd"/>
        <w:r w:rsidRPr="00CB11FF">
          <w:rPr>
            <w:lang w:val="en-US" w:eastAsia="zh-CN"/>
          </w:rPr>
          <w:t>https://www.iso.org/standard/81608.html</w:t>
        </w:r>
      </w:ins>
    </w:p>
    <w:p w14:paraId="55AE1414" w14:textId="77777777" w:rsidR="00794F4F" w:rsidRDefault="00394DBF" w:rsidP="001200A6">
      <w:pPr>
        <w:jc w:val="center"/>
      </w:pPr>
      <w:r>
        <w:t>_______________________</w:t>
      </w:r>
    </w:p>
    <w:sectPr w:rsidR="00794F4F" w:rsidSect="00F9025B">
      <w:headerReference w:type="default" r:id="rId22"/>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241BF" w14:textId="77777777" w:rsidR="00D777A2" w:rsidRDefault="00D777A2" w:rsidP="00C42125">
      <w:pPr>
        <w:spacing w:before="0"/>
      </w:pPr>
      <w:r>
        <w:separator/>
      </w:r>
    </w:p>
  </w:endnote>
  <w:endnote w:type="continuationSeparator" w:id="0">
    <w:p w14:paraId="612E5FB5" w14:textId="77777777" w:rsidR="00D777A2" w:rsidRDefault="00D777A2"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Segoe Print"/>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5ACBA" w14:textId="77777777" w:rsidR="00D777A2" w:rsidRDefault="00D777A2" w:rsidP="00C42125">
      <w:pPr>
        <w:spacing w:before="0"/>
      </w:pPr>
      <w:r>
        <w:separator/>
      </w:r>
    </w:p>
  </w:footnote>
  <w:footnote w:type="continuationSeparator" w:id="0">
    <w:p w14:paraId="69422E39" w14:textId="77777777" w:rsidR="00D777A2" w:rsidRDefault="00D777A2"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EFE77" w14:textId="375490B3" w:rsidR="00C63F3C" w:rsidRPr="00F9025B" w:rsidRDefault="00F9025B" w:rsidP="00F9025B">
    <w:pPr>
      <w:pStyle w:val="Header"/>
      <w:rPr>
        <w:sz w:val="18"/>
      </w:rPr>
    </w:pPr>
    <w:r w:rsidRPr="00F9025B">
      <w:rPr>
        <w:sz w:val="18"/>
      </w:rPr>
      <w:t xml:space="preserve">- </w:t>
    </w:r>
    <w:r w:rsidRPr="00F9025B">
      <w:rPr>
        <w:sz w:val="18"/>
      </w:rPr>
      <w:fldChar w:fldCharType="begin"/>
    </w:r>
    <w:r w:rsidRPr="00F9025B">
      <w:rPr>
        <w:sz w:val="18"/>
      </w:rPr>
      <w:instrText xml:space="preserve"> PAGE  \* MERGEFORMAT </w:instrText>
    </w:r>
    <w:r w:rsidRPr="00F9025B">
      <w:rPr>
        <w:sz w:val="18"/>
      </w:rPr>
      <w:fldChar w:fldCharType="separate"/>
    </w:r>
    <w:r w:rsidR="003937C3">
      <w:rPr>
        <w:noProof/>
        <w:sz w:val="18"/>
      </w:rPr>
      <w:t>7</w:t>
    </w:r>
    <w:r w:rsidRPr="00F9025B">
      <w:rPr>
        <w:sz w:val="18"/>
      </w:rPr>
      <w:fldChar w:fldCharType="end"/>
    </w:r>
    <w:r w:rsidRPr="00F9025B">
      <w:rPr>
        <w:sz w:val="18"/>
      </w:rPr>
      <w:t xml:space="preserve"> -</w:t>
    </w:r>
  </w:p>
  <w:p w14:paraId="5EA04E73" w14:textId="3EA67DF2" w:rsidR="00F9025B" w:rsidRPr="00F9025B" w:rsidRDefault="00F9025B" w:rsidP="00F9025B">
    <w:pPr>
      <w:pStyle w:val="Header"/>
      <w:spacing w:after="240"/>
      <w:rPr>
        <w:sz w:val="18"/>
      </w:rPr>
    </w:pPr>
    <w:r w:rsidRPr="00F9025B">
      <w:rPr>
        <w:sz w:val="18"/>
      </w:rPr>
      <w:fldChar w:fldCharType="begin"/>
    </w:r>
    <w:r w:rsidRPr="00F9025B">
      <w:rPr>
        <w:sz w:val="18"/>
      </w:rPr>
      <w:instrText xml:space="preserve"> STYLEREF  Docnumber  </w:instrText>
    </w:r>
    <w:r w:rsidRPr="00F9025B">
      <w:rPr>
        <w:sz w:val="18"/>
      </w:rPr>
      <w:fldChar w:fldCharType="separate"/>
    </w:r>
    <w:r w:rsidR="004E694B">
      <w:rPr>
        <w:noProof/>
        <w:sz w:val="18"/>
      </w:rPr>
      <w:t>SG17-C120</w:t>
    </w:r>
    <w:r w:rsidRPr="00F9025B">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004B9A"/>
    <w:multiLevelType w:val="hybridMultilevel"/>
    <w:tmpl w:val="F760CD74"/>
    <w:lvl w:ilvl="0" w:tplc="EB76A964">
      <w:start w:val="13"/>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FD31F1"/>
    <w:multiLevelType w:val="hybridMultilevel"/>
    <w:tmpl w:val="4E82335C"/>
    <w:lvl w:ilvl="0" w:tplc="CF5A2C50">
      <w:start w:val="5"/>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4290F69"/>
    <w:multiLevelType w:val="hybridMultilevel"/>
    <w:tmpl w:val="7B4A525A"/>
    <w:lvl w:ilvl="0" w:tplc="BC48B606">
      <w:start w:val="2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12338E"/>
    <w:multiLevelType w:val="hybridMultilevel"/>
    <w:tmpl w:val="007630EC"/>
    <w:lvl w:ilvl="0" w:tplc="AA5AB84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F55572D"/>
    <w:multiLevelType w:val="hybridMultilevel"/>
    <w:tmpl w:val="2AF0B862"/>
    <w:lvl w:ilvl="0" w:tplc="FE7C69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5229F"/>
    <w:multiLevelType w:val="hybridMultilevel"/>
    <w:tmpl w:val="77569B00"/>
    <w:lvl w:ilvl="0" w:tplc="40788A7E">
      <w:start w:val="10"/>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862E4F"/>
    <w:multiLevelType w:val="hybridMultilevel"/>
    <w:tmpl w:val="4D844FA0"/>
    <w:lvl w:ilvl="0" w:tplc="4596D72C">
      <w:start w:val="13"/>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B7A7D62"/>
    <w:multiLevelType w:val="multilevel"/>
    <w:tmpl w:val="07188E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B9C1AFD"/>
    <w:multiLevelType w:val="multilevel"/>
    <w:tmpl w:val="255829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F1A14A0"/>
    <w:multiLevelType w:val="hybridMultilevel"/>
    <w:tmpl w:val="23C8F550"/>
    <w:lvl w:ilvl="0" w:tplc="D39A4FB4">
      <w:start w:val="1"/>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C593DC6"/>
    <w:multiLevelType w:val="hybridMultilevel"/>
    <w:tmpl w:val="2BAEF7BC"/>
    <w:lvl w:ilvl="0" w:tplc="94BED5E4">
      <w:start w:val="2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84265255">
    <w:abstractNumId w:val="9"/>
  </w:num>
  <w:num w:numId="2" w16cid:durableId="386144196">
    <w:abstractNumId w:val="7"/>
  </w:num>
  <w:num w:numId="3" w16cid:durableId="319385259">
    <w:abstractNumId w:val="6"/>
  </w:num>
  <w:num w:numId="4" w16cid:durableId="2028672692">
    <w:abstractNumId w:val="5"/>
  </w:num>
  <w:num w:numId="5" w16cid:durableId="753359142">
    <w:abstractNumId w:val="4"/>
  </w:num>
  <w:num w:numId="6" w16cid:durableId="1883131412">
    <w:abstractNumId w:val="8"/>
  </w:num>
  <w:num w:numId="7" w16cid:durableId="12149261">
    <w:abstractNumId w:val="3"/>
  </w:num>
  <w:num w:numId="8" w16cid:durableId="1700736251">
    <w:abstractNumId w:val="2"/>
  </w:num>
  <w:num w:numId="9" w16cid:durableId="901982157">
    <w:abstractNumId w:val="1"/>
  </w:num>
  <w:num w:numId="10" w16cid:durableId="1452822945">
    <w:abstractNumId w:val="0"/>
  </w:num>
  <w:num w:numId="11" w16cid:durableId="590898072">
    <w:abstractNumId w:val="17"/>
  </w:num>
  <w:num w:numId="12" w16cid:durableId="1643122093">
    <w:abstractNumId w:val="12"/>
  </w:num>
  <w:num w:numId="13" w16cid:durableId="1231697388">
    <w:abstractNumId w:val="20"/>
  </w:num>
  <w:num w:numId="14" w16cid:durableId="1026440364">
    <w:abstractNumId w:val="19"/>
  </w:num>
  <w:num w:numId="15" w16cid:durableId="335232101">
    <w:abstractNumId w:val="15"/>
  </w:num>
  <w:num w:numId="16" w16cid:durableId="155847663">
    <w:abstractNumId w:val="18"/>
  </w:num>
  <w:num w:numId="17" w16cid:durableId="199169047">
    <w:abstractNumId w:val="16"/>
  </w:num>
  <w:num w:numId="18" w16cid:durableId="1213032203">
    <w:abstractNumId w:val="11"/>
  </w:num>
  <w:num w:numId="19" w16cid:durableId="905845378">
    <w:abstractNumId w:val="10"/>
  </w:num>
  <w:num w:numId="20" w16cid:durableId="881406576">
    <w:abstractNumId w:val="13"/>
  </w:num>
  <w:num w:numId="21" w16cid:durableId="14786988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SB (JB)">
    <w15:presenceInfo w15:providerId="None" w15:userId="TSB (JB)"/>
  </w15:person>
  <w15:person w15:author="NARNIX TECHNOLABS">
    <w15:presenceInfo w15:providerId="Windows Live" w15:userId="3de3401432fdf511"/>
  </w15:person>
  <w15:person w15:author="ADG TS">
    <w15:presenceInfo w15:providerId="Windows Live" w15:userId="01ffe92bae237a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99"/>
    <w:rsid w:val="000000E5"/>
    <w:rsid w:val="00014F69"/>
    <w:rsid w:val="000171DB"/>
    <w:rsid w:val="00023D9A"/>
    <w:rsid w:val="00023ED9"/>
    <w:rsid w:val="0003582E"/>
    <w:rsid w:val="00043D75"/>
    <w:rsid w:val="00057000"/>
    <w:rsid w:val="000640E0"/>
    <w:rsid w:val="00073C30"/>
    <w:rsid w:val="00086D80"/>
    <w:rsid w:val="000966A8"/>
    <w:rsid w:val="000A0A5C"/>
    <w:rsid w:val="000A5CA2"/>
    <w:rsid w:val="000B70C0"/>
    <w:rsid w:val="000D6442"/>
    <w:rsid w:val="000E3C61"/>
    <w:rsid w:val="000E3E55"/>
    <w:rsid w:val="000E6083"/>
    <w:rsid w:val="000E6125"/>
    <w:rsid w:val="00100BAF"/>
    <w:rsid w:val="00113DBE"/>
    <w:rsid w:val="001200A6"/>
    <w:rsid w:val="001251DA"/>
    <w:rsid w:val="00125432"/>
    <w:rsid w:val="001357AA"/>
    <w:rsid w:val="00136DDD"/>
    <w:rsid w:val="00137F40"/>
    <w:rsid w:val="00144BDF"/>
    <w:rsid w:val="00155DDC"/>
    <w:rsid w:val="001800C6"/>
    <w:rsid w:val="001871EC"/>
    <w:rsid w:val="001A20C3"/>
    <w:rsid w:val="001A670F"/>
    <w:rsid w:val="001B44F2"/>
    <w:rsid w:val="001B6A45"/>
    <w:rsid w:val="001C1003"/>
    <w:rsid w:val="001C62B8"/>
    <w:rsid w:val="001D22D8"/>
    <w:rsid w:val="001D4296"/>
    <w:rsid w:val="001E7B0E"/>
    <w:rsid w:val="001F141D"/>
    <w:rsid w:val="00200A06"/>
    <w:rsid w:val="00200A98"/>
    <w:rsid w:val="00201AFA"/>
    <w:rsid w:val="002229F1"/>
    <w:rsid w:val="00233F75"/>
    <w:rsid w:val="00253DBE"/>
    <w:rsid w:val="00253DC6"/>
    <w:rsid w:val="0025489C"/>
    <w:rsid w:val="002622FA"/>
    <w:rsid w:val="00263518"/>
    <w:rsid w:val="002759E7"/>
    <w:rsid w:val="00277326"/>
    <w:rsid w:val="002A11C4"/>
    <w:rsid w:val="002A399B"/>
    <w:rsid w:val="002B7178"/>
    <w:rsid w:val="002C26C0"/>
    <w:rsid w:val="002C2BC5"/>
    <w:rsid w:val="002E0407"/>
    <w:rsid w:val="002E79CB"/>
    <w:rsid w:val="002F0471"/>
    <w:rsid w:val="002F1714"/>
    <w:rsid w:val="002F7F55"/>
    <w:rsid w:val="0030745F"/>
    <w:rsid w:val="00314630"/>
    <w:rsid w:val="00316CE7"/>
    <w:rsid w:val="0032090A"/>
    <w:rsid w:val="00321CDE"/>
    <w:rsid w:val="00333E15"/>
    <w:rsid w:val="003571BC"/>
    <w:rsid w:val="0036090C"/>
    <w:rsid w:val="00364979"/>
    <w:rsid w:val="00367561"/>
    <w:rsid w:val="00385B9C"/>
    <w:rsid w:val="00385FB5"/>
    <w:rsid w:val="0038715D"/>
    <w:rsid w:val="00392E84"/>
    <w:rsid w:val="003937C3"/>
    <w:rsid w:val="00394DBF"/>
    <w:rsid w:val="003957A6"/>
    <w:rsid w:val="00396533"/>
    <w:rsid w:val="003A38AD"/>
    <w:rsid w:val="003A43EF"/>
    <w:rsid w:val="003B60A2"/>
    <w:rsid w:val="003C026D"/>
    <w:rsid w:val="003C7445"/>
    <w:rsid w:val="003E14ED"/>
    <w:rsid w:val="003E39A2"/>
    <w:rsid w:val="003E57AB"/>
    <w:rsid w:val="003F2BED"/>
    <w:rsid w:val="00400B49"/>
    <w:rsid w:val="00423DAB"/>
    <w:rsid w:val="00443878"/>
    <w:rsid w:val="004461E7"/>
    <w:rsid w:val="004539A8"/>
    <w:rsid w:val="00464620"/>
    <w:rsid w:val="004664EE"/>
    <w:rsid w:val="004712CA"/>
    <w:rsid w:val="0047422E"/>
    <w:rsid w:val="0049674B"/>
    <w:rsid w:val="004C0673"/>
    <w:rsid w:val="004C4E4E"/>
    <w:rsid w:val="004E694B"/>
    <w:rsid w:val="004F0767"/>
    <w:rsid w:val="004F3816"/>
    <w:rsid w:val="004F500A"/>
    <w:rsid w:val="005126A0"/>
    <w:rsid w:val="00543D41"/>
    <w:rsid w:val="00545472"/>
    <w:rsid w:val="005571A4"/>
    <w:rsid w:val="00566EDA"/>
    <w:rsid w:val="0057081A"/>
    <w:rsid w:val="00572654"/>
    <w:rsid w:val="005976A1"/>
    <w:rsid w:val="005A34E7"/>
    <w:rsid w:val="005B5629"/>
    <w:rsid w:val="005C0300"/>
    <w:rsid w:val="005C27A2"/>
    <w:rsid w:val="005C5996"/>
    <w:rsid w:val="005D4FEB"/>
    <w:rsid w:val="005D65ED"/>
    <w:rsid w:val="005E0E6C"/>
    <w:rsid w:val="005F4B6A"/>
    <w:rsid w:val="006010F3"/>
    <w:rsid w:val="00615A0A"/>
    <w:rsid w:val="006333D4"/>
    <w:rsid w:val="006369B2"/>
    <w:rsid w:val="0063718D"/>
    <w:rsid w:val="00647525"/>
    <w:rsid w:val="00647A71"/>
    <w:rsid w:val="006530A8"/>
    <w:rsid w:val="006570B0"/>
    <w:rsid w:val="0066022F"/>
    <w:rsid w:val="00660F54"/>
    <w:rsid w:val="006823F3"/>
    <w:rsid w:val="0069210B"/>
    <w:rsid w:val="00695DD7"/>
    <w:rsid w:val="006A4055"/>
    <w:rsid w:val="006A7C27"/>
    <w:rsid w:val="006B2FE4"/>
    <w:rsid w:val="006B37B0"/>
    <w:rsid w:val="006C5641"/>
    <w:rsid w:val="006D1089"/>
    <w:rsid w:val="006D1B86"/>
    <w:rsid w:val="006D7355"/>
    <w:rsid w:val="006F7DEE"/>
    <w:rsid w:val="007006DA"/>
    <w:rsid w:val="00715CA6"/>
    <w:rsid w:val="00731135"/>
    <w:rsid w:val="007324AF"/>
    <w:rsid w:val="00736201"/>
    <w:rsid w:val="007379B8"/>
    <w:rsid w:val="007409B4"/>
    <w:rsid w:val="00741974"/>
    <w:rsid w:val="0075525E"/>
    <w:rsid w:val="00756D3D"/>
    <w:rsid w:val="007806C2"/>
    <w:rsid w:val="00781FEE"/>
    <w:rsid w:val="007903F8"/>
    <w:rsid w:val="00794F4F"/>
    <w:rsid w:val="007974BE"/>
    <w:rsid w:val="007A0916"/>
    <w:rsid w:val="007A0DFD"/>
    <w:rsid w:val="007C7122"/>
    <w:rsid w:val="007D3F11"/>
    <w:rsid w:val="007E2C69"/>
    <w:rsid w:val="007E53E4"/>
    <w:rsid w:val="007E656A"/>
    <w:rsid w:val="007F3CAA"/>
    <w:rsid w:val="007F664D"/>
    <w:rsid w:val="00835F65"/>
    <w:rsid w:val="00837203"/>
    <w:rsid w:val="00842137"/>
    <w:rsid w:val="00853F5F"/>
    <w:rsid w:val="00856C7A"/>
    <w:rsid w:val="008623ED"/>
    <w:rsid w:val="00875AA6"/>
    <w:rsid w:val="00880944"/>
    <w:rsid w:val="0089088E"/>
    <w:rsid w:val="00892297"/>
    <w:rsid w:val="008964D6"/>
    <w:rsid w:val="008973F4"/>
    <w:rsid w:val="008B5123"/>
    <w:rsid w:val="008E0172"/>
    <w:rsid w:val="009177CD"/>
    <w:rsid w:val="00936852"/>
    <w:rsid w:val="0094045D"/>
    <w:rsid w:val="009406B5"/>
    <w:rsid w:val="00946166"/>
    <w:rsid w:val="00983164"/>
    <w:rsid w:val="00985443"/>
    <w:rsid w:val="009972EF"/>
    <w:rsid w:val="009B5035"/>
    <w:rsid w:val="009C3160"/>
    <w:rsid w:val="009D644B"/>
    <w:rsid w:val="009E766E"/>
    <w:rsid w:val="009F1960"/>
    <w:rsid w:val="009F4B1A"/>
    <w:rsid w:val="009F715E"/>
    <w:rsid w:val="00A10DBB"/>
    <w:rsid w:val="00A11720"/>
    <w:rsid w:val="00A21247"/>
    <w:rsid w:val="00A31A41"/>
    <w:rsid w:val="00A31D47"/>
    <w:rsid w:val="00A4013E"/>
    <w:rsid w:val="00A4045F"/>
    <w:rsid w:val="00A427CD"/>
    <w:rsid w:val="00A45FEE"/>
    <w:rsid w:val="00A4600B"/>
    <w:rsid w:val="00A50506"/>
    <w:rsid w:val="00A51EF0"/>
    <w:rsid w:val="00A67A81"/>
    <w:rsid w:val="00A730A6"/>
    <w:rsid w:val="00A96899"/>
    <w:rsid w:val="00A971A0"/>
    <w:rsid w:val="00AA1186"/>
    <w:rsid w:val="00AA1F22"/>
    <w:rsid w:val="00B05821"/>
    <w:rsid w:val="00B100D6"/>
    <w:rsid w:val="00B164C9"/>
    <w:rsid w:val="00B26C28"/>
    <w:rsid w:val="00B4174C"/>
    <w:rsid w:val="00B43C52"/>
    <w:rsid w:val="00B453F5"/>
    <w:rsid w:val="00B60D89"/>
    <w:rsid w:val="00B61624"/>
    <w:rsid w:val="00B65F8C"/>
    <w:rsid w:val="00B66481"/>
    <w:rsid w:val="00B7189C"/>
    <w:rsid w:val="00B718A5"/>
    <w:rsid w:val="00B92CCD"/>
    <w:rsid w:val="00BA788A"/>
    <w:rsid w:val="00BB3BDF"/>
    <w:rsid w:val="00BB4983"/>
    <w:rsid w:val="00BB7597"/>
    <w:rsid w:val="00BC62E2"/>
    <w:rsid w:val="00C42125"/>
    <w:rsid w:val="00C62814"/>
    <w:rsid w:val="00C63F3C"/>
    <w:rsid w:val="00C67B25"/>
    <w:rsid w:val="00C748F7"/>
    <w:rsid w:val="00C74937"/>
    <w:rsid w:val="00CB11FF"/>
    <w:rsid w:val="00CB2599"/>
    <w:rsid w:val="00CC386F"/>
    <w:rsid w:val="00CD2139"/>
    <w:rsid w:val="00CE5986"/>
    <w:rsid w:val="00D26477"/>
    <w:rsid w:val="00D647EF"/>
    <w:rsid w:val="00D73137"/>
    <w:rsid w:val="00D777A2"/>
    <w:rsid w:val="00D977A2"/>
    <w:rsid w:val="00DA1D47"/>
    <w:rsid w:val="00DB0706"/>
    <w:rsid w:val="00DD3AFF"/>
    <w:rsid w:val="00DD50DE"/>
    <w:rsid w:val="00DE3062"/>
    <w:rsid w:val="00E0581D"/>
    <w:rsid w:val="00E1590B"/>
    <w:rsid w:val="00E204DD"/>
    <w:rsid w:val="00E228B7"/>
    <w:rsid w:val="00E353EC"/>
    <w:rsid w:val="00E51F61"/>
    <w:rsid w:val="00E53C24"/>
    <w:rsid w:val="00E54B6E"/>
    <w:rsid w:val="00E56E77"/>
    <w:rsid w:val="00E85E23"/>
    <w:rsid w:val="00EA0BE7"/>
    <w:rsid w:val="00EA1DD2"/>
    <w:rsid w:val="00EB444D"/>
    <w:rsid w:val="00EE1A06"/>
    <w:rsid w:val="00EE5C0D"/>
    <w:rsid w:val="00EF05CD"/>
    <w:rsid w:val="00EF4792"/>
    <w:rsid w:val="00F02294"/>
    <w:rsid w:val="00F13927"/>
    <w:rsid w:val="00F30DE7"/>
    <w:rsid w:val="00F35F57"/>
    <w:rsid w:val="00F50467"/>
    <w:rsid w:val="00F54D67"/>
    <w:rsid w:val="00F562A0"/>
    <w:rsid w:val="00F57FA4"/>
    <w:rsid w:val="00F875A6"/>
    <w:rsid w:val="00F9025B"/>
    <w:rsid w:val="00FA02CB"/>
    <w:rsid w:val="00FA0C53"/>
    <w:rsid w:val="00FA2177"/>
    <w:rsid w:val="00FB0783"/>
    <w:rsid w:val="00FB7A8B"/>
    <w:rsid w:val="00FC2485"/>
    <w:rsid w:val="00FD439E"/>
    <w:rsid w:val="00FD597E"/>
    <w:rsid w:val="00FD76CB"/>
    <w:rsid w:val="00FE152B"/>
    <w:rsid w:val="00FE239E"/>
    <w:rsid w:val="00FF1151"/>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97A732D"/>
  <w15:chartTrackingRefBased/>
  <w15:docId w15:val="{771BBDFE-E432-4368-8E63-B6D99736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5E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5D65ED"/>
  </w:style>
  <w:style w:type="paragraph" w:customStyle="1" w:styleId="CorrectionSeparatorBegin">
    <w:name w:val="Correction Separator Begin"/>
    <w:basedOn w:val="Normal"/>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rsid w:val="005D65ED"/>
    <w:pPr>
      <w:keepNext/>
      <w:spacing w:after="120"/>
    </w:pPr>
    <w:rPr>
      <w:rFonts w:eastAsia="????"/>
      <w:lang w:eastAsia="en-US"/>
    </w:rPr>
  </w:style>
  <w:style w:type="paragraph" w:customStyle="1" w:styleId="RecNo">
    <w:name w:val="Rec_No"/>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D65ED"/>
    <w:pPr>
      <w:tabs>
        <w:tab w:val="right" w:leader="dot" w:pos="9639"/>
      </w:tabs>
    </w:pPr>
    <w:rPr>
      <w:rFonts w:eastAsia="MS Mincho"/>
    </w:rPr>
  </w:style>
  <w:style w:type="paragraph" w:styleId="TOC1">
    <w:name w:val="toc 1"/>
    <w:basedOn w:val="Normal"/>
    <w:uiPriority w:val="39"/>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5D65ED"/>
    <w:pPr>
      <w:tabs>
        <w:tab w:val="clear" w:pos="964"/>
      </w:tabs>
      <w:spacing w:before="80"/>
      <w:ind w:left="1531" w:hanging="851"/>
    </w:pPr>
  </w:style>
  <w:style w:type="paragraph" w:styleId="TOC3">
    <w:name w:val="toc 3"/>
    <w:basedOn w:val="TOC2"/>
    <w:uiPriority w:val="39"/>
    <w:rsid w:val="005D65ED"/>
    <w:pPr>
      <w:ind w:left="2269"/>
    </w:pPr>
  </w:style>
  <w:style w:type="character" w:styleId="Hyperlink">
    <w:name w:val="Hyperlink"/>
    <w:aliases w:val="超级链接,Style 58,하이퍼링크2,超?级链,超????,超??级链,超??级链Ú,fL????,fL?级,하이퍼링크21"/>
    <w:basedOn w:val="DefaultParagraphFont"/>
    <w:uiPriority w:val="99"/>
    <w:rsid w:val="005D65ED"/>
    <w:rPr>
      <w:rFonts w:asciiTheme="majorBidi" w:hAnsiTheme="majorBidi"/>
      <w:color w:val="0000FF"/>
      <w:u w:val="single"/>
    </w:rPr>
  </w:style>
  <w:style w:type="paragraph" w:styleId="Caption">
    <w:name w:val="caption"/>
    <w:basedOn w:val="Normal"/>
    <w:next w:val="Normal"/>
    <w:uiPriority w:val="35"/>
    <w:unhideWhenUsed/>
    <w:rsid w:val="005D65ED"/>
    <w:pPr>
      <w:spacing w:before="0" w:after="200"/>
    </w:pPr>
    <w:rPr>
      <w:i/>
      <w:iCs/>
      <w:color w:val="44546A" w:themeColor="text2"/>
      <w:sz w:val="18"/>
      <w:szCs w:val="18"/>
    </w:rPr>
  </w:style>
  <w:style w:type="paragraph" w:styleId="Header">
    <w:name w:val="header"/>
    <w:basedOn w:val="Normal"/>
    <w:link w:val="HeaderChar"/>
    <w:unhideWhenUsed/>
    <w:rsid w:val="005D65ED"/>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5D65ED"/>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Subtitle">
    <w:name w:val="Subtitle"/>
    <w:basedOn w:val="Normal"/>
    <w:next w:val="Normal"/>
    <w:link w:val="SubtitleChar"/>
    <w:uiPriority w:val="11"/>
    <w:rsid w:val="00C63F3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63F3C"/>
    <w:rPr>
      <w:color w:val="5A5A5A" w:themeColor="text1" w:themeTint="A5"/>
      <w:spacing w:val="15"/>
      <w:lang w:val="en-GB" w:eastAsia="ja-JP"/>
    </w:rPr>
  </w:style>
  <w:style w:type="character" w:styleId="Strong">
    <w:name w:val="Strong"/>
    <w:basedOn w:val="DefaultParagraphFont"/>
    <w:uiPriority w:val="22"/>
    <w:qFormat/>
    <w:rsid w:val="00C63F3C"/>
    <w:rPr>
      <w:b/>
      <w:bCs/>
    </w:rPr>
  </w:style>
  <w:style w:type="table" w:styleId="TableGrid">
    <w:name w:val="Table Grid"/>
    <w:basedOn w:val="TableNormal"/>
    <w:uiPriority w:val="39"/>
    <w:qFormat/>
    <w:rsid w:val="00C63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F3C"/>
    <w:pPr>
      <w:ind w:left="720"/>
      <w:contextualSpacing/>
    </w:pPr>
  </w:style>
  <w:style w:type="character" w:customStyle="1" w:styleId="CommentTextChar">
    <w:name w:val="Comment Text Char"/>
    <w:basedOn w:val="DefaultParagraphFont"/>
    <w:link w:val="CommentText"/>
    <w:uiPriority w:val="99"/>
    <w:semiHidden/>
    <w:rsid w:val="00C63F3C"/>
    <w:rPr>
      <w:rFonts w:ascii="Times New Roman" w:hAnsi="Times New Roman" w:cs="Times New Roman"/>
      <w:sz w:val="20"/>
      <w:szCs w:val="20"/>
      <w:lang w:val="en-GB" w:eastAsia="ja-JP"/>
    </w:rPr>
  </w:style>
  <w:style w:type="paragraph" w:styleId="CommentText">
    <w:name w:val="annotation text"/>
    <w:basedOn w:val="Normal"/>
    <w:link w:val="CommentTextChar"/>
    <w:uiPriority w:val="99"/>
    <w:semiHidden/>
    <w:unhideWhenUsed/>
    <w:rsid w:val="00C63F3C"/>
    <w:rPr>
      <w:sz w:val="20"/>
      <w:szCs w:val="20"/>
    </w:rPr>
  </w:style>
  <w:style w:type="character" w:customStyle="1" w:styleId="CommentaireCar1">
    <w:name w:val="Commentaire Car1"/>
    <w:basedOn w:val="DefaultParagraphFont"/>
    <w:uiPriority w:val="99"/>
    <w:semiHidden/>
    <w:rsid w:val="00C63F3C"/>
    <w:rPr>
      <w:rFonts w:ascii="Times New Roman" w:hAnsi="Times New Roman" w:cs="Times New Roman"/>
      <w:sz w:val="20"/>
      <w:szCs w:val="20"/>
      <w:lang w:val="en-GB" w:eastAsia="ja-JP"/>
    </w:rPr>
  </w:style>
  <w:style w:type="character" w:customStyle="1" w:styleId="CommentSubjectChar">
    <w:name w:val="Comment Subject Char"/>
    <w:basedOn w:val="CommentTextChar"/>
    <w:link w:val="CommentSubject"/>
    <w:uiPriority w:val="99"/>
    <w:semiHidden/>
    <w:rsid w:val="00C63F3C"/>
    <w:rPr>
      <w:rFonts w:ascii="Times New Roman" w:hAnsi="Times New Roman" w:cs="Times New Roman"/>
      <w:b/>
      <w:bCs/>
      <w:sz w:val="20"/>
      <w:szCs w:val="20"/>
      <w:lang w:val="en-GB" w:eastAsia="ja-JP"/>
    </w:rPr>
  </w:style>
  <w:style w:type="paragraph" w:styleId="CommentSubject">
    <w:name w:val="annotation subject"/>
    <w:basedOn w:val="CommentText"/>
    <w:next w:val="CommentText"/>
    <w:link w:val="CommentSubjectChar"/>
    <w:uiPriority w:val="99"/>
    <w:semiHidden/>
    <w:unhideWhenUsed/>
    <w:rsid w:val="00C63F3C"/>
    <w:rPr>
      <w:b/>
      <w:bCs/>
    </w:rPr>
  </w:style>
  <w:style w:type="character" w:customStyle="1" w:styleId="ObjetducommentaireCar1">
    <w:name w:val="Objet du commentaire Car1"/>
    <w:basedOn w:val="CommentaireCar1"/>
    <w:uiPriority w:val="99"/>
    <w:semiHidden/>
    <w:rsid w:val="00C63F3C"/>
    <w:rPr>
      <w:rFonts w:ascii="Times New Roman" w:hAnsi="Times New Roman" w:cs="Times New Roman"/>
      <w:b/>
      <w:bCs/>
      <w:sz w:val="20"/>
      <w:szCs w:val="20"/>
      <w:lang w:val="en-GB" w:eastAsia="ja-JP"/>
    </w:rPr>
  </w:style>
  <w:style w:type="character" w:customStyle="1" w:styleId="pubauthor">
    <w:name w:val="pubauthor"/>
    <w:basedOn w:val="DefaultParagraphFont"/>
    <w:rsid w:val="00C63F3C"/>
  </w:style>
  <w:style w:type="character" w:customStyle="1" w:styleId="pubtitle">
    <w:name w:val="pubtitle"/>
    <w:basedOn w:val="DefaultParagraphFont"/>
    <w:rsid w:val="00C63F3C"/>
  </w:style>
  <w:style w:type="character" w:customStyle="1" w:styleId="mjx-char">
    <w:name w:val="mjx-char"/>
    <w:basedOn w:val="DefaultParagraphFont"/>
    <w:rsid w:val="00C63F3C"/>
  </w:style>
  <w:style w:type="character" w:styleId="CommentReference">
    <w:name w:val="annotation reference"/>
    <w:basedOn w:val="DefaultParagraphFont"/>
    <w:uiPriority w:val="99"/>
    <w:semiHidden/>
    <w:unhideWhenUsed/>
    <w:rsid w:val="00C63F3C"/>
    <w:rPr>
      <w:sz w:val="16"/>
      <w:szCs w:val="16"/>
    </w:rPr>
  </w:style>
  <w:style w:type="character" w:customStyle="1" w:styleId="UnresolvedMention1">
    <w:name w:val="Unresolved Mention1"/>
    <w:basedOn w:val="DefaultParagraphFont"/>
    <w:uiPriority w:val="99"/>
    <w:semiHidden/>
    <w:unhideWhenUsed/>
    <w:rsid w:val="003C026D"/>
    <w:rPr>
      <w:color w:val="605E5C"/>
      <w:shd w:val="clear" w:color="auto" w:fill="E1DFDD"/>
    </w:rPr>
  </w:style>
  <w:style w:type="paragraph" w:styleId="Revision">
    <w:name w:val="Revision"/>
    <w:hidden/>
    <w:uiPriority w:val="99"/>
    <w:semiHidden/>
    <w:rsid w:val="007006DA"/>
    <w:pPr>
      <w:spacing w:after="0" w:line="240" w:lineRule="auto"/>
    </w:pPr>
    <w:rPr>
      <w:rFonts w:ascii="Times New Roman"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opengroup.org/toga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007/s11277-020-07310-5"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researchgate.net/profile/Francisca_Losavio/publication/220629983_Designing_Quality_Architecture_Incorporating_ISO_Standards_into_the_Unified_Process/links/5779ff9f08aead7ba076473f/Designing-Quality-Architecture-Incorporating-ISO-Standards-into-the-Unified-Process.pdf"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clicktime.symantec.com/3Uo8F8tEV5zje5AjFLmRoSN7Vc?u=http%3A%2F%2Fwww.networkflexibility.org" TargetMode="External"/><Relationship Id="rId20" Type="http://schemas.openxmlformats.org/officeDocument/2006/relationships/hyperlink" Target="https://owasp.org/www-pdf-archive/Owasp-ciso-guide.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tu.int/md/T17-SG17-200824-TD-PLEN-3386" TargetMode="Externa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clicktime.symantec.com/37DwNgwiZmysZtrAy1rEdQu7Vc?u=https%3A%2F%2Fmediatum.ub.tum.de%2Fnode%3Fid%3D1487546"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en.wikipedia.org/wiki/Multiple-criteria_decision_analysi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109/MCOM.2018.1700601"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r\campos\_acloud\Dropbox\Work\T17-Templates\StudyGroup_Document-v201704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92BE26494BC4227B909FEB578E10484"/>
        <w:category>
          <w:name w:val="General"/>
          <w:gallery w:val="placeholder"/>
        </w:category>
        <w:types>
          <w:type w:val="bbPlcHdr"/>
        </w:types>
        <w:behaviors>
          <w:behavior w:val="content"/>
        </w:behaviors>
        <w:guid w:val="{902D594D-3570-4461-A16E-8834FE2D6B47}"/>
      </w:docPartPr>
      <w:docPartBody>
        <w:p w:rsidR="00E0554F" w:rsidRDefault="00FE399B">
          <w:pPr>
            <w:pStyle w:val="492BE26494BC4227B909FEB578E10484"/>
          </w:pPr>
          <w:r w:rsidRPr="00136DDD">
            <w:rPr>
              <w:rStyle w:val="PlaceholderText"/>
            </w:rPr>
            <w:t>Insert an abstract under 200 words that describes the content of the document, including a clear description of any proposals it may contain.</w:t>
          </w:r>
        </w:p>
      </w:docPartBody>
    </w:docPart>
    <w:docPart>
      <w:docPartPr>
        <w:name w:val="36885473F4638A41B0442E5961B635F7"/>
        <w:category>
          <w:name w:val="Général"/>
          <w:gallery w:val="placeholder"/>
        </w:category>
        <w:types>
          <w:type w:val="bbPlcHdr"/>
        </w:types>
        <w:behaviors>
          <w:behavior w:val="content"/>
        </w:behaviors>
        <w:guid w:val="{CCBEF25A-7510-6840-9FC8-853411C55AAF}"/>
      </w:docPartPr>
      <w:docPartBody>
        <w:p w:rsidR="00E0554F" w:rsidRDefault="00E0554F" w:rsidP="00E0554F">
          <w:pPr>
            <w:pStyle w:val="36885473F4638A41B0442E5961B635F7"/>
          </w:pPr>
          <w:r w:rsidRPr="001229A4">
            <w:rPr>
              <w:rStyle w:val="PlaceholderText"/>
            </w:rPr>
            <w:t>Click here to enter text.</w:t>
          </w:r>
        </w:p>
      </w:docPartBody>
    </w:docPart>
    <w:docPart>
      <w:docPartPr>
        <w:name w:val="E31CAB84014B9A499F37CA7E257E4B20"/>
        <w:category>
          <w:name w:val="Général"/>
          <w:gallery w:val="placeholder"/>
        </w:category>
        <w:types>
          <w:type w:val="bbPlcHdr"/>
        </w:types>
        <w:behaviors>
          <w:behavior w:val="content"/>
        </w:behaviors>
        <w:guid w:val="{D25F9C59-00B0-4B40-9F57-031621780B0E}"/>
      </w:docPartPr>
      <w:docPartBody>
        <w:p w:rsidR="00E0554F" w:rsidRDefault="00E0554F" w:rsidP="00E0554F">
          <w:pPr>
            <w:pStyle w:val="E31CAB84014B9A499F37CA7E257E4B20"/>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Segoe Print"/>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99B"/>
    <w:rsid w:val="00240984"/>
    <w:rsid w:val="002B6DA6"/>
    <w:rsid w:val="002E5EF5"/>
    <w:rsid w:val="003204DE"/>
    <w:rsid w:val="004F024F"/>
    <w:rsid w:val="005C3B8F"/>
    <w:rsid w:val="00916C37"/>
    <w:rsid w:val="009949FE"/>
    <w:rsid w:val="00AC3C9C"/>
    <w:rsid w:val="00D12C1A"/>
    <w:rsid w:val="00E00D62"/>
    <w:rsid w:val="00E0554F"/>
    <w:rsid w:val="00EA56FF"/>
    <w:rsid w:val="00FE39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554F"/>
    <w:rPr>
      <w:rFonts w:ascii="Times New Roman" w:hAnsi="Times New Roman"/>
      <w:color w:val="808080"/>
    </w:rPr>
  </w:style>
  <w:style w:type="paragraph" w:customStyle="1" w:styleId="C259800AD439456F86001229E9F6B8CD">
    <w:name w:val="C259800AD439456F86001229E9F6B8CD"/>
  </w:style>
  <w:style w:type="paragraph" w:customStyle="1" w:styleId="492BE26494BC4227B909FEB578E10484">
    <w:name w:val="492BE26494BC4227B909FEB578E10484"/>
  </w:style>
  <w:style w:type="paragraph" w:customStyle="1" w:styleId="36885473F4638A41B0442E5961B635F7">
    <w:name w:val="36885473F4638A41B0442E5961B635F7"/>
    <w:rsid w:val="00E0554F"/>
    <w:pPr>
      <w:spacing w:after="0" w:line="240" w:lineRule="auto"/>
    </w:pPr>
    <w:rPr>
      <w:sz w:val="24"/>
      <w:szCs w:val="24"/>
      <w:lang w:val="fr-CH" w:eastAsia="fr-FR"/>
    </w:rPr>
  </w:style>
  <w:style w:type="paragraph" w:customStyle="1" w:styleId="E31CAB84014B9A499F37CA7E257E4B20">
    <w:name w:val="E31CAB84014B9A499F37CA7E257E4B20"/>
    <w:rsid w:val="00E0554F"/>
    <w:pPr>
      <w:spacing w:after="0" w:line="240" w:lineRule="auto"/>
    </w:pPr>
    <w:rPr>
      <w:sz w:val="24"/>
      <w:szCs w:val="24"/>
      <w:lang w:val="fr-CH" w:eastAsia="fr-F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When xmlns="3f6fad35-1f81-480e-a4e5-6e5474dcfb96" xsi:nil="true"/>
    <Meeting xmlns="3f6fad35-1f81-480e-a4e5-6e5474dcfb96" xsi:nil="true"/>
    <IsReservedDoc xmlns="3f6fad35-1f81-480e-a4e5-6e5474dcfb96">false</IsReservedDoc>
    <SgText xmlns="3f6fad35-1f81-480e-a4e5-6e5474dcfb96">SG17</SgText>
    <IsRevision xmlns="3f6fad35-1f81-480e-a4e5-6e5474dcfb96">false</IsRevision>
    <Purpose1 xmlns="3f6fad35-1f81-480e-a4e5-6e5474dcfb96" xsi:nil="true"/>
    <Abstract xmlns="3f6fad35-1f81-480e-a4e5-6e5474dcfb96">This contribution intends to develop X.arch-design as per its current baseline text in TD 3386 .</Abstract>
    <SourceRGM xmlns="3f6fad35-1f81-480e-a4e5-6e5474dcfb96" xsi:nil="true"/>
    <DocStatus xmlns="3f6fad35-1f81-480e-a4e5-6e5474dcfb96">pending</DocStatus>
    <IsAttachment xmlns="3f6fad35-1f81-480e-a4e5-6e5474dcfb96">false</IsAttachment>
    <StudyGroup xmlns="3f6fad35-1f81-480e-a4e5-6e5474dcfb96" xsi:nil="true"/>
    <DocType xmlns="3f6fad35-1f81-480e-a4e5-6e5474dcfb96">TD</DocType>
    <QuestionText xmlns="3f6fad35-1f81-480e-a4e5-6e5474dcfb96">Q2/17</QuestionText>
    <DocTypeText xmlns="3f6fad35-1f81-480e-a4e5-6e5474dcfb96">CONTRIBUTION</DocTypeText>
    <CategoryDescription xmlns="http://schemas.microsoft.com/sharepoint.v3" xsi:nil="true"/>
    <ShortName xmlns="3f6fad35-1f81-480e-a4e5-6e5474dcfb96"/>
    <Place xmlns="3f6fad35-1f81-480e-a4e5-6e5474dcfb96">Virtual, 24 August – 3 September 2020</Place>
    <IsTooLateSubmitted xmlns="3f6fad35-1f81-480e-a4e5-6e5474dcfb96">false</IsTooLateSubmitted>
    <Observations xmlns="3f6fad35-1f81-480e-a4e5-6e5474dcfb96" xsi:nil="true"/>
    <DocumentSource xmlns="3f6fad35-1f81-480e-a4e5-6e5474dcfb96">Editors</DocumentSource>
    <IsUpdated xmlns="3f6fad35-1f81-480e-a4e5-6e5474dcfb96">false</IsUpdated>
    <DocStatusText xmlns="3f6fad35-1f81-480e-a4e5-6e5474dcfb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gmtgdoc" ma:contentTypeID="0x01010072A901B997EC694AA911983CD90730E7007F0A6DBBFCF81C42B058037CF5C154B4" ma:contentTypeVersion="0" ma:contentTypeDescription="" ma:contentTypeScope="" ma:versionID="b38c0ae08faba23d7c6abeffb8399391">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5d3a130ecb8803d657ebbd11a257378a"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internalName="Meeting" ma:readOnly="false" ma:showField="Title">
      <xsd:simpleType>
        <xsd:restriction base="dms:Lookup"/>
      </xsd:simpleType>
    </xsd:element>
    <xsd:element name="StudyGroup" ma:index="23" nillable="true" ma:displayName="StudyGroup" ma:internalName="StudyGroup" ma:readOnly="false" ma:showField="Title">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DocStatusText" ma:index="36"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8523CC-DEB2-463D-9A27-DF0B8D2CAEC3}">
  <ds:schemaRefs>
    <ds:schemaRef ds:uri="http://purl.org/dc/elements/1.1/"/>
    <ds:schemaRef ds:uri="http://www.w3.org/XML/1998/namespace"/>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http://purl.org/dc/dcmitype/"/>
    <ds:schemaRef ds:uri="http://schemas.microsoft.com/sharepoint.v3"/>
    <ds:schemaRef ds:uri="3f6fad35-1f81-480e-a4e5-6e5474dcfb96"/>
    <ds:schemaRef ds:uri="http://schemas.microsoft.com/office/2006/metadata/properties"/>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15D33395-2A06-47C4-8E8C-930225F12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StudyGroup_Document-v20170405.dotx</Template>
  <TotalTime>1</TotalTime>
  <Pages>30</Pages>
  <Words>10335</Words>
  <Characters>58914</Characters>
  <Application>Microsoft Office Word</Application>
  <DocSecurity>0</DocSecurity>
  <Lines>490</Lines>
  <Paragraphs>138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2nd Revised baseline text for X.arch-design: Design principles and best practices for security architectures</vt:lpstr>
      <vt:lpstr/>
    </vt:vector>
  </TitlesOfParts>
  <Manager>ITU-T</Manager>
  <Company>International Telecommunication Union (ITU)</Company>
  <LinksUpToDate>false</LinksUpToDate>
  <CharactersWithSpaces>69111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2nd Revised baseline text for X.arch-design: Design principles and best practices for security architectures</dc:title>
  <dc:subject/>
  <dc:creator>Editors</dc:creator>
  <cp:keywords>Architecture Design; Cyber Security; Architecture, Design, Civic Infrastructure; Trustworthiness; Imperatives</cp:keywords>
  <dc:description>SG17-TD3386  For: Virtual, 24 August – 3 September 2020_x000d_Document date: _x000d_Saved by ITU51014924 at 09:33:34 on 31.08.20</dc:description>
  <cp:lastModifiedBy>TSB (JB)</cp:lastModifiedBy>
  <cp:revision>2</cp:revision>
  <cp:lastPrinted>2022-08-04T09:14:00Z</cp:lastPrinted>
  <dcterms:created xsi:type="dcterms:W3CDTF">2022-08-08T06:47:00Z</dcterms:created>
  <dcterms:modified xsi:type="dcterms:W3CDTF">2022-08-08T06:47:00Z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SG17-TD3386</vt:lpwstr>
  </property>
  <property fmtid="{D5CDD505-2E9C-101B-9397-08002B2CF9AE}" pid="3" name="Docdate">
    <vt:lpwstr/>
  </property>
  <property fmtid="{D5CDD505-2E9C-101B-9397-08002B2CF9AE}" pid="4" name="Docorlang">
    <vt:lpwstr/>
  </property>
  <property fmtid="{D5CDD505-2E9C-101B-9397-08002B2CF9AE}" pid="5" name="Docbluepink">
    <vt:lpwstr>Q2/17</vt:lpwstr>
  </property>
  <property fmtid="{D5CDD505-2E9C-101B-9397-08002B2CF9AE}" pid="6" name="Docdest">
    <vt:lpwstr>Virtual, 24 August – 3 September 2020</vt:lpwstr>
  </property>
  <property fmtid="{D5CDD505-2E9C-101B-9397-08002B2CF9AE}" pid="7" name="Docauthor">
    <vt:lpwstr>Editors</vt:lpwstr>
  </property>
</Properties>
</file>